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77777777" w:rsidR="000C56B0" w:rsidRPr="00FC0723" w:rsidRDefault="00367A15">
      <w:pPr>
        <w:spacing w:line="276" w:lineRule="auto"/>
        <w:ind w:left="360"/>
        <w:rPr>
          <w:vertAlign w:val="superscript"/>
        </w:rPr>
      </w:pPr>
      <w:r w:rsidRPr="00FC0723">
        <w:t>Tanya Brown</w:t>
      </w:r>
      <w:r w:rsidRPr="00FC0723">
        <w:rPr>
          <w:vertAlign w:val="superscript"/>
        </w:rPr>
        <w:t>1</w:t>
      </w:r>
    </w:p>
    <w:p w14:paraId="220F4F27" w14:textId="77777777" w:rsidR="000C56B0" w:rsidRPr="00FC0723" w:rsidRDefault="00367A15">
      <w:pPr>
        <w:spacing w:line="276" w:lineRule="auto"/>
        <w:ind w:left="360"/>
      </w:pPr>
      <w:r w:rsidRPr="00FC0723">
        <w:t>Dylan Sonett</w:t>
      </w:r>
      <w:r w:rsidRPr="00FC0723">
        <w:rPr>
          <w:vertAlign w:val="superscript"/>
        </w:rPr>
        <w:t>2</w:t>
      </w:r>
      <w:r w:rsidRPr="00FC0723">
        <w:t xml:space="preserve"> </w:t>
      </w:r>
    </w:p>
    <w:p w14:paraId="405C50ED" w14:textId="77777777" w:rsidR="000C56B0" w:rsidRPr="00FC0723" w:rsidRDefault="00367A15">
      <w:pPr>
        <w:spacing w:line="276" w:lineRule="auto"/>
        <w:ind w:left="360"/>
      </w:pPr>
      <w:r w:rsidRPr="00FC0723">
        <w:t>Ryan McMinds</w:t>
      </w:r>
      <w:r w:rsidRPr="00FC0723">
        <w:rPr>
          <w:sz w:val="25"/>
          <w:szCs w:val="25"/>
          <w:vertAlign w:val="superscript"/>
        </w:rPr>
        <w:t>3</w:t>
      </w:r>
    </w:p>
    <w:p w14:paraId="3099720F" w14:textId="77777777" w:rsidR="000C56B0" w:rsidRPr="00FC0723" w:rsidRDefault="00367A15">
      <w:pPr>
        <w:spacing w:line="276" w:lineRule="auto"/>
        <w:ind w:left="360"/>
      </w:pPr>
      <w:r w:rsidRPr="00FC0723">
        <w:t>F. Joseph Pollock</w:t>
      </w:r>
      <w:r w:rsidRPr="00FC0723">
        <w:rPr>
          <w:sz w:val="25"/>
          <w:szCs w:val="25"/>
          <w:vertAlign w:val="superscript"/>
        </w:rPr>
        <w:t>4</w:t>
      </w:r>
    </w:p>
    <w:p w14:paraId="09B97AC0" w14:textId="77777777" w:rsidR="000C56B0" w:rsidRPr="00FC0723" w:rsidRDefault="00367A15">
      <w:pPr>
        <w:spacing w:line="276" w:lineRule="auto"/>
        <w:ind w:left="360"/>
        <w:rPr>
          <w:vertAlign w:val="superscript"/>
        </w:rPr>
      </w:pPr>
      <w:r w:rsidRPr="00FC0723">
        <w:t>Mónica Medina</w:t>
      </w:r>
      <w:r w:rsidRPr="00FC0723">
        <w:rPr>
          <w:vertAlign w:val="superscript"/>
        </w:rPr>
        <w:t>5</w:t>
      </w:r>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Pr="00FC0723" w:rsidRDefault="00367A15">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3F3B5C0C" w14:textId="77777777" w:rsidR="000C56B0" w:rsidRPr="00FC0723" w:rsidRDefault="00367A15">
      <w:pPr>
        <w:spacing w:line="276" w:lineRule="auto"/>
        <w:ind w:left="720" w:hanging="360"/>
        <w:jc w:val="both"/>
      </w:pPr>
      <w:r w:rsidRPr="00FC0723">
        <w:rPr>
          <w:vertAlign w:val="superscript"/>
        </w:rPr>
        <w:t>2</w:t>
      </w:r>
      <w:r w:rsidRPr="00FC0723">
        <w:t xml:space="preserve"> School of Pharmacy, University of Washington, Seattle, Washington, USA</w:t>
      </w:r>
    </w:p>
    <w:p w14:paraId="63470D2D" w14:textId="77777777" w:rsidR="000C56B0" w:rsidRPr="00FC0723" w:rsidRDefault="00367A15">
      <w:pPr>
        <w:ind w:left="720" w:hanging="360"/>
        <w:jc w:val="both"/>
        <w:rPr>
          <w:sz w:val="25"/>
          <w:szCs w:val="25"/>
        </w:rPr>
      </w:pPr>
      <w:r w:rsidRPr="00FC0723">
        <w:rPr>
          <w:sz w:val="25"/>
          <w:szCs w:val="25"/>
          <w:vertAlign w:val="superscript"/>
        </w:rPr>
        <w:t xml:space="preserve">3 </w:t>
      </w:r>
      <w:r w:rsidRPr="00FC0723">
        <w:rPr>
          <w:sz w:val="25"/>
          <w:szCs w:val="25"/>
        </w:rPr>
        <w:t>Center for Global Health and Infectious Diseases Research, University of South Florida, 13201 Bruce B. Downs Blvd, MDC 56, Tampa, FL 33612, USA</w:t>
      </w:r>
    </w:p>
    <w:p w14:paraId="37D168DD" w14:textId="6B4C0862" w:rsidR="000C56B0" w:rsidRPr="00FC0723" w:rsidRDefault="00367A15">
      <w:pPr>
        <w:spacing w:line="276" w:lineRule="auto"/>
        <w:ind w:left="720" w:hanging="360"/>
        <w:rPr>
          <w:vertAlign w:val="superscript"/>
        </w:rPr>
      </w:pPr>
      <w:r w:rsidRPr="00FC0723">
        <w:rPr>
          <w:sz w:val="25"/>
          <w:szCs w:val="25"/>
          <w:vertAlign w:val="superscript"/>
        </w:rPr>
        <w:t>4</w:t>
      </w:r>
      <w:r w:rsidRPr="00FC0723">
        <w:rPr>
          <w:vertAlign w:val="superscript"/>
        </w:rPr>
        <w:t xml:space="preserve"> </w:t>
      </w:r>
      <w:r w:rsidRPr="00FC0723">
        <w:rPr>
          <w:rFonts w:eastAsia="Tahoma"/>
        </w:rPr>
        <w:t>Hawai՛i &amp; Palmyra Program, The Nature Conservancy, Honolulu, HI, USA</w:t>
      </w:r>
      <w:r w:rsidR="00DB41FE">
        <w:rPr>
          <w:rFonts w:eastAsia="Tahoma"/>
        </w:rPr>
        <w:t xml:space="preserve">, </w:t>
      </w:r>
      <w:r w:rsidR="00DB41FE" w:rsidRPr="00DB41FE">
        <w:rPr>
          <w:rFonts w:eastAsia="Tahoma"/>
        </w:rPr>
        <w:t>96817</w:t>
      </w:r>
    </w:p>
    <w:p w14:paraId="77B0C73D" w14:textId="77777777" w:rsidR="000C56B0" w:rsidRPr="00FC0723" w:rsidRDefault="00367A15">
      <w:pPr>
        <w:spacing w:line="276" w:lineRule="auto"/>
        <w:ind w:left="720" w:hanging="360"/>
        <w:jc w:val="both"/>
        <w:rPr>
          <w:vertAlign w:val="superscript"/>
        </w:rPr>
      </w:pPr>
      <w:r w:rsidRPr="00FC0723">
        <w:rPr>
          <w:vertAlign w:val="superscript"/>
        </w:rPr>
        <w:t xml:space="preserve">5 </w:t>
      </w:r>
      <w:r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Jesse Robert Zaneveld</w:t>
      </w:r>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3B1371CD" w:rsidR="00F17EE0" w:rsidRDefault="00367A15"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genes in particular, may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7DDBAA09" w:rsidR="000C56B0" w:rsidRPr="00FC0723" w:rsidRDefault="00E144A2" w:rsidP="00406E0F">
      <w:r>
        <w:t>During coral evolution, several gene families involved in innate immunity have undergone gene family expansions and contractions. Our results suggest that changes in the copy number of TLR and IL-1R genes may have played a key role in sculpting</w:t>
      </w:r>
      <w:r w:rsidR="00FC2277">
        <w:t xml:space="preserve"> </w:t>
      </w:r>
      <w:r>
        <w:t xml:space="preserve"> modern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2A814D2D" w:rsidR="000C56B0" w:rsidRDefault="00367A15" w:rsidP="00406E0F">
      <w:r w:rsidRPr="00FC0723">
        <w:t>The 1681 described species of scleractinian corals</w:t>
      </w:r>
      <w:r>
        <w:fldChar w:fldCharType="begin"/>
      </w:r>
      <w:r w:rsidR="00B26E5F">
        <w:instrText xml:space="preserve"> ADDIN ZOTERO_ITEM CSL_CITATION {"citationID":"fscWQvtu","properties":{"formattedCitation":"[1]","plainCitation":"[1]","noteIndex":0},"citationItems":[{"id":1573,"uris":["http://zotero.org/groups/4751850/items/LH4GZUPZ"],"itemData":{"id":1573,"type":"report","title":"World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3"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r>
        <w:fldChar w:fldCharType="begin"/>
      </w:r>
      <w:r w:rsidR="00CA6A4D">
        <w:instrText xml:space="preserve"> ADDIN ZOTERO_ITEM CSL_CITATION {"citationID":"CASVPwiE","properties":{"formattedCitation":"[2]","plainCitation":"[2]","noteIndex":0},"citationItems":[{"id":1576,"uris":["http://zotero.org/groups/4751850/items/XHDHAYD8"],"itemData":{"id":1576,"type":"article-journal","container-title":"Marine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this microbiome is of great importance. Numerous studies have uncovered important features of coral microbiomes, including the relative influence of differences across host anatomy</w:t>
      </w:r>
      <w:r>
        <w:fldChar w:fldCharType="begin"/>
      </w:r>
      <w:r w:rsidR="00E24C39">
        <w:instrText xml:space="preserve"> ADDIN ZOTERO_ITEM CSL_CITATION {"citationID":"YvRfXru1","properties":{"formattedCitation":"[3,4]","plainCitation":"[3,4]","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L"},{"family":"Verbruggen","given":"Heroen"}],"issued":{"date-parts":[["2022"]]}}},{"id":1639,"uris":["http://zotero.org/groups/4751850/items/7TGZX9WX"],"itemData":{"id":1639,"type":"article-journal","abstract":"Scleractinian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CA6A4D">
        <w:t>[3,4]</w:t>
      </w:r>
      <w:r>
        <w:rPr>
          <w:vertAlign w:val="superscript"/>
        </w:rPr>
        <w:fldChar w:fldCharType="end"/>
      </w:r>
      <w:r w:rsidRPr="00FC0723">
        <w:t>, between species</w:t>
      </w:r>
      <w:r w:rsidR="00E24C39">
        <w:fldChar w:fldCharType="begin"/>
      </w:r>
      <w:r w:rsidR="00E24C39">
        <w:instrText xml:space="preserve"> ADDIN ZOTERO_ITEM CSL_CITATION {"citationID":"0szmlWlI","properties":{"formattedCitation":"[3,5]","plainCitation":"[3,5]","noteIndex":0},"citationItems":[{"id":1571,"uris":["http://zotero.org/groups/4751850/items/2Y3K3PQI"],"itemData":{"id":1571,"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1572,"uris":["http://zotero.org/groups/4751850/items/IBLCSSNI"],"itemData":{"id":1572,"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5"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r w:rsidR="00E24C39">
        <w:fldChar w:fldCharType="begin"/>
      </w:r>
      <w:r w:rsidR="00E24C39">
        <w:instrText xml:space="preserve"> ADDIN ZOTERO_ITEM CSL_CITATION {"citationID":"mOAfQIsW","properties":{"formattedCitation":"[6\\uc0\\u8211{}8]","plainCitation":"[6–8]","noteIndex":0},"citationItems":[{"id":1570,"uris":["http://zotero.org/groups/4751850/items/V4M5WGRI"],"itemData":{"id":1570,"type":"article-journal","container-title":"FEMS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G"}],"issued":{"date-parts":[["2009"]]}}},{"id":1569,"uris":["http://zotero.org/groups/4751850/items/W8AP7B9Q"],"itemData":{"id":1569,"type":"article-journal","container-title":"Molecular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6"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r w:rsidR="00E24C39">
        <w:fldChar w:fldCharType="begin"/>
      </w:r>
      <w:r w:rsidR="00E24C39">
        <w:instrText xml:space="preserve"> ADDIN ZOTERO_ITEM CSL_CITATION {"citationID":"LP55pTF8","properties":{"formattedCitation":"[8,9]","plainCitation":"[8,9]","noteIndex":0},"citationItems":[{"id":1568,"uris":["http://zotero.org/groups/4751850/items/5PD88CMZ"],"itemData":{"id":1568,"type":"article-journal","container-title":"The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W"},{"family":"Hoegh-Guldberg","given":"Ove"}],"issued":{"date-parts":[["2015"]]}}},{"id":1567,"uris":["http://zotero.org/groups/4751850/items/ATZK44GD"],"itemData":{"id":1567,"type":"article-journal","container-title":"Scientific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7"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r w:rsidR="00E24C39">
        <w:fldChar w:fldCharType="begin"/>
      </w:r>
      <w:r w:rsidR="00E24C39">
        <w:instrText xml:space="preserve"> ADDIN ZOTERO_ITEM CSL_CITATION {"citationID":"m81FCbaQ","properties":{"formattedCitation":"[10,11]","plainCitation":"[10,11]","noteIndex":0},"citationItems":[{"id":1562,"uris":["http://zotero.org/groups/4751850/items/FC6VB6RR"],"itemData":{"id":1562,"type":"article-journal","container-title":"Frontiers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1566,"uris":["http://zotero.org/groups/4751850/items/VGFW6DLI"],"itemData":{"id":1566,"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8" w:author="Microsoft Office User" w:date="2023-09-11T14:17:00Z">
        <w:r w:rsidRPr="00FC0723" w:rsidDel="00E24C39">
          <w:rPr>
            <w:vertAlign w:val="superscript"/>
          </w:rPr>
          <w:delText>10,11</w:delText>
        </w:r>
      </w:del>
      <w:r>
        <w:rPr>
          <w:vertAlign w:val="superscript"/>
        </w:rPr>
        <w:fldChar w:fldCharType="end"/>
      </w:r>
      <w:r w:rsidRPr="00FC0723">
        <w:t>, bleaching</w:t>
      </w:r>
      <w:r w:rsidR="00E24C39">
        <w:fldChar w:fldCharType="begin"/>
      </w:r>
      <w:r>
        <w:instrText xml:space="preserve"> ADDIN ZOTERO_ITEM CSL_CITATION {"citationID":"KA5W2BDR","properties":{"formattedCitation":"[12,13]","plainCitation":"[12,13]","noteIndex":0},"citationItems":[{"id":1630,"uris":["http://zotero.org/groups/4751850/items/7C452PQD"],"itemData":{"id":1630,"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1565,"uris":["http://zotero.org/groups/4751850/items/KNRWCDT3"],"itemData":{"id":1565,"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9"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r w:rsidR="00E04258">
        <w:fldChar w:fldCharType="begin"/>
      </w:r>
      <w:r w:rsidR="00E04258">
        <w:instrText xml:space="preserve"> ADDIN ZOTERO_ITEM CSL_CITATION {"citationID":"dMGP2AN9","properties":{"formattedCitation":"[14,15]","plainCitation":"[14,15]","noteIndex":0},"citationItems":[{"id":1564,"uris":["http://zotero.org/groups/4751850/items/NISGDAAD"],"itemData":{"id":1564,"type":"article-journal","container-title":"The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W"}],"issued":{"date-parts":[["2022"]]}}},{"id":1563,"uris":["http://zotero.org/groups/4751850/items/N2W34RIQ"],"itemData":{"id":1563,"type":"article-journal","container-title":"PeerJ","note":"ISBN: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hyperlink r:id="rId8">
        <w:r w:rsidRPr="00FC0723">
          <w:rPr>
            <w:vertAlign w:val="superscript"/>
          </w:rPr>
          <w:t>10,14,16</w:t>
        </w:r>
      </w:hyperlink>
      <w:r w:rsidRPr="00FC0723">
        <w:t>, predation</w:t>
      </w:r>
      <w:hyperlink r:id="rId9">
        <w:r w:rsidRPr="00FC0723">
          <w:rPr>
            <w:vertAlign w:val="superscript"/>
          </w:rPr>
          <w:t>16</w:t>
        </w:r>
      </w:hyperlink>
      <w:r w:rsidRPr="00FC0723">
        <w:t>, plastic pollution</w:t>
      </w:r>
      <w:hyperlink r:id="rId10">
        <w:r w:rsidRPr="00FC0723">
          <w:rPr>
            <w:vertAlign w:val="superscript"/>
          </w:rPr>
          <w:t>17</w:t>
        </w:r>
      </w:hyperlink>
      <w:r w:rsidRPr="00FC0723">
        <w:t>, turf or macro- algal competition</w:t>
      </w:r>
      <w:hyperlink r:id="rId11">
        <w:r w:rsidRPr="00FC0723">
          <w:rPr>
            <w:vertAlign w:val="superscript"/>
          </w:rPr>
          <w:t>16,18,19</w:t>
        </w:r>
      </w:hyperlink>
      <w:r w:rsidRPr="00FC0723">
        <w:t xml:space="preserve">, etc. Genetic studies within coral species have further </w:t>
      </w:r>
      <w:r w:rsidRPr="00FC0723">
        <w:lastRenderedPageBreak/>
        <w:t>found genotypic differences that correlate with microbiome composition</w:t>
      </w:r>
      <w:hyperlink r:id="rId12">
        <w:r w:rsidRPr="00FC0723">
          <w:rPr>
            <w:vertAlign w:val="superscript"/>
          </w:rPr>
          <w:t>20,21</w:t>
        </w:r>
      </w:hyperlink>
      <w:r w:rsidRPr="00FC0723">
        <w:t>. Building on these ecological and population-genetic comparisons, specific coral microorganisms have been linked to important host health outcomes, such as protection against pathogens or susceptibility to them</w:t>
      </w:r>
      <w:hyperlink r:id="rId13">
        <w:r w:rsidRPr="00FC0723">
          <w:rPr>
            <w:vertAlign w:val="superscript"/>
          </w:rPr>
          <w:t>22</w:t>
        </w:r>
      </w:hyperlink>
      <w:r w:rsidRPr="00FC0723">
        <w:t>. Recent microbiome manipulation experiments have even begun to establish the causal role of specific coral-associated bacteria in influencing key host traits like heat resistance</w:t>
      </w:r>
      <w:hyperlink r:id="rId14">
        <w:r w:rsidRPr="00FC0723">
          <w:rPr>
            <w:vertAlign w:val="superscript"/>
          </w:rPr>
          <w:t>23</w:t>
        </w:r>
      </w:hyperlink>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6FF5C9B" w14:textId="77777777" w:rsidR="000C56B0" w:rsidRDefault="00367A15" w:rsidP="00406E0F">
      <w:r w:rsidRPr="00FC0723">
        <w:t>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While vertebrate gut microbiomes are structured by both host phylogenetic relatedness and convergently evolved host traits like diet or flight</w:t>
      </w:r>
      <w:hyperlink r:id="rId15">
        <w:r w:rsidRPr="00FC0723">
          <w:rPr>
            <w:vertAlign w:val="superscript"/>
          </w:rPr>
          <w:t>24,25</w:t>
        </w:r>
      </w:hyperlink>
      <w:r w:rsidRPr="00FC0723">
        <w:t xml:space="preserve">, the traits shaping the microbiome evolution of basally divergent animal taxa are less clear. </w:t>
      </w:r>
    </w:p>
    <w:p w14:paraId="3133AC81" w14:textId="77777777" w:rsidR="00406E0F" w:rsidRPr="00FC0723" w:rsidRDefault="00406E0F" w:rsidP="00406E0F"/>
    <w:p w14:paraId="09246AEB" w14:textId="77777777" w:rsidR="005C3394" w:rsidRDefault="00367A15" w:rsidP="005C3394">
      <w:pPr>
        <w:rPr>
          <w:ins w:id="10" w:author="Microsoft Office User" w:date="2023-09-11T12:38:00Z"/>
        </w:rPr>
      </w:pPr>
      <w:r w:rsidRPr="00FC0723">
        <w:t xml:space="preserve">Among the many coral traits that could influence microbiome structure, differences in innate immunity are promising candidates, since they have the potential to directly regulate the microbiome by activating pathways that preferentially target particular groups of microbes. </w:t>
      </w:r>
      <w:ins w:id="11" w:author="Microsoft Office User" w:date="2023-09-11T12:36:00Z">
        <w:r w:rsidR="005C3394">
          <w:t xml:space="preserve">For example, </w:t>
        </w:r>
        <w:r w:rsidR="005C3394" w:rsidRPr="00FC0723">
          <w:t>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r w:rsidR="005C3394">
          <w:fldChar w:fldCharType="begin"/>
        </w:r>
        <w:r w:rsidR="005C3394">
          <w:instrText>HYPERLINK "https://www.zotero.org/google-docs/?P91BVe" \h</w:instrText>
        </w:r>
        <w:r w:rsidR="005C3394">
          <w:fldChar w:fldCharType="separate"/>
        </w:r>
        <w:r w:rsidR="005C3394" w:rsidRPr="00FC0723">
          <w:rPr>
            <w:vertAlign w:val="superscript"/>
          </w:rPr>
          <w:t>52</w:t>
        </w:r>
        <w:r w:rsidR="005C3394">
          <w:rPr>
            <w:vertAlign w:val="superscript"/>
          </w:rPr>
          <w:fldChar w:fldCharType="end"/>
        </w:r>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r w:rsidR="005C3394">
          <w:fldChar w:fldCharType="begin"/>
        </w:r>
        <w:r w:rsidR="005C3394">
          <w:instrText>HYPERLINK "https://www.zotero.org/google-docs/?NoJaez" \h</w:instrText>
        </w:r>
        <w:r w:rsidR="005C3394">
          <w:fldChar w:fldCharType="separate"/>
        </w:r>
        <w:r w:rsidR="005C3394" w:rsidRPr="00FC0723">
          <w:rPr>
            <w:vertAlign w:val="superscript"/>
          </w:rPr>
          <w:t>53</w:t>
        </w:r>
        <w:r w:rsidR="005C3394">
          <w:rPr>
            <w:vertAlign w:val="superscript"/>
          </w:rPr>
          <w:fldChar w:fldCharType="end"/>
        </w:r>
        <w:r w:rsidR="005C3394" w:rsidRPr="00FC0723">
          <w:t xml:space="preserve"> </w:t>
        </w:r>
      </w:ins>
      <w:ins w:id="12" w:author="Microsoft Office User" w:date="2023-09-11T12:38:00Z">
        <w:r w:rsidR="005C3394">
          <w:t>.</w:t>
        </w:r>
      </w:ins>
    </w:p>
    <w:p w14:paraId="37A9470A" w14:textId="77777777" w:rsidR="005C3394" w:rsidRDefault="005C3394" w:rsidP="005C3394">
      <w:pPr>
        <w:rPr>
          <w:ins w:id="13" w:author="Microsoft Office User" w:date="2023-09-11T12:38:00Z"/>
        </w:rPr>
      </w:pPr>
    </w:p>
    <w:p w14:paraId="36F4D6C0" w14:textId="1FE74917" w:rsidR="005C3394" w:rsidRDefault="00367A15" w:rsidP="005C3394">
      <w:pPr>
        <w:rPr>
          <w:ins w:id="14" w:author="Microsoft Office User" w:date="2023-09-11T12:36:00Z"/>
        </w:rPr>
      </w:pPr>
      <w:r w:rsidRPr="00FC0723">
        <w:t xml:space="preserve">The copy number of gene families containing Toll/Interleukin Repeat (TIR) domains in particular, </w:t>
      </w:r>
      <w:ins w:id="15" w:author="Microsoft Office User" w:date="2023-09-11T12:38:00Z">
        <w:r w:rsidR="005C3394">
          <w:t xml:space="preserve">has been proposed </w:t>
        </w:r>
      </w:ins>
      <w:del w:id="16" w:author="Microsoft Office User" w:date="2023-09-11T12:38:00Z">
        <w:r w:rsidRPr="00FC0723" w:rsidDel="005C3394">
          <w:delText xml:space="preserve">have received special attention </w:delText>
        </w:r>
      </w:del>
      <w:r w:rsidRPr="00FC0723">
        <w:t>as a possible influence on microbiome structure</w:t>
      </w:r>
      <w:hyperlink r:id="rId16">
        <w:r w:rsidRPr="00FC0723">
          <w:rPr>
            <w:vertAlign w:val="superscript"/>
          </w:rPr>
          <w:t>26</w:t>
        </w:r>
      </w:hyperlink>
      <w:r w:rsidRPr="00FC0723">
        <w:t>. TIR domains are a key intracellular signaling domain, found in multiple innate immune gene families, such as Toll-like Receptors (TLR), Interleukin-1 Receptors (IL-1R), coral-specific TIR-only genes of unknown function, and Myeloid Differentiation Factor 88 (myD88). Collectively, these genes are known as TIR-domain containing genes</w:t>
      </w:r>
      <w:hyperlink r:id="rId17">
        <w:r w:rsidRPr="00FC0723">
          <w:rPr>
            <w:vertAlign w:val="superscript"/>
          </w:rPr>
          <w:t>27</w:t>
        </w:r>
      </w:hyperlink>
      <w:r w:rsidRPr="00FC0723">
        <w:t>. The genomic copy number of some gene families of TIR-domain containing genes is known to vary greatly between coral species, and on this basis these genes have been hypothesized to influence cross-species differences in coral microbiome structure</w:t>
      </w:r>
      <w:hyperlink r:id="rId18">
        <w:r w:rsidRPr="00FC0723">
          <w:rPr>
            <w:vertAlign w:val="superscript"/>
          </w:rPr>
          <w:t>26</w:t>
        </w:r>
      </w:hyperlink>
      <w:r w:rsidRPr="00FC0723">
        <w:t xml:space="preserve">. </w:t>
      </w:r>
      <w:ins w:id="17"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18" w:author="Microsoft Office User" w:date="2023-09-11T12:36:00Z"/>
        </w:rPr>
      </w:pPr>
    </w:p>
    <w:p w14:paraId="4D90931B" w14:textId="012DB593" w:rsidR="000C56B0" w:rsidDel="005C3394" w:rsidRDefault="00367A15" w:rsidP="00406E0F">
      <w:pPr>
        <w:rPr>
          <w:del w:id="19" w:author="Microsoft Office User" w:date="2023-09-11T12:36:00Z"/>
        </w:rPr>
      </w:pPr>
      <w:del w:id="2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3E6842C2" w14:textId="657EAE49" w:rsidR="000C56B0" w:rsidRPr="00FC0723" w:rsidRDefault="00367A15" w:rsidP="00406E0F">
      <w:r w:rsidRPr="00FC0723">
        <w:t xml:space="preserve">In this study we tested whether dramatic changes in the copy number of coral TLR or IL-1R gene families have driven corresponding changes in microbiome richness, evenness, or composition during more than 250 million years of scleractinian coral evolution. Our </w:t>
      </w:r>
      <w:r w:rsidRPr="00FC0723">
        <w:lastRenderedPageBreak/>
        <w:t xml:space="preserve">analysis combined </w:t>
      </w:r>
      <w:ins w:id="21" w:author="Microsoft Office User" w:date="2023-09-11T12:12:00Z">
        <w:r w:rsidR="0030451B">
          <w:t xml:space="preserve">comparative genomics </w:t>
        </w:r>
      </w:ins>
      <w:del w:id="22" w:author="Microsoft Office User" w:date="2023-09-11T12:12:00Z">
        <w:r w:rsidRPr="00FC0723" w:rsidDel="0030451B">
          <w:delText xml:space="preserve">genomic analysis </w:delText>
        </w:r>
      </w:del>
      <w:r w:rsidRPr="00FC0723">
        <w:t>of all major lineages of scleractinian coral for which genomes are publicly available with data on coral mucus, tissue, and endolithic skeleton microbiomes from the Global Coral Microbiome Project (GCMP) dataset</w:t>
      </w:r>
      <w:hyperlink r:id="rId19">
        <w:r w:rsidRPr="00FC0723">
          <w:rPr>
            <w:vertAlign w:val="superscript"/>
          </w:rPr>
          <w:t>3</w:t>
        </w:r>
      </w:hyperlink>
      <w:r w:rsidRPr="00FC0723">
        <w:t xml:space="preserve"> — a collection of more than 1440 16S rRNA libraries from diverse coral species. We then used established phylogenetic comparative methods to test whether coral species’ TLR or IL-1R gene families correlated with their microbiome structure or composition. 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microbiome composition, but also in responsiveness to host traits — with the parts of the coral that are most strongly linked to host traits sometimes being a surprise.</w:t>
      </w:r>
    </w:p>
    <w:p w14:paraId="40D5DF0C" w14:textId="13BB9C51" w:rsidR="000C56B0" w:rsidRPr="00FC0723" w:rsidRDefault="00367A15">
      <w:pPr>
        <w:pStyle w:val="Heading2"/>
        <w:spacing w:before="300" w:line="276" w:lineRule="auto"/>
        <w:jc w:val="both"/>
        <w:rPr>
          <w:rFonts w:ascii="Times New Roman" w:hAnsi="Times New Roman" w:cs="Times New Roman"/>
          <w:i w:val="0"/>
        </w:rPr>
      </w:pPr>
      <w:bookmarkStart w:id="23" w:name="_1848r02msgb5" w:colFirst="0" w:colLast="0"/>
      <w:bookmarkEnd w:id="23"/>
      <w:r w:rsidRPr="00FC0723">
        <w:rPr>
          <w:rFonts w:ascii="Times New Roman" w:hAnsi="Times New Roman" w:cs="Times New Roman"/>
        </w:rPr>
        <w:t xml:space="preserve">Methods </w:t>
      </w:r>
    </w:p>
    <w:p w14:paraId="67DAAFA4" w14:textId="77777777" w:rsidR="000C56B0" w:rsidRPr="00406E0F" w:rsidRDefault="00367A15" w:rsidP="00406E0F">
      <w:pPr>
        <w:rPr>
          <w:rFonts w:eastAsia="Arial"/>
          <w:b/>
          <w:bCs/>
          <w:sz w:val="22"/>
          <w:szCs w:val="22"/>
        </w:rPr>
      </w:pPr>
      <w:r w:rsidRPr="00406E0F">
        <w:rPr>
          <w:b/>
          <w:bCs/>
        </w:rPr>
        <w:t>Genomic Data Acquisition</w:t>
      </w:r>
    </w:p>
    <w:p w14:paraId="4B911014" w14:textId="3F1ED463" w:rsidR="000C56B0" w:rsidRDefault="00DB41FE" w:rsidP="00406E0F">
      <w:r>
        <w:t xml:space="preserve">Reference coral genomes were selected based on completeness and overlap with the Global Coral Microbiome Project dataset. </w:t>
      </w:r>
      <w:r w:rsidRPr="00FC0723">
        <w:t>Twelve coral genomes were downloaded from NCBI (</w:t>
      </w:r>
      <w:hyperlink r:id="rId20">
        <w:r w:rsidRPr="00FC0723">
          <w:rPr>
            <w:color w:val="1155CC"/>
            <w:u w:val="single"/>
          </w:rPr>
          <w:t>https://www.ncbi.nlm.nih.gov/</w:t>
        </w:r>
      </w:hyperlink>
      <w:r w:rsidRPr="00FC0723">
        <w:t>) and Reef Genomics (</w:t>
      </w:r>
      <w:hyperlink r:id="rId21">
        <w:r w:rsidRPr="00FC0723">
          <w:rPr>
            <w:color w:val="1155CC"/>
            <w:u w:val="single"/>
          </w:rPr>
          <w:t>http://reefgenomics.org</w:t>
        </w:r>
      </w:hyperlink>
      <w:r w:rsidRPr="00FC0723">
        <w:t xml:space="preserve">). A list of urls for the genomes can be found in </w:t>
      </w:r>
      <w:r w:rsidRPr="00406E0F">
        <w:rPr>
          <w:b/>
          <w:bCs/>
        </w:rPr>
        <w:t>Table S1A</w:t>
      </w:r>
      <w:r w:rsidRPr="00FC0723">
        <w:t xml:space="preserve">. </w:t>
      </w:r>
    </w:p>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77777777" w:rsidR="000C56B0" w:rsidRDefault="00367A15" w:rsidP="00406E0F">
      <w:r w:rsidRPr="00FC0723">
        <w:t>The downloaded coral genomes were used to locate TIR, leucine rich repeats (LRR), and immunoglobulin (Ig) containing genes using a custom pipeline found on github (https://github.com/zaneveld/GCMP_genomics). Genome analysis occurred in two steps. First, genomes were analyzed using TransDecoder (v5.5.0) (</w:t>
      </w:r>
      <w:hyperlink r:id="rId22">
        <w:r w:rsidRPr="00FC0723">
          <w:rPr>
            <w:color w:val="1155CC"/>
            <w:u w:val="single"/>
          </w:rPr>
          <w:t>https://github.com/TransDecoder/TransDecoder/wiki</w:t>
        </w:r>
      </w:hyperlink>
      <w:r w:rsidRPr="00FC0723">
        <w:t>) to identify candidate coding regions within the genome files. During this process, TransDecoder converts the nucleotide sequences in the genome file to possible amino acid sequences using different open reading frames needed to conduct this translation. The peptide file generated from TransDecoder was next searched with HMMER (hmmer.org, HMMER 3.3.2 (November 2020)) to locate putative TIR domains as well as known TIR-associated domains. The TIR, LRR, and Ig associated peptide alignment files used in this search were downloaded from the Pfam website (</w:t>
      </w:r>
      <w:hyperlink r:id="rId23">
        <w:r w:rsidRPr="00FC0723">
          <w:rPr>
            <w:color w:val="1155CC"/>
            <w:u w:val="single"/>
          </w:rPr>
          <w:t>http://pfam.xfam.org/</w:t>
        </w:r>
      </w:hyperlink>
      <w:r w:rsidRPr="00FC0723">
        <w:t xml:space="preserve">). These 14 alignment files used are found in </w:t>
      </w:r>
      <w:r w:rsidRPr="004302F8">
        <w:rPr>
          <w:b/>
          <w:bCs/>
        </w:rPr>
        <w:t>Table S2B, C</w:t>
      </w:r>
      <w:r w:rsidRPr="00FC0723">
        <w:t>. The Pfam domain alignment files were used to build profiles in HMMER using hmmbuild by reading in the alignment file and creating a new Hidden Markov Model (HMM) profile. The HMM profiles were then used to search the TransDecoder peptide files. The output file from hmmscan contained significant matches between the HMM profile and the transdecoder peptide file. The resultant hmmscan file was used to count the number of TIR-domain containing sequences found for each organism.</w:t>
      </w:r>
    </w:p>
    <w:p w14:paraId="09051118" w14:textId="77777777" w:rsidR="00406E0F" w:rsidRPr="00FC0723" w:rsidRDefault="00406E0F" w:rsidP="00406E0F"/>
    <w:p w14:paraId="5AE97AB1" w14:textId="77777777" w:rsidR="00406E0F" w:rsidRDefault="00367A15" w:rsidP="00406E0F">
      <w:r w:rsidRPr="00FC0723">
        <w:t xml:space="preserve">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w:t>
      </w:r>
      <w:r w:rsidRPr="00FC0723">
        <w:lastRenderedPageBreak/>
        <w:t>more Ig domains) genes. Numbers of each type of gene, and average numbers of Ig or LRR domains within each type of gene were used in further analysis.</w:t>
      </w:r>
    </w:p>
    <w:p w14:paraId="25D45012" w14:textId="226D6C89" w:rsidR="000C56B0" w:rsidRPr="00FC0723" w:rsidRDefault="00367A15" w:rsidP="00406E0F">
      <w:r w:rsidRPr="00FC0723">
        <w:t xml:space="preserve"> </w:t>
      </w:r>
    </w:p>
    <w:p w14:paraId="05C36505" w14:textId="77777777" w:rsidR="00E5647B" w:rsidRPr="00406E0F" w:rsidRDefault="00367A15" w:rsidP="00406E0F">
      <w:pPr>
        <w:rPr>
          <w:b/>
          <w:bCs/>
        </w:rPr>
      </w:pPr>
      <w:r w:rsidRPr="00406E0F">
        <w:rPr>
          <w:b/>
          <w:bCs/>
        </w:rPr>
        <w:t>Coral sampling and microbiome analysis</w:t>
      </w:r>
    </w:p>
    <w:p w14:paraId="54DAE2FA" w14:textId="319BA478" w:rsidR="000C56B0" w:rsidRDefault="00367A15" w:rsidP="00406E0F">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sidR="00DB41FE">
        <w:rPr>
          <w:i/>
          <w:iCs/>
        </w:rPr>
        <w:t>.,</w:t>
      </w:r>
      <w:r w:rsidRPr="00FC0723">
        <w:t xml:space="preserve"> 2018</w:t>
      </w:r>
      <w:hyperlink r:id="rId24">
        <w:r w:rsidRPr="00FC0723">
          <w:rPr>
            <w:vertAlign w:val="superscript"/>
          </w:rPr>
          <w:t>3</w:t>
        </w:r>
      </w:hyperlink>
      <w:r w:rsidRPr="00FC0723">
        <w:t>.</w:t>
      </w:r>
      <w:r w:rsidR="00DB41FE">
        <w:t xml:space="preserve"> Those methods are briefly restated here.</w:t>
      </w:r>
      <w:r w:rsidRPr="00FC0723">
        <w:t xml:space="preserve"> All coral samples were collected by AAUS-certified scientific divers, in accordance with local regulations. These plus additional international samples were then resequenced with protocols standard for the Earth Microbiome Project</w:t>
      </w:r>
      <w:hyperlink r:id="rId25">
        <w:r w:rsidRPr="00FC0723">
          <w:rPr>
            <w:vertAlign w:val="superscript"/>
          </w:rPr>
          <w:t>28</w:t>
        </w:r>
      </w:hyperlink>
      <w:r w:rsidRPr="00FC0723">
        <w: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t>
      </w:r>
      <w:r w:rsidRPr="00FC0723">
        <w:rPr>
          <w:color w:val="222222"/>
          <w:highlight w:val="white"/>
        </w:rPr>
        <w:t>15F</w:t>
      </w:r>
      <w:hyperlink r:id="rId26">
        <w:r w:rsidRPr="00FC0723">
          <w:rPr>
            <w:vertAlign w:val="superscript"/>
          </w:rPr>
          <w:t>29</w:t>
        </w:r>
      </w:hyperlink>
      <w:r w:rsidRPr="00FC0723">
        <w:rPr>
          <w:rFonts w:eastAsia="Gungsuh"/>
          <w:color w:val="222222"/>
          <w:highlight w:val="white"/>
        </w:rPr>
        <w:t xml:space="preserve"> 5′−</w:t>
      </w:r>
      <w:r w:rsidRPr="00FC0723">
        <w:t xml:space="preserve"> </w:t>
      </w:r>
      <w:r w:rsidRPr="00FC0723">
        <w:rPr>
          <w:u w:val="single"/>
        </w:rPr>
        <w:t xml:space="preserve">TCG TCG GCA GCG TCA GAT GTG TAT AAG AGA CAG </w:t>
      </w:r>
      <w:r w:rsidRPr="00FC0723">
        <w:t xml:space="preserve">GTG YCA GCM GCC GCG GTA A </w:t>
      </w:r>
      <w:r w:rsidRPr="00FC0723">
        <w:rPr>
          <w:rFonts w:eastAsia="Gungsuh"/>
          <w:color w:val="222222"/>
          <w:highlight w:val="white"/>
        </w:rPr>
        <w:t>−3′ and 806R</w:t>
      </w:r>
      <w:hyperlink r:id="rId27">
        <w:r w:rsidRPr="00FC0723">
          <w:rPr>
            <w:vertAlign w:val="superscript"/>
          </w:rPr>
          <w:t>30</w:t>
        </w:r>
      </w:hyperlink>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PCR, library preparation and sequencing on an Illumina HiSeq (2x125bp) was performed by the EMP</w:t>
      </w:r>
      <w:hyperlink r:id="rId28">
        <w:r w:rsidRPr="00FC0723">
          <w:rPr>
            <w:vertAlign w:val="superscript"/>
          </w:rPr>
          <w:t>28,31</w:t>
        </w:r>
      </w:hyperlink>
      <w:r w:rsidRPr="00FC0723">
        <w:t xml:space="preserve">. The resulting 16S rRNA amplicon sequences from the GCMP are available in the Qiita database Qiita (CRC32 id: 8817b8b8 and CRC32 id: ac925c85). Metadata for all GCMP samples are available in </w:t>
      </w:r>
      <w:r w:rsidRPr="004302F8">
        <w:rPr>
          <w:b/>
          <w:bCs/>
        </w:rPr>
        <w:t>Table S1B</w:t>
      </w:r>
      <w:r w:rsidRPr="00FC0723">
        <w:t xml:space="preserve">. </w:t>
      </w:r>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755BD4C5" w:rsidR="000C56B0" w:rsidRPr="00FC0723" w:rsidRDefault="00367A15" w:rsidP="00406E0F">
      <w:r w:rsidRPr="00FC0723">
        <w:t>16S rRNA sequencing data were processed in Qiita</w:t>
      </w:r>
      <w:hyperlink r:id="rId29">
        <w:r w:rsidRPr="00FC0723">
          <w:rPr>
            <w:vertAlign w:val="superscript"/>
          </w:rPr>
          <w:t>32</w:t>
        </w:r>
      </w:hyperlink>
      <w:r w:rsidRPr="00FC0723">
        <w:t xml:space="preserve"> using the standard EMP workflow. Briefly, sequences were demultiplexed based on 12bp Golay barcodes using “split_libraries” with QIIME 1.9.1 default parameters</w:t>
      </w:r>
      <w:hyperlink r:id="rId30">
        <w:r w:rsidRPr="00FC0723">
          <w:rPr>
            <w:vertAlign w:val="superscript"/>
          </w:rPr>
          <w:t>33</w:t>
        </w:r>
      </w:hyperlink>
      <w:r w:rsidRPr="00FC0723">
        <w:t xml:space="preserve"> and trimmed to 100bp to remove low quality base pairs. Quality control (e.g., denoising, de-replication and chimera filtering) and identification amplicon sequence variants (ASVs) were performed using deblur 1.1.0</w:t>
      </w:r>
      <w:hyperlink r:id="rId31">
        <w:r w:rsidRPr="00FC0723">
          <w:rPr>
            <w:vertAlign w:val="superscript"/>
          </w:rPr>
          <w:t>34</w:t>
        </w:r>
      </w:hyperlink>
      <w:r w:rsidRPr="00FC0723">
        <w:t xml:space="preserve"> with default parameters. The resulting biom and taxonomy tables were obtained from Qiita (CRC32 id: 8817b8b8 and CRC32 id: ac925c85) and processed using a customized QIIME2 v. 2020.8.0 </w:t>
      </w:r>
      <w:hyperlink r:id="rId32">
        <w:r w:rsidRPr="00FC0723">
          <w:rPr>
            <w:vertAlign w:val="superscript"/>
          </w:rPr>
          <w:t>35</w:t>
        </w:r>
      </w:hyperlink>
      <w:r w:rsidRPr="00FC0723">
        <w:t xml:space="preserve"> pipeline in python</w:t>
      </w:r>
      <w:r w:rsidR="00E5647B" w:rsidRPr="00FC0723">
        <w:t xml:space="preserve"> </w:t>
      </w:r>
      <w:r w:rsidRPr="00FC0723">
        <w:t xml:space="preserve">(github.com/zaneveld/GCMP_global_disease).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77777777" w:rsidR="000C56B0" w:rsidRPr="00FC0723" w:rsidRDefault="00367A15" w:rsidP="00406E0F">
      <w:r w:rsidRPr="00FC0723">
        <w:t>Taxonomic assignment of ASVs was performed using vsearch</w:t>
      </w:r>
      <w:hyperlink r:id="rId33">
        <w:r w:rsidRPr="00FC0723">
          <w:rPr>
            <w:vertAlign w:val="superscript"/>
          </w:rPr>
          <w:t>36</w:t>
        </w:r>
      </w:hyperlink>
      <w:r w:rsidRPr="00FC0723">
        <w:t xml:space="preserve"> using a modified version of the SILVA v. 138</w:t>
      </w:r>
      <w:hyperlink r:id="rId34">
        <w:r w:rsidRPr="00FC0723">
          <w:rPr>
            <w:vertAlign w:val="superscript"/>
          </w:rPr>
          <w:t>37</w:t>
        </w:r>
      </w:hyperlink>
      <w:r w:rsidRPr="00FC0723">
        <w:t xml:space="preserve"> taxonomic reference. The sole change to the SILVA138 reference was supplementation with additional coral mitochondrial reads obtained from metaxa2</w:t>
      </w:r>
      <w:hyperlink r:id="rId35">
        <w:r w:rsidRPr="00FC0723">
          <w:rPr>
            <w:vertAlign w:val="superscript"/>
          </w:rPr>
          <w:t>38</w:t>
        </w:r>
      </w:hyperlink>
      <w:r w:rsidRPr="00FC0723">
        <w:t>. In benchmarks, this change greatly improves annotation of coral mitochondrial rRNAs, without increasing false positive taxonomic assignments</w:t>
      </w:r>
      <w:hyperlink r:id="rId36">
        <w:r w:rsidRPr="00FC0723">
          <w:rPr>
            <w:vertAlign w:val="superscript"/>
          </w:rPr>
          <w:t>39</w:t>
        </w:r>
      </w:hyperlink>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77777777" w:rsidR="000C56B0" w:rsidRDefault="00367A15" w:rsidP="00406E0F">
      <w:r w:rsidRPr="00FC0723">
        <w:t>The bacterial phylogenetic tree was built using the SATé-enabled phylogenetic placement (SEPP) insertion technique with the q2-fragment-insertion plugin</w:t>
      </w:r>
      <w:hyperlink r:id="rId37">
        <w:r w:rsidRPr="00FC0723">
          <w:rPr>
            <w:vertAlign w:val="superscript"/>
          </w:rPr>
          <w:t>40</w:t>
        </w:r>
      </w:hyperlink>
      <w:r w:rsidRPr="00FC0723">
        <w:t>, again using the SILVA v. 138</w:t>
      </w:r>
      <w:hyperlink r:id="rId38">
        <w:r w:rsidRPr="00FC0723">
          <w:rPr>
            <w:vertAlign w:val="superscript"/>
          </w:rPr>
          <w:t>37</w:t>
        </w:r>
      </w:hyperlink>
      <w:r w:rsidRPr="00FC0723">
        <w:t xml:space="preserve"> database as reference taxonomy. The final output from this pipeline consisted of a taxonomy table, ASV feature table and phylogenetic tree that were used for downstream analyses.</w:t>
      </w:r>
    </w:p>
    <w:p w14:paraId="27AA7742" w14:textId="77777777" w:rsidR="004302F8" w:rsidRPr="00FC0723" w:rsidRDefault="004302F8" w:rsidP="00406E0F"/>
    <w:p w14:paraId="72043D7F" w14:textId="77777777" w:rsidR="000C56B0" w:rsidRPr="00FC0723" w:rsidRDefault="00367A15" w:rsidP="00406E0F">
      <w:r w:rsidRPr="00FC0723">
        <w:lastRenderedPageBreak/>
        <w:t>Phylogenetic comparison of innate immune gene repertoire and microbiome richness</w:t>
      </w:r>
    </w:p>
    <w:p w14:paraId="27B81CE3" w14:textId="77777777" w:rsidR="000C56B0" w:rsidRDefault="00367A15" w:rsidP="00406E0F">
      <w:pPr>
        <w:rPr>
          <w:rFonts w:eastAsia="Cardo"/>
        </w:rPr>
      </w:pPr>
      <w:r w:rsidRPr="00FC0723">
        <w:rPr>
          <w:rFonts w:eastAsia="Cardo"/>
        </w:rPr>
        <w:t>Genome TIR domains were compared to the microbiome data collected from the GCMP. The α and ꞵ-diversity of the microbial community were compared to the TIR, TLR, and IL-R domain copy numbers using phylogenetically independent contrasts (PICs) with the phytools package in R. PICs use the coral species phylogenetic information in comparison with the TIR-associated domains and ASV and Gini Index information to assess the relatedness for α-diversity. PIC analysis for phylogenetic ꞵ-diversity metrics (Weighted and Unweighted UniFrac) were created from three PC axes (PC1, PC2, and PC3) of a PCoA ordination. Analyses were conducted on all three axes. The PIC method takes into account a priori the importance of phylogenetic history on trait variation when extracting information in relation to the common ancestor. Code used for this analysis is found on github.</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6BB858C5" w14:textId="77777777" w:rsidR="000C56B0" w:rsidRPr="00FC0723" w:rsidRDefault="00367A15" w:rsidP="00406E0F">
      <w:pPr>
        <w:rPr>
          <w:rFonts w:eastAsia="Arial"/>
          <w:color w:val="222222"/>
          <w:sz w:val="27"/>
          <w:szCs w:val="27"/>
        </w:rPr>
      </w:pPr>
      <w:r w:rsidRPr="00FC0723">
        <w:t>Microbial taxonomic analysis was conducted using the ANCOM-BC package in phyloseq in R</w:t>
      </w:r>
      <w:hyperlink r:id="rId39">
        <w:r w:rsidRPr="00FC0723">
          <w:rPr>
            <w:vertAlign w:val="superscript"/>
          </w:rPr>
          <w:t>41</w:t>
        </w:r>
      </w:hyperlink>
      <w:r w:rsidRPr="00FC0723">
        <w:t>. Analyses were conducted at the class and family level with relation to IL-1R and TLR copy numbers. Lists of significant microbes were generated for mucus, tissue, skeleton, and all compartments. Heatmaps were generated to visualize positive and negative correlation of the microbial community.</w:t>
      </w:r>
    </w:p>
    <w:p w14:paraId="3EA9EAD8" w14:textId="77777777" w:rsidR="00DB41FE" w:rsidRDefault="00DB41FE" w:rsidP="00FC0723">
      <w:pPr>
        <w:pStyle w:val="Heading2"/>
      </w:pPr>
    </w:p>
    <w:p w14:paraId="6AECC6C9" w14:textId="77777777" w:rsidR="00DB41FE" w:rsidRDefault="00DB41FE" w:rsidP="00FC0723">
      <w:pPr>
        <w:pStyle w:val="Heading2"/>
      </w:pPr>
    </w:p>
    <w:p w14:paraId="1A3276BA" w14:textId="17A3331E" w:rsidR="000C56B0" w:rsidRPr="00FC0723" w:rsidRDefault="00367A15" w:rsidP="00FC0723">
      <w:pPr>
        <w:pStyle w:val="Heading2"/>
      </w:pPr>
      <w:r w:rsidRPr="00FC0723">
        <w:t>Results</w:t>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77777777" w:rsidR="000C56B0" w:rsidRDefault="00367A15"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While some prior studies have analyzed both genomes and transcriptomes in order to maximize discovery of new TLR or IL-1R homologs, we chose to exclude transcriptomes from our analysis in order to prevent any potential confounding effects of some innate immune genes not being expressed in transcriptomes.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hyperlink r:id="rId40">
        <w:r w:rsidRPr="00FC0723">
          <w:rPr>
            <w:vertAlign w:val="superscript"/>
          </w:rPr>
          <w:t>26,42</w:t>
        </w:r>
      </w:hyperlink>
      <w:r w:rsidRPr="00FC0723">
        <w:t xml:space="preserve">. </w:t>
      </w:r>
    </w:p>
    <w:p w14:paraId="66508B5E" w14:textId="77777777" w:rsidR="004302F8" w:rsidRPr="00FC0723" w:rsidRDefault="004302F8" w:rsidP="00406E0F"/>
    <w:p w14:paraId="690B8F47" w14:textId="77777777" w:rsidR="000C56B0" w:rsidRDefault="00367A15" w:rsidP="00406E0F">
      <w:r w:rsidRPr="00FC0723">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xml:space="preserve">). We also </w:t>
      </w:r>
      <w:r w:rsidRPr="00FC0723">
        <w:lastRenderedPageBreak/>
        <w:t>analyzed the total count of TIR domains, regardless of which gene they were part of and the presence or absence of other co-associated domains.</w:t>
      </w:r>
    </w:p>
    <w:p w14:paraId="76291C5F" w14:textId="77777777" w:rsidR="004302F8" w:rsidRPr="00FC0723" w:rsidRDefault="004302F8" w:rsidP="00406E0F"/>
    <w:p w14:paraId="7B847B0B" w14:textId="77777777" w:rsidR="000C56B0" w:rsidRDefault="00367A15" w:rsidP="00406E0F">
      <w:r w:rsidRPr="00FC0723">
        <w:t>In keeping with past work</w:t>
      </w:r>
      <w:hyperlink r:id="rId41">
        <w:r w:rsidRPr="00FC0723">
          <w:rPr>
            <w:vertAlign w:val="superscript"/>
          </w:rPr>
          <w:t>26,42</w:t>
        </w:r>
      </w:hyperlink>
      <w:r w:rsidRPr="00FC0723">
        <w:t>, we find that both the copy number of TLR, IL-1R and TIR-only genes, and the total abundance of their component TIR, LRR and Ig domains varies greatly across coral genomes (</w:t>
      </w:r>
      <w:r w:rsidRPr="004302F8">
        <w:rPr>
          <w:b/>
          <w:bCs/>
        </w:rPr>
        <w:t>Table 1</w:t>
      </w:r>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24" w:author="Microsoft Office User" w:date="2023-09-11T12:11:00Z">
        <w:r w:rsidR="0030451B">
          <w:rPr>
            <w:b/>
            <w:bCs/>
          </w:rPr>
          <w:t>s</w:t>
        </w:r>
      </w:ins>
      <w:del w:id="25"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77777777" w:rsidR="000C56B0" w:rsidRDefault="00367A15" w:rsidP="00406E0F">
      <w:r w:rsidRPr="00FC0723">
        <w:t xml:space="preserve">In order to determine whether TLR or IL-1R might regulate microbiome biodiversity, we used phylogenetic independent contrasts (PIC) analysis to correlate changes in the genomic copy number of IL-1R and TLR against changes in microbiome richness or evenness during coral evolution. </w:t>
      </w:r>
    </w:p>
    <w:p w14:paraId="0E16C7C7" w14:textId="77777777" w:rsidR="004302F8" w:rsidRPr="00FC0723" w:rsidRDefault="004302F8" w:rsidP="00406E0F"/>
    <w:p w14:paraId="6FBA6AD1" w14:textId="1AFAD87D" w:rsidR="000C56B0" w:rsidRDefault="00367A15" w:rsidP="00406E0F">
      <w:r w:rsidRPr="00FC0723">
        <w:t>We measured microbiome richness as the natural log of the observed number of amplicon sequence variants (ASVs) per 1000 sequences (</w:t>
      </w:r>
      <w:r w:rsidRPr="004302F8">
        <w:rPr>
          <w:b/>
          <w:bCs/>
        </w:rPr>
        <w:t>Table S5A</w:t>
      </w:r>
      <w:r w:rsidRPr="00FC0723">
        <w:t>)</w:t>
      </w:r>
      <w:r w:rsidR="004302F8">
        <w:t xml:space="preserve"> </w:t>
      </w:r>
      <w:r w:rsidRPr="00FC0723">
        <w:t>(see Methods). Microbiome richness was significantly reduced by increases in the copy number of IL-1R (PIC R</w:t>
      </w:r>
      <w:r w:rsidRPr="00FC0723">
        <w:rPr>
          <w:vertAlign w:val="superscript"/>
        </w:rPr>
        <w:t>2</w:t>
      </w:r>
      <w:r w:rsidRPr="00FC0723">
        <w:t xml:space="preserve"> = 0.835, q</w:t>
      </w:r>
      <w:r w:rsidRPr="00FC0723">
        <w:rPr>
          <w:vertAlign w:val="subscript"/>
        </w:rPr>
        <w:t>FDR</w:t>
      </w:r>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q</w:t>
      </w:r>
      <w:r w:rsidRPr="00FC0723">
        <w:rPr>
          <w:vertAlign w:val="subscript"/>
        </w:rPr>
        <w:t>FDR</w:t>
      </w:r>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 (</w:t>
      </w:r>
      <w:r w:rsidRPr="004302F8">
        <w:rPr>
          <w:b/>
          <w:bCs/>
        </w:rPr>
        <w:t>Table S7</w:t>
      </w:r>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rus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P. rus</w:t>
      </w:r>
      <w:r w:rsidRPr="00FC0723">
        <w:t xml:space="preserve">; </w:t>
      </w:r>
      <w:r w:rsidRPr="004302F8">
        <w:rPr>
          <w:b/>
          <w:bCs/>
        </w:rPr>
        <w:t>Table 1</w:t>
      </w:r>
      <w:r w:rsidRPr="00FC0723">
        <w:t xml:space="preserve">). Consistent with the idea that </w:t>
      </w:r>
      <w:r w:rsidRPr="00FC0723">
        <w:rPr>
          <w:i/>
        </w:rPr>
        <w:t>P. lutea’</w:t>
      </w:r>
      <w:r w:rsidRPr="00FC0723">
        <w:t xml:space="preserve">s expanded gene repertoire may play a role in microbiome filtering, </w:t>
      </w:r>
      <w:r w:rsidRPr="00FC0723">
        <w:rPr>
          <w:i/>
        </w:rPr>
        <w:t xml:space="preserve">P. lutea’s </w:t>
      </w:r>
      <w:r w:rsidRPr="00FC0723">
        <w:t xml:space="preserve">microbiome was roughly half as diverse as that of </w:t>
      </w:r>
      <w:r w:rsidRPr="00FC0723">
        <w:rPr>
          <w:i/>
        </w:rPr>
        <w:t xml:space="preserve">P. rus </w:t>
      </w:r>
      <w:r w:rsidRPr="00FC0723">
        <w:t>(56 ASVs/1000 reads vs. 114 ASVs/1000 reads, across all sample types).</w:t>
      </w:r>
    </w:p>
    <w:p w14:paraId="2B33834A" w14:textId="77777777" w:rsidR="004302F8" w:rsidRPr="00FC0723" w:rsidRDefault="004302F8" w:rsidP="00406E0F"/>
    <w:p w14:paraId="5DA0CB23" w14:textId="77777777" w:rsidR="000C56B0" w:rsidRDefault="00367A15" w:rsidP="00406E0F">
      <w:r w:rsidRPr="00FC0723">
        <w:t>We also quantified the microbiome evenness of each coral species in the analysis using the Gini Index (</w:t>
      </w:r>
      <w:r w:rsidRPr="004302F8">
        <w:rPr>
          <w:b/>
          <w:bCs/>
        </w:rPr>
        <w:t>Table S5B</w:t>
      </w:r>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q</w:t>
      </w:r>
      <w:r w:rsidRPr="00FC0723">
        <w:rPr>
          <w:vertAlign w:val="subscript"/>
        </w:rPr>
        <w:t>FDR</w:t>
      </w:r>
      <w:r w:rsidRPr="00FC0723">
        <w:t xml:space="preserve"> = 0.000357; </w:t>
      </w:r>
      <w:r w:rsidRPr="004302F8">
        <w:rPr>
          <w:b/>
          <w:bCs/>
        </w:rPr>
        <w:t>Fig. S5C, D</w:t>
      </w:r>
      <w:r w:rsidRPr="00FC0723">
        <w:t xml:space="preserve">; </w:t>
      </w:r>
      <w:r w:rsidRPr="004302F8">
        <w:rPr>
          <w:b/>
          <w:bCs/>
        </w:rPr>
        <w:t>Table S6A</w:t>
      </w:r>
      <w:r w:rsidRPr="00FC0723">
        <w:t>) and TLR genes (PIC R</w:t>
      </w:r>
      <w:r w:rsidRPr="00FC0723">
        <w:rPr>
          <w:vertAlign w:val="superscript"/>
        </w:rPr>
        <w:t>2</w:t>
      </w:r>
      <w:r w:rsidRPr="00FC0723">
        <w:t xml:space="preserve"> = 0.805, q</w:t>
      </w:r>
      <w:r w:rsidRPr="00FC0723">
        <w:rPr>
          <w:vertAlign w:val="subscript"/>
        </w:rPr>
        <w:t>FDR</w:t>
      </w:r>
      <w:r w:rsidRPr="00FC0723">
        <w:t xml:space="preserve"> = 0.0014; </w:t>
      </w:r>
      <w:r w:rsidRPr="004302F8">
        <w:rPr>
          <w:b/>
          <w:bCs/>
        </w:rPr>
        <w:t>Fig. S5E,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7777777" w:rsidR="000C56B0" w:rsidRDefault="00367A15" w:rsidP="00406E0F">
      <w:r w:rsidRPr="00FC0723">
        <w:t>These results support the prior hypothesis that IL-1R and TLR gene family expansions may influence coral microbiome structure. The magnitude of the effect was, however, quite surprising, with IL-1R gene copy number explaining ~83% of the variation in microbiome richness, and ~88% of the variation in microbiome evenness, 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hyperlink r:id="rId42">
        <w:r w:rsidRPr="00FC0723">
          <w:rPr>
            <w:vertAlign w:val="superscript"/>
          </w:rPr>
          <w:t>3</w:t>
        </w:r>
      </w:hyperlink>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lastRenderedPageBreak/>
        <w:t>Endolithic skeleton microbiomes drive correlations between TLR and IL-1R gene family expansion and microbiome structure.</w:t>
      </w:r>
    </w:p>
    <w:p w14:paraId="15BEF9F5" w14:textId="77777777"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hyperlink r:id="rId43">
        <w:r w:rsidRPr="00FC0723">
          <w:rPr>
            <w:vertAlign w:val="superscript"/>
          </w:rPr>
          <w:t>3</w:t>
        </w:r>
      </w:hyperlink>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77777777" w:rsidR="000C56B0" w:rsidRPr="00FC0723" w:rsidRDefault="00367A15" w:rsidP="00406E0F">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S1-4</w:t>
      </w:r>
      <w:r w:rsidRPr="00FC0723">
        <w:t xml:space="preserve">; </w:t>
      </w:r>
      <w:r w:rsidRPr="004302F8">
        <w:rPr>
          <w:b/>
          <w:bCs/>
        </w:rPr>
        <w:t>Table S6, 8</w:t>
      </w:r>
      <w:r w:rsidRPr="00FC0723">
        <w:t>) and evenness (</w:t>
      </w:r>
      <w:r w:rsidRPr="004302F8">
        <w:rPr>
          <w:b/>
          <w:bCs/>
        </w:rPr>
        <w:t>Fig. S5-8</w:t>
      </w:r>
      <w:r w:rsidRPr="00FC0723">
        <w:t xml:space="preserve">; </w:t>
      </w:r>
      <w:r w:rsidRPr="004302F8">
        <w:rPr>
          <w:b/>
          <w:bCs/>
        </w:rPr>
        <w:t>Table S6, 8</w:t>
      </w:r>
      <w:r w:rsidRPr="00FC0723">
        <w:t xml:space="preserve">). </w:t>
      </w:r>
    </w:p>
    <w:p w14:paraId="1B4C603F" w14:textId="3D8A3749" w:rsidR="000C56B0" w:rsidRDefault="00367A15" w:rsidP="00406E0F">
      <w:r w:rsidRPr="00FC0723">
        <w:t>Microbiome richness in coral endolithic skeleton was significantly correlated with IL-1R (R</w:t>
      </w:r>
      <w:r w:rsidRPr="00FC0723">
        <w:rPr>
          <w:vertAlign w:val="superscript"/>
        </w:rPr>
        <w:t>2</w:t>
      </w:r>
      <w:r w:rsidRPr="00FC0723">
        <w:t xml:space="preserve"> = 0.944, q</w:t>
      </w:r>
      <w:r w:rsidRPr="00FC0723">
        <w:rPr>
          <w:vertAlign w:val="subscript"/>
        </w:rPr>
        <w:t>FDR</w:t>
      </w:r>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S4C, D</w:t>
      </w:r>
      <w:r w:rsidRPr="00FC0723">
        <w:t xml:space="preserve">; </w:t>
      </w:r>
      <w:r w:rsidRPr="003C0F7F">
        <w:rPr>
          <w:b/>
          <w:bCs/>
        </w:rPr>
        <w:t>Table S6D</w:t>
      </w:r>
      <w:r w:rsidRPr="00FC0723">
        <w:t>), and TLR (R</w:t>
      </w:r>
      <w:r w:rsidRPr="00FC0723">
        <w:rPr>
          <w:vertAlign w:val="superscript"/>
        </w:rPr>
        <w:t>2</w:t>
      </w:r>
      <w:r w:rsidRPr="00FC0723">
        <w:t xml:space="preserve"> = 0.90798, q</w:t>
      </w:r>
      <w:r w:rsidRPr="00FC0723">
        <w:rPr>
          <w:vertAlign w:val="subscript"/>
        </w:rPr>
        <w:t>FDR</w:t>
      </w:r>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S4E, F</w:t>
      </w:r>
      <w:r w:rsidRPr="00FC0723">
        <w:t xml:space="preserve">; </w:t>
      </w:r>
      <w:r w:rsidRPr="003C0F7F">
        <w:rPr>
          <w:b/>
          <w:bCs/>
        </w:rPr>
        <w:t>Table S6D</w:t>
      </w:r>
      <w:r w:rsidRPr="00FC0723">
        <w:t>) gene copies, whereas tissue (</w:t>
      </w:r>
      <w:r w:rsidRPr="003C0F7F">
        <w:rPr>
          <w:b/>
          <w:bCs/>
        </w:rPr>
        <w:t>Fig. S3</w:t>
      </w:r>
      <w:r w:rsidRPr="00FC0723">
        <w:t xml:space="preserve">; </w:t>
      </w:r>
      <w:r w:rsidRPr="003C0F7F">
        <w:rPr>
          <w:b/>
          <w:bCs/>
        </w:rPr>
        <w:t>Table S5C</w:t>
      </w:r>
      <w:r w:rsidRPr="00FC0723">
        <w:t>) and mucus (</w:t>
      </w:r>
      <w:r w:rsidRPr="003C0F7F">
        <w:rPr>
          <w:b/>
          <w:bCs/>
        </w:rPr>
        <w:t>Fig. S2</w:t>
      </w:r>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 8</w:t>
      </w:r>
      <w:r w:rsidRPr="00FC0723">
        <w:t>)</w:t>
      </w:r>
      <w:r w:rsidR="003C0F7F">
        <w:t>.</w:t>
      </w:r>
    </w:p>
    <w:p w14:paraId="5CB09090" w14:textId="77777777" w:rsidR="003C0F7F" w:rsidRPr="00FC0723" w:rsidRDefault="003C0F7F" w:rsidP="00406E0F"/>
    <w:p w14:paraId="5C15233B" w14:textId="7CA6C8F0" w:rsidR="000C56B0" w:rsidRDefault="00367A15" w:rsidP="00406E0F">
      <w:r w:rsidRPr="00FC0723">
        <w:t>Previous studies have reported that coral endolithic skeleton microbiomes are more species-rich than mucus or tissue, and show both species-specificity and signals of phylosymbiosis with their coral hosts</w:t>
      </w:r>
      <w:hyperlink r:id="rId44">
        <w:r w:rsidRPr="00FC0723">
          <w:rPr>
            <w:vertAlign w:val="superscript"/>
          </w:rPr>
          <w:t>3</w:t>
        </w:r>
      </w:hyperlink>
      <w:r w:rsidRPr="00FC0723">
        <w:t>. Our results further suggest that endolithic skeleton microbiome diversity has tracked gene family expansions or contractions of coral TLR and IL-1R genes over evolution.</w:t>
      </w:r>
    </w:p>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25EA168B" w:rsidR="000C56B0" w:rsidRDefault="00367A15" w:rsidP="00406E0F">
      <w:r w:rsidRPr="00FC0723">
        <w:t>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UniFrac and Unweighted UniFrac. Using these beta-diversity distance metrics, we conducted principal coordinates analysis (PCoA), using the first three PC axes (PC1</w:t>
      </w:r>
      <w:r w:rsidR="00E5647B" w:rsidRPr="00FC0723">
        <w:t>,</w:t>
      </w:r>
      <w:r w:rsidRPr="00FC0723">
        <w:t>PC2, and PC3) of the PCoA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Innate immune gene copy numbers strongly and significantly correlated with microbiome composition. When all samples were considered together (irrespective of anatomical compartment) Weighted UniFrac PC1 correlated strongly with the genomic copy number of IL-1R genes (PIC Weighted UniFrac PC1 R</w:t>
      </w:r>
      <w:r w:rsidRPr="00FC0723">
        <w:rPr>
          <w:vertAlign w:val="superscript"/>
        </w:rPr>
        <w:t>2</w:t>
      </w:r>
      <w:r w:rsidRPr="00FC0723">
        <w:t xml:space="preserve"> = 0.917, q</w:t>
      </w:r>
      <w:r w:rsidRPr="00FC0723">
        <w:rPr>
          <w:vertAlign w:val="subscript"/>
        </w:rPr>
        <w:t>FDR</w:t>
      </w:r>
      <w:r w:rsidRPr="00FC0723">
        <w:t xml:space="preserve"> = 0.00012; </w:t>
      </w:r>
      <w:r w:rsidRPr="003C0F7F">
        <w:rPr>
          <w:b/>
          <w:bCs/>
        </w:rPr>
        <w:t>Fig. 3A, C, D</w:t>
      </w:r>
      <w:r w:rsidRPr="00FC0723">
        <w:t xml:space="preserve">; </w:t>
      </w:r>
      <w:r w:rsidRPr="003C0F7F">
        <w:rPr>
          <w:b/>
          <w:bCs/>
        </w:rPr>
        <w:t>Table S9A</w:t>
      </w:r>
      <w:r w:rsidRPr="00FC0723">
        <w:t>) and TLR genes (PIC Weighted UniFrac PC1 R</w:t>
      </w:r>
      <w:r w:rsidRPr="00FC0723">
        <w:rPr>
          <w:vertAlign w:val="superscript"/>
        </w:rPr>
        <w:t>2</w:t>
      </w:r>
      <w:r w:rsidRPr="00FC0723">
        <w:t xml:space="preserve"> = 0.77, q</w:t>
      </w:r>
      <w:r w:rsidRPr="00FC0723">
        <w:rPr>
          <w:vertAlign w:val="subscript"/>
        </w:rPr>
        <w:t>FDR</w:t>
      </w:r>
      <w:r w:rsidRPr="00FC0723">
        <w:t xml:space="preserve"> = 0.0028; </w:t>
      </w:r>
      <w:r w:rsidRPr="003C0F7F">
        <w:rPr>
          <w:b/>
          <w:bCs/>
        </w:rPr>
        <w:t xml:space="preserve">Fig. </w:t>
      </w:r>
      <w:r w:rsidRPr="003C0F7F">
        <w:rPr>
          <w:b/>
          <w:bCs/>
        </w:rPr>
        <w:lastRenderedPageBreak/>
        <w:t>3B, E, F</w:t>
      </w:r>
      <w:r w:rsidRPr="00FC0723">
        <w:t xml:space="preserve">; </w:t>
      </w:r>
      <w:r w:rsidRPr="003C0F7F">
        <w:rPr>
          <w:b/>
          <w:bCs/>
        </w:rPr>
        <w:t>Table S9A</w:t>
      </w:r>
      <w:r w:rsidRPr="00FC0723">
        <w:t>). Unweighted UniFrac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77777777" w:rsidR="000C56B0" w:rsidRDefault="00367A15" w:rsidP="00406E0F">
      <w:r w:rsidRPr="00FC0723">
        <w:t>We repeated the above protocol separately on the mucus, tissue, and skeleton compartments separately (</w:t>
      </w:r>
      <w:r w:rsidRPr="003C0F7F">
        <w:rPr>
          <w:b/>
          <w:bCs/>
        </w:rPr>
        <w:t>Table S9B-D</w:t>
      </w:r>
      <w:r w:rsidRPr="00FC0723">
        <w:t>). In coral mucus, tissue and skeleton, IL-1R gene copy number significantly correlated with Weighted UniFrac PC1 of the microbiome (PIC R</w:t>
      </w:r>
      <w:r w:rsidRPr="00FC0723">
        <w:rPr>
          <w:vertAlign w:val="superscript"/>
        </w:rPr>
        <w:t>2</w:t>
      </w:r>
      <w:r w:rsidRPr="00FC0723">
        <w:t xml:space="preserve"> = 0.72-0.81, FDR q &lt; 0.01; </w:t>
      </w:r>
      <w:r w:rsidRPr="003C0F7F">
        <w:rPr>
          <w:b/>
          <w:bCs/>
        </w:rPr>
        <w:t>Table S9A-C</w:t>
      </w:r>
      <w:r w:rsidRPr="00FC0723">
        <w:t>). TLR gene copy number significantly correlated with Weighted UniFrac PC1 in coral mucus and tissue (PIC R</w:t>
      </w:r>
      <w:r w:rsidRPr="00FC0723">
        <w:rPr>
          <w:vertAlign w:val="superscript"/>
        </w:rPr>
        <w:t>2</w:t>
      </w:r>
      <w:r w:rsidRPr="00FC0723">
        <w:t xml:space="preserve"> = 0.73, q</w:t>
      </w:r>
      <w:r w:rsidRPr="00FC0723">
        <w:rPr>
          <w:vertAlign w:val="subscript"/>
        </w:rPr>
        <w:t>FDR</w:t>
      </w:r>
      <w:r w:rsidRPr="00FC0723">
        <w:t xml:space="preserve"> = 0.004; </w:t>
      </w:r>
      <w:r w:rsidRPr="003C0F7F">
        <w:rPr>
          <w:b/>
          <w:bCs/>
        </w:rPr>
        <w:t>Table S9B, C</w:t>
      </w:r>
      <w:r w:rsidRPr="00FC0723">
        <w:t>) but not endolithic skeleton (</w:t>
      </w:r>
      <w:r w:rsidRPr="003C0F7F">
        <w:rPr>
          <w:b/>
          <w:bCs/>
        </w:rPr>
        <w:t>Table S9D</w:t>
      </w:r>
      <w:r w:rsidRPr="00FC0723">
        <w:t>). In qualitative (presence/absence) analysis of microbiome β-diversity, IL-1R gene copy number correlated with Unweighted UniFrac PC1 in coral tissue and skeleton compartments, but not mucus (</w:t>
      </w:r>
      <w:r w:rsidRPr="003C0F7F">
        <w:rPr>
          <w:b/>
          <w:bCs/>
        </w:rPr>
        <w:t>Table S9B-D</w:t>
      </w:r>
      <w:r w:rsidRPr="00FC0723">
        <w:t>), while TLR gene copy number correlated with Unweighted UniFrac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These β-diversity results were more complex than the straightforward pattern of associations between innate immune gene copy number and microbiome richness. In coral tissue both IL-1R gene copy number and TLR gene copy number correlated with key aspects of quantitative (Weighted UniFrac PC1) and qualitative (Unweighted UniFrac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4BC885A" w14:textId="719E9130" w:rsidR="000C56B0" w:rsidRPr="00FC0723" w:rsidRDefault="00367A15" w:rsidP="00406E0F">
      <w:r w:rsidRPr="00FC0723">
        <w:t>We sought to identify microbial taxa that may be influenced by IL-1R or TLR gene copy number. This analysis could be confounded by the compositional nature of coral microbiome data. Therefore ANCOM-BC</w:t>
      </w:r>
      <w:hyperlink r:id="rId45">
        <w:r w:rsidRPr="00FC0723">
          <w:rPr>
            <w:vertAlign w:val="superscript"/>
          </w:rPr>
          <w:t>41</w:t>
        </w:r>
      </w:hyperlink>
      <w:r w:rsidRPr="00FC0723">
        <w:t>, which accounts for compositionality, was used for the analysis. We first tested whether IL-1R copy number correlated with microbial differential abundance in all samples regardless of tissue compartment (i.e.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0FC7CF9F" w14:textId="78684023" w:rsidR="000C56B0" w:rsidRDefault="00367A15" w:rsidP="00406E0F">
      <w:r w:rsidRPr="00FC0723">
        <w:t>Correlations between microbiome composition and IL-1R or TLR copy number varied with anatomy. The abundance of 38 bacterial families were significantly correlated with TLR copy number (ANCOM-BC q</w:t>
      </w:r>
      <w:r w:rsidRPr="00FC0723">
        <w:rPr>
          <w:vertAlign w:val="subscript"/>
        </w:rPr>
        <w:t>FDR</w:t>
      </w:r>
      <w:r w:rsidRPr="00FC0723">
        <w:t xml:space="preserve"> &lt; 0.05 in mucus, tissue, and skeleton; </w:t>
      </w:r>
      <w:r w:rsidRPr="003C0F7F">
        <w:rPr>
          <w:b/>
          <w:bCs/>
        </w:rPr>
        <w:t>Tables S10B-D</w:t>
      </w:r>
      <w:r w:rsidRPr="00FC0723">
        <w:t xml:space="preserve">; </w:t>
      </w:r>
      <w:r w:rsidRPr="003C0F7F">
        <w:rPr>
          <w:b/>
          <w:bCs/>
        </w:rPr>
        <w:t>Fig. S11-S13</w:t>
      </w:r>
      <w:r w:rsidRPr="00FC0723">
        <w:t>) and 38 bacterial families were also significantly and consistently correlated with IL-1R copy number (ANCOM-BC q</w:t>
      </w:r>
      <w:r w:rsidRPr="00FC0723">
        <w:rPr>
          <w:vertAlign w:val="subscript"/>
        </w:rPr>
        <w:t>FDR</w:t>
      </w:r>
      <w:r w:rsidRPr="00FC0723">
        <w:t xml:space="preserve"> &lt; 0.05 in mucus, tissue, and skeleton; </w:t>
      </w:r>
      <w:r w:rsidRPr="003C0F7F">
        <w:rPr>
          <w:b/>
          <w:bCs/>
        </w:rPr>
        <w:t>Table S10B-D</w:t>
      </w:r>
      <w:r w:rsidRPr="00FC0723">
        <w:t xml:space="preserve">; raw heatmaps in </w:t>
      </w:r>
      <w:r w:rsidRPr="003C0F7F">
        <w:rPr>
          <w:b/>
          <w:bCs/>
        </w:rPr>
        <w:t>Fig. S14-S16</w:t>
      </w:r>
      <w:r w:rsidRPr="00FC0723">
        <w:t xml:space="preserve">), both regardless of </w:t>
      </w:r>
      <w:r w:rsidRPr="00FC0723">
        <w:lastRenderedPageBreak/>
        <w:t>compartment. In contrast to the bacterial families with consistent interrelationships, some were specific to one or more compartments. One example are Rickettsiaceae, which live intracellularly in host cells. Rickettsiaceae relative abundance in tissue decreased with IL-1R (ANCOM-BC coef = -0.011, W = 0.33, q</w:t>
      </w:r>
      <w:r w:rsidRPr="00FC0723">
        <w:rPr>
          <w:vertAlign w:val="subscript"/>
        </w:rPr>
        <w:t>FDR</w:t>
      </w:r>
      <w:r w:rsidRPr="00FC0723">
        <w:t xml:space="preserve"> = 0; </w:t>
      </w:r>
      <w:r w:rsidRPr="003C0F7F">
        <w:rPr>
          <w:b/>
          <w:bCs/>
        </w:rPr>
        <w:t>Fig. 4</w:t>
      </w:r>
      <w:r w:rsidRPr="00FC0723">
        <w:t xml:space="preserve">, </w:t>
      </w:r>
      <w:r w:rsidRPr="003C0F7F">
        <w:rPr>
          <w:b/>
          <w:bCs/>
        </w:rPr>
        <w:t>Fig. S15</w:t>
      </w:r>
      <w:r w:rsidRPr="00FC0723">
        <w:t xml:space="preserve">; </w:t>
      </w:r>
      <w:r w:rsidRPr="003C0F7F">
        <w:rPr>
          <w:b/>
          <w:bCs/>
        </w:rPr>
        <w:t>Table S10C</w:t>
      </w:r>
      <w:r w:rsidRPr="00FC0723">
        <w:t>) and TLR (ANCOM-BC coef = -0.028, W =1.36, q</w:t>
      </w:r>
      <w:r w:rsidRPr="00FC0723">
        <w:rPr>
          <w:vertAlign w:val="subscript"/>
        </w:rPr>
        <w:t>FDR</w:t>
      </w:r>
      <w:r w:rsidRPr="00FC0723">
        <w:t xml:space="preserve"> = 0; </w:t>
      </w:r>
      <w:r w:rsidRPr="003C0F7F">
        <w:rPr>
          <w:b/>
          <w:bCs/>
        </w:rPr>
        <w:t>Fig. 4</w:t>
      </w:r>
      <w:r w:rsidRPr="00FC0723">
        <w:t xml:space="preserve">, </w:t>
      </w:r>
      <w:r w:rsidRPr="003C0F7F">
        <w:rPr>
          <w:b/>
          <w:bCs/>
        </w:rPr>
        <w:t>Fig S12</w:t>
      </w:r>
      <w:r w:rsidRPr="00FC0723">
        <w:t xml:space="preserve">, </w:t>
      </w:r>
      <w:r w:rsidRPr="003C0F7F">
        <w:rPr>
          <w:b/>
          <w:bCs/>
        </w:rPr>
        <w:t>Table S10C</w:t>
      </w:r>
      <w:r w:rsidRPr="00FC0723">
        <w:t>), but this taxon was not present in mucus (</w:t>
      </w:r>
      <w:r w:rsidRPr="003C0F7F">
        <w:rPr>
          <w:b/>
          <w:bCs/>
        </w:rPr>
        <w:t>Fig. S11</w:t>
      </w:r>
      <w:r w:rsidRPr="00FC0723">
        <w:t xml:space="preserve">, </w:t>
      </w:r>
      <w:r w:rsidRPr="003C0F7F">
        <w:rPr>
          <w:b/>
          <w:bCs/>
        </w:rPr>
        <w:t>Fig S14</w:t>
      </w:r>
      <w:r w:rsidRPr="00FC0723">
        <w:t>) or skeleton (</w:t>
      </w:r>
      <w:r w:rsidRPr="003C0F7F">
        <w:rPr>
          <w:b/>
          <w:bCs/>
        </w:rPr>
        <w:t>Fig. S13</w:t>
      </w:r>
      <w:r w:rsidRPr="00FC0723">
        <w:t xml:space="preserve">, </w:t>
      </w:r>
      <w:r w:rsidRPr="003C0F7F">
        <w:rPr>
          <w:b/>
          <w:bCs/>
        </w:rPr>
        <w:t>Fig. S16</w:t>
      </w:r>
      <w:r w:rsidRPr="00FC0723">
        <w:t xml:space="preserve">). </w:t>
      </w:r>
      <w:r w:rsidRPr="00FC0723">
        <w:rPr>
          <w:i/>
        </w:rPr>
        <w:t xml:space="preserve">Nitrosopumiliaceae </w:t>
      </w:r>
      <w:r w:rsidRPr="00FC0723">
        <w:t>archaea were notable for correlating with IL-1R and TLR gene copy number across all compartments (all ANCOM-BC q</w:t>
      </w:r>
      <w:r w:rsidRPr="00FC0723">
        <w:rPr>
          <w:vertAlign w:val="subscript"/>
        </w:rPr>
        <w:t xml:space="preserve">FDR </w:t>
      </w:r>
      <w:r w:rsidRPr="00FC0723">
        <w:t xml:space="preserve">&lt; 0.05; </w:t>
      </w:r>
      <w:r w:rsidRPr="003C0F7F">
        <w:rPr>
          <w:b/>
          <w:bCs/>
        </w:rPr>
        <w:t>Fig S11-S16</w:t>
      </w:r>
      <w:r w:rsidRPr="00FC0723">
        <w:t>).</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77777777"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S9A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S9B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7777777" w:rsidR="000C56B0" w:rsidRPr="00FC0723" w:rsidRDefault="00367A15" w:rsidP="00406E0F">
      <w:pPr>
        <w:rPr>
          <w:i/>
        </w:rPr>
      </w:pPr>
      <w:r w:rsidRPr="00FC0723">
        <w:t>The microbe associated molecular patterns (MAMPs) detected by species-specific members of the TLR and IL-1R gene families could in principle be the same or 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S11</w:t>
      </w:r>
      <w:r w:rsidRPr="00FC0723">
        <w:t xml:space="preserve">). Thus, microbes that are in high abundance in corals with many IL-1R gene copies also tend to be in high </w:t>
      </w:r>
      <w:r w:rsidRPr="00FC0723">
        <w:lastRenderedPageBreak/>
        <w:t>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26" w:name="_ip5hrzaifvy1" w:colFirst="0" w:colLast="0"/>
      <w:bookmarkEnd w:id="26"/>
      <w:r w:rsidRPr="00FC0723">
        <w:rPr>
          <w:rFonts w:ascii="Times New Roman" w:hAnsi="Times New Roman" w:cs="Times New Roman"/>
        </w:rPr>
        <w:t>Discussion</w:t>
      </w:r>
    </w:p>
    <w:p w14:paraId="7E41921D" w14:textId="77777777" w:rsidR="000C56B0" w:rsidRPr="00FC0723" w:rsidRDefault="00367A15" w:rsidP="00406E0F">
      <w:r w:rsidRPr="00FC0723">
        <w:t>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scleractinian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01260A33" w:rsidR="000C56B0" w:rsidRDefault="00367A15" w:rsidP="00406E0F">
      <w:r w:rsidRPr="00FC0723">
        <w:t>A key finding of the Earth Microbiome Project was that the diverse communities of microbes associated with animals and plants are nonetheless much less diverse than most environmental microbiomes</w:t>
      </w:r>
      <w:hyperlink r:id="rId46">
        <w:r w:rsidRPr="00FC0723">
          <w:rPr>
            <w:vertAlign w:val="superscript"/>
          </w:rPr>
          <w:t>28</w:t>
        </w:r>
      </w:hyperlink>
      <w:r w:rsidRPr="00FC0723">
        <w:t>. Indeed, these animal-associated microbiomes were found to show high nestedness relative to the environment, indicating that what lives on animals is mostly — though certainly not entirely — a subset of environmental microbes</w:t>
      </w:r>
      <w:hyperlink r:id="rId47">
        <w:r w:rsidRPr="00FC0723">
          <w:rPr>
            <w:vertAlign w:val="superscript"/>
          </w:rPr>
          <w:t>28</w:t>
        </w:r>
      </w:hyperlink>
      <w:r w:rsidRPr="00FC0723">
        <w:t>. This suggests that filtering of environmental microbes is one key process shaping animal and plant microbiomes. That filtering is likely to be genomically encoded, since more closely related animals tend to have more similar microbiomes (‘phylosymbiosis’</w:t>
      </w:r>
      <w:hyperlink r:id="rId48">
        <w:r w:rsidRPr="00FC0723">
          <w:rPr>
            <w:vertAlign w:val="superscript"/>
          </w:rPr>
          <w:t>3,43–45</w:t>
        </w:r>
      </w:hyperlink>
      <w:r w:rsidRPr="00FC0723">
        <w:t>),  excepting important deviations from this trend such as those driven by the evolution of specialized diets</w:t>
      </w:r>
      <w:hyperlink r:id="rId49">
        <w:r w:rsidRPr="00FC0723">
          <w:rPr>
            <w:vertAlign w:val="superscript"/>
          </w:rPr>
          <w:t>46,47</w:t>
        </w:r>
      </w:hyperlink>
      <w:r w:rsidRPr="00FC0723">
        <w:t xml:space="preserve"> or flight</w:t>
      </w:r>
      <w:hyperlink r:id="rId50">
        <w:r w:rsidRPr="00FC0723">
          <w:rPr>
            <w:vertAlign w:val="superscript"/>
          </w:rPr>
          <w:t>48</w:t>
        </w:r>
      </w:hyperlink>
      <w:r w:rsidRPr="00FC0723">
        <w:t>. Could evolutionary changes in host immunity drive this trend, by altering which environmental microbes are excluded?</w:t>
      </w:r>
    </w:p>
    <w:p w14:paraId="0E9E69E0" w14:textId="77777777" w:rsidR="00A141D2" w:rsidRPr="00FC0723" w:rsidRDefault="00A141D2" w:rsidP="00406E0F"/>
    <w:p w14:paraId="7BA634A6" w14:textId="77777777" w:rsidR="000C56B0" w:rsidRPr="00FC0723" w:rsidRDefault="00367A15" w:rsidP="00406E0F">
      <w:r w:rsidRPr="00FC0723">
        <w:t>Our results in corals suggest that, for this group at least, immunity plays an important role in overall microbiome richness and evenness. Both coral microbiome composition</w:t>
      </w:r>
      <w:hyperlink r:id="rId51">
        <w:r w:rsidRPr="00FC0723">
          <w:rPr>
            <w:vertAlign w:val="superscript"/>
          </w:rPr>
          <w:t>3</w:t>
        </w:r>
      </w:hyperlink>
      <w:r w:rsidRPr="00FC0723">
        <w:t>, and coral innate immune responses</w:t>
      </w:r>
      <w:hyperlink r:id="rId52">
        <w:r w:rsidRPr="00FC0723">
          <w:rPr>
            <w:vertAlign w:val="superscript"/>
          </w:rPr>
          <w:t>49,50</w:t>
        </w:r>
      </w:hyperlink>
      <w:r w:rsidRPr="00FC0723">
        <w:t xml:space="preserve"> have long been known to vary between species. Within coral populations, there is evidence that variation in immune activity between coral fragments correlates with their microbiome structure. For example, in </w:t>
      </w:r>
      <w:r w:rsidRPr="00FC0723">
        <w:rPr>
          <w:i/>
        </w:rPr>
        <w:t>Montipora capitata</w:t>
      </w:r>
      <w:r w:rsidRPr="00FC0723">
        <w:t>, increases in phenoloxidase activity correlated with decreased microbiome richness</w:t>
      </w:r>
      <w:hyperlink r:id="rId53">
        <w:r w:rsidRPr="00FC0723">
          <w:rPr>
            <w:vertAlign w:val="superscript"/>
          </w:rPr>
          <w:t>51</w:t>
        </w:r>
      </w:hyperlink>
      <w:r w:rsidRPr="00FC0723">
        <w:t xml:space="preserve">. If such correlations extended across species, it could begin to explain why coral microbiomes differ so greatly in bacterial and archaeal biodiversity. </w:t>
      </w:r>
    </w:p>
    <w:p w14:paraId="323EBC57" w14:textId="77777777" w:rsidR="000C56B0" w:rsidRDefault="00367A15" w:rsidP="00406E0F">
      <w:r w:rsidRPr="00FC0723">
        <w:t>TIR-domain containing genes have undergone large gene-family expansions in some lineages of corals, which has been proposed as a driver of differences in coral microbiome richness</w:t>
      </w:r>
      <w:hyperlink r:id="rId54">
        <w:r w:rsidRPr="00FC0723">
          <w:rPr>
            <w:vertAlign w:val="superscript"/>
          </w:rPr>
          <w:t>26</w:t>
        </w:r>
      </w:hyperlink>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1DF0EEB0" w:rsidR="00A141D2" w:rsidRDefault="00367A15" w:rsidP="00406E0F">
      <w:r w:rsidRPr="00FC0723">
        <w:t xml:space="preserve">We find a relationship between microbiome β-diversity and the copy number of TIR-containing innate immune genes. </w:t>
      </w:r>
      <w:del w:id="27"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lastRenderedPageBreak/>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77777777"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hyperlink r:id="rId55">
        <w:r w:rsidRPr="00FC0723">
          <w:rPr>
            <w:vertAlign w:val="superscript"/>
          </w:rPr>
          <w:t>54</w:t>
        </w:r>
      </w:hyperlink>
      <w:r w:rsidRPr="00FC0723">
        <w:t xml:space="preserve"> and microbial richness and composition across anatomy</w:t>
      </w:r>
      <w:hyperlink r:id="rId56">
        <w:r w:rsidRPr="00FC0723">
          <w:rPr>
            <w:vertAlign w:val="superscript"/>
          </w:rPr>
          <w:t>3</w:t>
        </w:r>
      </w:hyperlink>
      <w:r w:rsidRPr="00FC0723">
        <w:t>. Perhaps surprisingly, the microbiome of coral endolithic skeleton has been shown to be far more diverse than coral tissues or mucus</w:t>
      </w:r>
      <w:hyperlink r:id="rId57">
        <w:r w:rsidRPr="00FC0723">
          <w:rPr>
            <w:vertAlign w:val="superscript"/>
          </w:rPr>
          <w:t>3</w:t>
        </w:r>
      </w:hyperlink>
      <w:r w:rsidRPr="00FC0723">
        <w:t>.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2A4DC21F" w:rsidR="00F30F9D" w:rsidRDefault="00367A15" w:rsidP="00F30F9D">
      <w:pPr>
        <w:ind w:hanging="480"/>
      </w:pPr>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hyperlink r:id="rId58">
        <w:r w:rsidRPr="00FC0723">
          <w:rPr>
            <w:vertAlign w:val="superscript"/>
          </w:rPr>
          <w:t>55</w:t>
        </w:r>
      </w:hyperlink>
      <w:r w:rsidRPr="00FC0723">
        <w:t>, noting that skeleton is a key barrier against pathogens, and in many species contains diverse defensive chemical compounds and enzymes. These notably include melanin, which is a key aspect of immune defense in many non-vertebrate lineages</w:t>
      </w:r>
      <w:r w:rsidR="00F30F9D">
        <w:fldChar w:fldCharType="begin"/>
      </w:r>
      <w:r w:rsidR="00E04258">
        <w:instrText xml:space="preserve"> ADDIN ZOTERO_ITEM CSL_CITATION {"citationID":"ALmfQtEq","properties":{"formattedCitation":"[16]","plainCitation":"[16]","noteIndex":0},"citationItems":[{"id":1870,"uris":["http://zotero.org/groups/4751850/items/3CM4LTVW"],"itemData":{"id":1870,"type":"article-journal","abstract":"Melanin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E04258">
        <w:rPr>
          <w:noProof/>
        </w:rPr>
        <w:t>[16]</w:t>
      </w:r>
      <w:r w:rsidR="00F30F9D">
        <w:fldChar w:fldCharType="end"/>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77777777"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hyperlink r:id="rId59">
        <w:r w:rsidRPr="00FC0723">
          <w:rPr>
            <w:vertAlign w:val="superscript"/>
          </w:rPr>
          <w:t>56</w:t>
        </w:r>
      </w:hyperlink>
      <w:r w:rsidRPr="00FC0723">
        <w:t>. This is surprising, because we might expect more disease-susceptible coral species to have less diverse innate immune gene repertoires. 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hyperlink r:id="rId60">
        <w:r w:rsidRPr="00FC0723">
          <w:rPr>
            <w:vertAlign w:val="superscript"/>
          </w:rPr>
          <w:t>57,58</w:t>
        </w:r>
      </w:hyperlink>
      <w:r w:rsidRPr="00FC0723">
        <w:t xml:space="preserve">. Alternatively, less rich microbiomes may be less functionally redundant, increasing the risk that loss of any particular beneficial microbe may degrade host health </w:t>
      </w:r>
      <w:hyperlink r:id="rId61">
        <w:r w:rsidRPr="00FC0723">
          <w:rPr>
            <w:vertAlign w:val="superscript"/>
          </w:rPr>
          <w:t>59,60</w:t>
        </w:r>
      </w:hyperlink>
      <w:r w:rsidRPr="00FC0723">
        <w:t>. Finally, the damage threshold hypothesis</w:t>
      </w:r>
      <w:hyperlink r:id="rId62">
        <w:r w:rsidRPr="00FC0723">
          <w:rPr>
            <w:vertAlign w:val="superscript"/>
          </w:rPr>
          <w:t>61</w:t>
        </w:r>
      </w:hyperlink>
      <w:r w:rsidRPr="00FC0723">
        <w:t xml:space="preserve"> 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w:t>
      </w:r>
      <w:r w:rsidRPr="00FC0723">
        <w:lastRenderedPageBreak/>
        <w:t>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 xml:space="preserve">wherein there are more sensing (i.e.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Micorbiome Project sequence data, feature tables, </w:t>
      </w:r>
      <w:r w:rsidRPr="00FC0723">
        <w:t>and taxonomy tables are available on Qiita (</w:t>
      </w:r>
      <w:hyperlink r:id="rId63"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64"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IoS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lastRenderedPageBreak/>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Chris Voolstra, Maren Ziegler, Anna Roik, and many others at KAUST for field assistance in Saudi Arabia; Mark Vermeij, Kristen Marhaver, Pedro Frade, Ben Mueller, and others at CARMABI for field assistance during sampling in Curaçao;</w:t>
      </w:r>
      <w:r w:rsidRPr="00FC0723">
        <w:rPr>
          <w:color w:val="222222"/>
          <w:sz w:val="22"/>
          <w:szCs w:val="22"/>
          <w:highlight w:val="white"/>
        </w:rPr>
        <w:t xml:space="preserve"> </w:t>
      </w:r>
      <w:r w:rsidRPr="00FC0723">
        <w:rPr>
          <w:color w:val="222222"/>
          <w:highlight w:val="white"/>
        </w:rPr>
        <w:t xml:space="preserve">Danwei Huang for field assistance in Singapore; Ruth Gates, Katie Barrott, Courtney Couch, Keoki Stender for field assistance in Hawai’i; </w:t>
      </w:r>
      <w:r w:rsidRPr="00A63090">
        <w:rPr>
          <w:highlight w:val="white"/>
        </w:rPr>
        <w:t xml:space="preserve">Le Club de Plongee Suwan Macha and Jean-Pascal Quod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for field assistance in Mo’orea</w:t>
      </w:r>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77777777" w:rsidR="000C56B0" w:rsidRPr="00FC0723" w:rsidRDefault="00367A15">
      <w:pPr>
        <w:rPr>
          <w:sz w:val="26"/>
          <w:szCs w:val="26"/>
        </w:rPr>
      </w:pPr>
      <w:r w:rsidRPr="00FC0723">
        <w:rPr>
          <w:b/>
        </w:rPr>
        <w:t>Table 1.</w:t>
      </w:r>
      <w:r w:rsidRPr="00FC0723">
        <w:t xml:space="preserve"> TIR domain containing elements and their associated numbers per species</w:t>
      </w:r>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Acropora hyacinthus</w:t>
            </w:r>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Acropora cytherea</w:t>
            </w:r>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r w:rsidRPr="00FC0723">
              <w:t xml:space="preserve">Sinzato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r w:rsidRPr="00FC0723">
              <w:rPr>
                <w:i/>
              </w:rPr>
              <w:t>Pocillopora damicornis</w:t>
            </w:r>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r w:rsidRPr="00FC0723">
              <w:rPr>
                <w:i/>
              </w:rPr>
              <w:t>Pocillopora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r w:rsidRPr="00FC0723">
              <w:rPr>
                <w:i/>
              </w:rPr>
              <w:t>Orbicella faveolata</w:t>
            </w:r>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r w:rsidRPr="00FC0723">
              <w:rPr>
                <w:i/>
              </w:rPr>
              <w:t>Stylophora</w:t>
            </w:r>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r w:rsidRPr="00FC0723">
              <w:rPr>
                <w:i/>
              </w:rPr>
              <w:t>Galaxea fascicularis</w:t>
            </w:r>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r w:rsidRPr="00FC0723">
              <w:rPr>
                <w:i/>
              </w:rPr>
              <w:t>Fungia fungites</w:t>
            </w:r>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r w:rsidRPr="00FC0723">
              <w:rPr>
                <w:i/>
              </w:rPr>
              <w:t>Montipora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r w:rsidRPr="00FC0723">
              <w:t xml:space="preserve">Helmkampf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Porites rus</w:t>
            </w:r>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5"/>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01CFECB1"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p>
    <w:p w14:paraId="094F3FA9" w14:textId="77777777" w:rsidR="004F76C8" w:rsidRDefault="004F76C8" w:rsidP="0081677E"/>
    <w:p w14:paraId="6C9E38B3" w14:textId="0CF22F6E" w:rsidR="004F76C8" w:rsidRPr="00FC0723" w:rsidRDefault="004F76C8" w:rsidP="0081677E">
      <w:r>
        <w:rPr>
          <w:b/>
          <w:noProof/>
        </w:rPr>
        <w:lastRenderedPageBreak/>
        <w:drawing>
          <wp:inline distT="114300" distB="114300" distL="114300" distR="114300" wp14:anchorId="421240F0" wp14:editId="7DFD80A0">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5390984" cy="5740400"/>
                    </a:xfrm>
                    <a:prstGeom prst="rect">
                      <a:avLst/>
                    </a:prstGeom>
                    <a:ln/>
                  </pic:spPr>
                </pic:pic>
              </a:graphicData>
            </a:graphic>
          </wp:inline>
        </w:drawing>
      </w:r>
    </w:p>
    <w:p w14:paraId="51240031" w14:textId="77777777" w:rsidR="000C56B0" w:rsidRPr="00FC0723" w:rsidRDefault="000C56B0">
      <w:pPr>
        <w:rPr>
          <w:b/>
        </w:rPr>
      </w:pPr>
    </w:p>
    <w:p w14:paraId="6D284784" w14:textId="1689DA8E" w:rsidR="000C56B0" w:rsidRDefault="00367A15"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r w:rsidRPr="0081677E">
        <w:t>q</w:t>
      </w:r>
      <w:r w:rsidRPr="0081677E">
        <w:rPr>
          <w:vertAlign w:val="subscript"/>
        </w:rPr>
        <w:t>FDR</w:t>
      </w:r>
      <w:r w:rsidRPr="00FC0723">
        <w:t xml:space="preserve"> = 0.086, p = 0.021); </w:t>
      </w:r>
      <w:r w:rsidRPr="00FC0723">
        <w:rPr>
          <w:b/>
        </w:rPr>
        <w:t>B.</w:t>
      </w:r>
      <w:r w:rsidRPr="00FC0723">
        <w:t xml:space="preserve"> IL-1R genes (R</w:t>
      </w:r>
      <w:r w:rsidRPr="00FC0723">
        <w:rPr>
          <w:vertAlign w:val="superscript"/>
        </w:rPr>
        <w:t>2</w:t>
      </w:r>
      <w:r w:rsidRPr="00FC0723">
        <w:t xml:space="preserve"> = 0.835, q</w:t>
      </w:r>
      <w:r w:rsidRPr="00FC0723">
        <w:rPr>
          <w:vertAlign w:val="subscript"/>
        </w:rPr>
        <w:t>FDR</w:t>
      </w:r>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q</w:t>
      </w:r>
      <w:r w:rsidRPr="00FC0723">
        <w:rPr>
          <w:vertAlign w:val="subscript"/>
        </w:rPr>
        <w:t>FDR</w:t>
      </w:r>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q</w:t>
      </w:r>
      <w:r w:rsidRPr="00FC0723">
        <w:rPr>
          <w:vertAlign w:val="subscript"/>
        </w:rPr>
        <w:t>FDR</w:t>
      </w:r>
      <w:r w:rsidRPr="00FC0723">
        <w:t xml:space="preserve">=0.002, p = 0.000252); </w:t>
      </w:r>
      <w:r w:rsidRPr="00FC0723">
        <w:rPr>
          <w:b/>
        </w:rPr>
        <w:t xml:space="preserve">F. </w:t>
      </w:r>
      <w:r w:rsidRPr="00FC0723">
        <w:t>IL-1R genes (R</w:t>
      </w:r>
      <w:r w:rsidRPr="00FC0723">
        <w:rPr>
          <w:vertAlign w:val="superscript"/>
        </w:rPr>
        <w:t>2</w:t>
      </w:r>
      <w:r w:rsidRPr="00FC0723">
        <w:t xml:space="preserve"> = 0.944, q</w:t>
      </w:r>
      <w:r w:rsidRPr="00FC0723">
        <w:rPr>
          <w:vertAlign w:val="subscript"/>
        </w:rPr>
        <w:t>FDR</w:t>
      </w:r>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q</w:t>
      </w:r>
      <w:r w:rsidRPr="00FC0723">
        <w:rPr>
          <w:vertAlign w:val="subscript"/>
        </w:rPr>
        <w:t>FDR</w:t>
      </w:r>
      <w:r w:rsidRPr="00FC0723">
        <w:t>= 9.36 x 10</w:t>
      </w:r>
      <w:r w:rsidRPr="00FC0723">
        <w:rPr>
          <w:vertAlign w:val="superscript"/>
        </w:rPr>
        <w:t>-5</w:t>
      </w:r>
      <w:r w:rsidRPr="00FC0723">
        <w:t>, p = 5.85 x 10</w:t>
      </w:r>
      <w:r w:rsidRPr="00FC0723">
        <w:rPr>
          <w:vertAlign w:val="superscript"/>
        </w:rPr>
        <w:t>-6</w:t>
      </w:r>
      <w:r w:rsidRPr="00FC0723">
        <w:t>). No correlations had outliers, as defined by studentized residuals of  &gt;3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56122519" w:rsidR="004F76C8" w:rsidRPr="00FC0723" w:rsidRDefault="004F76C8">
      <w:r>
        <w:rPr>
          <w:noProof/>
        </w:rPr>
        <w:drawing>
          <wp:inline distT="114300" distB="114300" distL="114300" distR="114300" wp14:anchorId="11261769" wp14:editId="005AD943">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5486400" cy="3517900"/>
                    </a:xfrm>
                    <a:prstGeom prst="rect">
                      <a:avLst/>
                    </a:prstGeom>
                    <a:ln/>
                  </pic:spPr>
                </pic:pic>
              </a:graphicData>
            </a:graphic>
          </wp:inline>
        </w:drawing>
      </w:r>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r w:rsidRPr="00FC0723">
        <w:t xml:space="preserve">Principle Coordinates Analysis (PCoA) of Weighted UniFrac Beta diversity distances for samples from all coral compartments, colored by genomic IL-1R copy number in the coral host. </w:t>
      </w:r>
      <w:r w:rsidRPr="00FC0723">
        <w:rPr>
          <w:b/>
        </w:rPr>
        <w:t xml:space="preserve">B. </w:t>
      </w:r>
      <w:r w:rsidRPr="00FC0723">
        <w:t xml:space="preserve">PCoA ordination of Weighted UniFrac distances for all compartments colored by genomic copy number for TLR genes. </w:t>
      </w:r>
      <w:r w:rsidRPr="00FC0723">
        <w:rPr>
          <w:b/>
        </w:rPr>
        <w:t xml:space="preserve">C. </w:t>
      </w:r>
      <w:r w:rsidRPr="00FC0723">
        <w:t>Phylogenetic independent contrasts regression of IL-1R copy number vs. Weighted UniFrac PC1 (R</w:t>
      </w:r>
      <w:r w:rsidRPr="00FC0723">
        <w:rPr>
          <w:vertAlign w:val="superscript"/>
        </w:rPr>
        <w:t>2</w:t>
      </w:r>
      <w:r w:rsidRPr="00FC0723">
        <w:t xml:space="preserve"> = 0.917, q</w:t>
      </w:r>
      <w:r w:rsidRPr="00FC0723">
        <w:rPr>
          <w:vertAlign w:val="subscript"/>
        </w:rPr>
        <w:t>FDR</w:t>
      </w:r>
      <w:r w:rsidRPr="00FC0723">
        <w:t xml:space="preserve"> = 0.00012)</w:t>
      </w:r>
      <w:r w:rsidR="0081677E">
        <w:t>.</w:t>
      </w:r>
      <w:r w:rsidRPr="00FC0723">
        <w:t xml:space="preserve"> </w:t>
      </w:r>
      <w:r w:rsidRPr="00FC0723">
        <w:rPr>
          <w:b/>
        </w:rPr>
        <w:t xml:space="preserve">D. </w:t>
      </w:r>
      <w:r w:rsidRPr="00FC0723">
        <w:t xml:space="preserve">Phylomorphospace of IL-1R copy number vs. Weighted UniFrac PC1. </w:t>
      </w:r>
      <w:r w:rsidRPr="00FC0723">
        <w:rPr>
          <w:b/>
        </w:rPr>
        <w:t>E</w:t>
      </w:r>
      <w:r w:rsidRPr="00FC0723">
        <w:t>. Phylogenetic independent contrasts regression of TLR copy number vs. Weighted UniFrac PC1 (R</w:t>
      </w:r>
      <w:r w:rsidRPr="00FC0723">
        <w:rPr>
          <w:vertAlign w:val="superscript"/>
        </w:rPr>
        <w:t>2</w:t>
      </w:r>
      <w:r w:rsidRPr="00FC0723">
        <w:t xml:space="preserve"> = 0.774, q</w:t>
      </w:r>
      <w:r w:rsidRPr="00FC0723">
        <w:rPr>
          <w:vertAlign w:val="subscript"/>
        </w:rPr>
        <w:t>FDR</w:t>
      </w:r>
      <w:r w:rsidRPr="00FC0723">
        <w:t xml:space="preserve"> = 0.0028). </w:t>
      </w:r>
      <w:r w:rsidRPr="00FC0723">
        <w:rPr>
          <w:b/>
        </w:rPr>
        <w:t>F.</w:t>
      </w:r>
      <w:r w:rsidRPr="00FC0723">
        <w:t xml:space="preserve"> Phylomorphospace of IL-1R copy number vs. Weighted UniFrac PC1. No correlations had outliers, as defined by studentized residuals of  &gt;3 in absolute value.</w:t>
      </w:r>
    </w:p>
    <w:p w14:paraId="4F09B085" w14:textId="77777777" w:rsidR="004F76C8" w:rsidRPr="00FC0723" w:rsidRDefault="004F76C8" w:rsidP="0081677E"/>
    <w:p w14:paraId="6835FD19" w14:textId="0861D7C9" w:rsidR="000C56B0" w:rsidRPr="00FC0723" w:rsidRDefault="004F76C8">
      <w:r>
        <w:rPr>
          <w:noProof/>
        </w:rPr>
        <w:lastRenderedPageBreak/>
        <w:drawing>
          <wp:inline distT="114300" distB="114300" distL="114300" distR="114300" wp14:anchorId="2C9FF4EA" wp14:editId="2869B8F1">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8"/>
                    <a:srcRect/>
                    <a:stretch>
                      <a:fillRect/>
                    </a:stretch>
                  </pic:blipFill>
                  <pic:spPr>
                    <a:xfrm>
                      <a:off x="0" y="0"/>
                      <a:ext cx="5486400" cy="5207000"/>
                    </a:xfrm>
                    <a:prstGeom prst="rect">
                      <a:avLst/>
                    </a:prstGeom>
                    <a:ln/>
                  </pic:spPr>
                </pic:pic>
              </a:graphicData>
            </a:graphic>
          </wp:inline>
        </w:drawing>
      </w:r>
    </w:p>
    <w:p w14:paraId="4D162748" w14:textId="77777777" w:rsidR="004F76C8" w:rsidRDefault="004F76C8" w:rsidP="0081677E">
      <w:pPr>
        <w:rPr>
          <w:b/>
        </w:rPr>
      </w:pPr>
    </w:p>
    <w:p w14:paraId="7A3B9F4A" w14:textId="7AE8B935" w:rsidR="000C56B0" w:rsidRDefault="00367A15" w:rsidP="0081677E">
      <w:r w:rsidRPr="00FC0723">
        <w:rPr>
          <w:b/>
        </w:rPr>
        <w:t>Fig. 4.</w:t>
      </w:r>
      <w:r w:rsidRPr="00FC0723">
        <w:t xml:space="preserve"> Heatmap showing microbial families significantly correlated with IL-1R and TLR copy numbers. Columns show correlations between the relative abundance of microbial families and IL-1R and TLR copy numbers in the mucus, tissue, and skeleton, respectively.</w:t>
      </w:r>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q</w:t>
      </w:r>
      <w:r w:rsidRPr="0081677E">
        <w:rPr>
          <w:vertAlign w:val="subscript"/>
        </w:rPr>
        <w:t>FDR</w:t>
      </w:r>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q</w:t>
      </w:r>
      <w:r w:rsidRPr="00FC0723">
        <w:rPr>
          <w:vertAlign w:val="subscript"/>
        </w:rPr>
        <w:t>FDR</w:t>
      </w:r>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q</w:t>
      </w:r>
      <w:r w:rsidRPr="00FC0723">
        <w:rPr>
          <w:vertAlign w:val="subscript"/>
        </w:rPr>
        <w:t>FDR</w:t>
      </w:r>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q</w:t>
      </w:r>
      <w:r w:rsidRPr="00FC0723">
        <w:rPr>
          <w:vertAlign w:val="subscript"/>
        </w:rPr>
        <w:t>FDR</w:t>
      </w:r>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Phylogenetic comparison of  IL-1R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r w:rsidRPr="00FC0723">
        <w:rPr>
          <w:b/>
        </w:rPr>
        <w:t xml:space="preserve">Supplementary  Table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Phylogenetic comparison of  IL-1R and TLR gene family copy number vs.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r w:rsidRPr="00FC0723">
        <w:rPr>
          <w:b/>
        </w:rPr>
        <w:t xml:space="preserve">Supplementary  Table 11. </w:t>
      </w:r>
      <w:r w:rsidRPr="00FC0723">
        <w:t>Phylogenetic comparison of TIR LRR and Ig domains vs. microbiome PC axes from beta-diversity PCoA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28" w:author="Microsoft Office User" w:date="2023-09-11T13:24:00Z">
        <w:r>
          <w:rPr>
            <w:b/>
            <w:color w:val="000000"/>
            <w:sz w:val="26"/>
            <w:szCs w:val="26"/>
          </w:rPr>
          <w:lastRenderedPageBreak/>
          <w:t xml:space="preserve">NEW </w:t>
        </w:r>
      </w:ins>
      <w:r w:rsidR="00F30F9D">
        <w:rPr>
          <w:b/>
          <w:color w:val="000000"/>
          <w:sz w:val="26"/>
          <w:szCs w:val="26"/>
        </w:rPr>
        <w:t>References</w:t>
      </w:r>
    </w:p>
    <w:p w14:paraId="41D71687" w14:textId="77777777" w:rsidR="00E04258" w:rsidRPr="00E04258" w:rsidRDefault="00F30F9D" w:rsidP="00E04258">
      <w:pPr>
        <w:pStyle w:val="Bibliography"/>
        <w:rPr>
          <w:color w:val="000000"/>
          <w:sz w:val="26"/>
        </w:rPr>
      </w:pPr>
      <w:r>
        <w:rPr>
          <w:bCs/>
          <w:color w:val="000000"/>
          <w:sz w:val="26"/>
          <w:szCs w:val="26"/>
        </w:rPr>
        <w:fldChar w:fldCharType="begin"/>
      </w:r>
      <w:r w:rsidR="00CA6A4D">
        <w:rPr>
          <w:bCs/>
          <w:color w:val="000000"/>
          <w:sz w:val="26"/>
          <w:szCs w:val="26"/>
        </w:rPr>
        <w:instrText xml:space="preserve"> ADDIN ZOTERO_BIBL {"uncited":[],"omitted":[],"custom":[]} CSL_BIBLIOGRAPHY </w:instrText>
      </w:r>
      <w:r>
        <w:rPr>
          <w:bCs/>
          <w:color w:val="000000"/>
          <w:sz w:val="26"/>
          <w:szCs w:val="26"/>
        </w:rPr>
        <w:fldChar w:fldCharType="separate"/>
      </w:r>
      <w:r w:rsidR="00E04258" w:rsidRPr="00E04258">
        <w:rPr>
          <w:color w:val="000000"/>
          <w:sz w:val="26"/>
        </w:rPr>
        <w:t>1. Hoeksema, BW, Cairns S. World List of Scleractinia. [Internet]. Available from: https://www.marinespecies.org/scleractinia</w:t>
      </w:r>
    </w:p>
    <w:p w14:paraId="73880DC9" w14:textId="77777777" w:rsidR="00E04258" w:rsidRPr="00E04258" w:rsidRDefault="00E04258" w:rsidP="00E04258">
      <w:pPr>
        <w:pStyle w:val="Bibliography"/>
        <w:rPr>
          <w:color w:val="000000"/>
          <w:sz w:val="26"/>
        </w:rPr>
      </w:pPr>
      <w:r w:rsidRPr="00E04258">
        <w:rPr>
          <w:color w:val="000000"/>
          <w:sz w:val="26"/>
        </w:rPr>
        <w:t xml:space="preserve">2. Rohwer F, Seguritan V, Azam F, Knowlton N. Diversity and distribution of coral-associated bacteria. Mar Ecol Prog Ser. 2002;243:1–10. </w:t>
      </w:r>
    </w:p>
    <w:p w14:paraId="4585C291" w14:textId="77777777" w:rsidR="00E04258" w:rsidRPr="00E04258" w:rsidRDefault="00E04258" w:rsidP="00E04258">
      <w:pPr>
        <w:pStyle w:val="Bibliography"/>
        <w:rPr>
          <w:color w:val="000000"/>
          <w:sz w:val="26"/>
        </w:rPr>
      </w:pPr>
      <w:r w:rsidRPr="00E04258">
        <w:rPr>
          <w:color w:val="000000"/>
          <w:sz w:val="26"/>
        </w:rPr>
        <w:t xml:space="preserve">3. Ricci F, Tandon K, Black JR, Lê Cao K-A, Blackall LL, Verbruggen H. Host Traits and Phylogeny Contribute to Shaping Coral-Bacterial Symbioses. Msystems. 2022;7:e00044-22. </w:t>
      </w:r>
    </w:p>
    <w:p w14:paraId="378619E8" w14:textId="77777777" w:rsidR="00E04258" w:rsidRPr="00E04258" w:rsidRDefault="00E04258" w:rsidP="00E04258">
      <w:pPr>
        <w:pStyle w:val="Bibliography"/>
        <w:rPr>
          <w:color w:val="000000"/>
          <w:sz w:val="26"/>
        </w:rPr>
      </w:pPr>
      <w:r w:rsidRPr="00E04258">
        <w:rPr>
          <w:color w:val="000000"/>
          <w:sz w:val="26"/>
        </w:rPr>
        <w:t xml:space="preserve">4. Pollock FJ, McMinds R, Smith S, Bourne DG, Willis BL, Medina M, et al. Coral-associated bacteria demonstrate phylosymbiosis and cophylogeny. Nat Commun. 2018;9:4921. </w:t>
      </w:r>
    </w:p>
    <w:p w14:paraId="2E9C9BF8" w14:textId="77777777" w:rsidR="00E04258" w:rsidRPr="00E04258" w:rsidRDefault="00E04258" w:rsidP="00E04258">
      <w:pPr>
        <w:pStyle w:val="Bibliography"/>
        <w:rPr>
          <w:color w:val="000000"/>
          <w:sz w:val="26"/>
        </w:rPr>
      </w:pPr>
      <w:r w:rsidRPr="00E04258">
        <w:rPr>
          <w:color w:val="000000"/>
          <w:sz w:val="26"/>
        </w:rPr>
        <w:t xml:space="preserve">5. Hernandez-Agreda A, Leggat W, Bongaerts P, Herrera C, Ainsworth TD. Rethinking the coral microbiome: simplicity exists within a diverse microbial biosphere. MBio. 2018;9:e00812-18. </w:t>
      </w:r>
    </w:p>
    <w:p w14:paraId="491845E5" w14:textId="77777777" w:rsidR="00E04258" w:rsidRPr="00E04258" w:rsidRDefault="00E04258" w:rsidP="00E04258">
      <w:pPr>
        <w:pStyle w:val="Bibliography"/>
        <w:rPr>
          <w:color w:val="000000"/>
          <w:sz w:val="26"/>
        </w:rPr>
      </w:pPr>
      <w:r w:rsidRPr="00E04258">
        <w:rPr>
          <w:color w:val="000000"/>
          <w:sz w:val="26"/>
        </w:rPr>
        <w:t xml:space="preserve">6. Littman RA, Willis BL, Pfeffer C, Bourne DG. Diversities of coral-associated bacteria differ with location, but not species, for three acroporid corals on the Great Barrier Reef. FEMS Microbiol Ecol. 2009;68:152–63. </w:t>
      </w:r>
    </w:p>
    <w:p w14:paraId="433E4300" w14:textId="77777777" w:rsidR="00E04258" w:rsidRPr="00E04258" w:rsidRDefault="00E04258" w:rsidP="00E04258">
      <w:pPr>
        <w:pStyle w:val="Bibliography"/>
        <w:rPr>
          <w:color w:val="000000"/>
          <w:sz w:val="26"/>
        </w:rPr>
      </w:pPr>
      <w:r w:rsidRPr="00E04258">
        <w:rPr>
          <w:color w:val="000000"/>
          <w:sz w:val="26"/>
        </w:rPr>
        <w:t xml:space="preserve">7. Rodriguez‐Lanetty M, Granados‐Cifuentes C, Barberan A, Bellantuono AJ, Bastidas C. Ecological Inferences from a deep screening of the C omplex B acterial C onsortia associated with the coral, P orites astreoides. Mol Ecol. 2013;22:4349–62. </w:t>
      </w:r>
    </w:p>
    <w:p w14:paraId="469D248D" w14:textId="77777777" w:rsidR="00E04258" w:rsidRPr="00E04258" w:rsidRDefault="00E04258" w:rsidP="00E04258">
      <w:pPr>
        <w:pStyle w:val="Bibliography"/>
        <w:rPr>
          <w:color w:val="000000"/>
          <w:sz w:val="26"/>
        </w:rPr>
      </w:pPr>
      <w:r w:rsidRPr="00E04258">
        <w:rPr>
          <w:color w:val="000000"/>
          <w:sz w:val="26"/>
        </w:rPr>
        <w:t xml:space="preserve">8. Pantos O, Bongaerts P, Dennis PG, Tyson GW, Hoegh-Guldberg O. Habitat-specific environmental conditions primarily control the microbiomes of the coral Seriatopora hystrix. ISME J. 2015;9:1916–27. </w:t>
      </w:r>
    </w:p>
    <w:p w14:paraId="15900EFD" w14:textId="77777777" w:rsidR="00E04258" w:rsidRPr="00E04258" w:rsidRDefault="00E04258" w:rsidP="00E04258">
      <w:pPr>
        <w:pStyle w:val="Bibliography"/>
        <w:rPr>
          <w:color w:val="000000"/>
          <w:sz w:val="26"/>
        </w:rPr>
      </w:pPr>
      <w:r w:rsidRPr="00E04258">
        <w:rPr>
          <w:color w:val="000000"/>
          <w:sz w:val="26"/>
        </w:rPr>
        <w:t xml:space="preserve">9. Dunphy CM, Gouhier TC, Chu ND, Vollmer SV. Structure and stability of the coral microbiome in space and time. Sci Rep. 2019;9:1–13. </w:t>
      </w:r>
    </w:p>
    <w:p w14:paraId="529BCA9D" w14:textId="77777777" w:rsidR="00E04258" w:rsidRPr="00E04258" w:rsidRDefault="00E04258" w:rsidP="00E04258">
      <w:pPr>
        <w:pStyle w:val="Bibliography"/>
        <w:rPr>
          <w:color w:val="000000"/>
          <w:sz w:val="26"/>
        </w:rPr>
      </w:pPr>
      <w:r w:rsidRPr="00E04258">
        <w:rPr>
          <w:color w:val="000000"/>
          <w:sz w:val="26"/>
        </w:rPr>
        <w:t xml:space="preserve">10. Wang L, Shantz AA, Payet JP, Sharpton TJ, Foster A, Burkepile DE, et al. Corals and their microbiomes are differentially affected by exposure to elevated nutrients and a natural thermal anomaly. Front Mar Sci. 2018;5:101. </w:t>
      </w:r>
    </w:p>
    <w:p w14:paraId="3DB8C68C" w14:textId="77777777" w:rsidR="00E04258" w:rsidRPr="00E04258" w:rsidRDefault="00E04258" w:rsidP="00E04258">
      <w:pPr>
        <w:pStyle w:val="Bibliography"/>
        <w:rPr>
          <w:color w:val="000000"/>
          <w:sz w:val="26"/>
        </w:rPr>
      </w:pPr>
      <w:r w:rsidRPr="00E04258">
        <w:rPr>
          <w:color w:val="000000"/>
          <w:sz w:val="26"/>
        </w:rPr>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74A5B6B5" w14:textId="77777777" w:rsidR="00E04258" w:rsidRPr="00E04258" w:rsidRDefault="00E04258" w:rsidP="00E04258">
      <w:pPr>
        <w:pStyle w:val="Bibliography"/>
        <w:rPr>
          <w:color w:val="000000"/>
          <w:sz w:val="26"/>
        </w:rPr>
      </w:pPr>
      <w:r w:rsidRPr="00E04258">
        <w:rPr>
          <w:color w:val="000000"/>
          <w:sz w:val="26"/>
        </w:rPr>
        <w:lastRenderedPageBreak/>
        <w:t xml:space="preserve">12. Ricci F, Rossetto Marcelino V, Blackall LL, Kühl M, Medina M, Verbruggen H. Beneath the surface: community assembly and functions of the coral skeleton microbiome. Microbiome. 2019;7:1–10. </w:t>
      </w:r>
    </w:p>
    <w:p w14:paraId="145F3365" w14:textId="77777777" w:rsidR="00E04258" w:rsidRPr="00E04258" w:rsidRDefault="00E04258" w:rsidP="00E04258">
      <w:pPr>
        <w:pStyle w:val="Bibliography"/>
        <w:rPr>
          <w:color w:val="000000"/>
          <w:sz w:val="26"/>
        </w:rPr>
      </w:pPr>
      <w:r w:rsidRPr="00E04258">
        <w:rPr>
          <w:color w:val="000000"/>
          <w:sz w:val="26"/>
        </w:rPr>
        <w:t xml:space="preserve">13. Kusdianto H, Kullapanich C, Palasuk M, Jandang S, Pattaragulwanit K, Ouazzani J, et al. Microbiomes of Healthy and Bleached Corals During a 2016 Thermal Bleaching Event in the Upper Gulf of Thailand. Front Mar Sci. 2021;8:643962. </w:t>
      </w:r>
    </w:p>
    <w:p w14:paraId="23436410" w14:textId="77777777" w:rsidR="00E04258" w:rsidRPr="00E04258" w:rsidRDefault="00E04258" w:rsidP="00E04258">
      <w:pPr>
        <w:pStyle w:val="Bibliography"/>
        <w:rPr>
          <w:color w:val="000000"/>
          <w:sz w:val="26"/>
        </w:rPr>
      </w:pPr>
      <w:r w:rsidRPr="00E04258">
        <w:rPr>
          <w:color w:val="000000"/>
          <w:sz w:val="26"/>
        </w:rPr>
        <w:t xml:space="preserve">14. Fifer JE, Bui V, Berg JT, Kriefall N, Klepac C, Bentlage B, et al. Microbiome structuring within a coral colony and along a sedimentation gradient. Cell Stress Response Physiol Adapt Corals Subj Environ Stress Pollut. 2022; </w:t>
      </w:r>
    </w:p>
    <w:p w14:paraId="6B628065" w14:textId="77777777" w:rsidR="00E04258" w:rsidRPr="00E04258" w:rsidRDefault="00E04258" w:rsidP="00E04258">
      <w:pPr>
        <w:pStyle w:val="Bibliography"/>
        <w:rPr>
          <w:color w:val="000000"/>
          <w:sz w:val="26"/>
        </w:rPr>
      </w:pPr>
      <w:r w:rsidRPr="00E04258">
        <w:rPr>
          <w:color w:val="000000"/>
          <w:sz w:val="26"/>
        </w:rPr>
        <w:t xml:space="preserve">15. Marchioro GM, Glasl B, Engelen AH, Serrão EA, Bourne DG, Webster NS, et al. Microbiome dynamics in the tissue and mucus of acroporid corals differ in relation to host and environmental parameters. PeerJ. 2020;8:e9644. </w:t>
      </w:r>
    </w:p>
    <w:p w14:paraId="3CE48094" w14:textId="77777777" w:rsidR="00E04258" w:rsidRPr="00E04258" w:rsidRDefault="00E04258" w:rsidP="00E04258">
      <w:pPr>
        <w:pStyle w:val="Bibliography"/>
        <w:rPr>
          <w:color w:val="000000"/>
          <w:sz w:val="26"/>
        </w:rPr>
      </w:pPr>
      <w:r w:rsidRPr="00E04258">
        <w:rPr>
          <w:color w:val="000000"/>
          <w:sz w:val="26"/>
        </w:rPr>
        <w:t xml:space="preserve">16. Cerenius L, Söderhäll K. Immune properties of invertebrate phenoloxidases. Dev Comp Immunol. 2021;122:104098. </w:t>
      </w:r>
    </w:p>
    <w:p w14:paraId="121DB894" w14:textId="38D051AC"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59DCA253" w14:textId="77777777" w:rsidR="00B26E5F" w:rsidRDefault="00B26E5F">
      <w:pPr>
        <w:rPr>
          <w:ins w:id="29" w:author="Microsoft Office User" w:date="2023-09-11T13:16:00Z"/>
          <w:b/>
          <w:color w:val="000000"/>
          <w:sz w:val="26"/>
          <w:szCs w:val="26"/>
        </w:rPr>
      </w:pPr>
      <w:ins w:id="30" w:author="Microsoft Office User" w:date="2023-09-11T13:16:00Z">
        <w:r>
          <w:rPr>
            <w:b/>
            <w:color w:val="000000"/>
            <w:sz w:val="26"/>
            <w:szCs w:val="26"/>
          </w:rPr>
          <w:br w:type="page"/>
        </w:r>
      </w:ins>
    </w:p>
    <w:p w14:paraId="2CBEB654" w14:textId="7B626913" w:rsidR="00F30F9D" w:rsidRPr="00FC0723" w:rsidRDefault="00B26E5F">
      <w:pPr>
        <w:pBdr>
          <w:top w:val="nil"/>
          <w:left w:val="nil"/>
          <w:bottom w:val="nil"/>
          <w:right w:val="nil"/>
          <w:between w:val="nil"/>
        </w:pBdr>
        <w:spacing w:before="400" w:line="360" w:lineRule="auto"/>
        <w:rPr>
          <w:b/>
          <w:color w:val="000000"/>
          <w:sz w:val="26"/>
          <w:szCs w:val="26"/>
        </w:rPr>
      </w:pPr>
      <w:ins w:id="31" w:author="Microsoft Office User" w:date="2023-09-11T13:24:00Z">
        <w:r>
          <w:rPr>
            <w:b/>
            <w:color w:val="000000"/>
            <w:sz w:val="26"/>
            <w:szCs w:val="26"/>
          </w:rPr>
          <w:lastRenderedPageBreak/>
          <w:t xml:space="preserve">OLD </w:t>
        </w:r>
      </w:ins>
      <w:r w:rsidRPr="00FC0723">
        <w:rPr>
          <w:b/>
          <w:color w:val="000000"/>
          <w:sz w:val="26"/>
          <w:szCs w:val="26"/>
        </w:rPr>
        <w:t>References</w:t>
      </w:r>
    </w:p>
    <w:p w14:paraId="3EE9F8E2" w14:textId="5FA47260" w:rsidR="0013233D" w:rsidRPr="00B26E5F" w:rsidRDefault="0013233D">
      <w:pPr>
        <w:snapToGrid w:val="0"/>
        <w:contextualSpacing/>
        <w:rPr>
          <w:sz w:val="20"/>
          <w:szCs w:val="20"/>
          <w:rPrChange w:id="32" w:author="Microsoft Office User" w:date="2023-09-11T13:17:00Z">
            <w:rPr/>
          </w:rPrChange>
        </w:rPr>
        <w:pPrChange w:id="33" w:author="Microsoft Office User" w:date="2023-09-11T13:17:00Z">
          <w:pPr/>
        </w:pPrChange>
      </w:pPr>
      <w:r w:rsidRPr="00B26E5F">
        <w:rPr>
          <w:sz w:val="20"/>
          <w:szCs w:val="20"/>
          <w:rPrChange w:id="34" w:author="Microsoft Office User" w:date="2023-09-11T13:17:00Z">
            <w:rPr/>
          </w:rPrChange>
        </w:rPr>
        <w:t>1.</w:t>
      </w:r>
      <w:r w:rsidRPr="00B26E5F">
        <w:rPr>
          <w:sz w:val="20"/>
          <w:szCs w:val="20"/>
          <w:rPrChange w:id="35" w:author="Microsoft Office User" w:date="2023-09-11T13:17:00Z">
            <w:rPr/>
          </w:rPrChange>
        </w:rPr>
        <w:tab/>
      </w:r>
      <w:r w:rsidRPr="00B26E5F">
        <w:rPr>
          <w:sz w:val="20"/>
          <w:szCs w:val="20"/>
          <w:rPrChange w:id="36" w:author="Microsoft Office User" w:date="2023-09-11T13:17:00Z">
            <w:rPr/>
          </w:rPrChange>
        </w:rPr>
        <w:fldChar w:fldCharType="begin"/>
      </w:r>
      <w:r w:rsidRPr="00B26E5F">
        <w:rPr>
          <w:sz w:val="20"/>
          <w:szCs w:val="20"/>
          <w:rPrChange w:id="37" w:author="Microsoft Office User" w:date="2023-09-11T13:17:00Z">
            <w:rPr/>
          </w:rPrChange>
        </w:rPr>
        <w:instrText>HYPERLINK "https://www.zotero.org/google-docs/?n2Avay" \h</w:instrText>
      </w:r>
      <w:r w:rsidRPr="00E24C39">
        <w:rPr>
          <w:sz w:val="20"/>
          <w:szCs w:val="20"/>
        </w:rPr>
      </w:r>
      <w:r w:rsidRPr="00B26E5F">
        <w:rPr>
          <w:sz w:val="20"/>
          <w:szCs w:val="20"/>
          <w:rPrChange w:id="38" w:author="Microsoft Office User" w:date="2023-09-11T13:17:00Z">
            <w:rPr/>
          </w:rPrChange>
        </w:rPr>
        <w:fldChar w:fldCharType="separate"/>
      </w:r>
      <w:r w:rsidRPr="00B26E5F">
        <w:rPr>
          <w:sz w:val="20"/>
          <w:szCs w:val="20"/>
          <w:rPrChange w:id="39" w:author="Microsoft Office User" w:date="2023-09-11T13:17:00Z">
            <w:rPr/>
          </w:rPrChange>
        </w:rPr>
        <w:t xml:space="preserve">Hoeksema, B. W. &amp; Cairns, S. </w:t>
      </w:r>
      <w:r w:rsidRPr="00B26E5F">
        <w:rPr>
          <w:sz w:val="20"/>
          <w:szCs w:val="20"/>
          <w:rPrChange w:id="40" w:author="Microsoft Office User" w:date="2023-09-11T13:17:00Z">
            <w:rPr/>
          </w:rPrChange>
        </w:rPr>
        <w:fldChar w:fldCharType="end"/>
      </w:r>
      <w:r w:rsidRPr="00B26E5F">
        <w:rPr>
          <w:sz w:val="20"/>
          <w:szCs w:val="20"/>
          <w:rPrChange w:id="41" w:author="Microsoft Office User" w:date="2023-09-11T13:17:00Z">
            <w:rPr/>
          </w:rPrChange>
        </w:rPr>
        <w:fldChar w:fldCharType="begin"/>
      </w:r>
      <w:r w:rsidRPr="00B26E5F">
        <w:rPr>
          <w:sz w:val="20"/>
          <w:szCs w:val="20"/>
          <w:rPrChange w:id="42" w:author="Microsoft Office User" w:date="2023-09-11T13:17:00Z">
            <w:rPr/>
          </w:rPrChange>
        </w:rPr>
        <w:instrText>HYPERLINK "https://www.zotero.org/google-docs/?n2Avay" \h</w:instrText>
      </w:r>
      <w:r w:rsidRPr="00E24C39">
        <w:rPr>
          <w:sz w:val="20"/>
          <w:szCs w:val="20"/>
        </w:rPr>
      </w:r>
      <w:r w:rsidRPr="00B26E5F">
        <w:rPr>
          <w:sz w:val="20"/>
          <w:szCs w:val="20"/>
          <w:rPrChange w:id="43" w:author="Microsoft Office User" w:date="2023-09-11T13:17:00Z">
            <w:rPr>
              <w:i/>
            </w:rPr>
          </w:rPrChange>
        </w:rPr>
        <w:fldChar w:fldCharType="separate"/>
      </w:r>
      <w:r w:rsidRPr="00B26E5F">
        <w:rPr>
          <w:i/>
          <w:sz w:val="20"/>
          <w:szCs w:val="20"/>
          <w:rPrChange w:id="44" w:author="Microsoft Office User" w:date="2023-09-11T13:17:00Z">
            <w:rPr>
              <w:i/>
            </w:rPr>
          </w:rPrChange>
        </w:rPr>
        <w:t xml:space="preserve">World List of Scleractinia. </w:t>
      </w:r>
      <w:r w:rsidRPr="00B26E5F">
        <w:rPr>
          <w:i/>
          <w:sz w:val="20"/>
          <w:szCs w:val="20"/>
          <w:rPrChange w:id="45" w:author="Microsoft Office User" w:date="2023-09-11T13:17:00Z">
            <w:rPr>
              <w:i/>
            </w:rPr>
          </w:rPrChange>
        </w:rPr>
        <w:fldChar w:fldCharType="end"/>
      </w:r>
      <w:r w:rsidRPr="00B26E5F">
        <w:rPr>
          <w:sz w:val="20"/>
          <w:szCs w:val="20"/>
          <w:rPrChange w:id="46" w:author="Microsoft Office User" w:date="2023-09-11T13:17:00Z">
            <w:rPr/>
          </w:rPrChange>
        </w:rPr>
        <w:fldChar w:fldCharType="begin"/>
      </w:r>
      <w:r w:rsidRPr="00B26E5F">
        <w:rPr>
          <w:sz w:val="20"/>
          <w:szCs w:val="20"/>
          <w:rPrChange w:id="47" w:author="Microsoft Office User" w:date="2023-09-11T13:17:00Z">
            <w:rPr/>
          </w:rPrChange>
        </w:rPr>
        <w:instrText>HYPERLINK "https://www.zotero.org/google-docs/?n2Avay" \h</w:instrText>
      </w:r>
      <w:r w:rsidRPr="00E24C39">
        <w:rPr>
          <w:sz w:val="20"/>
          <w:szCs w:val="20"/>
        </w:rPr>
      </w:r>
      <w:r w:rsidRPr="00B26E5F">
        <w:rPr>
          <w:sz w:val="20"/>
          <w:szCs w:val="20"/>
          <w:rPrChange w:id="48" w:author="Microsoft Office User" w:date="2023-09-11T13:17:00Z">
            <w:rPr/>
          </w:rPrChange>
        </w:rPr>
        <w:fldChar w:fldCharType="separate"/>
      </w:r>
      <w:r w:rsidRPr="00B26E5F">
        <w:rPr>
          <w:sz w:val="20"/>
          <w:szCs w:val="20"/>
          <w:rPrChange w:id="49" w:author="Microsoft Office User" w:date="2023-09-11T13:17:00Z">
            <w:rPr/>
          </w:rPrChange>
        </w:rPr>
        <w:t>https://www.marinespecies.org/scleractinia.</w:t>
      </w:r>
      <w:r w:rsidRPr="00B26E5F">
        <w:rPr>
          <w:sz w:val="20"/>
          <w:szCs w:val="20"/>
          <w:rPrChange w:id="50" w:author="Microsoft Office User" w:date="2023-09-11T13:17:00Z">
            <w:rPr/>
          </w:rPrChange>
        </w:rPr>
        <w:fldChar w:fldCharType="end"/>
      </w:r>
    </w:p>
    <w:p w14:paraId="6593271D" w14:textId="77777777" w:rsidR="0013233D" w:rsidRPr="00B26E5F" w:rsidRDefault="0013233D">
      <w:pPr>
        <w:snapToGrid w:val="0"/>
        <w:contextualSpacing/>
        <w:rPr>
          <w:sz w:val="20"/>
          <w:szCs w:val="20"/>
          <w:rPrChange w:id="51" w:author="Microsoft Office User" w:date="2023-09-11T13:17:00Z">
            <w:rPr/>
          </w:rPrChange>
        </w:rPr>
        <w:pPrChange w:id="52" w:author="Microsoft Office User" w:date="2023-09-11T13:17:00Z">
          <w:pPr/>
        </w:pPrChange>
      </w:pPr>
    </w:p>
    <w:p w14:paraId="4BB95724" w14:textId="77777777" w:rsidR="000C56B0" w:rsidRPr="00B26E5F" w:rsidRDefault="00367A15">
      <w:pPr>
        <w:snapToGrid w:val="0"/>
        <w:contextualSpacing/>
        <w:rPr>
          <w:sz w:val="20"/>
          <w:szCs w:val="20"/>
          <w:rPrChange w:id="53" w:author="Microsoft Office User" w:date="2023-09-11T13:17:00Z">
            <w:rPr/>
          </w:rPrChange>
        </w:rPr>
        <w:pPrChange w:id="54" w:author="Microsoft Office User" w:date="2023-09-11T13:17:00Z">
          <w:pPr/>
        </w:pPrChange>
      </w:pPr>
      <w:r w:rsidRPr="00B26E5F">
        <w:rPr>
          <w:sz w:val="20"/>
          <w:szCs w:val="20"/>
          <w:rPrChange w:id="55" w:author="Microsoft Office User" w:date="2023-09-11T13:17:00Z">
            <w:rPr/>
          </w:rPrChange>
        </w:rPr>
        <w:fldChar w:fldCharType="begin"/>
      </w:r>
      <w:r w:rsidRPr="00B26E5F">
        <w:rPr>
          <w:sz w:val="20"/>
          <w:szCs w:val="20"/>
          <w:rPrChange w:id="56" w:author="Microsoft Office User" w:date="2023-09-11T13:17:00Z">
            <w:rPr/>
          </w:rPrChange>
        </w:rPr>
        <w:instrText>HYPERLINK "https://www.zotero.org/google-docs/?n2Avay" \h</w:instrText>
      </w:r>
      <w:r w:rsidRPr="00E24C39">
        <w:rPr>
          <w:sz w:val="20"/>
          <w:szCs w:val="20"/>
        </w:rPr>
      </w:r>
      <w:r w:rsidRPr="00B26E5F">
        <w:rPr>
          <w:sz w:val="20"/>
          <w:szCs w:val="20"/>
          <w:rPrChange w:id="57" w:author="Microsoft Office User" w:date="2023-09-11T13:17:00Z">
            <w:rPr/>
          </w:rPrChange>
        </w:rPr>
        <w:fldChar w:fldCharType="separate"/>
      </w:r>
      <w:r w:rsidRPr="00B26E5F">
        <w:rPr>
          <w:sz w:val="20"/>
          <w:szCs w:val="20"/>
          <w:rPrChange w:id="58" w:author="Microsoft Office User" w:date="2023-09-11T13:17:00Z">
            <w:rPr/>
          </w:rPrChange>
        </w:rPr>
        <w:t>2.</w:t>
      </w:r>
      <w:r w:rsidRPr="00B26E5F">
        <w:rPr>
          <w:sz w:val="20"/>
          <w:szCs w:val="20"/>
          <w:rPrChange w:id="59" w:author="Microsoft Office User" w:date="2023-09-11T13:17:00Z">
            <w:rPr/>
          </w:rPrChange>
        </w:rPr>
        <w:tab/>
        <w:t xml:space="preserve">Rohwer, F., Seguritan, V., Azam, F. &amp; Knowlton, N. Diversity and distribution of coral-associated bacteria. </w:t>
      </w:r>
      <w:r w:rsidRPr="00B26E5F">
        <w:rPr>
          <w:sz w:val="20"/>
          <w:szCs w:val="20"/>
          <w:rPrChange w:id="60" w:author="Microsoft Office User" w:date="2023-09-11T13:17:00Z">
            <w:rPr/>
          </w:rPrChange>
        </w:rPr>
        <w:fldChar w:fldCharType="end"/>
      </w:r>
      <w:r w:rsidRPr="00B26E5F">
        <w:rPr>
          <w:sz w:val="20"/>
          <w:szCs w:val="20"/>
          <w:rPrChange w:id="61" w:author="Microsoft Office User" w:date="2023-09-11T13:17:00Z">
            <w:rPr/>
          </w:rPrChange>
        </w:rPr>
        <w:fldChar w:fldCharType="begin"/>
      </w:r>
      <w:r w:rsidRPr="00B26E5F">
        <w:rPr>
          <w:sz w:val="20"/>
          <w:szCs w:val="20"/>
          <w:rPrChange w:id="62" w:author="Microsoft Office User" w:date="2023-09-11T13:17:00Z">
            <w:rPr/>
          </w:rPrChange>
        </w:rPr>
        <w:instrText>HYPERLINK "https://www.zotero.org/google-docs/?n2Avay" \h</w:instrText>
      </w:r>
      <w:r w:rsidRPr="00E24C39">
        <w:rPr>
          <w:sz w:val="20"/>
          <w:szCs w:val="20"/>
        </w:rPr>
      </w:r>
      <w:r w:rsidRPr="00B26E5F">
        <w:rPr>
          <w:sz w:val="20"/>
          <w:szCs w:val="20"/>
          <w:rPrChange w:id="63" w:author="Microsoft Office User" w:date="2023-09-11T13:17:00Z">
            <w:rPr>
              <w:i/>
            </w:rPr>
          </w:rPrChange>
        </w:rPr>
        <w:fldChar w:fldCharType="separate"/>
      </w:r>
      <w:r w:rsidRPr="00B26E5F">
        <w:rPr>
          <w:i/>
          <w:sz w:val="20"/>
          <w:szCs w:val="20"/>
          <w:rPrChange w:id="64" w:author="Microsoft Office User" w:date="2023-09-11T13:17:00Z">
            <w:rPr>
              <w:i/>
            </w:rPr>
          </w:rPrChange>
        </w:rPr>
        <w:t xml:space="preserve">Mar. Ecol. Prog. Ser. </w:t>
      </w:r>
      <w:r w:rsidRPr="00B26E5F">
        <w:rPr>
          <w:i/>
          <w:sz w:val="20"/>
          <w:szCs w:val="20"/>
          <w:rPrChange w:id="65" w:author="Microsoft Office User" w:date="2023-09-11T13:17:00Z">
            <w:rPr>
              <w:i/>
            </w:rPr>
          </w:rPrChange>
        </w:rPr>
        <w:fldChar w:fldCharType="end"/>
      </w:r>
      <w:r w:rsidRPr="00B26E5F">
        <w:rPr>
          <w:sz w:val="20"/>
          <w:szCs w:val="20"/>
          <w:rPrChange w:id="66" w:author="Microsoft Office User" w:date="2023-09-11T13:17:00Z">
            <w:rPr/>
          </w:rPrChange>
        </w:rPr>
        <w:fldChar w:fldCharType="begin"/>
      </w:r>
      <w:r w:rsidRPr="00B26E5F">
        <w:rPr>
          <w:sz w:val="20"/>
          <w:szCs w:val="20"/>
          <w:rPrChange w:id="67" w:author="Microsoft Office User" w:date="2023-09-11T13:17:00Z">
            <w:rPr/>
          </w:rPrChange>
        </w:rPr>
        <w:instrText>HYPERLINK "https://www.zotero.org/google-docs/?n2Avay" \h</w:instrText>
      </w:r>
      <w:r w:rsidRPr="00E24C39">
        <w:rPr>
          <w:sz w:val="20"/>
          <w:szCs w:val="20"/>
        </w:rPr>
      </w:r>
      <w:r w:rsidRPr="00B26E5F">
        <w:rPr>
          <w:sz w:val="20"/>
          <w:szCs w:val="20"/>
          <w:rPrChange w:id="68" w:author="Microsoft Office User" w:date="2023-09-11T13:17:00Z">
            <w:rPr>
              <w:b/>
            </w:rPr>
          </w:rPrChange>
        </w:rPr>
        <w:fldChar w:fldCharType="separate"/>
      </w:r>
      <w:r w:rsidRPr="00B26E5F">
        <w:rPr>
          <w:b/>
          <w:sz w:val="20"/>
          <w:szCs w:val="20"/>
          <w:rPrChange w:id="69" w:author="Microsoft Office User" w:date="2023-09-11T13:17:00Z">
            <w:rPr>
              <w:b/>
            </w:rPr>
          </w:rPrChange>
        </w:rPr>
        <w:t>243</w:t>
      </w:r>
      <w:r w:rsidRPr="00B26E5F">
        <w:rPr>
          <w:b/>
          <w:sz w:val="20"/>
          <w:szCs w:val="20"/>
          <w:rPrChange w:id="70" w:author="Microsoft Office User" w:date="2023-09-11T13:17:00Z">
            <w:rPr>
              <w:b/>
            </w:rPr>
          </w:rPrChange>
        </w:rPr>
        <w:fldChar w:fldCharType="end"/>
      </w:r>
      <w:r w:rsidRPr="00B26E5F">
        <w:rPr>
          <w:sz w:val="20"/>
          <w:szCs w:val="20"/>
          <w:rPrChange w:id="71" w:author="Microsoft Office User" w:date="2023-09-11T13:17:00Z">
            <w:rPr/>
          </w:rPrChange>
        </w:rPr>
        <w:fldChar w:fldCharType="begin"/>
      </w:r>
      <w:r w:rsidRPr="00B26E5F">
        <w:rPr>
          <w:sz w:val="20"/>
          <w:szCs w:val="20"/>
          <w:rPrChange w:id="72" w:author="Microsoft Office User" w:date="2023-09-11T13:17:00Z">
            <w:rPr/>
          </w:rPrChange>
        </w:rPr>
        <w:instrText>HYPERLINK "https://www.zotero.org/google-docs/?n2Avay" \h</w:instrText>
      </w:r>
      <w:r w:rsidRPr="00E24C39">
        <w:rPr>
          <w:sz w:val="20"/>
          <w:szCs w:val="20"/>
        </w:rPr>
      </w:r>
      <w:r w:rsidRPr="00B26E5F">
        <w:rPr>
          <w:sz w:val="20"/>
          <w:szCs w:val="20"/>
          <w:rPrChange w:id="73" w:author="Microsoft Office User" w:date="2023-09-11T13:17:00Z">
            <w:rPr/>
          </w:rPrChange>
        </w:rPr>
        <w:fldChar w:fldCharType="separate"/>
      </w:r>
      <w:r w:rsidRPr="00B26E5F">
        <w:rPr>
          <w:sz w:val="20"/>
          <w:szCs w:val="20"/>
          <w:rPrChange w:id="74" w:author="Microsoft Office User" w:date="2023-09-11T13:17:00Z">
            <w:rPr/>
          </w:rPrChange>
        </w:rPr>
        <w:t>, 1–10 (2002).</w:t>
      </w:r>
      <w:r w:rsidRPr="00B26E5F">
        <w:rPr>
          <w:sz w:val="20"/>
          <w:szCs w:val="20"/>
          <w:rPrChange w:id="75" w:author="Microsoft Office User" w:date="2023-09-11T13:17:00Z">
            <w:rPr/>
          </w:rPrChange>
        </w:rPr>
        <w:fldChar w:fldCharType="end"/>
      </w:r>
    </w:p>
    <w:p w14:paraId="0E843D6A" w14:textId="77777777" w:rsidR="0013233D" w:rsidRPr="00B26E5F" w:rsidRDefault="0013233D">
      <w:pPr>
        <w:snapToGrid w:val="0"/>
        <w:contextualSpacing/>
        <w:rPr>
          <w:sz w:val="20"/>
          <w:szCs w:val="20"/>
          <w:rPrChange w:id="76" w:author="Microsoft Office User" w:date="2023-09-11T13:17:00Z">
            <w:rPr/>
          </w:rPrChange>
        </w:rPr>
        <w:pPrChange w:id="77" w:author="Microsoft Office User" w:date="2023-09-11T13:17:00Z">
          <w:pPr/>
        </w:pPrChange>
      </w:pPr>
    </w:p>
    <w:p w14:paraId="2050E1DD" w14:textId="77777777" w:rsidR="000C56B0" w:rsidRPr="00B26E5F" w:rsidRDefault="00367A15">
      <w:pPr>
        <w:snapToGrid w:val="0"/>
        <w:contextualSpacing/>
        <w:rPr>
          <w:sz w:val="20"/>
          <w:szCs w:val="20"/>
          <w:rPrChange w:id="78" w:author="Microsoft Office User" w:date="2023-09-11T13:17:00Z">
            <w:rPr/>
          </w:rPrChange>
        </w:rPr>
        <w:pPrChange w:id="79" w:author="Microsoft Office User" w:date="2023-09-11T13:17:00Z">
          <w:pPr/>
        </w:pPrChange>
      </w:pPr>
      <w:r w:rsidRPr="00B26E5F">
        <w:rPr>
          <w:sz w:val="20"/>
          <w:szCs w:val="20"/>
          <w:rPrChange w:id="80" w:author="Microsoft Office User" w:date="2023-09-11T13:17:00Z">
            <w:rPr/>
          </w:rPrChange>
        </w:rPr>
        <w:fldChar w:fldCharType="begin"/>
      </w:r>
      <w:r w:rsidRPr="00B26E5F">
        <w:rPr>
          <w:sz w:val="20"/>
          <w:szCs w:val="20"/>
          <w:rPrChange w:id="81" w:author="Microsoft Office User" w:date="2023-09-11T13:17:00Z">
            <w:rPr/>
          </w:rPrChange>
        </w:rPr>
        <w:instrText>HYPERLINK "https://www.zotero.org/google-docs/?n2Avay" \h</w:instrText>
      </w:r>
      <w:r w:rsidRPr="00E24C39">
        <w:rPr>
          <w:sz w:val="20"/>
          <w:szCs w:val="20"/>
        </w:rPr>
      </w:r>
      <w:r w:rsidRPr="00B26E5F">
        <w:rPr>
          <w:sz w:val="20"/>
          <w:szCs w:val="20"/>
          <w:rPrChange w:id="82" w:author="Microsoft Office User" w:date="2023-09-11T13:17:00Z">
            <w:rPr/>
          </w:rPrChange>
        </w:rPr>
        <w:fldChar w:fldCharType="separate"/>
      </w:r>
      <w:r w:rsidRPr="00B26E5F">
        <w:rPr>
          <w:sz w:val="20"/>
          <w:szCs w:val="20"/>
          <w:rPrChange w:id="83" w:author="Microsoft Office User" w:date="2023-09-11T13:17:00Z">
            <w:rPr/>
          </w:rPrChange>
        </w:rPr>
        <w:t>3.</w:t>
      </w:r>
      <w:r w:rsidRPr="00B26E5F">
        <w:rPr>
          <w:sz w:val="20"/>
          <w:szCs w:val="20"/>
          <w:rPrChange w:id="84" w:author="Microsoft Office User" w:date="2023-09-11T13:17:00Z">
            <w:rPr/>
          </w:rPrChange>
        </w:rPr>
        <w:tab/>
        <w:t xml:space="preserve">Pollock, F. J. </w:t>
      </w:r>
      <w:r w:rsidRPr="00B26E5F">
        <w:rPr>
          <w:sz w:val="20"/>
          <w:szCs w:val="20"/>
          <w:rPrChange w:id="85" w:author="Microsoft Office User" w:date="2023-09-11T13:17:00Z">
            <w:rPr/>
          </w:rPrChange>
        </w:rPr>
        <w:fldChar w:fldCharType="end"/>
      </w:r>
      <w:r w:rsidRPr="00B26E5F">
        <w:rPr>
          <w:sz w:val="20"/>
          <w:szCs w:val="20"/>
          <w:rPrChange w:id="86" w:author="Microsoft Office User" w:date="2023-09-11T13:17:00Z">
            <w:rPr/>
          </w:rPrChange>
        </w:rPr>
        <w:fldChar w:fldCharType="begin"/>
      </w:r>
      <w:r w:rsidRPr="00B26E5F">
        <w:rPr>
          <w:sz w:val="20"/>
          <w:szCs w:val="20"/>
          <w:rPrChange w:id="87" w:author="Microsoft Office User" w:date="2023-09-11T13:17:00Z">
            <w:rPr/>
          </w:rPrChange>
        </w:rPr>
        <w:instrText>HYPERLINK "https://www.zotero.org/google-docs/?n2Avay" \h</w:instrText>
      </w:r>
      <w:r w:rsidRPr="00E24C39">
        <w:rPr>
          <w:sz w:val="20"/>
          <w:szCs w:val="20"/>
        </w:rPr>
      </w:r>
      <w:r w:rsidRPr="00B26E5F">
        <w:rPr>
          <w:sz w:val="20"/>
          <w:szCs w:val="20"/>
          <w:rPrChange w:id="88" w:author="Microsoft Office User" w:date="2023-09-11T13:17:00Z">
            <w:rPr>
              <w:i/>
            </w:rPr>
          </w:rPrChange>
        </w:rPr>
        <w:fldChar w:fldCharType="separate"/>
      </w:r>
      <w:r w:rsidRPr="00B26E5F">
        <w:rPr>
          <w:i/>
          <w:sz w:val="20"/>
          <w:szCs w:val="20"/>
          <w:rPrChange w:id="89" w:author="Microsoft Office User" w:date="2023-09-11T13:17:00Z">
            <w:rPr>
              <w:i/>
            </w:rPr>
          </w:rPrChange>
        </w:rPr>
        <w:t>et al.</w:t>
      </w:r>
      <w:r w:rsidRPr="00B26E5F">
        <w:rPr>
          <w:i/>
          <w:sz w:val="20"/>
          <w:szCs w:val="20"/>
          <w:rPrChange w:id="90" w:author="Microsoft Office User" w:date="2023-09-11T13:17:00Z">
            <w:rPr>
              <w:i/>
            </w:rPr>
          </w:rPrChange>
        </w:rPr>
        <w:fldChar w:fldCharType="end"/>
      </w:r>
      <w:r w:rsidRPr="00B26E5F">
        <w:rPr>
          <w:sz w:val="20"/>
          <w:szCs w:val="20"/>
          <w:rPrChange w:id="91" w:author="Microsoft Office User" w:date="2023-09-11T13:17:00Z">
            <w:rPr/>
          </w:rPrChange>
        </w:rPr>
        <w:fldChar w:fldCharType="begin"/>
      </w:r>
      <w:r w:rsidRPr="00B26E5F">
        <w:rPr>
          <w:sz w:val="20"/>
          <w:szCs w:val="20"/>
          <w:rPrChange w:id="92" w:author="Microsoft Office User" w:date="2023-09-11T13:17:00Z">
            <w:rPr/>
          </w:rPrChange>
        </w:rPr>
        <w:instrText>HYPERLINK "https://www.zotero.org/google-docs/?n2Avay" \h</w:instrText>
      </w:r>
      <w:r w:rsidRPr="00E24C39">
        <w:rPr>
          <w:sz w:val="20"/>
          <w:szCs w:val="20"/>
        </w:rPr>
      </w:r>
      <w:r w:rsidRPr="00B26E5F">
        <w:rPr>
          <w:sz w:val="20"/>
          <w:szCs w:val="20"/>
          <w:rPrChange w:id="93" w:author="Microsoft Office User" w:date="2023-09-11T13:17:00Z">
            <w:rPr/>
          </w:rPrChange>
        </w:rPr>
        <w:fldChar w:fldCharType="separate"/>
      </w:r>
      <w:r w:rsidRPr="00B26E5F">
        <w:rPr>
          <w:sz w:val="20"/>
          <w:szCs w:val="20"/>
          <w:rPrChange w:id="94" w:author="Microsoft Office User" w:date="2023-09-11T13:17:00Z">
            <w:rPr/>
          </w:rPrChange>
        </w:rPr>
        <w:t xml:space="preserve"> Coral-associated bacteria demonstrate phylosymbiosis and cophylogeny. </w:t>
      </w:r>
      <w:r w:rsidRPr="00B26E5F">
        <w:rPr>
          <w:sz w:val="20"/>
          <w:szCs w:val="20"/>
          <w:rPrChange w:id="95" w:author="Microsoft Office User" w:date="2023-09-11T13:17:00Z">
            <w:rPr/>
          </w:rPrChange>
        </w:rPr>
        <w:fldChar w:fldCharType="end"/>
      </w:r>
      <w:r w:rsidRPr="00B26E5F">
        <w:rPr>
          <w:sz w:val="20"/>
          <w:szCs w:val="20"/>
          <w:rPrChange w:id="96" w:author="Microsoft Office User" w:date="2023-09-11T13:17:00Z">
            <w:rPr/>
          </w:rPrChange>
        </w:rPr>
        <w:fldChar w:fldCharType="begin"/>
      </w:r>
      <w:r w:rsidRPr="00B26E5F">
        <w:rPr>
          <w:sz w:val="20"/>
          <w:szCs w:val="20"/>
          <w:rPrChange w:id="97" w:author="Microsoft Office User" w:date="2023-09-11T13:17:00Z">
            <w:rPr/>
          </w:rPrChange>
        </w:rPr>
        <w:instrText>HYPERLINK "https://www.zotero.org/google-docs/?n2Avay" \h</w:instrText>
      </w:r>
      <w:r w:rsidRPr="00E24C39">
        <w:rPr>
          <w:sz w:val="20"/>
          <w:szCs w:val="20"/>
        </w:rPr>
      </w:r>
      <w:r w:rsidRPr="00B26E5F">
        <w:rPr>
          <w:sz w:val="20"/>
          <w:szCs w:val="20"/>
          <w:rPrChange w:id="98" w:author="Microsoft Office User" w:date="2023-09-11T13:17:00Z">
            <w:rPr>
              <w:i/>
            </w:rPr>
          </w:rPrChange>
        </w:rPr>
        <w:fldChar w:fldCharType="separate"/>
      </w:r>
      <w:r w:rsidRPr="00B26E5F">
        <w:rPr>
          <w:i/>
          <w:sz w:val="20"/>
          <w:szCs w:val="20"/>
          <w:rPrChange w:id="99" w:author="Microsoft Office User" w:date="2023-09-11T13:17:00Z">
            <w:rPr>
              <w:i/>
            </w:rPr>
          </w:rPrChange>
        </w:rPr>
        <w:t xml:space="preserve">Nat. Commun. </w:t>
      </w:r>
      <w:r w:rsidRPr="00B26E5F">
        <w:rPr>
          <w:i/>
          <w:sz w:val="20"/>
          <w:szCs w:val="20"/>
          <w:rPrChange w:id="100" w:author="Microsoft Office User" w:date="2023-09-11T13:17:00Z">
            <w:rPr>
              <w:i/>
            </w:rPr>
          </w:rPrChange>
        </w:rPr>
        <w:fldChar w:fldCharType="end"/>
      </w:r>
      <w:r w:rsidRPr="00B26E5F">
        <w:rPr>
          <w:sz w:val="20"/>
          <w:szCs w:val="20"/>
          <w:rPrChange w:id="101" w:author="Microsoft Office User" w:date="2023-09-11T13:17:00Z">
            <w:rPr/>
          </w:rPrChange>
        </w:rPr>
        <w:fldChar w:fldCharType="begin"/>
      </w:r>
      <w:r w:rsidRPr="00B26E5F">
        <w:rPr>
          <w:sz w:val="20"/>
          <w:szCs w:val="20"/>
          <w:rPrChange w:id="102" w:author="Microsoft Office User" w:date="2023-09-11T13:17:00Z">
            <w:rPr/>
          </w:rPrChange>
        </w:rPr>
        <w:instrText>HYPERLINK "https://www.zotero.org/google-docs/?n2Avay" \h</w:instrText>
      </w:r>
      <w:r w:rsidRPr="00E24C39">
        <w:rPr>
          <w:sz w:val="20"/>
          <w:szCs w:val="20"/>
        </w:rPr>
      </w:r>
      <w:r w:rsidRPr="00B26E5F">
        <w:rPr>
          <w:sz w:val="20"/>
          <w:szCs w:val="20"/>
          <w:rPrChange w:id="103" w:author="Microsoft Office User" w:date="2023-09-11T13:17:00Z">
            <w:rPr>
              <w:b/>
            </w:rPr>
          </w:rPrChange>
        </w:rPr>
        <w:fldChar w:fldCharType="separate"/>
      </w:r>
      <w:r w:rsidRPr="00B26E5F">
        <w:rPr>
          <w:b/>
          <w:sz w:val="20"/>
          <w:szCs w:val="20"/>
          <w:rPrChange w:id="104" w:author="Microsoft Office User" w:date="2023-09-11T13:17:00Z">
            <w:rPr>
              <w:b/>
            </w:rPr>
          </w:rPrChange>
        </w:rPr>
        <w:t>9</w:t>
      </w:r>
      <w:r w:rsidRPr="00B26E5F">
        <w:rPr>
          <w:b/>
          <w:sz w:val="20"/>
          <w:szCs w:val="20"/>
          <w:rPrChange w:id="105" w:author="Microsoft Office User" w:date="2023-09-11T13:17:00Z">
            <w:rPr>
              <w:b/>
            </w:rPr>
          </w:rPrChange>
        </w:rPr>
        <w:fldChar w:fldCharType="end"/>
      </w:r>
      <w:r w:rsidRPr="00B26E5F">
        <w:rPr>
          <w:sz w:val="20"/>
          <w:szCs w:val="20"/>
          <w:rPrChange w:id="106" w:author="Microsoft Office User" w:date="2023-09-11T13:17:00Z">
            <w:rPr/>
          </w:rPrChange>
        </w:rPr>
        <w:fldChar w:fldCharType="begin"/>
      </w:r>
      <w:r w:rsidRPr="00B26E5F">
        <w:rPr>
          <w:sz w:val="20"/>
          <w:szCs w:val="20"/>
          <w:rPrChange w:id="107" w:author="Microsoft Office User" w:date="2023-09-11T13:17:00Z">
            <w:rPr/>
          </w:rPrChange>
        </w:rPr>
        <w:instrText>HYPERLINK "https://www.zotero.org/google-docs/?n2Avay" \h</w:instrText>
      </w:r>
      <w:r w:rsidRPr="00E24C39">
        <w:rPr>
          <w:sz w:val="20"/>
          <w:szCs w:val="20"/>
        </w:rPr>
      </w:r>
      <w:r w:rsidRPr="00B26E5F">
        <w:rPr>
          <w:sz w:val="20"/>
          <w:szCs w:val="20"/>
          <w:rPrChange w:id="108" w:author="Microsoft Office User" w:date="2023-09-11T13:17:00Z">
            <w:rPr/>
          </w:rPrChange>
        </w:rPr>
        <w:fldChar w:fldCharType="separate"/>
      </w:r>
      <w:r w:rsidRPr="00B26E5F">
        <w:rPr>
          <w:sz w:val="20"/>
          <w:szCs w:val="20"/>
          <w:rPrChange w:id="109" w:author="Microsoft Office User" w:date="2023-09-11T13:17:00Z">
            <w:rPr/>
          </w:rPrChange>
        </w:rPr>
        <w:t>, 4921 (2018).</w:t>
      </w:r>
      <w:r w:rsidRPr="00B26E5F">
        <w:rPr>
          <w:sz w:val="20"/>
          <w:szCs w:val="20"/>
          <w:rPrChange w:id="110" w:author="Microsoft Office User" w:date="2023-09-11T13:17:00Z">
            <w:rPr/>
          </w:rPrChange>
        </w:rPr>
        <w:fldChar w:fldCharType="end"/>
      </w:r>
    </w:p>
    <w:p w14:paraId="3B142C4A" w14:textId="77777777" w:rsidR="0013233D" w:rsidRPr="00B26E5F" w:rsidRDefault="0013233D">
      <w:pPr>
        <w:snapToGrid w:val="0"/>
        <w:contextualSpacing/>
        <w:rPr>
          <w:sz w:val="20"/>
          <w:szCs w:val="20"/>
          <w:rPrChange w:id="111" w:author="Microsoft Office User" w:date="2023-09-11T13:17:00Z">
            <w:rPr/>
          </w:rPrChange>
        </w:rPr>
        <w:pPrChange w:id="112" w:author="Microsoft Office User" w:date="2023-09-11T13:17:00Z">
          <w:pPr/>
        </w:pPrChange>
      </w:pPr>
    </w:p>
    <w:p w14:paraId="59F59055" w14:textId="77777777" w:rsidR="000C56B0" w:rsidRPr="00B26E5F" w:rsidRDefault="00367A15">
      <w:pPr>
        <w:snapToGrid w:val="0"/>
        <w:contextualSpacing/>
        <w:rPr>
          <w:sz w:val="20"/>
          <w:szCs w:val="20"/>
          <w:rPrChange w:id="113" w:author="Microsoft Office User" w:date="2023-09-11T13:17:00Z">
            <w:rPr/>
          </w:rPrChange>
        </w:rPr>
        <w:pPrChange w:id="114" w:author="Microsoft Office User" w:date="2023-09-11T13:17:00Z">
          <w:pPr/>
        </w:pPrChange>
      </w:pPr>
      <w:r w:rsidRPr="00B26E5F">
        <w:rPr>
          <w:sz w:val="20"/>
          <w:szCs w:val="20"/>
          <w:rPrChange w:id="115" w:author="Microsoft Office User" w:date="2023-09-11T13:17:00Z">
            <w:rPr/>
          </w:rPrChange>
        </w:rPr>
        <w:fldChar w:fldCharType="begin"/>
      </w:r>
      <w:r w:rsidRPr="00B26E5F">
        <w:rPr>
          <w:sz w:val="20"/>
          <w:szCs w:val="20"/>
          <w:rPrChange w:id="116" w:author="Microsoft Office User" w:date="2023-09-11T13:17:00Z">
            <w:rPr/>
          </w:rPrChange>
        </w:rPr>
        <w:instrText>HYPERLINK "https://www.zotero.org/google-docs/?n2Avay" \h</w:instrText>
      </w:r>
      <w:r w:rsidRPr="00E24C39">
        <w:rPr>
          <w:sz w:val="20"/>
          <w:szCs w:val="20"/>
        </w:rPr>
      </w:r>
      <w:r w:rsidRPr="00B26E5F">
        <w:rPr>
          <w:sz w:val="20"/>
          <w:szCs w:val="20"/>
          <w:rPrChange w:id="117" w:author="Microsoft Office User" w:date="2023-09-11T13:17:00Z">
            <w:rPr/>
          </w:rPrChange>
        </w:rPr>
        <w:fldChar w:fldCharType="separate"/>
      </w:r>
      <w:r w:rsidRPr="00B26E5F">
        <w:rPr>
          <w:sz w:val="20"/>
          <w:szCs w:val="20"/>
          <w:rPrChange w:id="118" w:author="Microsoft Office User" w:date="2023-09-11T13:17:00Z">
            <w:rPr/>
          </w:rPrChange>
        </w:rPr>
        <w:t>4.</w:t>
      </w:r>
      <w:r w:rsidRPr="00B26E5F">
        <w:rPr>
          <w:sz w:val="20"/>
          <w:szCs w:val="20"/>
          <w:rPrChange w:id="119" w:author="Microsoft Office User" w:date="2023-09-11T13:17:00Z">
            <w:rPr/>
          </w:rPrChange>
        </w:rPr>
        <w:tab/>
        <w:t xml:space="preserve">Ricci, F. </w:t>
      </w:r>
      <w:r w:rsidRPr="00B26E5F">
        <w:rPr>
          <w:sz w:val="20"/>
          <w:szCs w:val="20"/>
          <w:rPrChange w:id="120" w:author="Microsoft Office User" w:date="2023-09-11T13:17:00Z">
            <w:rPr/>
          </w:rPrChange>
        </w:rPr>
        <w:fldChar w:fldCharType="end"/>
      </w:r>
      <w:r w:rsidRPr="00B26E5F">
        <w:rPr>
          <w:sz w:val="20"/>
          <w:szCs w:val="20"/>
          <w:rPrChange w:id="121" w:author="Microsoft Office User" w:date="2023-09-11T13:17:00Z">
            <w:rPr/>
          </w:rPrChange>
        </w:rPr>
        <w:fldChar w:fldCharType="begin"/>
      </w:r>
      <w:r w:rsidRPr="00B26E5F">
        <w:rPr>
          <w:sz w:val="20"/>
          <w:szCs w:val="20"/>
          <w:rPrChange w:id="122" w:author="Microsoft Office User" w:date="2023-09-11T13:17:00Z">
            <w:rPr/>
          </w:rPrChange>
        </w:rPr>
        <w:instrText>HYPERLINK "https://www.zotero.org/google-docs/?n2Avay" \h</w:instrText>
      </w:r>
      <w:r w:rsidRPr="00E24C39">
        <w:rPr>
          <w:sz w:val="20"/>
          <w:szCs w:val="20"/>
        </w:rPr>
      </w:r>
      <w:r w:rsidRPr="00B26E5F">
        <w:rPr>
          <w:sz w:val="20"/>
          <w:szCs w:val="20"/>
          <w:rPrChange w:id="123" w:author="Microsoft Office User" w:date="2023-09-11T13:17:00Z">
            <w:rPr>
              <w:i/>
            </w:rPr>
          </w:rPrChange>
        </w:rPr>
        <w:fldChar w:fldCharType="separate"/>
      </w:r>
      <w:r w:rsidRPr="00B26E5F">
        <w:rPr>
          <w:i/>
          <w:sz w:val="20"/>
          <w:szCs w:val="20"/>
          <w:rPrChange w:id="124" w:author="Microsoft Office User" w:date="2023-09-11T13:17:00Z">
            <w:rPr>
              <w:i/>
            </w:rPr>
          </w:rPrChange>
        </w:rPr>
        <w:t>et al.</w:t>
      </w:r>
      <w:r w:rsidRPr="00B26E5F">
        <w:rPr>
          <w:i/>
          <w:sz w:val="20"/>
          <w:szCs w:val="20"/>
          <w:rPrChange w:id="125" w:author="Microsoft Office User" w:date="2023-09-11T13:17:00Z">
            <w:rPr>
              <w:i/>
            </w:rPr>
          </w:rPrChange>
        </w:rPr>
        <w:fldChar w:fldCharType="end"/>
      </w:r>
      <w:r w:rsidRPr="00B26E5F">
        <w:rPr>
          <w:sz w:val="20"/>
          <w:szCs w:val="20"/>
          <w:rPrChange w:id="126" w:author="Microsoft Office User" w:date="2023-09-11T13:17:00Z">
            <w:rPr/>
          </w:rPrChange>
        </w:rPr>
        <w:fldChar w:fldCharType="begin"/>
      </w:r>
      <w:r w:rsidRPr="00B26E5F">
        <w:rPr>
          <w:sz w:val="20"/>
          <w:szCs w:val="20"/>
          <w:rPrChange w:id="127" w:author="Microsoft Office User" w:date="2023-09-11T13:17:00Z">
            <w:rPr/>
          </w:rPrChange>
        </w:rPr>
        <w:instrText>HYPERLINK "https://www.zotero.org/google-docs/?n2Avay" \h</w:instrText>
      </w:r>
      <w:r w:rsidRPr="00E24C39">
        <w:rPr>
          <w:sz w:val="20"/>
          <w:szCs w:val="20"/>
        </w:rPr>
      </w:r>
      <w:r w:rsidRPr="00B26E5F">
        <w:rPr>
          <w:sz w:val="20"/>
          <w:szCs w:val="20"/>
          <w:rPrChange w:id="128" w:author="Microsoft Office User" w:date="2023-09-11T13:17:00Z">
            <w:rPr/>
          </w:rPrChange>
        </w:rPr>
        <w:fldChar w:fldCharType="separate"/>
      </w:r>
      <w:r w:rsidRPr="00B26E5F">
        <w:rPr>
          <w:sz w:val="20"/>
          <w:szCs w:val="20"/>
          <w:rPrChange w:id="129" w:author="Microsoft Office User" w:date="2023-09-11T13:17:00Z">
            <w:rPr/>
          </w:rPrChange>
        </w:rPr>
        <w:t xml:space="preserve"> Host Traits and Phylogeny Contribute to Shaping Coral-Bacterial Symbioses. </w:t>
      </w:r>
      <w:r w:rsidRPr="00B26E5F">
        <w:rPr>
          <w:sz w:val="20"/>
          <w:szCs w:val="20"/>
          <w:rPrChange w:id="130" w:author="Microsoft Office User" w:date="2023-09-11T13:17:00Z">
            <w:rPr/>
          </w:rPrChange>
        </w:rPr>
        <w:fldChar w:fldCharType="end"/>
      </w:r>
      <w:r w:rsidRPr="00B26E5F">
        <w:rPr>
          <w:sz w:val="20"/>
          <w:szCs w:val="20"/>
          <w:rPrChange w:id="131" w:author="Microsoft Office User" w:date="2023-09-11T13:17:00Z">
            <w:rPr/>
          </w:rPrChange>
        </w:rPr>
        <w:fldChar w:fldCharType="begin"/>
      </w:r>
      <w:r w:rsidRPr="00B26E5F">
        <w:rPr>
          <w:sz w:val="20"/>
          <w:szCs w:val="20"/>
          <w:rPrChange w:id="132" w:author="Microsoft Office User" w:date="2023-09-11T13:17:00Z">
            <w:rPr/>
          </w:rPrChange>
        </w:rPr>
        <w:instrText>HYPERLINK "https://www.zotero.org/google-docs/?n2Avay" \h</w:instrText>
      </w:r>
      <w:r w:rsidRPr="00E24C39">
        <w:rPr>
          <w:sz w:val="20"/>
          <w:szCs w:val="20"/>
        </w:rPr>
      </w:r>
      <w:r w:rsidRPr="00B26E5F">
        <w:rPr>
          <w:sz w:val="20"/>
          <w:szCs w:val="20"/>
          <w:rPrChange w:id="133" w:author="Microsoft Office User" w:date="2023-09-11T13:17:00Z">
            <w:rPr>
              <w:i/>
            </w:rPr>
          </w:rPrChange>
        </w:rPr>
        <w:fldChar w:fldCharType="separate"/>
      </w:r>
      <w:r w:rsidRPr="00B26E5F">
        <w:rPr>
          <w:i/>
          <w:sz w:val="20"/>
          <w:szCs w:val="20"/>
          <w:rPrChange w:id="134" w:author="Microsoft Office User" w:date="2023-09-11T13:17:00Z">
            <w:rPr>
              <w:i/>
            </w:rPr>
          </w:rPrChange>
        </w:rPr>
        <w:t xml:space="preserve">Msystems </w:t>
      </w:r>
      <w:r w:rsidRPr="00B26E5F">
        <w:rPr>
          <w:i/>
          <w:sz w:val="20"/>
          <w:szCs w:val="20"/>
          <w:rPrChange w:id="135" w:author="Microsoft Office User" w:date="2023-09-11T13:17:00Z">
            <w:rPr>
              <w:i/>
            </w:rPr>
          </w:rPrChange>
        </w:rPr>
        <w:fldChar w:fldCharType="end"/>
      </w:r>
      <w:r w:rsidRPr="00B26E5F">
        <w:rPr>
          <w:sz w:val="20"/>
          <w:szCs w:val="20"/>
          <w:rPrChange w:id="136" w:author="Microsoft Office User" w:date="2023-09-11T13:17:00Z">
            <w:rPr/>
          </w:rPrChange>
        </w:rPr>
        <w:fldChar w:fldCharType="begin"/>
      </w:r>
      <w:r w:rsidRPr="00B26E5F">
        <w:rPr>
          <w:sz w:val="20"/>
          <w:szCs w:val="20"/>
          <w:rPrChange w:id="137" w:author="Microsoft Office User" w:date="2023-09-11T13:17:00Z">
            <w:rPr/>
          </w:rPrChange>
        </w:rPr>
        <w:instrText>HYPERLINK "https://www.zotero.org/google-docs/?n2Avay" \h</w:instrText>
      </w:r>
      <w:r w:rsidRPr="00E24C39">
        <w:rPr>
          <w:sz w:val="20"/>
          <w:szCs w:val="20"/>
        </w:rPr>
      </w:r>
      <w:r w:rsidRPr="00B26E5F">
        <w:rPr>
          <w:sz w:val="20"/>
          <w:szCs w:val="20"/>
          <w:rPrChange w:id="138" w:author="Microsoft Office User" w:date="2023-09-11T13:17:00Z">
            <w:rPr>
              <w:b/>
            </w:rPr>
          </w:rPrChange>
        </w:rPr>
        <w:fldChar w:fldCharType="separate"/>
      </w:r>
      <w:r w:rsidRPr="00B26E5F">
        <w:rPr>
          <w:b/>
          <w:sz w:val="20"/>
          <w:szCs w:val="20"/>
          <w:rPrChange w:id="139" w:author="Microsoft Office User" w:date="2023-09-11T13:17:00Z">
            <w:rPr>
              <w:b/>
            </w:rPr>
          </w:rPrChange>
        </w:rPr>
        <w:t>7</w:t>
      </w:r>
      <w:r w:rsidRPr="00B26E5F">
        <w:rPr>
          <w:b/>
          <w:sz w:val="20"/>
          <w:szCs w:val="20"/>
          <w:rPrChange w:id="140" w:author="Microsoft Office User" w:date="2023-09-11T13:17:00Z">
            <w:rPr>
              <w:b/>
            </w:rPr>
          </w:rPrChange>
        </w:rPr>
        <w:fldChar w:fldCharType="end"/>
      </w:r>
      <w:r w:rsidRPr="00B26E5F">
        <w:rPr>
          <w:sz w:val="20"/>
          <w:szCs w:val="20"/>
          <w:rPrChange w:id="141" w:author="Microsoft Office User" w:date="2023-09-11T13:17:00Z">
            <w:rPr/>
          </w:rPrChange>
        </w:rPr>
        <w:fldChar w:fldCharType="begin"/>
      </w:r>
      <w:r w:rsidRPr="00B26E5F">
        <w:rPr>
          <w:sz w:val="20"/>
          <w:szCs w:val="20"/>
          <w:rPrChange w:id="142" w:author="Microsoft Office User" w:date="2023-09-11T13:17:00Z">
            <w:rPr/>
          </w:rPrChange>
        </w:rPr>
        <w:instrText>HYPERLINK "https://www.zotero.org/google-docs/?n2Avay" \h</w:instrText>
      </w:r>
      <w:r w:rsidRPr="00E24C39">
        <w:rPr>
          <w:sz w:val="20"/>
          <w:szCs w:val="20"/>
        </w:rPr>
      </w:r>
      <w:r w:rsidRPr="00B26E5F">
        <w:rPr>
          <w:sz w:val="20"/>
          <w:szCs w:val="20"/>
          <w:rPrChange w:id="143" w:author="Microsoft Office User" w:date="2023-09-11T13:17:00Z">
            <w:rPr/>
          </w:rPrChange>
        </w:rPr>
        <w:fldChar w:fldCharType="separate"/>
      </w:r>
      <w:r w:rsidRPr="00B26E5F">
        <w:rPr>
          <w:sz w:val="20"/>
          <w:szCs w:val="20"/>
          <w:rPrChange w:id="144" w:author="Microsoft Office User" w:date="2023-09-11T13:17:00Z">
            <w:rPr/>
          </w:rPrChange>
        </w:rPr>
        <w:t>, e00044-22 (2022).</w:t>
      </w:r>
      <w:r w:rsidRPr="00B26E5F">
        <w:rPr>
          <w:sz w:val="20"/>
          <w:szCs w:val="20"/>
          <w:rPrChange w:id="145" w:author="Microsoft Office User" w:date="2023-09-11T13:17:00Z">
            <w:rPr/>
          </w:rPrChange>
        </w:rPr>
        <w:fldChar w:fldCharType="end"/>
      </w:r>
    </w:p>
    <w:p w14:paraId="1CC492C3" w14:textId="77777777" w:rsidR="0013233D" w:rsidRPr="00B26E5F" w:rsidRDefault="0013233D">
      <w:pPr>
        <w:snapToGrid w:val="0"/>
        <w:contextualSpacing/>
        <w:rPr>
          <w:sz w:val="20"/>
          <w:szCs w:val="20"/>
          <w:rPrChange w:id="146" w:author="Microsoft Office User" w:date="2023-09-11T13:17:00Z">
            <w:rPr/>
          </w:rPrChange>
        </w:rPr>
        <w:pPrChange w:id="147" w:author="Microsoft Office User" w:date="2023-09-11T13:17:00Z">
          <w:pPr/>
        </w:pPrChange>
      </w:pPr>
    </w:p>
    <w:p w14:paraId="3CAEFDCC" w14:textId="77777777" w:rsidR="000C56B0" w:rsidRPr="00B26E5F" w:rsidRDefault="00367A15">
      <w:pPr>
        <w:snapToGrid w:val="0"/>
        <w:contextualSpacing/>
        <w:rPr>
          <w:sz w:val="20"/>
          <w:szCs w:val="20"/>
          <w:rPrChange w:id="148" w:author="Microsoft Office User" w:date="2023-09-11T13:17:00Z">
            <w:rPr/>
          </w:rPrChange>
        </w:rPr>
        <w:pPrChange w:id="149" w:author="Microsoft Office User" w:date="2023-09-11T13:17:00Z">
          <w:pPr/>
        </w:pPrChange>
      </w:pPr>
      <w:r w:rsidRPr="00B26E5F">
        <w:rPr>
          <w:sz w:val="20"/>
          <w:szCs w:val="20"/>
          <w:rPrChange w:id="150" w:author="Microsoft Office User" w:date="2023-09-11T13:17:00Z">
            <w:rPr/>
          </w:rPrChange>
        </w:rPr>
        <w:fldChar w:fldCharType="begin"/>
      </w:r>
      <w:r w:rsidRPr="00B26E5F">
        <w:rPr>
          <w:sz w:val="20"/>
          <w:szCs w:val="20"/>
          <w:rPrChange w:id="151" w:author="Microsoft Office User" w:date="2023-09-11T13:17:00Z">
            <w:rPr/>
          </w:rPrChange>
        </w:rPr>
        <w:instrText>HYPERLINK "https://www.zotero.org/google-docs/?n2Avay" \h</w:instrText>
      </w:r>
      <w:r w:rsidRPr="00E24C39">
        <w:rPr>
          <w:sz w:val="20"/>
          <w:szCs w:val="20"/>
        </w:rPr>
      </w:r>
      <w:r w:rsidRPr="00B26E5F">
        <w:rPr>
          <w:sz w:val="20"/>
          <w:szCs w:val="20"/>
          <w:rPrChange w:id="152" w:author="Microsoft Office User" w:date="2023-09-11T13:17:00Z">
            <w:rPr/>
          </w:rPrChange>
        </w:rPr>
        <w:fldChar w:fldCharType="separate"/>
      </w:r>
      <w:r w:rsidRPr="00B26E5F">
        <w:rPr>
          <w:sz w:val="20"/>
          <w:szCs w:val="20"/>
          <w:rPrChange w:id="153" w:author="Microsoft Office User" w:date="2023-09-11T13:17:00Z">
            <w:rPr/>
          </w:rPrChange>
        </w:rPr>
        <w:t>5.</w:t>
      </w:r>
      <w:r w:rsidRPr="00B26E5F">
        <w:rPr>
          <w:sz w:val="20"/>
          <w:szCs w:val="20"/>
          <w:rPrChange w:id="154" w:author="Microsoft Office User" w:date="2023-09-11T13:17:00Z">
            <w:rPr/>
          </w:rPrChange>
        </w:rPr>
        <w:tab/>
        <w:t xml:space="preserve">Hernandez-Agreda, A., Leggat, W., Bongaerts, P., Herrera, C. &amp; Ainsworth, T. D. Rethinking the coral microbiome: simplicity exists within a diverse microbial biosphere. </w:t>
      </w:r>
      <w:r w:rsidRPr="00B26E5F">
        <w:rPr>
          <w:sz w:val="20"/>
          <w:szCs w:val="20"/>
          <w:rPrChange w:id="155" w:author="Microsoft Office User" w:date="2023-09-11T13:17:00Z">
            <w:rPr/>
          </w:rPrChange>
        </w:rPr>
        <w:fldChar w:fldCharType="end"/>
      </w:r>
      <w:r w:rsidRPr="00B26E5F">
        <w:rPr>
          <w:sz w:val="20"/>
          <w:szCs w:val="20"/>
          <w:rPrChange w:id="156" w:author="Microsoft Office User" w:date="2023-09-11T13:17:00Z">
            <w:rPr/>
          </w:rPrChange>
        </w:rPr>
        <w:fldChar w:fldCharType="begin"/>
      </w:r>
      <w:r w:rsidRPr="00B26E5F">
        <w:rPr>
          <w:sz w:val="20"/>
          <w:szCs w:val="20"/>
          <w:rPrChange w:id="157" w:author="Microsoft Office User" w:date="2023-09-11T13:17:00Z">
            <w:rPr/>
          </w:rPrChange>
        </w:rPr>
        <w:instrText>HYPERLINK "https://www.zotero.org/google-docs/?n2Avay" \h</w:instrText>
      </w:r>
      <w:r w:rsidRPr="00E24C39">
        <w:rPr>
          <w:sz w:val="20"/>
          <w:szCs w:val="20"/>
        </w:rPr>
      </w:r>
      <w:r w:rsidRPr="00B26E5F">
        <w:rPr>
          <w:sz w:val="20"/>
          <w:szCs w:val="20"/>
          <w:rPrChange w:id="158" w:author="Microsoft Office User" w:date="2023-09-11T13:17:00Z">
            <w:rPr>
              <w:i/>
            </w:rPr>
          </w:rPrChange>
        </w:rPr>
        <w:fldChar w:fldCharType="separate"/>
      </w:r>
      <w:r w:rsidRPr="00B26E5F">
        <w:rPr>
          <w:i/>
          <w:sz w:val="20"/>
          <w:szCs w:val="20"/>
          <w:rPrChange w:id="159" w:author="Microsoft Office User" w:date="2023-09-11T13:17:00Z">
            <w:rPr>
              <w:i/>
            </w:rPr>
          </w:rPrChange>
        </w:rPr>
        <w:t xml:space="preserve">MBio </w:t>
      </w:r>
      <w:r w:rsidRPr="00B26E5F">
        <w:rPr>
          <w:i/>
          <w:sz w:val="20"/>
          <w:szCs w:val="20"/>
          <w:rPrChange w:id="160" w:author="Microsoft Office User" w:date="2023-09-11T13:17:00Z">
            <w:rPr>
              <w:i/>
            </w:rPr>
          </w:rPrChange>
        </w:rPr>
        <w:fldChar w:fldCharType="end"/>
      </w:r>
      <w:r w:rsidRPr="00B26E5F">
        <w:rPr>
          <w:sz w:val="20"/>
          <w:szCs w:val="20"/>
          <w:rPrChange w:id="161" w:author="Microsoft Office User" w:date="2023-09-11T13:17:00Z">
            <w:rPr/>
          </w:rPrChange>
        </w:rPr>
        <w:fldChar w:fldCharType="begin"/>
      </w:r>
      <w:r w:rsidRPr="00B26E5F">
        <w:rPr>
          <w:sz w:val="20"/>
          <w:szCs w:val="20"/>
          <w:rPrChange w:id="162" w:author="Microsoft Office User" w:date="2023-09-11T13:17:00Z">
            <w:rPr/>
          </w:rPrChange>
        </w:rPr>
        <w:instrText>HYPERLINK "https://www.zotero.org/google-docs/?n2Avay" \h</w:instrText>
      </w:r>
      <w:r w:rsidRPr="00E24C39">
        <w:rPr>
          <w:sz w:val="20"/>
          <w:szCs w:val="20"/>
        </w:rPr>
      </w:r>
      <w:r w:rsidRPr="00B26E5F">
        <w:rPr>
          <w:sz w:val="20"/>
          <w:szCs w:val="20"/>
          <w:rPrChange w:id="163" w:author="Microsoft Office User" w:date="2023-09-11T13:17:00Z">
            <w:rPr>
              <w:b/>
            </w:rPr>
          </w:rPrChange>
        </w:rPr>
        <w:fldChar w:fldCharType="separate"/>
      </w:r>
      <w:r w:rsidRPr="00B26E5F">
        <w:rPr>
          <w:b/>
          <w:sz w:val="20"/>
          <w:szCs w:val="20"/>
          <w:rPrChange w:id="164" w:author="Microsoft Office User" w:date="2023-09-11T13:17:00Z">
            <w:rPr>
              <w:b/>
            </w:rPr>
          </w:rPrChange>
        </w:rPr>
        <w:t>9</w:t>
      </w:r>
      <w:r w:rsidRPr="00B26E5F">
        <w:rPr>
          <w:b/>
          <w:sz w:val="20"/>
          <w:szCs w:val="20"/>
          <w:rPrChange w:id="165" w:author="Microsoft Office User" w:date="2023-09-11T13:17:00Z">
            <w:rPr>
              <w:b/>
            </w:rPr>
          </w:rPrChange>
        </w:rPr>
        <w:fldChar w:fldCharType="end"/>
      </w:r>
      <w:r w:rsidRPr="00B26E5F">
        <w:rPr>
          <w:sz w:val="20"/>
          <w:szCs w:val="20"/>
          <w:rPrChange w:id="166" w:author="Microsoft Office User" w:date="2023-09-11T13:17:00Z">
            <w:rPr/>
          </w:rPrChange>
        </w:rPr>
        <w:fldChar w:fldCharType="begin"/>
      </w:r>
      <w:r w:rsidRPr="00B26E5F">
        <w:rPr>
          <w:sz w:val="20"/>
          <w:szCs w:val="20"/>
          <w:rPrChange w:id="167" w:author="Microsoft Office User" w:date="2023-09-11T13:17:00Z">
            <w:rPr/>
          </w:rPrChange>
        </w:rPr>
        <w:instrText>HYPERLINK "https://www.zotero.org/google-docs/?n2Avay" \h</w:instrText>
      </w:r>
      <w:r w:rsidRPr="00E24C39">
        <w:rPr>
          <w:sz w:val="20"/>
          <w:szCs w:val="20"/>
        </w:rPr>
      </w:r>
      <w:r w:rsidRPr="00B26E5F">
        <w:rPr>
          <w:sz w:val="20"/>
          <w:szCs w:val="20"/>
          <w:rPrChange w:id="168" w:author="Microsoft Office User" w:date="2023-09-11T13:17:00Z">
            <w:rPr/>
          </w:rPrChange>
        </w:rPr>
        <w:fldChar w:fldCharType="separate"/>
      </w:r>
      <w:r w:rsidRPr="00B26E5F">
        <w:rPr>
          <w:sz w:val="20"/>
          <w:szCs w:val="20"/>
          <w:rPrChange w:id="169" w:author="Microsoft Office User" w:date="2023-09-11T13:17:00Z">
            <w:rPr/>
          </w:rPrChange>
        </w:rPr>
        <w:t>, e00812-18 (2018).</w:t>
      </w:r>
      <w:r w:rsidRPr="00B26E5F">
        <w:rPr>
          <w:sz w:val="20"/>
          <w:szCs w:val="20"/>
          <w:rPrChange w:id="170" w:author="Microsoft Office User" w:date="2023-09-11T13:17:00Z">
            <w:rPr/>
          </w:rPrChange>
        </w:rPr>
        <w:fldChar w:fldCharType="end"/>
      </w:r>
    </w:p>
    <w:p w14:paraId="59705115" w14:textId="77777777" w:rsidR="0013233D" w:rsidRPr="00B26E5F" w:rsidRDefault="0013233D">
      <w:pPr>
        <w:snapToGrid w:val="0"/>
        <w:contextualSpacing/>
        <w:rPr>
          <w:sz w:val="20"/>
          <w:szCs w:val="20"/>
          <w:rPrChange w:id="171" w:author="Microsoft Office User" w:date="2023-09-11T13:17:00Z">
            <w:rPr/>
          </w:rPrChange>
        </w:rPr>
        <w:pPrChange w:id="172" w:author="Microsoft Office User" w:date="2023-09-11T13:17:00Z">
          <w:pPr/>
        </w:pPrChange>
      </w:pPr>
    </w:p>
    <w:p w14:paraId="204B4AAF" w14:textId="77777777" w:rsidR="000C56B0" w:rsidRPr="00B26E5F" w:rsidRDefault="00367A15">
      <w:pPr>
        <w:snapToGrid w:val="0"/>
        <w:contextualSpacing/>
        <w:rPr>
          <w:sz w:val="20"/>
          <w:szCs w:val="20"/>
          <w:rPrChange w:id="173" w:author="Microsoft Office User" w:date="2023-09-11T13:17:00Z">
            <w:rPr/>
          </w:rPrChange>
        </w:rPr>
        <w:pPrChange w:id="174" w:author="Microsoft Office User" w:date="2023-09-11T13:17:00Z">
          <w:pPr/>
        </w:pPrChange>
      </w:pPr>
      <w:r w:rsidRPr="00B26E5F">
        <w:rPr>
          <w:sz w:val="20"/>
          <w:szCs w:val="20"/>
          <w:rPrChange w:id="175" w:author="Microsoft Office User" w:date="2023-09-11T13:17:00Z">
            <w:rPr/>
          </w:rPrChange>
        </w:rPr>
        <w:fldChar w:fldCharType="begin"/>
      </w:r>
      <w:r w:rsidRPr="00B26E5F">
        <w:rPr>
          <w:sz w:val="20"/>
          <w:szCs w:val="20"/>
          <w:rPrChange w:id="176" w:author="Microsoft Office User" w:date="2023-09-11T13:17:00Z">
            <w:rPr/>
          </w:rPrChange>
        </w:rPr>
        <w:instrText>HYPERLINK "https://www.zotero.org/google-docs/?n2Avay" \h</w:instrText>
      </w:r>
      <w:r w:rsidRPr="00E24C39">
        <w:rPr>
          <w:sz w:val="20"/>
          <w:szCs w:val="20"/>
        </w:rPr>
      </w:r>
      <w:r w:rsidRPr="00B26E5F">
        <w:rPr>
          <w:sz w:val="20"/>
          <w:szCs w:val="20"/>
          <w:rPrChange w:id="177" w:author="Microsoft Office User" w:date="2023-09-11T13:17:00Z">
            <w:rPr/>
          </w:rPrChange>
        </w:rPr>
        <w:fldChar w:fldCharType="separate"/>
      </w:r>
      <w:r w:rsidRPr="00B26E5F">
        <w:rPr>
          <w:sz w:val="20"/>
          <w:szCs w:val="20"/>
          <w:rPrChange w:id="178" w:author="Microsoft Office User" w:date="2023-09-11T13:17:00Z">
            <w:rPr/>
          </w:rPrChange>
        </w:rPr>
        <w:t>6.</w:t>
      </w:r>
      <w:r w:rsidRPr="00B26E5F">
        <w:rPr>
          <w:sz w:val="20"/>
          <w:szCs w:val="20"/>
          <w:rPrChange w:id="179" w:author="Microsoft Office User" w:date="2023-09-11T13:17:00Z">
            <w:rPr/>
          </w:rPrChange>
        </w:rPr>
        <w:tab/>
        <w:t xml:space="preserve">Littman, R. A., Willis, B. L., Pfeffer, C. &amp; Bourne, D. G. Diversities of coral-associated bacteria differ with location, but not species, for three acroporid corals on the Great Barrier Reef. </w:t>
      </w:r>
      <w:r w:rsidRPr="00B26E5F">
        <w:rPr>
          <w:sz w:val="20"/>
          <w:szCs w:val="20"/>
          <w:rPrChange w:id="180" w:author="Microsoft Office User" w:date="2023-09-11T13:17:00Z">
            <w:rPr/>
          </w:rPrChange>
        </w:rPr>
        <w:fldChar w:fldCharType="end"/>
      </w:r>
      <w:r w:rsidRPr="00B26E5F">
        <w:rPr>
          <w:sz w:val="20"/>
          <w:szCs w:val="20"/>
          <w:rPrChange w:id="181" w:author="Microsoft Office User" w:date="2023-09-11T13:17:00Z">
            <w:rPr/>
          </w:rPrChange>
        </w:rPr>
        <w:fldChar w:fldCharType="begin"/>
      </w:r>
      <w:r w:rsidRPr="00B26E5F">
        <w:rPr>
          <w:sz w:val="20"/>
          <w:szCs w:val="20"/>
          <w:rPrChange w:id="182" w:author="Microsoft Office User" w:date="2023-09-11T13:17:00Z">
            <w:rPr/>
          </w:rPrChange>
        </w:rPr>
        <w:instrText>HYPERLINK "https://www.zotero.org/google-docs/?n2Avay" \h</w:instrText>
      </w:r>
      <w:r w:rsidRPr="00E24C39">
        <w:rPr>
          <w:sz w:val="20"/>
          <w:szCs w:val="20"/>
        </w:rPr>
      </w:r>
      <w:r w:rsidRPr="00B26E5F">
        <w:rPr>
          <w:sz w:val="20"/>
          <w:szCs w:val="20"/>
          <w:rPrChange w:id="183" w:author="Microsoft Office User" w:date="2023-09-11T13:17:00Z">
            <w:rPr>
              <w:i/>
            </w:rPr>
          </w:rPrChange>
        </w:rPr>
        <w:fldChar w:fldCharType="separate"/>
      </w:r>
      <w:r w:rsidRPr="00B26E5F">
        <w:rPr>
          <w:i/>
          <w:sz w:val="20"/>
          <w:szCs w:val="20"/>
          <w:rPrChange w:id="184" w:author="Microsoft Office User" w:date="2023-09-11T13:17:00Z">
            <w:rPr>
              <w:i/>
            </w:rPr>
          </w:rPrChange>
        </w:rPr>
        <w:t xml:space="preserve">FEMS Microbiol. Ecol. </w:t>
      </w:r>
      <w:r w:rsidRPr="00B26E5F">
        <w:rPr>
          <w:i/>
          <w:sz w:val="20"/>
          <w:szCs w:val="20"/>
          <w:rPrChange w:id="185" w:author="Microsoft Office User" w:date="2023-09-11T13:17:00Z">
            <w:rPr>
              <w:i/>
            </w:rPr>
          </w:rPrChange>
        </w:rPr>
        <w:fldChar w:fldCharType="end"/>
      </w:r>
      <w:r w:rsidRPr="00B26E5F">
        <w:rPr>
          <w:sz w:val="20"/>
          <w:szCs w:val="20"/>
          <w:rPrChange w:id="186" w:author="Microsoft Office User" w:date="2023-09-11T13:17:00Z">
            <w:rPr/>
          </w:rPrChange>
        </w:rPr>
        <w:fldChar w:fldCharType="begin"/>
      </w:r>
      <w:r w:rsidRPr="00B26E5F">
        <w:rPr>
          <w:sz w:val="20"/>
          <w:szCs w:val="20"/>
          <w:rPrChange w:id="187" w:author="Microsoft Office User" w:date="2023-09-11T13:17:00Z">
            <w:rPr/>
          </w:rPrChange>
        </w:rPr>
        <w:instrText>HYPERLINK "https://www.zotero.org/google-docs/?n2Avay" \h</w:instrText>
      </w:r>
      <w:r w:rsidRPr="00E24C39">
        <w:rPr>
          <w:sz w:val="20"/>
          <w:szCs w:val="20"/>
        </w:rPr>
      </w:r>
      <w:r w:rsidRPr="00B26E5F">
        <w:rPr>
          <w:sz w:val="20"/>
          <w:szCs w:val="20"/>
          <w:rPrChange w:id="188" w:author="Microsoft Office User" w:date="2023-09-11T13:17:00Z">
            <w:rPr>
              <w:b/>
            </w:rPr>
          </w:rPrChange>
        </w:rPr>
        <w:fldChar w:fldCharType="separate"/>
      </w:r>
      <w:r w:rsidRPr="00B26E5F">
        <w:rPr>
          <w:b/>
          <w:sz w:val="20"/>
          <w:szCs w:val="20"/>
          <w:rPrChange w:id="189" w:author="Microsoft Office User" w:date="2023-09-11T13:17:00Z">
            <w:rPr>
              <w:b/>
            </w:rPr>
          </w:rPrChange>
        </w:rPr>
        <w:t>68</w:t>
      </w:r>
      <w:r w:rsidRPr="00B26E5F">
        <w:rPr>
          <w:b/>
          <w:sz w:val="20"/>
          <w:szCs w:val="20"/>
          <w:rPrChange w:id="190" w:author="Microsoft Office User" w:date="2023-09-11T13:17:00Z">
            <w:rPr>
              <w:b/>
            </w:rPr>
          </w:rPrChange>
        </w:rPr>
        <w:fldChar w:fldCharType="end"/>
      </w:r>
      <w:r w:rsidRPr="00B26E5F">
        <w:rPr>
          <w:sz w:val="20"/>
          <w:szCs w:val="20"/>
          <w:rPrChange w:id="191" w:author="Microsoft Office User" w:date="2023-09-11T13:17:00Z">
            <w:rPr/>
          </w:rPrChange>
        </w:rPr>
        <w:fldChar w:fldCharType="begin"/>
      </w:r>
      <w:r w:rsidRPr="00B26E5F">
        <w:rPr>
          <w:sz w:val="20"/>
          <w:szCs w:val="20"/>
          <w:rPrChange w:id="192" w:author="Microsoft Office User" w:date="2023-09-11T13:17:00Z">
            <w:rPr/>
          </w:rPrChange>
        </w:rPr>
        <w:instrText>HYPERLINK "https://www.zotero.org/google-docs/?n2Avay" \h</w:instrText>
      </w:r>
      <w:r w:rsidRPr="00E24C39">
        <w:rPr>
          <w:sz w:val="20"/>
          <w:szCs w:val="20"/>
        </w:rPr>
      </w:r>
      <w:r w:rsidRPr="00B26E5F">
        <w:rPr>
          <w:sz w:val="20"/>
          <w:szCs w:val="20"/>
          <w:rPrChange w:id="193" w:author="Microsoft Office User" w:date="2023-09-11T13:17:00Z">
            <w:rPr/>
          </w:rPrChange>
        </w:rPr>
        <w:fldChar w:fldCharType="separate"/>
      </w:r>
      <w:r w:rsidRPr="00B26E5F">
        <w:rPr>
          <w:sz w:val="20"/>
          <w:szCs w:val="20"/>
          <w:rPrChange w:id="194" w:author="Microsoft Office User" w:date="2023-09-11T13:17:00Z">
            <w:rPr/>
          </w:rPrChange>
        </w:rPr>
        <w:t>, 152–163 (2009).</w:t>
      </w:r>
      <w:r w:rsidRPr="00B26E5F">
        <w:rPr>
          <w:sz w:val="20"/>
          <w:szCs w:val="20"/>
          <w:rPrChange w:id="195" w:author="Microsoft Office User" w:date="2023-09-11T13:17:00Z">
            <w:rPr/>
          </w:rPrChange>
        </w:rPr>
        <w:fldChar w:fldCharType="end"/>
      </w:r>
    </w:p>
    <w:p w14:paraId="6800B882" w14:textId="77777777" w:rsidR="0013233D" w:rsidRPr="00B26E5F" w:rsidRDefault="0013233D">
      <w:pPr>
        <w:snapToGrid w:val="0"/>
        <w:contextualSpacing/>
        <w:rPr>
          <w:sz w:val="20"/>
          <w:szCs w:val="20"/>
          <w:rPrChange w:id="196" w:author="Microsoft Office User" w:date="2023-09-11T13:17:00Z">
            <w:rPr/>
          </w:rPrChange>
        </w:rPr>
        <w:pPrChange w:id="197" w:author="Microsoft Office User" w:date="2023-09-11T13:17:00Z">
          <w:pPr/>
        </w:pPrChange>
      </w:pPr>
    </w:p>
    <w:p w14:paraId="037CF1AC" w14:textId="1F3F7EB5" w:rsidR="000C56B0" w:rsidRPr="00B26E5F" w:rsidRDefault="00367A15">
      <w:pPr>
        <w:snapToGrid w:val="0"/>
        <w:contextualSpacing/>
        <w:rPr>
          <w:sz w:val="20"/>
          <w:szCs w:val="20"/>
          <w:rPrChange w:id="198" w:author="Microsoft Office User" w:date="2023-09-11T13:17:00Z">
            <w:rPr/>
          </w:rPrChange>
        </w:rPr>
        <w:pPrChange w:id="199" w:author="Microsoft Office User" w:date="2023-09-11T13:17:00Z">
          <w:pPr/>
        </w:pPrChange>
      </w:pPr>
      <w:r w:rsidRPr="00B26E5F">
        <w:rPr>
          <w:sz w:val="20"/>
          <w:szCs w:val="20"/>
          <w:rPrChange w:id="200" w:author="Microsoft Office User" w:date="2023-09-11T13:17:00Z">
            <w:rPr/>
          </w:rPrChange>
        </w:rPr>
        <w:fldChar w:fldCharType="begin"/>
      </w:r>
      <w:r w:rsidRPr="00B26E5F">
        <w:rPr>
          <w:sz w:val="20"/>
          <w:szCs w:val="20"/>
          <w:rPrChange w:id="201" w:author="Microsoft Office User" w:date="2023-09-11T13:17:00Z">
            <w:rPr/>
          </w:rPrChange>
        </w:rPr>
        <w:instrText>HYPERLINK "https://www.zotero.org/google-docs/?n2Avay" \h</w:instrText>
      </w:r>
      <w:r w:rsidRPr="00E24C39">
        <w:rPr>
          <w:sz w:val="20"/>
          <w:szCs w:val="20"/>
        </w:rPr>
      </w:r>
      <w:r w:rsidRPr="00B26E5F">
        <w:rPr>
          <w:sz w:val="20"/>
          <w:szCs w:val="20"/>
          <w:rPrChange w:id="202" w:author="Microsoft Office User" w:date="2023-09-11T13:17:00Z">
            <w:rPr/>
          </w:rPrChange>
        </w:rPr>
        <w:fldChar w:fldCharType="separate"/>
      </w:r>
      <w:r w:rsidRPr="00B26E5F">
        <w:rPr>
          <w:sz w:val="20"/>
          <w:szCs w:val="20"/>
          <w:rPrChange w:id="203" w:author="Microsoft Office User" w:date="2023-09-11T13:17:00Z">
            <w:rPr/>
          </w:rPrChange>
        </w:rPr>
        <w:t>7.</w:t>
      </w:r>
      <w:r w:rsidRPr="00B26E5F">
        <w:rPr>
          <w:sz w:val="20"/>
          <w:szCs w:val="20"/>
          <w:rPrChange w:id="204" w:author="Microsoft Office User" w:date="2023-09-11T13:17:00Z">
            <w:rPr/>
          </w:rPrChange>
        </w:rPr>
        <w:tab/>
        <w:t xml:space="preserve">Rodriguez‐Lanetty, M., Granados‐Cifuentes, C., Barberan, A., Bellantuono, A. J. &amp; Bastidas, C. Ecological Inferences from a deep screening of the C omplex B acterial C onsortia associated with the coral, </w:t>
      </w:r>
      <w:r w:rsidRPr="00B26E5F">
        <w:rPr>
          <w:i/>
          <w:iCs/>
          <w:sz w:val="20"/>
          <w:szCs w:val="20"/>
          <w:rPrChange w:id="205" w:author="Microsoft Office User" w:date="2023-09-11T13:17:00Z">
            <w:rPr>
              <w:i/>
              <w:iCs/>
            </w:rPr>
          </w:rPrChange>
        </w:rPr>
        <w:t>Porites astre</w:t>
      </w:r>
      <w:r w:rsidRPr="00B26E5F">
        <w:rPr>
          <w:sz w:val="20"/>
          <w:szCs w:val="20"/>
          <w:rPrChange w:id="206" w:author="Microsoft Office User" w:date="2023-09-11T13:17:00Z">
            <w:rPr/>
          </w:rPrChange>
        </w:rPr>
        <w:t xml:space="preserve">oides. </w:t>
      </w:r>
      <w:r w:rsidRPr="00B26E5F">
        <w:rPr>
          <w:sz w:val="20"/>
          <w:szCs w:val="20"/>
          <w:rPrChange w:id="207" w:author="Microsoft Office User" w:date="2023-09-11T13:17:00Z">
            <w:rPr/>
          </w:rPrChange>
        </w:rPr>
        <w:fldChar w:fldCharType="end"/>
      </w:r>
      <w:r w:rsidRPr="00B26E5F">
        <w:rPr>
          <w:sz w:val="20"/>
          <w:szCs w:val="20"/>
          <w:rPrChange w:id="208" w:author="Microsoft Office User" w:date="2023-09-11T13:17:00Z">
            <w:rPr/>
          </w:rPrChange>
        </w:rPr>
        <w:fldChar w:fldCharType="begin"/>
      </w:r>
      <w:r w:rsidRPr="00B26E5F">
        <w:rPr>
          <w:sz w:val="20"/>
          <w:szCs w:val="20"/>
          <w:rPrChange w:id="209" w:author="Microsoft Office User" w:date="2023-09-11T13:17:00Z">
            <w:rPr/>
          </w:rPrChange>
        </w:rPr>
        <w:instrText>HYPERLINK "https://www.zotero.org/google-docs/?n2Avay" \h</w:instrText>
      </w:r>
      <w:r w:rsidRPr="00E24C39">
        <w:rPr>
          <w:sz w:val="20"/>
          <w:szCs w:val="20"/>
        </w:rPr>
      </w:r>
      <w:r w:rsidRPr="00B26E5F">
        <w:rPr>
          <w:sz w:val="20"/>
          <w:szCs w:val="20"/>
          <w:rPrChange w:id="210" w:author="Microsoft Office User" w:date="2023-09-11T13:17:00Z">
            <w:rPr>
              <w:i/>
            </w:rPr>
          </w:rPrChange>
        </w:rPr>
        <w:fldChar w:fldCharType="separate"/>
      </w:r>
      <w:r w:rsidRPr="00B26E5F">
        <w:rPr>
          <w:i/>
          <w:sz w:val="20"/>
          <w:szCs w:val="20"/>
          <w:rPrChange w:id="211" w:author="Microsoft Office User" w:date="2023-09-11T13:17:00Z">
            <w:rPr>
              <w:i/>
            </w:rPr>
          </w:rPrChange>
        </w:rPr>
        <w:t xml:space="preserve">Mol. Ecol. </w:t>
      </w:r>
      <w:r w:rsidRPr="00B26E5F">
        <w:rPr>
          <w:i/>
          <w:sz w:val="20"/>
          <w:szCs w:val="20"/>
          <w:rPrChange w:id="212" w:author="Microsoft Office User" w:date="2023-09-11T13:17:00Z">
            <w:rPr>
              <w:i/>
            </w:rPr>
          </w:rPrChange>
        </w:rPr>
        <w:fldChar w:fldCharType="end"/>
      </w:r>
      <w:r w:rsidRPr="00B26E5F">
        <w:rPr>
          <w:sz w:val="20"/>
          <w:szCs w:val="20"/>
          <w:rPrChange w:id="213" w:author="Microsoft Office User" w:date="2023-09-11T13:17:00Z">
            <w:rPr/>
          </w:rPrChange>
        </w:rPr>
        <w:fldChar w:fldCharType="begin"/>
      </w:r>
      <w:r w:rsidRPr="00B26E5F">
        <w:rPr>
          <w:sz w:val="20"/>
          <w:szCs w:val="20"/>
          <w:rPrChange w:id="214" w:author="Microsoft Office User" w:date="2023-09-11T13:17:00Z">
            <w:rPr/>
          </w:rPrChange>
        </w:rPr>
        <w:instrText>HYPERLINK "https://www.zotero.org/google-docs/?n2Avay" \h</w:instrText>
      </w:r>
      <w:r w:rsidRPr="00E24C39">
        <w:rPr>
          <w:sz w:val="20"/>
          <w:szCs w:val="20"/>
        </w:rPr>
      </w:r>
      <w:r w:rsidRPr="00B26E5F">
        <w:rPr>
          <w:sz w:val="20"/>
          <w:szCs w:val="20"/>
          <w:rPrChange w:id="215" w:author="Microsoft Office User" w:date="2023-09-11T13:17:00Z">
            <w:rPr>
              <w:b/>
            </w:rPr>
          </w:rPrChange>
        </w:rPr>
        <w:fldChar w:fldCharType="separate"/>
      </w:r>
      <w:r w:rsidRPr="00B26E5F">
        <w:rPr>
          <w:b/>
          <w:sz w:val="20"/>
          <w:szCs w:val="20"/>
          <w:rPrChange w:id="216" w:author="Microsoft Office User" w:date="2023-09-11T13:17:00Z">
            <w:rPr>
              <w:b/>
            </w:rPr>
          </w:rPrChange>
        </w:rPr>
        <w:t>22</w:t>
      </w:r>
      <w:r w:rsidRPr="00B26E5F">
        <w:rPr>
          <w:b/>
          <w:sz w:val="20"/>
          <w:szCs w:val="20"/>
          <w:rPrChange w:id="217" w:author="Microsoft Office User" w:date="2023-09-11T13:17:00Z">
            <w:rPr>
              <w:b/>
            </w:rPr>
          </w:rPrChange>
        </w:rPr>
        <w:fldChar w:fldCharType="end"/>
      </w:r>
      <w:r w:rsidRPr="00B26E5F">
        <w:rPr>
          <w:sz w:val="20"/>
          <w:szCs w:val="20"/>
          <w:rPrChange w:id="218" w:author="Microsoft Office User" w:date="2023-09-11T13:17:00Z">
            <w:rPr/>
          </w:rPrChange>
        </w:rPr>
        <w:fldChar w:fldCharType="begin"/>
      </w:r>
      <w:r w:rsidRPr="00B26E5F">
        <w:rPr>
          <w:sz w:val="20"/>
          <w:szCs w:val="20"/>
          <w:rPrChange w:id="219" w:author="Microsoft Office User" w:date="2023-09-11T13:17:00Z">
            <w:rPr/>
          </w:rPrChange>
        </w:rPr>
        <w:instrText>HYPERLINK "https://www.zotero.org/google-docs/?n2Avay" \h</w:instrText>
      </w:r>
      <w:r w:rsidRPr="00E24C39">
        <w:rPr>
          <w:sz w:val="20"/>
          <w:szCs w:val="20"/>
        </w:rPr>
      </w:r>
      <w:r w:rsidRPr="00B26E5F">
        <w:rPr>
          <w:sz w:val="20"/>
          <w:szCs w:val="20"/>
          <w:rPrChange w:id="220" w:author="Microsoft Office User" w:date="2023-09-11T13:17:00Z">
            <w:rPr/>
          </w:rPrChange>
        </w:rPr>
        <w:fldChar w:fldCharType="separate"/>
      </w:r>
      <w:r w:rsidRPr="00B26E5F">
        <w:rPr>
          <w:sz w:val="20"/>
          <w:szCs w:val="20"/>
          <w:rPrChange w:id="221" w:author="Microsoft Office User" w:date="2023-09-11T13:17:00Z">
            <w:rPr/>
          </w:rPrChange>
        </w:rPr>
        <w:t>, 4349–4362 (2013).</w:t>
      </w:r>
      <w:r w:rsidRPr="00B26E5F">
        <w:rPr>
          <w:sz w:val="20"/>
          <w:szCs w:val="20"/>
          <w:rPrChange w:id="222" w:author="Microsoft Office User" w:date="2023-09-11T13:17:00Z">
            <w:rPr/>
          </w:rPrChange>
        </w:rPr>
        <w:fldChar w:fldCharType="end"/>
      </w:r>
    </w:p>
    <w:p w14:paraId="3DA63663" w14:textId="77777777" w:rsidR="0013233D" w:rsidRPr="00B26E5F" w:rsidRDefault="0013233D">
      <w:pPr>
        <w:snapToGrid w:val="0"/>
        <w:contextualSpacing/>
        <w:rPr>
          <w:sz w:val="20"/>
          <w:szCs w:val="20"/>
          <w:rPrChange w:id="223" w:author="Microsoft Office User" w:date="2023-09-11T13:17:00Z">
            <w:rPr/>
          </w:rPrChange>
        </w:rPr>
        <w:pPrChange w:id="224" w:author="Microsoft Office User" w:date="2023-09-11T13:17:00Z">
          <w:pPr/>
        </w:pPrChange>
      </w:pPr>
    </w:p>
    <w:p w14:paraId="6B4FFBA5" w14:textId="77777777" w:rsidR="000C56B0" w:rsidRPr="00B26E5F" w:rsidRDefault="00367A15">
      <w:pPr>
        <w:snapToGrid w:val="0"/>
        <w:contextualSpacing/>
        <w:rPr>
          <w:sz w:val="20"/>
          <w:szCs w:val="20"/>
          <w:rPrChange w:id="225" w:author="Microsoft Office User" w:date="2023-09-11T13:17:00Z">
            <w:rPr/>
          </w:rPrChange>
        </w:rPr>
        <w:pPrChange w:id="226" w:author="Microsoft Office User" w:date="2023-09-11T13:17:00Z">
          <w:pPr/>
        </w:pPrChange>
      </w:pPr>
      <w:r w:rsidRPr="00B26E5F">
        <w:rPr>
          <w:sz w:val="20"/>
          <w:szCs w:val="20"/>
          <w:rPrChange w:id="227" w:author="Microsoft Office User" w:date="2023-09-11T13:17:00Z">
            <w:rPr/>
          </w:rPrChange>
        </w:rPr>
        <w:fldChar w:fldCharType="begin"/>
      </w:r>
      <w:r w:rsidRPr="00B26E5F">
        <w:rPr>
          <w:sz w:val="20"/>
          <w:szCs w:val="20"/>
          <w:rPrChange w:id="228" w:author="Microsoft Office User" w:date="2023-09-11T13:17:00Z">
            <w:rPr/>
          </w:rPrChange>
        </w:rPr>
        <w:instrText>HYPERLINK "https://www.zotero.org/google-docs/?n2Avay" \h</w:instrText>
      </w:r>
      <w:r w:rsidRPr="00E24C39">
        <w:rPr>
          <w:sz w:val="20"/>
          <w:szCs w:val="20"/>
        </w:rPr>
      </w:r>
      <w:r w:rsidRPr="00B26E5F">
        <w:rPr>
          <w:sz w:val="20"/>
          <w:szCs w:val="20"/>
          <w:rPrChange w:id="229" w:author="Microsoft Office User" w:date="2023-09-11T13:17:00Z">
            <w:rPr/>
          </w:rPrChange>
        </w:rPr>
        <w:fldChar w:fldCharType="separate"/>
      </w:r>
      <w:r w:rsidRPr="00B26E5F">
        <w:rPr>
          <w:sz w:val="20"/>
          <w:szCs w:val="20"/>
          <w:rPrChange w:id="230" w:author="Microsoft Office User" w:date="2023-09-11T13:17:00Z">
            <w:rPr/>
          </w:rPrChange>
        </w:rPr>
        <w:t>8.</w:t>
      </w:r>
      <w:r w:rsidRPr="00B26E5F">
        <w:rPr>
          <w:sz w:val="20"/>
          <w:szCs w:val="20"/>
          <w:rPrChange w:id="231" w:author="Microsoft Office User" w:date="2023-09-11T13:17:00Z">
            <w:rPr/>
          </w:rPrChange>
        </w:rPr>
        <w:tab/>
        <w:t xml:space="preserve">Pantos, O., Bongaerts, P., Dennis, P. G., Tyson, G. W. &amp; Hoegh-Guldberg, O. Habitat-specific environmental conditions primarily control the microbiomes of the coral </w:t>
      </w:r>
      <w:r w:rsidRPr="00B26E5F">
        <w:rPr>
          <w:i/>
          <w:iCs/>
          <w:sz w:val="20"/>
          <w:szCs w:val="20"/>
          <w:rPrChange w:id="232" w:author="Microsoft Office User" w:date="2023-09-11T13:17:00Z">
            <w:rPr>
              <w:i/>
              <w:iCs/>
            </w:rPr>
          </w:rPrChange>
        </w:rPr>
        <w:t>Seriatopora hystrix</w:t>
      </w:r>
      <w:r w:rsidRPr="00B26E5F">
        <w:rPr>
          <w:sz w:val="20"/>
          <w:szCs w:val="20"/>
          <w:rPrChange w:id="233" w:author="Microsoft Office User" w:date="2023-09-11T13:17:00Z">
            <w:rPr/>
          </w:rPrChange>
        </w:rPr>
        <w:t xml:space="preserve">. </w:t>
      </w:r>
      <w:r w:rsidRPr="00B26E5F">
        <w:rPr>
          <w:sz w:val="20"/>
          <w:szCs w:val="20"/>
          <w:rPrChange w:id="234" w:author="Microsoft Office User" w:date="2023-09-11T13:17:00Z">
            <w:rPr/>
          </w:rPrChange>
        </w:rPr>
        <w:fldChar w:fldCharType="end"/>
      </w:r>
      <w:r w:rsidRPr="00B26E5F">
        <w:rPr>
          <w:sz w:val="20"/>
          <w:szCs w:val="20"/>
          <w:rPrChange w:id="235" w:author="Microsoft Office User" w:date="2023-09-11T13:17:00Z">
            <w:rPr/>
          </w:rPrChange>
        </w:rPr>
        <w:fldChar w:fldCharType="begin"/>
      </w:r>
      <w:r w:rsidRPr="00B26E5F">
        <w:rPr>
          <w:sz w:val="20"/>
          <w:szCs w:val="20"/>
          <w:rPrChange w:id="236" w:author="Microsoft Office User" w:date="2023-09-11T13:17:00Z">
            <w:rPr/>
          </w:rPrChange>
        </w:rPr>
        <w:instrText>HYPERLINK "https://www.zotero.org/google-docs/?n2Avay" \h</w:instrText>
      </w:r>
      <w:r w:rsidRPr="00E24C39">
        <w:rPr>
          <w:sz w:val="20"/>
          <w:szCs w:val="20"/>
        </w:rPr>
      </w:r>
      <w:r w:rsidRPr="00B26E5F">
        <w:rPr>
          <w:sz w:val="20"/>
          <w:szCs w:val="20"/>
          <w:rPrChange w:id="237" w:author="Microsoft Office User" w:date="2023-09-11T13:17:00Z">
            <w:rPr>
              <w:i/>
            </w:rPr>
          </w:rPrChange>
        </w:rPr>
        <w:fldChar w:fldCharType="separate"/>
      </w:r>
      <w:r w:rsidRPr="00B26E5F">
        <w:rPr>
          <w:i/>
          <w:sz w:val="20"/>
          <w:szCs w:val="20"/>
          <w:rPrChange w:id="238" w:author="Microsoft Office User" w:date="2023-09-11T13:17:00Z">
            <w:rPr>
              <w:i/>
            </w:rPr>
          </w:rPrChange>
        </w:rPr>
        <w:t xml:space="preserve">ISME J. </w:t>
      </w:r>
      <w:r w:rsidRPr="00B26E5F">
        <w:rPr>
          <w:i/>
          <w:sz w:val="20"/>
          <w:szCs w:val="20"/>
          <w:rPrChange w:id="239" w:author="Microsoft Office User" w:date="2023-09-11T13:17:00Z">
            <w:rPr>
              <w:i/>
            </w:rPr>
          </w:rPrChange>
        </w:rPr>
        <w:fldChar w:fldCharType="end"/>
      </w:r>
      <w:r w:rsidRPr="00B26E5F">
        <w:rPr>
          <w:sz w:val="20"/>
          <w:szCs w:val="20"/>
          <w:rPrChange w:id="240" w:author="Microsoft Office User" w:date="2023-09-11T13:17:00Z">
            <w:rPr/>
          </w:rPrChange>
        </w:rPr>
        <w:fldChar w:fldCharType="begin"/>
      </w:r>
      <w:r w:rsidRPr="00B26E5F">
        <w:rPr>
          <w:sz w:val="20"/>
          <w:szCs w:val="20"/>
          <w:rPrChange w:id="241" w:author="Microsoft Office User" w:date="2023-09-11T13:17:00Z">
            <w:rPr/>
          </w:rPrChange>
        </w:rPr>
        <w:instrText>HYPERLINK "https://www.zotero.org/google-docs/?n2Avay" \h</w:instrText>
      </w:r>
      <w:r w:rsidRPr="00E24C39">
        <w:rPr>
          <w:sz w:val="20"/>
          <w:szCs w:val="20"/>
        </w:rPr>
      </w:r>
      <w:r w:rsidRPr="00B26E5F">
        <w:rPr>
          <w:sz w:val="20"/>
          <w:szCs w:val="20"/>
          <w:rPrChange w:id="242" w:author="Microsoft Office User" w:date="2023-09-11T13:17:00Z">
            <w:rPr>
              <w:b/>
            </w:rPr>
          </w:rPrChange>
        </w:rPr>
        <w:fldChar w:fldCharType="separate"/>
      </w:r>
      <w:r w:rsidRPr="00B26E5F">
        <w:rPr>
          <w:b/>
          <w:sz w:val="20"/>
          <w:szCs w:val="20"/>
          <w:rPrChange w:id="243" w:author="Microsoft Office User" w:date="2023-09-11T13:17:00Z">
            <w:rPr>
              <w:b/>
            </w:rPr>
          </w:rPrChange>
        </w:rPr>
        <w:t>9</w:t>
      </w:r>
      <w:r w:rsidRPr="00B26E5F">
        <w:rPr>
          <w:b/>
          <w:sz w:val="20"/>
          <w:szCs w:val="20"/>
          <w:rPrChange w:id="244" w:author="Microsoft Office User" w:date="2023-09-11T13:17:00Z">
            <w:rPr>
              <w:b/>
            </w:rPr>
          </w:rPrChange>
        </w:rPr>
        <w:fldChar w:fldCharType="end"/>
      </w:r>
      <w:r w:rsidRPr="00B26E5F">
        <w:rPr>
          <w:sz w:val="20"/>
          <w:szCs w:val="20"/>
          <w:rPrChange w:id="245" w:author="Microsoft Office User" w:date="2023-09-11T13:17:00Z">
            <w:rPr/>
          </w:rPrChange>
        </w:rPr>
        <w:fldChar w:fldCharType="begin"/>
      </w:r>
      <w:r w:rsidRPr="00B26E5F">
        <w:rPr>
          <w:sz w:val="20"/>
          <w:szCs w:val="20"/>
          <w:rPrChange w:id="246" w:author="Microsoft Office User" w:date="2023-09-11T13:17:00Z">
            <w:rPr/>
          </w:rPrChange>
        </w:rPr>
        <w:instrText>HYPERLINK "https://www.zotero.org/google-docs/?n2Avay" \h</w:instrText>
      </w:r>
      <w:r w:rsidRPr="00E24C39">
        <w:rPr>
          <w:sz w:val="20"/>
          <w:szCs w:val="20"/>
        </w:rPr>
      </w:r>
      <w:r w:rsidRPr="00B26E5F">
        <w:rPr>
          <w:sz w:val="20"/>
          <w:szCs w:val="20"/>
          <w:rPrChange w:id="247" w:author="Microsoft Office User" w:date="2023-09-11T13:17:00Z">
            <w:rPr/>
          </w:rPrChange>
        </w:rPr>
        <w:fldChar w:fldCharType="separate"/>
      </w:r>
      <w:r w:rsidRPr="00B26E5F">
        <w:rPr>
          <w:sz w:val="20"/>
          <w:szCs w:val="20"/>
          <w:rPrChange w:id="248" w:author="Microsoft Office User" w:date="2023-09-11T13:17:00Z">
            <w:rPr/>
          </w:rPrChange>
        </w:rPr>
        <w:t>, 1916–1927 (2015).</w:t>
      </w:r>
      <w:r w:rsidRPr="00B26E5F">
        <w:rPr>
          <w:sz w:val="20"/>
          <w:szCs w:val="20"/>
          <w:rPrChange w:id="249" w:author="Microsoft Office User" w:date="2023-09-11T13:17:00Z">
            <w:rPr/>
          </w:rPrChange>
        </w:rPr>
        <w:fldChar w:fldCharType="end"/>
      </w:r>
    </w:p>
    <w:p w14:paraId="77BAE7B2" w14:textId="77777777" w:rsidR="0013233D" w:rsidRPr="00B26E5F" w:rsidRDefault="0013233D">
      <w:pPr>
        <w:snapToGrid w:val="0"/>
        <w:contextualSpacing/>
        <w:rPr>
          <w:sz w:val="20"/>
          <w:szCs w:val="20"/>
          <w:rPrChange w:id="250" w:author="Microsoft Office User" w:date="2023-09-11T13:17:00Z">
            <w:rPr/>
          </w:rPrChange>
        </w:rPr>
        <w:pPrChange w:id="251" w:author="Microsoft Office User" w:date="2023-09-11T13:17:00Z">
          <w:pPr/>
        </w:pPrChange>
      </w:pPr>
    </w:p>
    <w:p w14:paraId="7675D090" w14:textId="77777777" w:rsidR="000C56B0" w:rsidRPr="00B26E5F" w:rsidRDefault="00367A15">
      <w:pPr>
        <w:snapToGrid w:val="0"/>
        <w:contextualSpacing/>
        <w:rPr>
          <w:sz w:val="20"/>
          <w:szCs w:val="20"/>
          <w:rPrChange w:id="252" w:author="Microsoft Office User" w:date="2023-09-11T13:17:00Z">
            <w:rPr/>
          </w:rPrChange>
        </w:rPr>
        <w:pPrChange w:id="253" w:author="Microsoft Office User" w:date="2023-09-11T13:17:00Z">
          <w:pPr/>
        </w:pPrChange>
      </w:pPr>
      <w:r w:rsidRPr="00B26E5F">
        <w:rPr>
          <w:sz w:val="20"/>
          <w:szCs w:val="20"/>
          <w:rPrChange w:id="254" w:author="Microsoft Office User" w:date="2023-09-11T13:17:00Z">
            <w:rPr/>
          </w:rPrChange>
        </w:rPr>
        <w:fldChar w:fldCharType="begin"/>
      </w:r>
      <w:r w:rsidRPr="00B26E5F">
        <w:rPr>
          <w:sz w:val="20"/>
          <w:szCs w:val="20"/>
          <w:rPrChange w:id="255" w:author="Microsoft Office User" w:date="2023-09-11T13:17:00Z">
            <w:rPr/>
          </w:rPrChange>
        </w:rPr>
        <w:instrText>HYPERLINK "https://www.zotero.org/google-docs/?n2Avay" \h</w:instrText>
      </w:r>
      <w:r w:rsidRPr="00E24C39">
        <w:rPr>
          <w:sz w:val="20"/>
          <w:szCs w:val="20"/>
        </w:rPr>
      </w:r>
      <w:r w:rsidRPr="00B26E5F">
        <w:rPr>
          <w:sz w:val="20"/>
          <w:szCs w:val="20"/>
          <w:rPrChange w:id="256" w:author="Microsoft Office User" w:date="2023-09-11T13:17:00Z">
            <w:rPr/>
          </w:rPrChange>
        </w:rPr>
        <w:fldChar w:fldCharType="separate"/>
      </w:r>
      <w:r w:rsidRPr="00B26E5F">
        <w:rPr>
          <w:sz w:val="20"/>
          <w:szCs w:val="20"/>
          <w:rPrChange w:id="257" w:author="Microsoft Office User" w:date="2023-09-11T13:17:00Z">
            <w:rPr/>
          </w:rPrChange>
        </w:rPr>
        <w:t>9.</w:t>
      </w:r>
      <w:r w:rsidRPr="00B26E5F">
        <w:rPr>
          <w:sz w:val="20"/>
          <w:szCs w:val="20"/>
          <w:rPrChange w:id="258" w:author="Microsoft Office User" w:date="2023-09-11T13:17:00Z">
            <w:rPr/>
          </w:rPrChange>
        </w:rPr>
        <w:tab/>
        <w:t xml:space="preserve">Dunphy, C. M., Gouhier, T. C., Chu, N. D. &amp; Vollmer, S. V. Structure and stability of the coral microbiome in space and time. </w:t>
      </w:r>
      <w:r w:rsidRPr="00B26E5F">
        <w:rPr>
          <w:sz w:val="20"/>
          <w:szCs w:val="20"/>
          <w:rPrChange w:id="259" w:author="Microsoft Office User" w:date="2023-09-11T13:17:00Z">
            <w:rPr/>
          </w:rPrChange>
        </w:rPr>
        <w:fldChar w:fldCharType="end"/>
      </w:r>
      <w:r w:rsidRPr="00B26E5F">
        <w:rPr>
          <w:sz w:val="20"/>
          <w:szCs w:val="20"/>
          <w:rPrChange w:id="260" w:author="Microsoft Office User" w:date="2023-09-11T13:17:00Z">
            <w:rPr/>
          </w:rPrChange>
        </w:rPr>
        <w:fldChar w:fldCharType="begin"/>
      </w:r>
      <w:r w:rsidRPr="00B26E5F">
        <w:rPr>
          <w:sz w:val="20"/>
          <w:szCs w:val="20"/>
          <w:rPrChange w:id="261" w:author="Microsoft Office User" w:date="2023-09-11T13:17:00Z">
            <w:rPr/>
          </w:rPrChange>
        </w:rPr>
        <w:instrText>HYPERLINK "https://www.zotero.org/google-docs/?n2Avay" \h</w:instrText>
      </w:r>
      <w:r w:rsidRPr="00E24C39">
        <w:rPr>
          <w:sz w:val="20"/>
          <w:szCs w:val="20"/>
        </w:rPr>
      </w:r>
      <w:r w:rsidRPr="00B26E5F">
        <w:rPr>
          <w:sz w:val="20"/>
          <w:szCs w:val="20"/>
          <w:rPrChange w:id="262" w:author="Microsoft Office User" w:date="2023-09-11T13:17:00Z">
            <w:rPr>
              <w:i/>
            </w:rPr>
          </w:rPrChange>
        </w:rPr>
        <w:fldChar w:fldCharType="separate"/>
      </w:r>
      <w:r w:rsidRPr="00B26E5F">
        <w:rPr>
          <w:i/>
          <w:sz w:val="20"/>
          <w:szCs w:val="20"/>
          <w:rPrChange w:id="263" w:author="Microsoft Office User" w:date="2023-09-11T13:17:00Z">
            <w:rPr>
              <w:i/>
            </w:rPr>
          </w:rPrChange>
        </w:rPr>
        <w:t xml:space="preserve">Sci. Rep. </w:t>
      </w:r>
      <w:r w:rsidRPr="00B26E5F">
        <w:rPr>
          <w:i/>
          <w:sz w:val="20"/>
          <w:szCs w:val="20"/>
          <w:rPrChange w:id="264" w:author="Microsoft Office User" w:date="2023-09-11T13:17:00Z">
            <w:rPr>
              <w:i/>
            </w:rPr>
          </w:rPrChange>
        </w:rPr>
        <w:fldChar w:fldCharType="end"/>
      </w:r>
      <w:r w:rsidRPr="00B26E5F">
        <w:rPr>
          <w:sz w:val="20"/>
          <w:szCs w:val="20"/>
          <w:rPrChange w:id="265" w:author="Microsoft Office User" w:date="2023-09-11T13:17:00Z">
            <w:rPr/>
          </w:rPrChange>
        </w:rPr>
        <w:fldChar w:fldCharType="begin"/>
      </w:r>
      <w:r w:rsidRPr="00B26E5F">
        <w:rPr>
          <w:sz w:val="20"/>
          <w:szCs w:val="20"/>
          <w:rPrChange w:id="266" w:author="Microsoft Office User" w:date="2023-09-11T13:17:00Z">
            <w:rPr/>
          </w:rPrChange>
        </w:rPr>
        <w:instrText>HYPERLINK "https://www.zotero.org/google-docs/?n2Avay" \h</w:instrText>
      </w:r>
      <w:r w:rsidRPr="00E24C39">
        <w:rPr>
          <w:sz w:val="20"/>
          <w:szCs w:val="20"/>
        </w:rPr>
      </w:r>
      <w:r w:rsidRPr="00B26E5F">
        <w:rPr>
          <w:sz w:val="20"/>
          <w:szCs w:val="20"/>
          <w:rPrChange w:id="267" w:author="Microsoft Office User" w:date="2023-09-11T13:17:00Z">
            <w:rPr>
              <w:b/>
            </w:rPr>
          </w:rPrChange>
        </w:rPr>
        <w:fldChar w:fldCharType="separate"/>
      </w:r>
      <w:r w:rsidRPr="00B26E5F">
        <w:rPr>
          <w:b/>
          <w:sz w:val="20"/>
          <w:szCs w:val="20"/>
          <w:rPrChange w:id="268" w:author="Microsoft Office User" w:date="2023-09-11T13:17:00Z">
            <w:rPr>
              <w:b/>
            </w:rPr>
          </w:rPrChange>
        </w:rPr>
        <w:t>9</w:t>
      </w:r>
      <w:r w:rsidRPr="00B26E5F">
        <w:rPr>
          <w:b/>
          <w:sz w:val="20"/>
          <w:szCs w:val="20"/>
          <w:rPrChange w:id="269" w:author="Microsoft Office User" w:date="2023-09-11T13:17:00Z">
            <w:rPr>
              <w:b/>
            </w:rPr>
          </w:rPrChange>
        </w:rPr>
        <w:fldChar w:fldCharType="end"/>
      </w:r>
      <w:r w:rsidRPr="00B26E5F">
        <w:rPr>
          <w:sz w:val="20"/>
          <w:szCs w:val="20"/>
          <w:rPrChange w:id="270" w:author="Microsoft Office User" w:date="2023-09-11T13:17:00Z">
            <w:rPr/>
          </w:rPrChange>
        </w:rPr>
        <w:fldChar w:fldCharType="begin"/>
      </w:r>
      <w:r w:rsidRPr="00B26E5F">
        <w:rPr>
          <w:sz w:val="20"/>
          <w:szCs w:val="20"/>
          <w:rPrChange w:id="271" w:author="Microsoft Office User" w:date="2023-09-11T13:17:00Z">
            <w:rPr/>
          </w:rPrChange>
        </w:rPr>
        <w:instrText>HYPERLINK "https://www.zotero.org/google-docs/?n2Avay" \h</w:instrText>
      </w:r>
      <w:r w:rsidRPr="00E24C39">
        <w:rPr>
          <w:sz w:val="20"/>
          <w:szCs w:val="20"/>
        </w:rPr>
      </w:r>
      <w:r w:rsidRPr="00B26E5F">
        <w:rPr>
          <w:sz w:val="20"/>
          <w:szCs w:val="20"/>
          <w:rPrChange w:id="272" w:author="Microsoft Office User" w:date="2023-09-11T13:17:00Z">
            <w:rPr/>
          </w:rPrChange>
        </w:rPr>
        <w:fldChar w:fldCharType="separate"/>
      </w:r>
      <w:r w:rsidRPr="00B26E5F">
        <w:rPr>
          <w:sz w:val="20"/>
          <w:szCs w:val="20"/>
          <w:rPrChange w:id="273" w:author="Microsoft Office User" w:date="2023-09-11T13:17:00Z">
            <w:rPr/>
          </w:rPrChange>
        </w:rPr>
        <w:t>, 1–13 (2019).</w:t>
      </w:r>
      <w:r w:rsidRPr="00B26E5F">
        <w:rPr>
          <w:sz w:val="20"/>
          <w:szCs w:val="20"/>
          <w:rPrChange w:id="274" w:author="Microsoft Office User" w:date="2023-09-11T13:17:00Z">
            <w:rPr/>
          </w:rPrChange>
        </w:rPr>
        <w:fldChar w:fldCharType="end"/>
      </w:r>
    </w:p>
    <w:p w14:paraId="3073138A" w14:textId="77777777" w:rsidR="0013233D" w:rsidRPr="00B26E5F" w:rsidRDefault="0013233D">
      <w:pPr>
        <w:snapToGrid w:val="0"/>
        <w:contextualSpacing/>
        <w:rPr>
          <w:sz w:val="20"/>
          <w:szCs w:val="20"/>
          <w:rPrChange w:id="275" w:author="Microsoft Office User" w:date="2023-09-11T13:17:00Z">
            <w:rPr/>
          </w:rPrChange>
        </w:rPr>
        <w:pPrChange w:id="276" w:author="Microsoft Office User" w:date="2023-09-11T13:17:00Z">
          <w:pPr/>
        </w:pPrChange>
      </w:pPr>
    </w:p>
    <w:p w14:paraId="20CF2C9C" w14:textId="77777777" w:rsidR="000C56B0" w:rsidRPr="00B26E5F" w:rsidRDefault="00367A15">
      <w:pPr>
        <w:snapToGrid w:val="0"/>
        <w:contextualSpacing/>
        <w:rPr>
          <w:sz w:val="20"/>
          <w:szCs w:val="20"/>
          <w:rPrChange w:id="277" w:author="Microsoft Office User" w:date="2023-09-11T13:17:00Z">
            <w:rPr/>
          </w:rPrChange>
        </w:rPr>
        <w:pPrChange w:id="278" w:author="Microsoft Office User" w:date="2023-09-11T13:17:00Z">
          <w:pPr/>
        </w:pPrChange>
      </w:pPr>
      <w:r w:rsidRPr="00B26E5F">
        <w:rPr>
          <w:sz w:val="20"/>
          <w:szCs w:val="20"/>
          <w:rPrChange w:id="279" w:author="Microsoft Office User" w:date="2023-09-11T13:17:00Z">
            <w:rPr/>
          </w:rPrChange>
        </w:rPr>
        <w:fldChar w:fldCharType="begin"/>
      </w:r>
      <w:r w:rsidRPr="00B26E5F">
        <w:rPr>
          <w:sz w:val="20"/>
          <w:szCs w:val="20"/>
          <w:rPrChange w:id="280" w:author="Microsoft Office User" w:date="2023-09-11T13:17:00Z">
            <w:rPr/>
          </w:rPrChange>
        </w:rPr>
        <w:instrText>HYPERLINK "https://www.zotero.org/google-docs/?n2Avay" \h</w:instrText>
      </w:r>
      <w:r w:rsidRPr="00E24C39">
        <w:rPr>
          <w:sz w:val="20"/>
          <w:szCs w:val="20"/>
        </w:rPr>
      </w:r>
      <w:r w:rsidRPr="00B26E5F">
        <w:rPr>
          <w:sz w:val="20"/>
          <w:szCs w:val="20"/>
          <w:rPrChange w:id="281" w:author="Microsoft Office User" w:date="2023-09-11T13:17:00Z">
            <w:rPr/>
          </w:rPrChange>
        </w:rPr>
        <w:fldChar w:fldCharType="separate"/>
      </w:r>
      <w:r w:rsidRPr="00B26E5F">
        <w:rPr>
          <w:sz w:val="20"/>
          <w:szCs w:val="20"/>
          <w:rPrChange w:id="282" w:author="Microsoft Office User" w:date="2023-09-11T13:17:00Z">
            <w:rPr/>
          </w:rPrChange>
        </w:rPr>
        <w:t>10.</w:t>
      </w:r>
      <w:r w:rsidRPr="00B26E5F">
        <w:rPr>
          <w:sz w:val="20"/>
          <w:szCs w:val="20"/>
          <w:rPrChange w:id="283" w:author="Microsoft Office User" w:date="2023-09-11T13:17:00Z">
            <w:rPr/>
          </w:rPrChange>
        </w:rPr>
        <w:tab/>
        <w:t xml:space="preserve">Wang, L. </w:t>
      </w:r>
      <w:r w:rsidRPr="00B26E5F">
        <w:rPr>
          <w:sz w:val="20"/>
          <w:szCs w:val="20"/>
          <w:rPrChange w:id="284" w:author="Microsoft Office User" w:date="2023-09-11T13:17:00Z">
            <w:rPr/>
          </w:rPrChange>
        </w:rPr>
        <w:fldChar w:fldCharType="end"/>
      </w:r>
      <w:r w:rsidRPr="00B26E5F">
        <w:rPr>
          <w:sz w:val="20"/>
          <w:szCs w:val="20"/>
          <w:rPrChange w:id="285" w:author="Microsoft Office User" w:date="2023-09-11T13:17:00Z">
            <w:rPr/>
          </w:rPrChange>
        </w:rPr>
        <w:fldChar w:fldCharType="begin"/>
      </w:r>
      <w:r w:rsidRPr="00B26E5F">
        <w:rPr>
          <w:sz w:val="20"/>
          <w:szCs w:val="20"/>
          <w:rPrChange w:id="286" w:author="Microsoft Office User" w:date="2023-09-11T13:17:00Z">
            <w:rPr/>
          </w:rPrChange>
        </w:rPr>
        <w:instrText>HYPERLINK "https://www.zotero.org/google-docs/?n2Avay" \h</w:instrText>
      </w:r>
      <w:r w:rsidRPr="00E24C39">
        <w:rPr>
          <w:sz w:val="20"/>
          <w:szCs w:val="20"/>
        </w:rPr>
      </w:r>
      <w:r w:rsidRPr="00B26E5F">
        <w:rPr>
          <w:sz w:val="20"/>
          <w:szCs w:val="20"/>
          <w:rPrChange w:id="287" w:author="Microsoft Office User" w:date="2023-09-11T13:17:00Z">
            <w:rPr>
              <w:i/>
            </w:rPr>
          </w:rPrChange>
        </w:rPr>
        <w:fldChar w:fldCharType="separate"/>
      </w:r>
      <w:r w:rsidRPr="00B26E5F">
        <w:rPr>
          <w:i/>
          <w:sz w:val="20"/>
          <w:szCs w:val="20"/>
          <w:rPrChange w:id="288" w:author="Microsoft Office User" w:date="2023-09-11T13:17:00Z">
            <w:rPr>
              <w:i/>
            </w:rPr>
          </w:rPrChange>
        </w:rPr>
        <w:t>et al.</w:t>
      </w:r>
      <w:r w:rsidRPr="00B26E5F">
        <w:rPr>
          <w:i/>
          <w:sz w:val="20"/>
          <w:szCs w:val="20"/>
          <w:rPrChange w:id="289" w:author="Microsoft Office User" w:date="2023-09-11T13:17:00Z">
            <w:rPr>
              <w:i/>
            </w:rPr>
          </w:rPrChange>
        </w:rPr>
        <w:fldChar w:fldCharType="end"/>
      </w:r>
      <w:r w:rsidRPr="00B26E5F">
        <w:rPr>
          <w:sz w:val="20"/>
          <w:szCs w:val="20"/>
          <w:rPrChange w:id="290" w:author="Microsoft Office User" w:date="2023-09-11T13:17:00Z">
            <w:rPr/>
          </w:rPrChange>
        </w:rPr>
        <w:fldChar w:fldCharType="begin"/>
      </w:r>
      <w:r w:rsidRPr="00B26E5F">
        <w:rPr>
          <w:sz w:val="20"/>
          <w:szCs w:val="20"/>
          <w:rPrChange w:id="291" w:author="Microsoft Office User" w:date="2023-09-11T13:17:00Z">
            <w:rPr/>
          </w:rPrChange>
        </w:rPr>
        <w:instrText>HYPERLINK "https://www.zotero.org/google-docs/?n2Avay" \h</w:instrText>
      </w:r>
      <w:r w:rsidRPr="00E24C39">
        <w:rPr>
          <w:sz w:val="20"/>
          <w:szCs w:val="20"/>
        </w:rPr>
      </w:r>
      <w:r w:rsidRPr="00B26E5F">
        <w:rPr>
          <w:sz w:val="20"/>
          <w:szCs w:val="20"/>
          <w:rPrChange w:id="292" w:author="Microsoft Office User" w:date="2023-09-11T13:17:00Z">
            <w:rPr/>
          </w:rPrChange>
        </w:rPr>
        <w:fldChar w:fldCharType="separate"/>
      </w:r>
      <w:r w:rsidRPr="00B26E5F">
        <w:rPr>
          <w:sz w:val="20"/>
          <w:szCs w:val="20"/>
          <w:rPrChange w:id="293" w:author="Microsoft Office User" w:date="2023-09-11T13:17:00Z">
            <w:rPr/>
          </w:rPrChange>
        </w:rPr>
        <w:t xml:space="preserve"> Corals and their microbiomes are differentially affected by exposure to elevated nutrients and a natural thermal anomaly. </w:t>
      </w:r>
      <w:r w:rsidRPr="00B26E5F">
        <w:rPr>
          <w:sz w:val="20"/>
          <w:szCs w:val="20"/>
          <w:rPrChange w:id="294" w:author="Microsoft Office User" w:date="2023-09-11T13:17:00Z">
            <w:rPr/>
          </w:rPrChange>
        </w:rPr>
        <w:fldChar w:fldCharType="end"/>
      </w:r>
      <w:r w:rsidRPr="00B26E5F">
        <w:rPr>
          <w:sz w:val="20"/>
          <w:szCs w:val="20"/>
          <w:rPrChange w:id="295" w:author="Microsoft Office User" w:date="2023-09-11T13:17:00Z">
            <w:rPr/>
          </w:rPrChange>
        </w:rPr>
        <w:fldChar w:fldCharType="begin"/>
      </w:r>
      <w:r w:rsidRPr="00B26E5F">
        <w:rPr>
          <w:sz w:val="20"/>
          <w:szCs w:val="20"/>
          <w:rPrChange w:id="296" w:author="Microsoft Office User" w:date="2023-09-11T13:17:00Z">
            <w:rPr/>
          </w:rPrChange>
        </w:rPr>
        <w:instrText>HYPERLINK "https://www.zotero.org/google-docs/?n2Avay" \h</w:instrText>
      </w:r>
      <w:r w:rsidRPr="00E24C39">
        <w:rPr>
          <w:sz w:val="20"/>
          <w:szCs w:val="20"/>
        </w:rPr>
      </w:r>
      <w:r w:rsidRPr="00B26E5F">
        <w:rPr>
          <w:sz w:val="20"/>
          <w:szCs w:val="20"/>
          <w:rPrChange w:id="297" w:author="Microsoft Office User" w:date="2023-09-11T13:17:00Z">
            <w:rPr>
              <w:i/>
            </w:rPr>
          </w:rPrChange>
        </w:rPr>
        <w:fldChar w:fldCharType="separate"/>
      </w:r>
      <w:r w:rsidRPr="00B26E5F">
        <w:rPr>
          <w:i/>
          <w:sz w:val="20"/>
          <w:szCs w:val="20"/>
          <w:rPrChange w:id="298" w:author="Microsoft Office User" w:date="2023-09-11T13:17:00Z">
            <w:rPr>
              <w:i/>
            </w:rPr>
          </w:rPrChange>
        </w:rPr>
        <w:t xml:space="preserve">Front. Mar. Sci. </w:t>
      </w:r>
      <w:r w:rsidRPr="00B26E5F">
        <w:rPr>
          <w:i/>
          <w:sz w:val="20"/>
          <w:szCs w:val="20"/>
          <w:rPrChange w:id="299" w:author="Microsoft Office User" w:date="2023-09-11T13:17:00Z">
            <w:rPr>
              <w:i/>
            </w:rPr>
          </w:rPrChange>
        </w:rPr>
        <w:fldChar w:fldCharType="end"/>
      </w:r>
      <w:r w:rsidRPr="00B26E5F">
        <w:rPr>
          <w:sz w:val="20"/>
          <w:szCs w:val="20"/>
          <w:rPrChange w:id="300" w:author="Microsoft Office User" w:date="2023-09-11T13:17:00Z">
            <w:rPr/>
          </w:rPrChange>
        </w:rPr>
        <w:fldChar w:fldCharType="begin"/>
      </w:r>
      <w:r w:rsidRPr="00B26E5F">
        <w:rPr>
          <w:sz w:val="20"/>
          <w:szCs w:val="20"/>
          <w:rPrChange w:id="301" w:author="Microsoft Office User" w:date="2023-09-11T13:17:00Z">
            <w:rPr/>
          </w:rPrChange>
        </w:rPr>
        <w:instrText>HYPERLINK "https://www.zotero.org/google-docs/?n2Avay" \h</w:instrText>
      </w:r>
      <w:r w:rsidRPr="00E24C39">
        <w:rPr>
          <w:sz w:val="20"/>
          <w:szCs w:val="20"/>
        </w:rPr>
      </w:r>
      <w:r w:rsidRPr="00B26E5F">
        <w:rPr>
          <w:sz w:val="20"/>
          <w:szCs w:val="20"/>
          <w:rPrChange w:id="302" w:author="Microsoft Office User" w:date="2023-09-11T13:17:00Z">
            <w:rPr>
              <w:b/>
            </w:rPr>
          </w:rPrChange>
        </w:rPr>
        <w:fldChar w:fldCharType="separate"/>
      </w:r>
      <w:r w:rsidRPr="00B26E5F">
        <w:rPr>
          <w:b/>
          <w:sz w:val="20"/>
          <w:szCs w:val="20"/>
          <w:rPrChange w:id="303" w:author="Microsoft Office User" w:date="2023-09-11T13:17:00Z">
            <w:rPr>
              <w:b/>
            </w:rPr>
          </w:rPrChange>
        </w:rPr>
        <w:t>5</w:t>
      </w:r>
      <w:r w:rsidRPr="00B26E5F">
        <w:rPr>
          <w:b/>
          <w:sz w:val="20"/>
          <w:szCs w:val="20"/>
          <w:rPrChange w:id="304" w:author="Microsoft Office User" w:date="2023-09-11T13:17:00Z">
            <w:rPr>
              <w:b/>
            </w:rPr>
          </w:rPrChange>
        </w:rPr>
        <w:fldChar w:fldCharType="end"/>
      </w:r>
      <w:r w:rsidRPr="00B26E5F">
        <w:rPr>
          <w:sz w:val="20"/>
          <w:szCs w:val="20"/>
          <w:rPrChange w:id="305" w:author="Microsoft Office User" w:date="2023-09-11T13:17:00Z">
            <w:rPr/>
          </w:rPrChange>
        </w:rPr>
        <w:fldChar w:fldCharType="begin"/>
      </w:r>
      <w:r w:rsidRPr="00B26E5F">
        <w:rPr>
          <w:sz w:val="20"/>
          <w:szCs w:val="20"/>
          <w:rPrChange w:id="306" w:author="Microsoft Office User" w:date="2023-09-11T13:17:00Z">
            <w:rPr/>
          </w:rPrChange>
        </w:rPr>
        <w:instrText>HYPERLINK "https://www.zotero.org/google-docs/?n2Avay" \h</w:instrText>
      </w:r>
      <w:r w:rsidRPr="00E24C39">
        <w:rPr>
          <w:sz w:val="20"/>
          <w:szCs w:val="20"/>
        </w:rPr>
      </w:r>
      <w:r w:rsidRPr="00B26E5F">
        <w:rPr>
          <w:sz w:val="20"/>
          <w:szCs w:val="20"/>
          <w:rPrChange w:id="307" w:author="Microsoft Office User" w:date="2023-09-11T13:17:00Z">
            <w:rPr/>
          </w:rPrChange>
        </w:rPr>
        <w:fldChar w:fldCharType="separate"/>
      </w:r>
      <w:r w:rsidRPr="00B26E5F">
        <w:rPr>
          <w:sz w:val="20"/>
          <w:szCs w:val="20"/>
          <w:rPrChange w:id="308" w:author="Microsoft Office User" w:date="2023-09-11T13:17:00Z">
            <w:rPr/>
          </w:rPrChange>
        </w:rPr>
        <w:t>, 101 (2018).</w:t>
      </w:r>
      <w:r w:rsidRPr="00B26E5F">
        <w:rPr>
          <w:sz w:val="20"/>
          <w:szCs w:val="20"/>
          <w:rPrChange w:id="309" w:author="Microsoft Office User" w:date="2023-09-11T13:17:00Z">
            <w:rPr/>
          </w:rPrChange>
        </w:rPr>
        <w:fldChar w:fldCharType="end"/>
      </w:r>
    </w:p>
    <w:p w14:paraId="1A16574D" w14:textId="77777777" w:rsidR="0013233D" w:rsidRPr="00B26E5F" w:rsidRDefault="0013233D">
      <w:pPr>
        <w:snapToGrid w:val="0"/>
        <w:contextualSpacing/>
        <w:rPr>
          <w:sz w:val="20"/>
          <w:szCs w:val="20"/>
          <w:rPrChange w:id="310" w:author="Microsoft Office User" w:date="2023-09-11T13:17:00Z">
            <w:rPr/>
          </w:rPrChange>
        </w:rPr>
        <w:pPrChange w:id="311" w:author="Microsoft Office User" w:date="2023-09-11T13:17:00Z">
          <w:pPr/>
        </w:pPrChange>
      </w:pPr>
    </w:p>
    <w:p w14:paraId="46EF1FBC" w14:textId="77777777" w:rsidR="000C56B0" w:rsidRPr="00B26E5F" w:rsidRDefault="00367A15">
      <w:pPr>
        <w:snapToGrid w:val="0"/>
        <w:contextualSpacing/>
        <w:rPr>
          <w:sz w:val="20"/>
          <w:szCs w:val="20"/>
          <w:rPrChange w:id="312" w:author="Microsoft Office User" w:date="2023-09-11T13:17:00Z">
            <w:rPr/>
          </w:rPrChange>
        </w:rPr>
        <w:pPrChange w:id="313" w:author="Microsoft Office User" w:date="2023-09-11T13:17:00Z">
          <w:pPr/>
        </w:pPrChange>
      </w:pPr>
      <w:r w:rsidRPr="00B26E5F">
        <w:rPr>
          <w:sz w:val="20"/>
          <w:szCs w:val="20"/>
          <w:rPrChange w:id="314" w:author="Microsoft Office User" w:date="2023-09-11T13:17:00Z">
            <w:rPr/>
          </w:rPrChange>
        </w:rPr>
        <w:fldChar w:fldCharType="begin"/>
      </w:r>
      <w:r w:rsidRPr="00B26E5F">
        <w:rPr>
          <w:sz w:val="20"/>
          <w:szCs w:val="20"/>
          <w:rPrChange w:id="315" w:author="Microsoft Office User" w:date="2023-09-11T13:17:00Z">
            <w:rPr/>
          </w:rPrChange>
        </w:rPr>
        <w:instrText>HYPERLINK "https://www.zotero.org/google-docs/?n2Avay" \h</w:instrText>
      </w:r>
      <w:r w:rsidRPr="00E24C39">
        <w:rPr>
          <w:sz w:val="20"/>
          <w:szCs w:val="20"/>
        </w:rPr>
      </w:r>
      <w:r w:rsidRPr="00B26E5F">
        <w:rPr>
          <w:sz w:val="20"/>
          <w:szCs w:val="20"/>
          <w:rPrChange w:id="316" w:author="Microsoft Office User" w:date="2023-09-11T13:17:00Z">
            <w:rPr/>
          </w:rPrChange>
        </w:rPr>
        <w:fldChar w:fldCharType="separate"/>
      </w:r>
      <w:r w:rsidRPr="00B26E5F">
        <w:rPr>
          <w:sz w:val="20"/>
          <w:szCs w:val="20"/>
          <w:rPrChange w:id="317" w:author="Microsoft Office User" w:date="2023-09-11T13:17:00Z">
            <w:rPr/>
          </w:rPrChange>
        </w:rPr>
        <w:t>11.</w:t>
      </w:r>
      <w:r w:rsidRPr="00B26E5F">
        <w:rPr>
          <w:sz w:val="20"/>
          <w:szCs w:val="20"/>
          <w:rPrChange w:id="318" w:author="Microsoft Office User" w:date="2023-09-11T13:17:00Z">
            <w:rPr/>
          </w:rPrChange>
        </w:rPr>
        <w:tab/>
        <w:t xml:space="preserve">Pootakham, W. </w:t>
      </w:r>
      <w:r w:rsidRPr="00B26E5F">
        <w:rPr>
          <w:sz w:val="20"/>
          <w:szCs w:val="20"/>
          <w:rPrChange w:id="319" w:author="Microsoft Office User" w:date="2023-09-11T13:17:00Z">
            <w:rPr/>
          </w:rPrChange>
        </w:rPr>
        <w:fldChar w:fldCharType="end"/>
      </w:r>
      <w:r w:rsidRPr="00B26E5F">
        <w:rPr>
          <w:sz w:val="20"/>
          <w:szCs w:val="20"/>
          <w:rPrChange w:id="320" w:author="Microsoft Office User" w:date="2023-09-11T13:17:00Z">
            <w:rPr/>
          </w:rPrChange>
        </w:rPr>
        <w:fldChar w:fldCharType="begin"/>
      </w:r>
      <w:r w:rsidRPr="00B26E5F">
        <w:rPr>
          <w:sz w:val="20"/>
          <w:szCs w:val="20"/>
          <w:rPrChange w:id="321" w:author="Microsoft Office User" w:date="2023-09-11T13:17:00Z">
            <w:rPr/>
          </w:rPrChange>
        </w:rPr>
        <w:instrText>HYPERLINK "https://www.zotero.org/google-docs/?n2Avay" \h</w:instrText>
      </w:r>
      <w:r w:rsidRPr="00E24C39">
        <w:rPr>
          <w:sz w:val="20"/>
          <w:szCs w:val="20"/>
        </w:rPr>
      </w:r>
      <w:r w:rsidRPr="00B26E5F">
        <w:rPr>
          <w:sz w:val="20"/>
          <w:szCs w:val="20"/>
          <w:rPrChange w:id="322" w:author="Microsoft Office User" w:date="2023-09-11T13:17:00Z">
            <w:rPr>
              <w:i/>
            </w:rPr>
          </w:rPrChange>
        </w:rPr>
        <w:fldChar w:fldCharType="separate"/>
      </w:r>
      <w:r w:rsidRPr="00B26E5F">
        <w:rPr>
          <w:i/>
          <w:sz w:val="20"/>
          <w:szCs w:val="20"/>
          <w:rPrChange w:id="323" w:author="Microsoft Office User" w:date="2023-09-11T13:17:00Z">
            <w:rPr>
              <w:i/>
            </w:rPr>
          </w:rPrChange>
        </w:rPr>
        <w:t>et al.</w:t>
      </w:r>
      <w:r w:rsidRPr="00B26E5F">
        <w:rPr>
          <w:i/>
          <w:sz w:val="20"/>
          <w:szCs w:val="20"/>
          <w:rPrChange w:id="324" w:author="Microsoft Office User" w:date="2023-09-11T13:17:00Z">
            <w:rPr>
              <w:i/>
            </w:rPr>
          </w:rPrChange>
        </w:rPr>
        <w:fldChar w:fldCharType="end"/>
      </w:r>
      <w:r w:rsidRPr="00B26E5F">
        <w:rPr>
          <w:sz w:val="20"/>
          <w:szCs w:val="20"/>
          <w:rPrChange w:id="325" w:author="Microsoft Office User" w:date="2023-09-11T13:17:00Z">
            <w:rPr/>
          </w:rPrChange>
        </w:rPr>
        <w:fldChar w:fldCharType="begin"/>
      </w:r>
      <w:r w:rsidRPr="00B26E5F">
        <w:rPr>
          <w:sz w:val="20"/>
          <w:szCs w:val="20"/>
          <w:rPrChange w:id="326" w:author="Microsoft Office User" w:date="2023-09-11T13:17:00Z">
            <w:rPr/>
          </w:rPrChange>
        </w:rPr>
        <w:instrText>HYPERLINK "https://www.zotero.org/google-docs/?n2Avay" \h</w:instrText>
      </w:r>
      <w:r w:rsidRPr="00E24C39">
        <w:rPr>
          <w:sz w:val="20"/>
          <w:szCs w:val="20"/>
        </w:rPr>
      </w:r>
      <w:r w:rsidRPr="00B26E5F">
        <w:rPr>
          <w:sz w:val="20"/>
          <w:szCs w:val="20"/>
          <w:rPrChange w:id="327" w:author="Microsoft Office User" w:date="2023-09-11T13:17:00Z">
            <w:rPr/>
          </w:rPrChange>
        </w:rPr>
        <w:fldChar w:fldCharType="separate"/>
      </w:r>
      <w:r w:rsidRPr="00B26E5F">
        <w:rPr>
          <w:sz w:val="20"/>
          <w:szCs w:val="20"/>
          <w:rPrChange w:id="328" w:author="Microsoft Office User" w:date="2023-09-11T13:17:00Z">
            <w:rPr/>
          </w:rPrChange>
        </w:rPr>
        <w:t xml:space="preserve"> Heat‐induced shift in coral microbiome reveals several members of the Rhodobacteraceae family as indicator species for thermal stress in Porites lutea. </w:t>
      </w:r>
      <w:r w:rsidRPr="00B26E5F">
        <w:rPr>
          <w:sz w:val="20"/>
          <w:szCs w:val="20"/>
          <w:rPrChange w:id="329" w:author="Microsoft Office User" w:date="2023-09-11T13:17:00Z">
            <w:rPr/>
          </w:rPrChange>
        </w:rPr>
        <w:fldChar w:fldCharType="end"/>
      </w:r>
      <w:r w:rsidRPr="00B26E5F">
        <w:rPr>
          <w:sz w:val="20"/>
          <w:szCs w:val="20"/>
          <w:rPrChange w:id="330" w:author="Microsoft Office User" w:date="2023-09-11T13:17:00Z">
            <w:rPr/>
          </w:rPrChange>
        </w:rPr>
        <w:fldChar w:fldCharType="begin"/>
      </w:r>
      <w:r w:rsidRPr="00B26E5F">
        <w:rPr>
          <w:sz w:val="20"/>
          <w:szCs w:val="20"/>
          <w:rPrChange w:id="331" w:author="Microsoft Office User" w:date="2023-09-11T13:17:00Z">
            <w:rPr/>
          </w:rPrChange>
        </w:rPr>
        <w:instrText>HYPERLINK "https://www.zotero.org/google-docs/?n2Avay" \h</w:instrText>
      </w:r>
      <w:r w:rsidRPr="00E24C39">
        <w:rPr>
          <w:sz w:val="20"/>
          <w:szCs w:val="20"/>
        </w:rPr>
      </w:r>
      <w:r w:rsidRPr="00B26E5F">
        <w:rPr>
          <w:sz w:val="20"/>
          <w:szCs w:val="20"/>
          <w:rPrChange w:id="332" w:author="Microsoft Office User" w:date="2023-09-11T13:17:00Z">
            <w:rPr>
              <w:i/>
            </w:rPr>
          </w:rPrChange>
        </w:rPr>
        <w:fldChar w:fldCharType="separate"/>
      </w:r>
      <w:r w:rsidRPr="00B26E5F">
        <w:rPr>
          <w:i/>
          <w:sz w:val="20"/>
          <w:szCs w:val="20"/>
          <w:rPrChange w:id="333" w:author="Microsoft Office User" w:date="2023-09-11T13:17:00Z">
            <w:rPr>
              <w:i/>
            </w:rPr>
          </w:rPrChange>
        </w:rPr>
        <w:t xml:space="preserve">MicrobiologyOpen </w:t>
      </w:r>
      <w:r w:rsidRPr="00B26E5F">
        <w:rPr>
          <w:i/>
          <w:sz w:val="20"/>
          <w:szCs w:val="20"/>
          <w:rPrChange w:id="334" w:author="Microsoft Office User" w:date="2023-09-11T13:17:00Z">
            <w:rPr>
              <w:i/>
            </w:rPr>
          </w:rPrChange>
        </w:rPr>
        <w:fldChar w:fldCharType="end"/>
      </w:r>
      <w:r w:rsidRPr="00B26E5F">
        <w:rPr>
          <w:sz w:val="20"/>
          <w:szCs w:val="20"/>
          <w:rPrChange w:id="335" w:author="Microsoft Office User" w:date="2023-09-11T13:17:00Z">
            <w:rPr/>
          </w:rPrChange>
        </w:rPr>
        <w:fldChar w:fldCharType="begin"/>
      </w:r>
      <w:r w:rsidRPr="00B26E5F">
        <w:rPr>
          <w:sz w:val="20"/>
          <w:szCs w:val="20"/>
          <w:rPrChange w:id="336" w:author="Microsoft Office User" w:date="2023-09-11T13:17:00Z">
            <w:rPr/>
          </w:rPrChange>
        </w:rPr>
        <w:instrText>HYPERLINK "https://www.zotero.org/google-docs/?n2Avay" \h</w:instrText>
      </w:r>
      <w:r w:rsidRPr="00E24C39">
        <w:rPr>
          <w:sz w:val="20"/>
          <w:szCs w:val="20"/>
        </w:rPr>
      </w:r>
      <w:r w:rsidRPr="00B26E5F">
        <w:rPr>
          <w:sz w:val="20"/>
          <w:szCs w:val="20"/>
          <w:rPrChange w:id="337" w:author="Microsoft Office User" w:date="2023-09-11T13:17:00Z">
            <w:rPr>
              <w:b/>
            </w:rPr>
          </w:rPrChange>
        </w:rPr>
        <w:fldChar w:fldCharType="separate"/>
      </w:r>
      <w:r w:rsidRPr="00B26E5F">
        <w:rPr>
          <w:b/>
          <w:sz w:val="20"/>
          <w:szCs w:val="20"/>
          <w:rPrChange w:id="338" w:author="Microsoft Office User" w:date="2023-09-11T13:17:00Z">
            <w:rPr>
              <w:b/>
            </w:rPr>
          </w:rPrChange>
        </w:rPr>
        <w:t>8</w:t>
      </w:r>
      <w:r w:rsidRPr="00B26E5F">
        <w:rPr>
          <w:b/>
          <w:sz w:val="20"/>
          <w:szCs w:val="20"/>
          <w:rPrChange w:id="339" w:author="Microsoft Office User" w:date="2023-09-11T13:17:00Z">
            <w:rPr>
              <w:b/>
            </w:rPr>
          </w:rPrChange>
        </w:rPr>
        <w:fldChar w:fldCharType="end"/>
      </w:r>
      <w:r w:rsidRPr="00B26E5F">
        <w:rPr>
          <w:sz w:val="20"/>
          <w:szCs w:val="20"/>
          <w:rPrChange w:id="340" w:author="Microsoft Office User" w:date="2023-09-11T13:17:00Z">
            <w:rPr/>
          </w:rPrChange>
        </w:rPr>
        <w:fldChar w:fldCharType="begin"/>
      </w:r>
      <w:r w:rsidRPr="00B26E5F">
        <w:rPr>
          <w:sz w:val="20"/>
          <w:szCs w:val="20"/>
          <w:rPrChange w:id="341" w:author="Microsoft Office User" w:date="2023-09-11T13:17:00Z">
            <w:rPr/>
          </w:rPrChange>
        </w:rPr>
        <w:instrText>HYPERLINK "https://www.zotero.org/google-docs/?n2Avay" \h</w:instrText>
      </w:r>
      <w:r w:rsidRPr="00E24C39">
        <w:rPr>
          <w:sz w:val="20"/>
          <w:szCs w:val="20"/>
        </w:rPr>
      </w:r>
      <w:r w:rsidRPr="00B26E5F">
        <w:rPr>
          <w:sz w:val="20"/>
          <w:szCs w:val="20"/>
          <w:rPrChange w:id="342" w:author="Microsoft Office User" w:date="2023-09-11T13:17:00Z">
            <w:rPr/>
          </w:rPrChange>
        </w:rPr>
        <w:fldChar w:fldCharType="separate"/>
      </w:r>
      <w:r w:rsidRPr="00B26E5F">
        <w:rPr>
          <w:sz w:val="20"/>
          <w:szCs w:val="20"/>
          <w:rPrChange w:id="343" w:author="Microsoft Office User" w:date="2023-09-11T13:17:00Z">
            <w:rPr/>
          </w:rPrChange>
        </w:rPr>
        <w:t>, e935 (2019).</w:t>
      </w:r>
      <w:r w:rsidRPr="00B26E5F">
        <w:rPr>
          <w:sz w:val="20"/>
          <w:szCs w:val="20"/>
          <w:rPrChange w:id="344" w:author="Microsoft Office User" w:date="2023-09-11T13:17:00Z">
            <w:rPr/>
          </w:rPrChange>
        </w:rPr>
        <w:fldChar w:fldCharType="end"/>
      </w:r>
    </w:p>
    <w:p w14:paraId="6E0A6D98" w14:textId="77777777" w:rsidR="0013233D" w:rsidRPr="00B26E5F" w:rsidRDefault="0013233D">
      <w:pPr>
        <w:snapToGrid w:val="0"/>
        <w:contextualSpacing/>
        <w:rPr>
          <w:sz w:val="20"/>
          <w:szCs w:val="20"/>
          <w:rPrChange w:id="345" w:author="Microsoft Office User" w:date="2023-09-11T13:17:00Z">
            <w:rPr/>
          </w:rPrChange>
        </w:rPr>
        <w:pPrChange w:id="346" w:author="Microsoft Office User" w:date="2023-09-11T13:17:00Z">
          <w:pPr/>
        </w:pPrChange>
      </w:pPr>
    </w:p>
    <w:p w14:paraId="5EA13893" w14:textId="77777777" w:rsidR="000C56B0" w:rsidRPr="00B26E5F" w:rsidRDefault="00367A15">
      <w:pPr>
        <w:snapToGrid w:val="0"/>
        <w:contextualSpacing/>
        <w:rPr>
          <w:sz w:val="20"/>
          <w:szCs w:val="20"/>
          <w:rPrChange w:id="347" w:author="Microsoft Office User" w:date="2023-09-11T13:17:00Z">
            <w:rPr/>
          </w:rPrChange>
        </w:rPr>
        <w:pPrChange w:id="348" w:author="Microsoft Office User" w:date="2023-09-11T13:17:00Z">
          <w:pPr/>
        </w:pPrChange>
      </w:pPr>
      <w:r w:rsidRPr="00B26E5F">
        <w:rPr>
          <w:sz w:val="20"/>
          <w:szCs w:val="20"/>
          <w:rPrChange w:id="349" w:author="Microsoft Office User" w:date="2023-09-11T13:17:00Z">
            <w:rPr/>
          </w:rPrChange>
        </w:rPr>
        <w:fldChar w:fldCharType="begin"/>
      </w:r>
      <w:r w:rsidRPr="00B26E5F">
        <w:rPr>
          <w:sz w:val="20"/>
          <w:szCs w:val="20"/>
          <w:rPrChange w:id="350" w:author="Microsoft Office User" w:date="2023-09-11T13:17:00Z">
            <w:rPr/>
          </w:rPrChange>
        </w:rPr>
        <w:instrText>HYPERLINK "https://www.zotero.org/google-docs/?n2Avay" \h</w:instrText>
      </w:r>
      <w:r w:rsidRPr="00E24C39">
        <w:rPr>
          <w:sz w:val="20"/>
          <w:szCs w:val="20"/>
        </w:rPr>
      </w:r>
      <w:r w:rsidRPr="00B26E5F">
        <w:rPr>
          <w:sz w:val="20"/>
          <w:szCs w:val="20"/>
          <w:rPrChange w:id="351" w:author="Microsoft Office User" w:date="2023-09-11T13:17:00Z">
            <w:rPr/>
          </w:rPrChange>
        </w:rPr>
        <w:fldChar w:fldCharType="separate"/>
      </w:r>
      <w:r w:rsidRPr="00B26E5F">
        <w:rPr>
          <w:sz w:val="20"/>
          <w:szCs w:val="20"/>
          <w:rPrChange w:id="352" w:author="Microsoft Office User" w:date="2023-09-11T13:17:00Z">
            <w:rPr/>
          </w:rPrChange>
        </w:rPr>
        <w:t>12.</w:t>
      </w:r>
      <w:r w:rsidRPr="00B26E5F">
        <w:rPr>
          <w:sz w:val="20"/>
          <w:szCs w:val="20"/>
          <w:rPrChange w:id="353" w:author="Microsoft Office User" w:date="2023-09-11T13:17:00Z">
            <w:rPr/>
          </w:rPrChange>
        </w:rPr>
        <w:tab/>
        <w:t xml:space="preserve">Ricci, F. </w:t>
      </w:r>
      <w:r w:rsidRPr="00B26E5F">
        <w:rPr>
          <w:sz w:val="20"/>
          <w:szCs w:val="20"/>
          <w:rPrChange w:id="354" w:author="Microsoft Office User" w:date="2023-09-11T13:17:00Z">
            <w:rPr/>
          </w:rPrChange>
        </w:rPr>
        <w:fldChar w:fldCharType="end"/>
      </w:r>
      <w:r w:rsidRPr="00B26E5F">
        <w:rPr>
          <w:sz w:val="20"/>
          <w:szCs w:val="20"/>
          <w:rPrChange w:id="355" w:author="Microsoft Office User" w:date="2023-09-11T13:17:00Z">
            <w:rPr/>
          </w:rPrChange>
        </w:rPr>
        <w:fldChar w:fldCharType="begin"/>
      </w:r>
      <w:r w:rsidRPr="00B26E5F">
        <w:rPr>
          <w:sz w:val="20"/>
          <w:szCs w:val="20"/>
          <w:rPrChange w:id="356" w:author="Microsoft Office User" w:date="2023-09-11T13:17:00Z">
            <w:rPr/>
          </w:rPrChange>
        </w:rPr>
        <w:instrText>HYPERLINK "https://www.zotero.org/google-docs/?n2Avay" \h</w:instrText>
      </w:r>
      <w:r w:rsidRPr="00E24C39">
        <w:rPr>
          <w:sz w:val="20"/>
          <w:szCs w:val="20"/>
        </w:rPr>
      </w:r>
      <w:r w:rsidRPr="00B26E5F">
        <w:rPr>
          <w:sz w:val="20"/>
          <w:szCs w:val="20"/>
          <w:rPrChange w:id="357" w:author="Microsoft Office User" w:date="2023-09-11T13:17:00Z">
            <w:rPr>
              <w:i/>
            </w:rPr>
          </w:rPrChange>
        </w:rPr>
        <w:fldChar w:fldCharType="separate"/>
      </w:r>
      <w:r w:rsidRPr="00B26E5F">
        <w:rPr>
          <w:i/>
          <w:sz w:val="20"/>
          <w:szCs w:val="20"/>
          <w:rPrChange w:id="358" w:author="Microsoft Office User" w:date="2023-09-11T13:17:00Z">
            <w:rPr>
              <w:i/>
            </w:rPr>
          </w:rPrChange>
        </w:rPr>
        <w:t>et al.</w:t>
      </w:r>
      <w:r w:rsidRPr="00B26E5F">
        <w:rPr>
          <w:i/>
          <w:sz w:val="20"/>
          <w:szCs w:val="20"/>
          <w:rPrChange w:id="359" w:author="Microsoft Office User" w:date="2023-09-11T13:17:00Z">
            <w:rPr>
              <w:i/>
            </w:rPr>
          </w:rPrChange>
        </w:rPr>
        <w:fldChar w:fldCharType="end"/>
      </w:r>
      <w:r w:rsidRPr="00B26E5F">
        <w:rPr>
          <w:sz w:val="20"/>
          <w:szCs w:val="20"/>
          <w:rPrChange w:id="360" w:author="Microsoft Office User" w:date="2023-09-11T13:17:00Z">
            <w:rPr/>
          </w:rPrChange>
        </w:rPr>
        <w:fldChar w:fldCharType="begin"/>
      </w:r>
      <w:r w:rsidRPr="00B26E5F">
        <w:rPr>
          <w:sz w:val="20"/>
          <w:szCs w:val="20"/>
          <w:rPrChange w:id="361" w:author="Microsoft Office User" w:date="2023-09-11T13:17:00Z">
            <w:rPr/>
          </w:rPrChange>
        </w:rPr>
        <w:instrText>HYPERLINK "https://www.zotero.org/google-docs/?n2Avay" \h</w:instrText>
      </w:r>
      <w:r w:rsidRPr="00E24C39">
        <w:rPr>
          <w:sz w:val="20"/>
          <w:szCs w:val="20"/>
        </w:rPr>
      </w:r>
      <w:r w:rsidRPr="00B26E5F">
        <w:rPr>
          <w:sz w:val="20"/>
          <w:szCs w:val="20"/>
          <w:rPrChange w:id="362" w:author="Microsoft Office User" w:date="2023-09-11T13:17:00Z">
            <w:rPr/>
          </w:rPrChange>
        </w:rPr>
        <w:fldChar w:fldCharType="separate"/>
      </w:r>
      <w:r w:rsidRPr="00B26E5F">
        <w:rPr>
          <w:sz w:val="20"/>
          <w:szCs w:val="20"/>
          <w:rPrChange w:id="363" w:author="Microsoft Office User" w:date="2023-09-11T13:17:00Z">
            <w:rPr/>
          </w:rPrChange>
        </w:rPr>
        <w:t xml:space="preserve"> Beneath the surface: community assembly and functions of the coral skeleton microbiome. </w:t>
      </w:r>
      <w:r w:rsidRPr="00B26E5F">
        <w:rPr>
          <w:sz w:val="20"/>
          <w:szCs w:val="20"/>
          <w:rPrChange w:id="364" w:author="Microsoft Office User" w:date="2023-09-11T13:17:00Z">
            <w:rPr/>
          </w:rPrChange>
        </w:rPr>
        <w:fldChar w:fldCharType="end"/>
      </w:r>
      <w:r w:rsidRPr="00B26E5F">
        <w:rPr>
          <w:sz w:val="20"/>
          <w:szCs w:val="20"/>
          <w:rPrChange w:id="365" w:author="Microsoft Office User" w:date="2023-09-11T13:17:00Z">
            <w:rPr/>
          </w:rPrChange>
        </w:rPr>
        <w:fldChar w:fldCharType="begin"/>
      </w:r>
      <w:r w:rsidRPr="00B26E5F">
        <w:rPr>
          <w:sz w:val="20"/>
          <w:szCs w:val="20"/>
          <w:rPrChange w:id="366" w:author="Microsoft Office User" w:date="2023-09-11T13:17:00Z">
            <w:rPr/>
          </w:rPrChange>
        </w:rPr>
        <w:instrText>HYPERLINK "https://www.zotero.org/google-docs/?n2Avay" \h</w:instrText>
      </w:r>
      <w:r w:rsidRPr="00E24C39">
        <w:rPr>
          <w:sz w:val="20"/>
          <w:szCs w:val="20"/>
        </w:rPr>
      </w:r>
      <w:r w:rsidRPr="00B26E5F">
        <w:rPr>
          <w:sz w:val="20"/>
          <w:szCs w:val="20"/>
          <w:rPrChange w:id="367" w:author="Microsoft Office User" w:date="2023-09-11T13:17:00Z">
            <w:rPr>
              <w:i/>
            </w:rPr>
          </w:rPrChange>
        </w:rPr>
        <w:fldChar w:fldCharType="separate"/>
      </w:r>
      <w:r w:rsidRPr="00B26E5F">
        <w:rPr>
          <w:i/>
          <w:sz w:val="20"/>
          <w:szCs w:val="20"/>
          <w:rPrChange w:id="368" w:author="Microsoft Office User" w:date="2023-09-11T13:17:00Z">
            <w:rPr>
              <w:i/>
            </w:rPr>
          </w:rPrChange>
        </w:rPr>
        <w:t xml:space="preserve">Microbiome </w:t>
      </w:r>
      <w:r w:rsidRPr="00B26E5F">
        <w:rPr>
          <w:i/>
          <w:sz w:val="20"/>
          <w:szCs w:val="20"/>
          <w:rPrChange w:id="369" w:author="Microsoft Office User" w:date="2023-09-11T13:17:00Z">
            <w:rPr>
              <w:i/>
            </w:rPr>
          </w:rPrChange>
        </w:rPr>
        <w:fldChar w:fldCharType="end"/>
      </w:r>
      <w:r w:rsidRPr="00B26E5F">
        <w:rPr>
          <w:sz w:val="20"/>
          <w:szCs w:val="20"/>
          <w:rPrChange w:id="370" w:author="Microsoft Office User" w:date="2023-09-11T13:17:00Z">
            <w:rPr/>
          </w:rPrChange>
        </w:rPr>
        <w:fldChar w:fldCharType="begin"/>
      </w:r>
      <w:r w:rsidRPr="00B26E5F">
        <w:rPr>
          <w:sz w:val="20"/>
          <w:szCs w:val="20"/>
          <w:rPrChange w:id="371" w:author="Microsoft Office User" w:date="2023-09-11T13:17:00Z">
            <w:rPr/>
          </w:rPrChange>
        </w:rPr>
        <w:instrText>HYPERLINK "https://www.zotero.org/google-docs/?n2Avay" \h</w:instrText>
      </w:r>
      <w:r w:rsidRPr="00E24C39">
        <w:rPr>
          <w:sz w:val="20"/>
          <w:szCs w:val="20"/>
        </w:rPr>
      </w:r>
      <w:r w:rsidRPr="00B26E5F">
        <w:rPr>
          <w:sz w:val="20"/>
          <w:szCs w:val="20"/>
          <w:rPrChange w:id="372" w:author="Microsoft Office User" w:date="2023-09-11T13:17:00Z">
            <w:rPr>
              <w:b/>
            </w:rPr>
          </w:rPrChange>
        </w:rPr>
        <w:fldChar w:fldCharType="separate"/>
      </w:r>
      <w:r w:rsidRPr="00B26E5F">
        <w:rPr>
          <w:b/>
          <w:sz w:val="20"/>
          <w:szCs w:val="20"/>
          <w:rPrChange w:id="373" w:author="Microsoft Office User" w:date="2023-09-11T13:17:00Z">
            <w:rPr>
              <w:b/>
            </w:rPr>
          </w:rPrChange>
        </w:rPr>
        <w:t>7</w:t>
      </w:r>
      <w:r w:rsidRPr="00B26E5F">
        <w:rPr>
          <w:b/>
          <w:sz w:val="20"/>
          <w:szCs w:val="20"/>
          <w:rPrChange w:id="374" w:author="Microsoft Office User" w:date="2023-09-11T13:17:00Z">
            <w:rPr>
              <w:b/>
            </w:rPr>
          </w:rPrChange>
        </w:rPr>
        <w:fldChar w:fldCharType="end"/>
      </w:r>
      <w:r w:rsidRPr="00B26E5F">
        <w:rPr>
          <w:sz w:val="20"/>
          <w:szCs w:val="20"/>
          <w:rPrChange w:id="375" w:author="Microsoft Office User" w:date="2023-09-11T13:17:00Z">
            <w:rPr/>
          </w:rPrChange>
        </w:rPr>
        <w:fldChar w:fldCharType="begin"/>
      </w:r>
      <w:r w:rsidRPr="00B26E5F">
        <w:rPr>
          <w:sz w:val="20"/>
          <w:szCs w:val="20"/>
          <w:rPrChange w:id="376" w:author="Microsoft Office User" w:date="2023-09-11T13:17:00Z">
            <w:rPr/>
          </w:rPrChange>
        </w:rPr>
        <w:instrText>HYPERLINK "https://www.zotero.org/google-docs/?n2Avay" \h</w:instrText>
      </w:r>
      <w:r w:rsidRPr="00E24C39">
        <w:rPr>
          <w:sz w:val="20"/>
          <w:szCs w:val="20"/>
        </w:rPr>
      </w:r>
      <w:r w:rsidRPr="00B26E5F">
        <w:rPr>
          <w:sz w:val="20"/>
          <w:szCs w:val="20"/>
          <w:rPrChange w:id="377" w:author="Microsoft Office User" w:date="2023-09-11T13:17:00Z">
            <w:rPr/>
          </w:rPrChange>
        </w:rPr>
        <w:fldChar w:fldCharType="separate"/>
      </w:r>
      <w:r w:rsidRPr="00B26E5F">
        <w:rPr>
          <w:sz w:val="20"/>
          <w:szCs w:val="20"/>
          <w:rPrChange w:id="378" w:author="Microsoft Office User" w:date="2023-09-11T13:17:00Z">
            <w:rPr/>
          </w:rPrChange>
        </w:rPr>
        <w:t>, 1–10 (2019).</w:t>
      </w:r>
      <w:r w:rsidRPr="00B26E5F">
        <w:rPr>
          <w:sz w:val="20"/>
          <w:szCs w:val="20"/>
          <w:rPrChange w:id="379" w:author="Microsoft Office User" w:date="2023-09-11T13:17:00Z">
            <w:rPr/>
          </w:rPrChange>
        </w:rPr>
        <w:fldChar w:fldCharType="end"/>
      </w:r>
    </w:p>
    <w:p w14:paraId="30E79139" w14:textId="77777777" w:rsidR="0013233D" w:rsidRPr="00B26E5F" w:rsidRDefault="0013233D">
      <w:pPr>
        <w:snapToGrid w:val="0"/>
        <w:contextualSpacing/>
        <w:rPr>
          <w:sz w:val="20"/>
          <w:szCs w:val="20"/>
          <w:rPrChange w:id="380" w:author="Microsoft Office User" w:date="2023-09-11T13:17:00Z">
            <w:rPr/>
          </w:rPrChange>
        </w:rPr>
        <w:pPrChange w:id="381" w:author="Microsoft Office User" w:date="2023-09-11T13:17:00Z">
          <w:pPr/>
        </w:pPrChange>
      </w:pPr>
    </w:p>
    <w:p w14:paraId="6A0451F7" w14:textId="77777777" w:rsidR="000C56B0" w:rsidRPr="00B26E5F" w:rsidRDefault="00367A15">
      <w:pPr>
        <w:snapToGrid w:val="0"/>
        <w:contextualSpacing/>
        <w:rPr>
          <w:sz w:val="20"/>
          <w:szCs w:val="20"/>
          <w:rPrChange w:id="382" w:author="Microsoft Office User" w:date="2023-09-11T13:17:00Z">
            <w:rPr/>
          </w:rPrChange>
        </w:rPr>
        <w:pPrChange w:id="383" w:author="Microsoft Office User" w:date="2023-09-11T13:17:00Z">
          <w:pPr/>
        </w:pPrChange>
      </w:pPr>
      <w:r w:rsidRPr="00B26E5F">
        <w:rPr>
          <w:sz w:val="20"/>
          <w:szCs w:val="20"/>
          <w:rPrChange w:id="384" w:author="Microsoft Office User" w:date="2023-09-11T13:17:00Z">
            <w:rPr/>
          </w:rPrChange>
        </w:rPr>
        <w:fldChar w:fldCharType="begin"/>
      </w:r>
      <w:r w:rsidRPr="00B26E5F">
        <w:rPr>
          <w:sz w:val="20"/>
          <w:szCs w:val="20"/>
          <w:rPrChange w:id="385" w:author="Microsoft Office User" w:date="2023-09-11T13:17:00Z">
            <w:rPr/>
          </w:rPrChange>
        </w:rPr>
        <w:instrText>HYPERLINK "https://www.zotero.org/google-docs/?n2Avay" \h</w:instrText>
      </w:r>
      <w:r w:rsidRPr="00E24C39">
        <w:rPr>
          <w:sz w:val="20"/>
          <w:szCs w:val="20"/>
        </w:rPr>
      </w:r>
      <w:r w:rsidRPr="00B26E5F">
        <w:rPr>
          <w:sz w:val="20"/>
          <w:szCs w:val="20"/>
          <w:rPrChange w:id="386" w:author="Microsoft Office User" w:date="2023-09-11T13:17:00Z">
            <w:rPr/>
          </w:rPrChange>
        </w:rPr>
        <w:fldChar w:fldCharType="separate"/>
      </w:r>
      <w:r w:rsidRPr="00B26E5F">
        <w:rPr>
          <w:sz w:val="20"/>
          <w:szCs w:val="20"/>
          <w:rPrChange w:id="387" w:author="Microsoft Office User" w:date="2023-09-11T13:17:00Z">
            <w:rPr/>
          </w:rPrChange>
        </w:rPr>
        <w:t>13.</w:t>
      </w:r>
      <w:r w:rsidRPr="00B26E5F">
        <w:rPr>
          <w:sz w:val="20"/>
          <w:szCs w:val="20"/>
          <w:rPrChange w:id="388" w:author="Microsoft Office User" w:date="2023-09-11T13:17:00Z">
            <w:rPr/>
          </w:rPrChange>
        </w:rPr>
        <w:tab/>
        <w:t xml:space="preserve">Kusdianto, H. </w:t>
      </w:r>
      <w:r w:rsidRPr="00B26E5F">
        <w:rPr>
          <w:sz w:val="20"/>
          <w:szCs w:val="20"/>
          <w:rPrChange w:id="389" w:author="Microsoft Office User" w:date="2023-09-11T13:17:00Z">
            <w:rPr/>
          </w:rPrChange>
        </w:rPr>
        <w:fldChar w:fldCharType="end"/>
      </w:r>
      <w:r w:rsidRPr="00B26E5F">
        <w:rPr>
          <w:sz w:val="20"/>
          <w:szCs w:val="20"/>
          <w:rPrChange w:id="390" w:author="Microsoft Office User" w:date="2023-09-11T13:17:00Z">
            <w:rPr/>
          </w:rPrChange>
        </w:rPr>
        <w:fldChar w:fldCharType="begin"/>
      </w:r>
      <w:r w:rsidRPr="00B26E5F">
        <w:rPr>
          <w:sz w:val="20"/>
          <w:szCs w:val="20"/>
          <w:rPrChange w:id="391" w:author="Microsoft Office User" w:date="2023-09-11T13:17:00Z">
            <w:rPr/>
          </w:rPrChange>
        </w:rPr>
        <w:instrText>HYPERLINK "https://www.zotero.org/google-docs/?n2Avay" \h</w:instrText>
      </w:r>
      <w:r w:rsidRPr="00E24C39">
        <w:rPr>
          <w:sz w:val="20"/>
          <w:szCs w:val="20"/>
        </w:rPr>
      </w:r>
      <w:r w:rsidRPr="00B26E5F">
        <w:rPr>
          <w:sz w:val="20"/>
          <w:szCs w:val="20"/>
          <w:rPrChange w:id="392" w:author="Microsoft Office User" w:date="2023-09-11T13:17:00Z">
            <w:rPr>
              <w:i/>
            </w:rPr>
          </w:rPrChange>
        </w:rPr>
        <w:fldChar w:fldCharType="separate"/>
      </w:r>
      <w:r w:rsidRPr="00B26E5F">
        <w:rPr>
          <w:i/>
          <w:sz w:val="20"/>
          <w:szCs w:val="20"/>
          <w:rPrChange w:id="393" w:author="Microsoft Office User" w:date="2023-09-11T13:17:00Z">
            <w:rPr>
              <w:i/>
            </w:rPr>
          </w:rPrChange>
        </w:rPr>
        <w:t>et al.</w:t>
      </w:r>
      <w:r w:rsidRPr="00B26E5F">
        <w:rPr>
          <w:i/>
          <w:sz w:val="20"/>
          <w:szCs w:val="20"/>
          <w:rPrChange w:id="394" w:author="Microsoft Office User" w:date="2023-09-11T13:17:00Z">
            <w:rPr>
              <w:i/>
            </w:rPr>
          </w:rPrChange>
        </w:rPr>
        <w:fldChar w:fldCharType="end"/>
      </w:r>
      <w:r w:rsidRPr="00B26E5F">
        <w:rPr>
          <w:sz w:val="20"/>
          <w:szCs w:val="20"/>
          <w:rPrChange w:id="395" w:author="Microsoft Office User" w:date="2023-09-11T13:17:00Z">
            <w:rPr/>
          </w:rPrChange>
        </w:rPr>
        <w:fldChar w:fldCharType="begin"/>
      </w:r>
      <w:r w:rsidRPr="00B26E5F">
        <w:rPr>
          <w:sz w:val="20"/>
          <w:szCs w:val="20"/>
          <w:rPrChange w:id="396" w:author="Microsoft Office User" w:date="2023-09-11T13:17:00Z">
            <w:rPr/>
          </w:rPrChange>
        </w:rPr>
        <w:instrText>HYPERLINK "https://www.zotero.org/google-docs/?n2Avay" \h</w:instrText>
      </w:r>
      <w:r w:rsidRPr="00E24C39">
        <w:rPr>
          <w:sz w:val="20"/>
          <w:szCs w:val="20"/>
        </w:rPr>
      </w:r>
      <w:r w:rsidRPr="00B26E5F">
        <w:rPr>
          <w:sz w:val="20"/>
          <w:szCs w:val="20"/>
          <w:rPrChange w:id="397" w:author="Microsoft Office User" w:date="2023-09-11T13:17:00Z">
            <w:rPr/>
          </w:rPrChange>
        </w:rPr>
        <w:fldChar w:fldCharType="separate"/>
      </w:r>
      <w:r w:rsidRPr="00B26E5F">
        <w:rPr>
          <w:sz w:val="20"/>
          <w:szCs w:val="20"/>
          <w:rPrChange w:id="398" w:author="Microsoft Office User" w:date="2023-09-11T13:17:00Z">
            <w:rPr/>
          </w:rPrChange>
        </w:rPr>
        <w:t xml:space="preserve"> Microbiomes of Healthy and Bleached Corals During a 2016 Thermal Bleaching Event in the Upper Gulf of Thailand. </w:t>
      </w:r>
      <w:r w:rsidRPr="00B26E5F">
        <w:rPr>
          <w:sz w:val="20"/>
          <w:szCs w:val="20"/>
          <w:rPrChange w:id="399" w:author="Microsoft Office User" w:date="2023-09-11T13:17:00Z">
            <w:rPr/>
          </w:rPrChange>
        </w:rPr>
        <w:fldChar w:fldCharType="end"/>
      </w:r>
      <w:r w:rsidRPr="00B26E5F">
        <w:rPr>
          <w:sz w:val="20"/>
          <w:szCs w:val="20"/>
          <w:rPrChange w:id="400" w:author="Microsoft Office User" w:date="2023-09-11T13:17:00Z">
            <w:rPr/>
          </w:rPrChange>
        </w:rPr>
        <w:fldChar w:fldCharType="begin"/>
      </w:r>
      <w:r w:rsidRPr="00B26E5F">
        <w:rPr>
          <w:sz w:val="20"/>
          <w:szCs w:val="20"/>
          <w:rPrChange w:id="401" w:author="Microsoft Office User" w:date="2023-09-11T13:17:00Z">
            <w:rPr/>
          </w:rPrChange>
        </w:rPr>
        <w:instrText>HYPERLINK "https://www.zotero.org/google-docs/?n2Avay" \h</w:instrText>
      </w:r>
      <w:r w:rsidRPr="00E24C39">
        <w:rPr>
          <w:sz w:val="20"/>
          <w:szCs w:val="20"/>
        </w:rPr>
      </w:r>
      <w:r w:rsidRPr="00B26E5F">
        <w:rPr>
          <w:sz w:val="20"/>
          <w:szCs w:val="20"/>
          <w:rPrChange w:id="402" w:author="Microsoft Office User" w:date="2023-09-11T13:17:00Z">
            <w:rPr>
              <w:i/>
            </w:rPr>
          </w:rPrChange>
        </w:rPr>
        <w:fldChar w:fldCharType="separate"/>
      </w:r>
      <w:r w:rsidRPr="00B26E5F">
        <w:rPr>
          <w:i/>
          <w:sz w:val="20"/>
          <w:szCs w:val="20"/>
          <w:rPrChange w:id="403" w:author="Microsoft Office User" w:date="2023-09-11T13:17:00Z">
            <w:rPr>
              <w:i/>
            </w:rPr>
          </w:rPrChange>
        </w:rPr>
        <w:t xml:space="preserve">Front. Mar. Sci. </w:t>
      </w:r>
      <w:r w:rsidRPr="00B26E5F">
        <w:rPr>
          <w:i/>
          <w:sz w:val="20"/>
          <w:szCs w:val="20"/>
          <w:rPrChange w:id="404" w:author="Microsoft Office User" w:date="2023-09-11T13:17:00Z">
            <w:rPr>
              <w:i/>
            </w:rPr>
          </w:rPrChange>
        </w:rPr>
        <w:fldChar w:fldCharType="end"/>
      </w:r>
      <w:r w:rsidRPr="00B26E5F">
        <w:rPr>
          <w:sz w:val="20"/>
          <w:szCs w:val="20"/>
          <w:rPrChange w:id="405" w:author="Microsoft Office User" w:date="2023-09-11T13:17:00Z">
            <w:rPr/>
          </w:rPrChange>
        </w:rPr>
        <w:fldChar w:fldCharType="begin"/>
      </w:r>
      <w:r w:rsidRPr="00B26E5F">
        <w:rPr>
          <w:sz w:val="20"/>
          <w:szCs w:val="20"/>
          <w:rPrChange w:id="406" w:author="Microsoft Office User" w:date="2023-09-11T13:17:00Z">
            <w:rPr/>
          </w:rPrChange>
        </w:rPr>
        <w:instrText>HYPERLINK "https://www.zotero.org/google-docs/?n2Avay" \h</w:instrText>
      </w:r>
      <w:r w:rsidRPr="00E24C39">
        <w:rPr>
          <w:sz w:val="20"/>
          <w:szCs w:val="20"/>
        </w:rPr>
      </w:r>
      <w:r w:rsidRPr="00B26E5F">
        <w:rPr>
          <w:sz w:val="20"/>
          <w:szCs w:val="20"/>
          <w:rPrChange w:id="407" w:author="Microsoft Office User" w:date="2023-09-11T13:17:00Z">
            <w:rPr>
              <w:b/>
            </w:rPr>
          </w:rPrChange>
        </w:rPr>
        <w:fldChar w:fldCharType="separate"/>
      </w:r>
      <w:r w:rsidRPr="00B26E5F">
        <w:rPr>
          <w:b/>
          <w:sz w:val="20"/>
          <w:szCs w:val="20"/>
          <w:rPrChange w:id="408" w:author="Microsoft Office User" w:date="2023-09-11T13:17:00Z">
            <w:rPr>
              <w:b/>
            </w:rPr>
          </w:rPrChange>
        </w:rPr>
        <w:t>8</w:t>
      </w:r>
      <w:r w:rsidRPr="00B26E5F">
        <w:rPr>
          <w:b/>
          <w:sz w:val="20"/>
          <w:szCs w:val="20"/>
          <w:rPrChange w:id="409" w:author="Microsoft Office User" w:date="2023-09-11T13:17:00Z">
            <w:rPr>
              <w:b/>
            </w:rPr>
          </w:rPrChange>
        </w:rPr>
        <w:fldChar w:fldCharType="end"/>
      </w:r>
      <w:r w:rsidRPr="00B26E5F">
        <w:rPr>
          <w:sz w:val="20"/>
          <w:szCs w:val="20"/>
          <w:rPrChange w:id="410" w:author="Microsoft Office User" w:date="2023-09-11T13:17:00Z">
            <w:rPr/>
          </w:rPrChange>
        </w:rPr>
        <w:fldChar w:fldCharType="begin"/>
      </w:r>
      <w:r w:rsidRPr="00B26E5F">
        <w:rPr>
          <w:sz w:val="20"/>
          <w:szCs w:val="20"/>
          <w:rPrChange w:id="411" w:author="Microsoft Office User" w:date="2023-09-11T13:17:00Z">
            <w:rPr/>
          </w:rPrChange>
        </w:rPr>
        <w:instrText>HYPERLINK "https://www.zotero.org/google-docs/?n2Avay" \h</w:instrText>
      </w:r>
      <w:r w:rsidRPr="00E24C39">
        <w:rPr>
          <w:sz w:val="20"/>
          <w:szCs w:val="20"/>
        </w:rPr>
      </w:r>
      <w:r w:rsidRPr="00B26E5F">
        <w:rPr>
          <w:sz w:val="20"/>
          <w:szCs w:val="20"/>
          <w:rPrChange w:id="412" w:author="Microsoft Office User" w:date="2023-09-11T13:17:00Z">
            <w:rPr/>
          </w:rPrChange>
        </w:rPr>
        <w:fldChar w:fldCharType="separate"/>
      </w:r>
      <w:r w:rsidRPr="00B26E5F">
        <w:rPr>
          <w:sz w:val="20"/>
          <w:szCs w:val="20"/>
          <w:rPrChange w:id="413" w:author="Microsoft Office User" w:date="2023-09-11T13:17:00Z">
            <w:rPr/>
          </w:rPrChange>
        </w:rPr>
        <w:t>, 643962 (2021).</w:t>
      </w:r>
      <w:r w:rsidRPr="00B26E5F">
        <w:rPr>
          <w:sz w:val="20"/>
          <w:szCs w:val="20"/>
          <w:rPrChange w:id="414" w:author="Microsoft Office User" w:date="2023-09-11T13:17:00Z">
            <w:rPr/>
          </w:rPrChange>
        </w:rPr>
        <w:fldChar w:fldCharType="end"/>
      </w:r>
    </w:p>
    <w:p w14:paraId="28582826" w14:textId="77777777" w:rsidR="0013233D" w:rsidRPr="00B26E5F" w:rsidRDefault="0013233D">
      <w:pPr>
        <w:snapToGrid w:val="0"/>
        <w:contextualSpacing/>
        <w:rPr>
          <w:sz w:val="20"/>
          <w:szCs w:val="20"/>
          <w:rPrChange w:id="415" w:author="Microsoft Office User" w:date="2023-09-11T13:17:00Z">
            <w:rPr/>
          </w:rPrChange>
        </w:rPr>
        <w:pPrChange w:id="416" w:author="Microsoft Office User" w:date="2023-09-11T13:17:00Z">
          <w:pPr/>
        </w:pPrChange>
      </w:pPr>
    </w:p>
    <w:p w14:paraId="42C96685" w14:textId="77777777" w:rsidR="000C56B0" w:rsidRPr="00B26E5F" w:rsidRDefault="00367A15">
      <w:pPr>
        <w:snapToGrid w:val="0"/>
        <w:contextualSpacing/>
        <w:rPr>
          <w:sz w:val="20"/>
          <w:szCs w:val="20"/>
          <w:rPrChange w:id="417" w:author="Microsoft Office User" w:date="2023-09-11T13:17:00Z">
            <w:rPr/>
          </w:rPrChange>
        </w:rPr>
        <w:pPrChange w:id="418" w:author="Microsoft Office User" w:date="2023-09-11T13:17:00Z">
          <w:pPr/>
        </w:pPrChange>
      </w:pPr>
      <w:r w:rsidRPr="00B26E5F">
        <w:rPr>
          <w:sz w:val="20"/>
          <w:szCs w:val="20"/>
          <w:rPrChange w:id="419" w:author="Microsoft Office User" w:date="2023-09-11T13:17:00Z">
            <w:rPr/>
          </w:rPrChange>
        </w:rPr>
        <w:fldChar w:fldCharType="begin"/>
      </w:r>
      <w:r w:rsidRPr="00B26E5F">
        <w:rPr>
          <w:sz w:val="20"/>
          <w:szCs w:val="20"/>
          <w:rPrChange w:id="420" w:author="Microsoft Office User" w:date="2023-09-11T13:17:00Z">
            <w:rPr/>
          </w:rPrChange>
        </w:rPr>
        <w:instrText>HYPERLINK "https://www.zotero.org/google-docs/?n2Avay" \h</w:instrText>
      </w:r>
      <w:r w:rsidRPr="00E24C39">
        <w:rPr>
          <w:sz w:val="20"/>
          <w:szCs w:val="20"/>
        </w:rPr>
      </w:r>
      <w:r w:rsidRPr="00B26E5F">
        <w:rPr>
          <w:sz w:val="20"/>
          <w:szCs w:val="20"/>
          <w:rPrChange w:id="421" w:author="Microsoft Office User" w:date="2023-09-11T13:17:00Z">
            <w:rPr/>
          </w:rPrChange>
        </w:rPr>
        <w:fldChar w:fldCharType="separate"/>
      </w:r>
      <w:r w:rsidRPr="00B26E5F">
        <w:rPr>
          <w:sz w:val="20"/>
          <w:szCs w:val="20"/>
          <w:rPrChange w:id="422" w:author="Microsoft Office User" w:date="2023-09-11T13:17:00Z">
            <w:rPr/>
          </w:rPrChange>
        </w:rPr>
        <w:t>14.</w:t>
      </w:r>
      <w:r w:rsidRPr="00B26E5F">
        <w:rPr>
          <w:sz w:val="20"/>
          <w:szCs w:val="20"/>
          <w:rPrChange w:id="423" w:author="Microsoft Office User" w:date="2023-09-11T13:17:00Z">
            <w:rPr/>
          </w:rPrChange>
        </w:rPr>
        <w:tab/>
        <w:t xml:space="preserve">Marchioro, G. M. </w:t>
      </w:r>
      <w:r w:rsidRPr="00B26E5F">
        <w:rPr>
          <w:sz w:val="20"/>
          <w:szCs w:val="20"/>
          <w:rPrChange w:id="424" w:author="Microsoft Office User" w:date="2023-09-11T13:17:00Z">
            <w:rPr/>
          </w:rPrChange>
        </w:rPr>
        <w:fldChar w:fldCharType="end"/>
      </w:r>
      <w:r w:rsidRPr="00B26E5F">
        <w:rPr>
          <w:sz w:val="20"/>
          <w:szCs w:val="20"/>
          <w:rPrChange w:id="425" w:author="Microsoft Office User" w:date="2023-09-11T13:17:00Z">
            <w:rPr/>
          </w:rPrChange>
        </w:rPr>
        <w:fldChar w:fldCharType="begin"/>
      </w:r>
      <w:r w:rsidRPr="00B26E5F">
        <w:rPr>
          <w:sz w:val="20"/>
          <w:szCs w:val="20"/>
          <w:rPrChange w:id="426" w:author="Microsoft Office User" w:date="2023-09-11T13:17:00Z">
            <w:rPr/>
          </w:rPrChange>
        </w:rPr>
        <w:instrText>HYPERLINK "https://www.zotero.org/google-docs/?n2Avay" \h</w:instrText>
      </w:r>
      <w:r w:rsidRPr="00E24C39">
        <w:rPr>
          <w:sz w:val="20"/>
          <w:szCs w:val="20"/>
        </w:rPr>
      </w:r>
      <w:r w:rsidRPr="00B26E5F">
        <w:rPr>
          <w:sz w:val="20"/>
          <w:szCs w:val="20"/>
          <w:rPrChange w:id="427" w:author="Microsoft Office User" w:date="2023-09-11T13:17:00Z">
            <w:rPr>
              <w:i/>
            </w:rPr>
          </w:rPrChange>
        </w:rPr>
        <w:fldChar w:fldCharType="separate"/>
      </w:r>
      <w:r w:rsidRPr="00B26E5F">
        <w:rPr>
          <w:i/>
          <w:sz w:val="20"/>
          <w:szCs w:val="20"/>
          <w:rPrChange w:id="428" w:author="Microsoft Office User" w:date="2023-09-11T13:17:00Z">
            <w:rPr>
              <w:i/>
            </w:rPr>
          </w:rPrChange>
        </w:rPr>
        <w:t>et al.</w:t>
      </w:r>
      <w:r w:rsidRPr="00B26E5F">
        <w:rPr>
          <w:i/>
          <w:sz w:val="20"/>
          <w:szCs w:val="20"/>
          <w:rPrChange w:id="429" w:author="Microsoft Office User" w:date="2023-09-11T13:17:00Z">
            <w:rPr>
              <w:i/>
            </w:rPr>
          </w:rPrChange>
        </w:rPr>
        <w:fldChar w:fldCharType="end"/>
      </w:r>
      <w:r w:rsidRPr="00B26E5F">
        <w:rPr>
          <w:sz w:val="20"/>
          <w:szCs w:val="20"/>
          <w:rPrChange w:id="430" w:author="Microsoft Office User" w:date="2023-09-11T13:17:00Z">
            <w:rPr/>
          </w:rPrChange>
        </w:rPr>
        <w:fldChar w:fldCharType="begin"/>
      </w:r>
      <w:r w:rsidRPr="00B26E5F">
        <w:rPr>
          <w:sz w:val="20"/>
          <w:szCs w:val="20"/>
          <w:rPrChange w:id="431" w:author="Microsoft Office User" w:date="2023-09-11T13:17:00Z">
            <w:rPr/>
          </w:rPrChange>
        </w:rPr>
        <w:instrText>HYPERLINK "https://www.zotero.org/google-docs/?n2Avay" \h</w:instrText>
      </w:r>
      <w:r w:rsidRPr="00E24C39">
        <w:rPr>
          <w:sz w:val="20"/>
          <w:szCs w:val="20"/>
        </w:rPr>
      </w:r>
      <w:r w:rsidRPr="00B26E5F">
        <w:rPr>
          <w:sz w:val="20"/>
          <w:szCs w:val="20"/>
          <w:rPrChange w:id="432" w:author="Microsoft Office User" w:date="2023-09-11T13:17:00Z">
            <w:rPr/>
          </w:rPrChange>
        </w:rPr>
        <w:fldChar w:fldCharType="separate"/>
      </w:r>
      <w:r w:rsidRPr="00B26E5F">
        <w:rPr>
          <w:sz w:val="20"/>
          <w:szCs w:val="20"/>
          <w:rPrChange w:id="433" w:author="Microsoft Office User" w:date="2023-09-11T13:17:00Z">
            <w:rPr/>
          </w:rPrChange>
        </w:rPr>
        <w:t xml:space="preserve"> Microbiome dynamics in the tissue and mucus of acroporid corals differ in relation to host and environmental parameters. </w:t>
      </w:r>
      <w:r w:rsidRPr="00B26E5F">
        <w:rPr>
          <w:sz w:val="20"/>
          <w:szCs w:val="20"/>
          <w:rPrChange w:id="434" w:author="Microsoft Office User" w:date="2023-09-11T13:17:00Z">
            <w:rPr/>
          </w:rPrChange>
        </w:rPr>
        <w:fldChar w:fldCharType="end"/>
      </w:r>
      <w:r w:rsidRPr="00B26E5F">
        <w:rPr>
          <w:sz w:val="20"/>
          <w:szCs w:val="20"/>
          <w:rPrChange w:id="435" w:author="Microsoft Office User" w:date="2023-09-11T13:17:00Z">
            <w:rPr/>
          </w:rPrChange>
        </w:rPr>
        <w:fldChar w:fldCharType="begin"/>
      </w:r>
      <w:r w:rsidRPr="00B26E5F">
        <w:rPr>
          <w:sz w:val="20"/>
          <w:szCs w:val="20"/>
          <w:rPrChange w:id="436" w:author="Microsoft Office User" w:date="2023-09-11T13:17:00Z">
            <w:rPr/>
          </w:rPrChange>
        </w:rPr>
        <w:instrText>HYPERLINK "https://www.zotero.org/google-docs/?n2Avay" \h</w:instrText>
      </w:r>
      <w:r w:rsidRPr="00E24C39">
        <w:rPr>
          <w:sz w:val="20"/>
          <w:szCs w:val="20"/>
        </w:rPr>
      </w:r>
      <w:r w:rsidRPr="00B26E5F">
        <w:rPr>
          <w:sz w:val="20"/>
          <w:szCs w:val="20"/>
          <w:rPrChange w:id="437" w:author="Microsoft Office User" w:date="2023-09-11T13:17:00Z">
            <w:rPr>
              <w:i/>
            </w:rPr>
          </w:rPrChange>
        </w:rPr>
        <w:fldChar w:fldCharType="separate"/>
      </w:r>
      <w:r w:rsidRPr="00B26E5F">
        <w:rPr>
          <w:i/>
          <w:sz w:val="20"/>
          <w:szCs w:val="20"/>
          <w:rPrChange w:id="438" w:author="Microsoft Office User" w:date="2023-09-11T13:17:00Z">
            <w:rPr>
              <w:i/>
            </w:rPr>
          </w:rPrChange>
        </w:rPr>
        <w:t xml:space="preserve">PeerJ </w:t>
      </w:r>
      <w:r w:rsidRPr="00B26E5F">
        <w:rPr>
          <w:i/>
          <w:sz w:val="20"/>
          <w:szCs w:val="20"/>
          <w:rPrChange w:id="439" w:author="Microsoft Office User" w:date="2023-09-11T13:17:00Z">
            <w:rPr>
              <w:i/>
            </w:rPr>
          </w:rPrChange>
        </w:rPr>
        <w:fldChar w:fldCharType="end"/>
      </w:r>
      <w:r w:rsidRPr="00B26E5F">
        <w:rPr>
          <w:sz w:val="20"/>
          <w:szCs w:val="20"/>
          <w:rPrChange w:id="440" w:author="Microsoft Office User" w:date="2023-09-11T13:17:00Z">
            <w:rPr/>
          </w:rPrChange>
        </w:rPr>
        <w:fldChar w:fldCharType="begin"/>
      </w:r>
      <w:r w:rsidRPr="00B26E5F">
        <w:rPr>
          <w:sz w:val="20"/>
          <w:szCs w:val="20"/>
          <w:rPrChange w:id="441" w:author="Microsoft Office User" w:date="2023-09-11T13:17:00Z">
            <w:rPr/>
          </w:rPrChange>
        </w:rPr>
        <w:instrText>HYPERLINK "https://www.zotero.org/google-docs/?n2Avay" \h</w:instrText>
      </w:r>
      <w:r w:rsidRPr="00E24C39">
        <w:rPr>
          <w:sz w:val="20"/>
          <w:szCs w:val="20"/>
        </w:rPr>
      </w:r>
      <w:r w:rsidRPr="00B26E5F">
        <w:rPr>
          <w:sz w:val="20"/>
          <w:szCs w:val="20"/>
          <w:rPrChange w:id="442" w:author="Microsoft Office User" w:date="2023-09-11T13:17:00Z">
            <w:rPr>
              <w:b/>
            </w:rPr>
          </w:rPrChange>
        </w:rPr>
        <w:fldChar w:fldCharType="separate"/>
      </w:r>
      <w:r w:rsidRPr="00B26E5F">
        <w:rPr>
          <w:b/>
          <w:sz w:val="20"/>
          <w:szCs w:val="20"/>
          <w:rPrChange w:id="443" w:author="Microsoft Office User" w:date="2023-09-11T13:17:00Z">
            <w:rPr>
              <w:b/>
            </w:rPr>
          </w:rPrChange>
        </w:rPr>
        <w:t>8</w:t>
      </w:r>
      <w:r w:rsidRPr="00B26E5F">
        <w:rPr>
          <w:b/>
          <w:sz w:val="20"/>
          <w:szCs w:val="20"/>
          <w:rPrChange w:id="444" w:author="Microsoft Office User" w:date="2023-09-11T13:17:00Z">
            <w:rPr>
              <w:b/>
            </w:rPr>
          </w:rPrChange>
        </w:rPr>
        <w:fldChar w:fldCharType="end"/>
      </w:r>
      <w:r w:rsidRPr="00B26E5F">
        <w:rPr>
          <w:sz w:val="20"/>
          <w:szCs w:val="20"/>
          <w:rPrChange w:id="445" w:author="Microsoft Office User" w:date="2023-09-11T13:17:00Z">
            <w:rPr/>
          </w:rPrChange>
        </w:rPr>
        <w:fldChar w:fldCharType="begin"/>
      </w:r>
      <w:r w:rsidRPr="00B26E5F">
        <w:rPr>
          <w:sz w:val="20"/>
          <w:szCs w:val="20"/>
          <w:rPrChange w:id="446" w:author="Microsoft Office User" w:date="2023-09-11T13:17:00Z">
            <w:rPr/>
          </w:rPrChange>
        </w:rPr>
        <w:instrText>HYPERLINK "https://www.zotero.org/google-docs/?n2Avay" \h</w:instrText>
      </w:r>
      <w:r w:rsidRPr="00E24C39">
        <w:rPr>
          <w:sz w:val="20"/>
          <w:szCs w:val="20"/>
        </w:rPr>
      </w:r>
      <w:r w:rsidRPr="00B26E5F">
        <w:rPr>
          <w:sz w:val="20"/>
          <w:szCs w:val="20"/>
          <w:rPrChange w:id="447" w:author="Microsoft Office User" w:date="2023-09-11T13:17:00Z">
            <w:rPr/>
          </w:rPrChange>
        </w:rPr>
        <w:fldChar w:fldCharType="separate"/>
      </w:r>
      <w:r w:rsidRPr="00B26E5F">
        <w:rPr>
          <w:sz w:val="20"/>
          <w:szCs w:val="20"/>
          <w:rPrChange w:id="448" w:author="Microsoft Office User" w:date="2023-09-11T13:17:00Z">
            <w:rPr/>
          </w:rPrChange>
        </w:rPr>
        <w:t>, e9644 (2020).</w:t>
      </w:r>
      <w:r w:rsidRPr="00B26E5F">
        <w:rPr>
          <w:sz w:val="20"/>
          <w:szCs w:val="20"/>
          <w:rPrChange w:id="449" w:author="Microsoft Office User" w:date="2023-09-11T13:17:00Z">
            <w:rPr/>
          </w:rPrChange>
        </w:rPr>
        <w:fldChar w:fldCharType="end"/>
      </w:r>
    </w:p>
    <w:p w14:paraId="473E8C6C" w14:textId="77777777" w:rsidR="0013233D" w:rsidRPr="00B26E5F" w:rsidRDefault="0013233D">
      <w:pPr>
        <w:snapToGrid w:val="0"/>
        <w:contextualSpacing/>
        <w:rPr>
          <w:sz w:val="20"/>
          <w:szCs w:val="20"/>
          <w:rPrChange w:id="450" w:author="Microsoft Office User" w:date="2023-09-11T13:17:00Z">
            <w:rPr/>
          </w:rPrChange>
        </w:rPr>
        <w:pPrChange w:id="451" w:author="Microsoft Office User" w:date="2023-09-11T13:17:00Z">
          <w:pPr/>
        </w:pPrChange>
      </w:pPr>
    </w:p>
    <w:p w14:paraId="436EC479" w14:textId="77777777" w:rsidR="000C56B0" w:rsidRPr="00B26E5F" w:rsidRDefault="00367A15">
      <w:pPr>
        <w:snapToGrid w:val="0"/>
        <w:contextualSpacing/>
        <w:rPr>
          <w:sz w:val="20"/>
          <w:szCs w:val="20"/>
          <w:rPrChange w:id="452" w:author="Microsoft Office User" w:date="2023-09-11T13:17:00Z">
            <w:rPr/>
          </w:rPrChange>
        </w:rPr>
        <w:pPrChange w:id="453" w:author="Microsoft Office User" w:date="2023-09-11T13:17:00Z">
          <w:pPr/>
        </w:pPrChange>
      </w:pPr>
      <w:r w:rsidRPr="00B26E5F">
        <w:rPr>
          <w:sz w:val="20"/>
          <w:szCs w:val="20"/>
          <w:rPrChange w:id="454" w:author="Microsoft Office User" w:date="2023-09-11T13:17:00Z">
            <w:rPr/>
          </w:rPrChange>
        </w:rPr>
        <w:fldChar w:fldCharType="begin"/>
      </w:r>
      <w:r w:rsidRPr="00B26E5F">
        <w:rPr>
          <w:sz w:val="20"/>
          <w:szCs w:val="20"/>
          <w:rPrChange w:id="455" w:author="Microsoft Office User" w:date="2023-09-11T13:17:00Z">
            <w:rPr/>
          </w:rPrChange>
        </w:rPr>
        <w:instrText>HYPERLINK "https://www.zotero.org/google-docs/?n2Avay" \h</w:instrText>
      </w:r>
      <w:r w:rsidRPr="00E24C39">
        <w:rPr>
          <w:sz w:val="20"/>
          <w:szCs w:val="20"/>
        </w:rPr>
      </w:r>
      <w:r w:rsidRPr="00B26E5F">
        <w:rPr>
          <w:sz w:val="20"/>
          <w:szCs w:val="20"/>
          <w:rPrChange w:id="456" w:author="Microsoft Office User" w:date="2023-09-11T13:17:00Z">
            <w:rPr/>
          </w:rPrChange>
        </w:rPr>
        <w:fldChar w:fldCharType="separate"/>
      </w:r>
      <w:r w:rsidRPr="00B26E5F">
        <w:rPr>
          <w:sz w:val="20"/>
          <w:szCs w:val="20"/>
          <w:rPrChange w:id="457" w:author="Microsoft Office User" w:date="2023-09-11T13:17:00Z">
            <w:rPr/>
          </w:rPrChange>
        </w:rPr>
        <w:t>15.</w:t>
      </w:r>
      <w:r w:rsidRPr="00B26E5F">
        <w:rPr>
          <w:sz w:val="20"/>
          <w:szCs w:val="20"/>
          <w:rPrChange w:id="458" w:author="Microsoft Office User" w:date="2023-09-11T13:17:00Z">
            <w:rPr/>
          </w:rPrChange>
        </w:rPr>
        <w:tab/>
        <w:t xml:space="preserve">Fifer, J. E. </w:t>
      </w:r>
      <w:r w:rsidRPr="00B26E5F">
        <w:rPr>
          <w:sz w:val="20"/>
          <w:szCs w:val="20"/>
          <w:rPrChange w:id="459" w:author="Microsoft Office User" w:date="2023-09-11T13:17:00Z">
            <w:rPr/>
          </w:rPrChange>
        </w:rPr>
        <w:fldChar w:fldCharType="end"/>
      </w:r>
      <w:r w:rsidRPr="00B26E5F">
        <w:rPr>
          <w:sz w:val="20"/>
          <w:szCs w:val="20"/>
          <w:rPrChange w:id="460" w:author="Microsoft Office User" w:date="2023-09-11T13:17:00Z">
            <w:rPr/>
          </w:rPrChange>
        </w:rPr>
        <w:fldChar w:fldCharType="begin"/>
      </w:r>
      <w:r w:rsidRPr="00B26E5F">
        <w:rPr>
          <w:sz w:val="20"/>
          <w:szCs w:val="20"/>
          <w:rPrChange w:id="461" w:author="Microsoft Office User" w:date="2023-09-11T13:17:00Z">
            <w:rPr/>
          </w:rPrChange>
        </w:rPr>
        <w:instrText>HYPERLINK "https://www.zotero.org/google-docs/?n2Avay" \h</w:instrText>
      </w:r>
      <w:r w:rsidRPr="00E24C39">
        <w:rPr>
          <w:sz w:val="20"/>
          <w:szCs w:val="20"/>
        </w:rPr>
      </w:r>
      <w:r w:rsidRPr="00B26E5F">
        <w:rPr>
          <w:sz w:val="20"/>
          <w:szCs w:val="20"/>
          <w:rPrChange w:id="462" w:author="Microsoft Office User" w:date="2023-09-11T13:17:00Z">
            <w:rPr>
              <w:i/>
            </w:rPr>
          </w:rPrChange>
        </w:rPr>
        <w:fldChar w:fldCharType="separate"/>
      </w:r>
      <w:r w:rsidRPr="00B26E5F">
        <w:rPr>
          <w:i/>
          <w:sz w:val="20"/>
          <w:szCs w:val="20"/>
          <w:rPrChange w:id="463" w:author="Microsoft Office User" w:date="2023-09-11T13:17:00Z">
            <w:rPr>
              <w:i/>
            </w:rPr>
          </w:rPrChange>
        </w:rPr>
        <w:t>et al.</w:t>
      </w:r>
      <w:r w:rsidRPr="00B26E5F">
        <w:rPr>
          <w:i/>
          <w:sz w:val="20"/>
          <w:szCs w:val="20"/>
          <w:rPrChange w:id="464" w:author="Microsoft Office User" w:date="2023-09-11T13:17:00Z">
            <w:rPr>
              <w:i/>
            </w:rPr>
          </w:rPrChange>
        </w:rPr>
        <w:fldChar w:fldCharType="end"/>
      </w:r>
      <w:r w:rsidRPr="00B26E5F">
        <w:rPr>
          <w:sz w:val="20"/>
          <w:szCs w:val="20"/>
          <w:rPrChange w:id="465" w:author="Microsoft Office User" w:date="2023-09-11T13:17:00Z">
            <w:rPr/>
          </w:rPrChange>
        </w:rPr>
        <w:fldChar w:fldCharType="begin"/>
      </w:r>
      <w:r w:rsidRPr="00B26E5F">
        <w:rPr>
          <w:sz w:val="20"/>
          <w:szCs w:val="20"/>
          <w:rPrChange w:id="466" w:author="Microsoft Office User" w:date="2023-09-11T13:17:00Z">
            <w:rPr/>
          </w:rPrChange>
        </w:rPr>
        <w:instrText>HYPERLINK "https://www.zotero.org/google-docs/?n2Avay" \h</w:instrText>
      </w:r>
      <w:r w:rsidRPr="00E24C39">
        <w:rPr>
          <w:sz w:val="20"/>
          <w:szCs w:val="20"/>
        </w:rPr>
      </w:r>
      <w:r w:rsidRPr="00B26E5F">
        <w:rPr>
          <w:sz w:val="20"/>
          <w:szCs w:val="20"/>
          <w:rPrChange w:id="467" w:author="Microsoft Office User" w:date="2023-09-11T13:17:00Z">
            <w:rPr/>
          </w:rPrChange>
        </w:rPr>
        <w:fldChar w:fldCharType="separate"/>
      </w:r>
      <w:r w:rsidRPr="00B26E5F">
        <w:rPr>
          <w:sz w:val="20"/>
          <w:szCs w:val="20"/>
          <w:rPrChange w:id="468" w:author="Microsoft Office User" w:date="2023-09-11T13:17:00Z">
            <w:rPr/>
          </w:rPrChange>
        </w:rPr>
        <w:t xml:space="preserve"> Microbiome structuring within a coral colony and along a sedimentation gradient. </w:t>
      </w:r>
      <w:r w:rsidRPr="00B26E5F">
        <w:rPr>
          <w:sz w:val="20"/>
          <w:szCs w:val="20"/>
          <w:rPrChange w:id="469" w:author="Microsoft Office User" w:date="2023-09-11T13:17:00Z">
            <w:rPr/>
          </w:rPrChange>
        </w:rPr>
        <w:fldChar w:fldCharType="end"/>
      </w:r>
      <w:r w:rsidRPr="00B26E5F">
        <w:rPr>
          <w:sz w:val="20"/>
          <w:szCs w:val="20"/>
          <w:rPrChange w:id="470" w:author="Microsoft Office User" w:date="2023-09-11T13:17:00Z">
            <w:rPr/>
          </w:rPrChange>
        </w:rPr>
        <w:fldChar w:fldCharType="begin"/>
      </w:r>
      <w:r w:rsidRPr="00B26E5F">
        <w:rPr>
          <w:sz w:val="20"/>
          <w:szCs w:val="20"/>
          <w:rPrChange w:id="471" w:author="Microsoft Office User" w:date="2023-09-11T13:17:00Z">
            <w:rPr/>
          </w:rPrChange>
        </w:rPr>
        <w:instrText>HYPERLINK "https://www.zotero.org/google-docs/?n2Avay" \h</w:instrText>
      </w:r>
      <w:r w:rsidRPr="00E24C39">
        <w:rPr>
          <w:sz w:val="20"/>
          <w:szCs w:val="20"/>
        </w:rPr>
      </w:r>
      <w:r w:rsidRPr="00B26E5F">
        <w:rPr>
          <w:sz w:val="20"/>
          <w:szCs w:val="20"/>
          <w:rPrChange w:id="472" w:author="Microsoft Office User" w:date="2023-09-11T13:17:00Z">
            <w:rPr>
              <w:i/>
            </w:rPr>
          </w:rPrChange>
        </w:rPr>
        <w:fldChar w:fldCharType="separate"/>
      </w:r>
      <w:r w:rsidRPr="00B26E5F">
        <w:rPr>
          <w:i/>
          <w:sz w:val="20"/>
          <w:szCs w:val="20"/>
          <w:rPrChange w:id="473" w:author="Microsoft Office User" w:date="2023-09-11T13:17:00Z">
            <w:rPr>
              <w:i/>
            </w:rPr>
          </w:rPrChange>
        </w:rPr>
        <w:t>Cell. Stress Response Physiol. Adapt. Corals Subj. Environ. Stress. Pollut.</w:t>
      </w:r>
      <w:r w:rsidRPr="00B26E5F">
        <w:rPr>
          <w:i/>
          <w:sz w:val="20"/>
          <w:szCs w:val="20"/>
          <w:rPrChange w:id="474" w:author="Microsoft Office User" w:date="2023-09-11T13:17:00Z">
            <w:rPr>
              <w:i/>
            </w:rPr>
          </w:rPrChange>
        </w:rPr>
        <w:fldChar w:fldCharType="end"/>
      </w:r>
      <w:r w:rsidRPr="00B26E5F">
        <w:rPr>
          <w:sz w:val="20"/>
          <w:szCs w:val="20"/>
          <w:rPrChange w:id="475" w:author="Microsoft Office User" w:date="2023-09-11T13:17:00Z">
            <w:rPr/>
          </w:rPrChange>
        </w:rPr>
        <w:fldChar w:fldCharType="begin"/>
      </w:r>
      <w:r w:rsidRPr="00B26E5F">
        <w:rPr>
          <w:sz w:val="20"/>
          <w:szCs w:val="20"/>
          <w:rPrChange w:id="476" w:author="Microsoft Office User" w:date="2023-09-11T13:17:00Z">
            <w:rPr/>
          </w:rPrChange>
        </w:rPr>
        <w:instrText>HYPERLINK "https://www.zotero.org/google-docs/?n2Avay" \h</w:instrText>
      </w:r>
      <w:r w:rsidRPr="00E24C39">
        <w:rPr>
          <w:sz w:val="20"/>
          <w:szCs w:val="20"/>
        </w:rPr>
      </w:r>
      <w:r w:rsidRPr="00B26E5F">
        <w:rPr>
          <w:sz w:val="20"/>
          <w:szCs w:val="20"/>
          <w:rPrChange w:id="477" w:author="Microsoft Office User" w:date="2023-09-11T13:17:00Z">
            <w:rPr/>
          </w:rPrChange>
        </w:rPr>
        <w:fldChar w:fldCharType="separate"/>
      </w:r>
      <w:r w:rsidRPr="00B26E5F">
        <w:rPr>
          <w:sz w:val="20"/>
          <w:szCs w:val="20"/>
          <w:rPrChange w:id="478" w:author="Microsoft Office User" w:date="2023-09-11T13:17:00Z">
            <w:rPr/>
          </w:rPrChange>
        </w:rPr>
        <w:t xml:space="preserve"> (2022).</w:t>
      </w:r>
      <w:r w:rsidRPr="00B26E5F">
        <w:rPr>
          <w:sz w:val="20"/>
          <w:szCs w:val="20"/>
          <w:rPrChange w:id="479" w:author="Microsoft Office User" w:date="2023-09-11T13:17:00Z">
            <w:rPr/>
          </w:rPrChange>
        </w:rPr>
        <w:fldChar w:fldCharType="end"/>
      </w:r>
    </w:p>
    <w:p w14:paraId="55727B2F" w14:textId="77777777" w:rsidR="0013233D" w:rsidRPr="00B26E5F" w:rsidRDefault="0013233D">
      <w:pPr>
        <w:snapToGrid w:val="0"/>
        <w:contextualSpacing/>
        <w:rPr>
          <w:sz w:val="20"/>
          <w:szCs w:val="20"/>
          <w:rPrChange w:id="480" w:author="Microsoft Office User" w:date="2023-09-11T13:17:00Z">
            <w:rPr/>
          </w:rPrChange>
        </w:rPr>
        <w:pPrChange w:id="481" w:author="Microsoft Office User" w:date="2023-09-11T13:17:00Z">
          <w:pPr/>
        </w:pPrChange>
      </w:pPr>
    </w:p>
    <w:p w14:paraId="0B742CBA" w14:textId="77777777" w:rsidR="000C56B0" w:rsidRPr="00B26E5F" w:rsidRDefault="00367A15">
      <w:pPr>
        <w:snapToGrid w:val="0"/>
        <w:contextualSpacing/>
        <w:rPr>
          <w:sz w:val="20"/>
          <w:szCs w:val="20"/>
          <w:rPrChange w:id="482" w:author="Microsoft Office User" w:date="2023-09-11T13:17:00Z">
            <w:rPr/>
          </w:rPrChange>
        </w:rPr>
        <w:pPrChange w:id="483" w:author="Microsoft Office User" w:date="2023-09-11T13:17:00Z">
          <w:pPr/>
        </w:pPrChange>
      </w:pPr>
      <w:r w:rsidRPr="00B26E5F">
        <w:rPr>
          <w:sz w:val="20"/>
          <w:szCs w:val="20"/>
          <w:rPrChange w:id="484" w:author="Microsoft Office User" w:date="2023-09-11T13:17:00Z">
            <w:rPr/>
          </w:rPrChange>
        </w:rPr>
        <w:fldChar w:fldCharType="begin"/>
      </w:r>
      <w:r w:rsidRPr="00B26E5F">
        <w:rPr>
          <w:sz w:val="20"/>
          <w:szCs w:val="20"/>
          <w:rPrChange w:id="485" w:author="Microsoft Office User" w:date="2023-09-11T13:17:00Z">
            <w:rPr/>
          </w:rPrChange>
        </w:rPr>
        <w:instrText>HYPERLINK "https://www.zotero.org/google-docs/?n2Avay" \h</w:instrText>
      </w:r>
      <w:r w:rsidRPr="00E24C39">
        <w:rPr>
          <w:sz w:val="20"/>
          <w:szCs w:val="20"/>
        </w:rPr>
      </w:r>
      <w:r w:rsidRPr="00B26E5F">
        <w:rPr>
          <w:sz w:val="20"/>
          <w:szCs w:val="20"/>
          <w:rPrChange w:id="486" w:author="Microsoft Office User" w:date="2023-09-11T13:17:00Z">
            <w:rPr/>
          </w:rPrChange>
        </w:rPr>
        <w:fldChar w:fldCharType="separate"/>
      </w:r>
      <w:r w:rsidRPr="00B26E5F">
        <w:rPr>
          <w:sz w:val="20"/>
          <w:szCs w:val="20"/>
          <w:rPrChange w:id="487" w:author="Microsoft Office User" w:date="2023-09-11T13:17:00Z">
            <w:rPr/>
          </w:rPrChange>
        </w:rPr>
        <w:t>16.</w:t>
      </w:r>
      <w:r w:rsidRPr="00B26E5F">
        <w:rPr>
          <w:sz w:val="20"/>
          <w:szCs w:val="20"/>
          <w:rPrChange w:id="488" w:author="Microsoft Office User" w:date="2023-09-11T13:17:00Z">
            <w:rPr/>
          </w:rPrChange>
        </w:rPr>
        <w:tab/>
        <w:t xml:space="preserve">Zaneveld, J. R. </w:t>
      </w:r>
      <w:r w:rsidRPr="00B26E5F">
        <w:rPr>
          <w:sz w:val="20"/>
          <w:szCs w:val="20"/>
          <w:rPrChange w:id="489" w:author="Microsoft Office User" w:date="2023-09-11T13:17:00Z">
            <w:rPr/>
          </w:rPrChange>
        </w:rPr>
        <w:fldChar w:fldCharType="end"/>
      </w:r>
      <w:r w:rsidRPr="00B26E5F">
        <w:rPr>
          <w:sz w:val="20"/>
          <w:szCs w:val="20"/>
          <w:rPrChange w:id="490" w:author="Microsoft Office User" w:date="2023-09-11T13:17:00Z">
            <w:rPr/>
          </w:rPrChange>
        </w:rPr>
        <w:fldChar w:fldCharType="begin"/>
      </w:r>
      <w:r w:rsidRPr="00B26E5F">
        <w:rPr>
          <w:sz w:val="20"/>
          <w:szCs w:val="20"/>
          <w:rPrChange w:id="491" w:author="Microsoft Office User" w:date="2023-09-11T13:17:00Z">
            <w:rPr/>
          </w:rPrChange>
        </w:rPr>
        <w:instrText>HYPERLINK "https://www.zotero.org/google-docs/?n2Avay" \h</w:instrText>
      </w:r>
      <w:r w:rsidRPr="00E24C39">
        <w:rPr>
          <w:sz w:val="20"/>
          <w:szCs w:val="20"/>
        </w:rPr>
      </w:r>
      <w:r w:rsidRPr="00B26E5F">
        <w:rPr>
          <w:sz w:val="20"/>
          <w:szCs w:val="20"/>
          <w:rPrChange w:id="492" w:author="Microsoft Office User" w:date="2023-09-11T13:17:00Z">
            <w:rPr>
              <w:i/>
            </w:rPr>
          </w:rPrChange>
        </w:rPr>
        <w:fldChar w:fldCharType="separate"/>
      </w:r>
      <w:r w:rsidRPr="00B26E5F">
        <w:rPr>
          <w:i/>
          <w:sz w:val="20"/>
          <w:szCs w:val="20"/>
          <w:rPrChange w:id="493" w:author="Microsoft Office User" w:date="2023-09-11T13:17:00Z">
            <w:rPr>
              <w:i/>
            </w:rPr>
          </w:rPrChange>
        </w:rPr>
        <w:t>et al.</w:t>
      </w:r>
      <w:r w:rsidRPr="00B26E5F">
        <w:rPr>
          <w:i/>
          <w:sz w:val="20"/>
          <w:szCs w:val="20"/>
          <w:rPrChange w:id="494" w:author="Microsoft Office User" w:date="2023-09-11T13:17:00Z">
            <w:rPr>
              <w:i/>
            </w:rPr>
          </w:rPrChange>
        </w:rPr>
        <w:fldChar w:fldCharType="end"/>
      </w:r>
      <w:r w:rsidRPr="00B26E5F">
        <w:rPr>
          <w:sz w:val="20"/>
          <w:szCs w:val="20"/>
          <w:rPrChange w:id="495" w:author="Microsoft Office User" w:date="2023-09-11T13:17:00Z">
            <w:rPr/>
          </w:rPrChange>
        </w:rPr>
        <w:fldChar w:fldCharType="begin"/>
      </w:r>
      <w:r w:rsidRPr="00B26E5F">
        <w:rPr>
          <w:sz w:val="20"/>
          <w:szCs w:val="20"/>
          <w:rPrChange w:id="496" w:author="Microsoft Office User" w:date="2023-09-11T13:17:00Z">
            <w:rPr/>
          </w:rPrChange>
        </w:rPr>
        <w:instrText>HYPERLINK "https://www.zotero.org/google-docs/?n2Avay" \h</w:instrText>
      </w:r>
      <w:r w:rsidRPr="00E24C39">
        <w:rPr>
          <w:sz w:val="20"/>
          <w:szCs w:val="20"/>
        </w:rPr>
      </w:r>
      <w:r w:rsidRPr="00B26E5F">
        <w:rPr>
          <w:sz w:val="20"/>
          <w:szCs w:val="20"/>
          <w:rPrChange w:id="497" w:author="Microsoft Office User" w:date="2023-09-11T13:17:00Z">
            <w:rPr/>
          </w:rPrChange>
        </w:rPr>
        <w:fldChar w:fldCharType="separate"/>
      </w:r>
      <w:r w:rsidRPr="00B26E5F">
        <w:rPr>
          <w:sz w:val="20"/>
          <w:szCs w:val="20"/>
          <w:rPrChange w:id="498" w:author="Microsoft Office User" w:date="2023-09-11T13:17:00Z">
            <w:rPr/>
          </w:rPrChange>
        </w:rPr>
        <w:t xml:space="preserve"> Overfishing and nutrient pollution interact with temperature to disrupt coral reefs down to microbial scales. </w:t>
      </w:r>
      <w:r w:rsidRPr="00B26E5F">
        <w:rPr>
          <w:sz w:val="20"/>
          <w:szCs w:val="20"/>
          <w:rPrChange w:id="499" w:author="Microsoft Office User" w:date="2023-09-11T13:17:00Z">
            <w:rPr/>
          </w:rPrChange>
        </w:rPr>
        <w:fldChar w:fldCharType="end"/>
      </w:r>
      <w:r w:rsidRPr="00B26E5F">
        <w:rPr>
          <w:sz w:val="20"/>
          <w:szCs w:val="20"/>
          <w:rPrChange w:id="500" w:author="Microsoft Office User" w:date="2023-09-11T13:17:00Z">
            <w:rPr/>
          </w:rPrChange>
        </w:rPr>
        <w:fldChar w:fldCharType="begin"/>
      </w:r>
      <w:r w:rsidRPr="00B26E5F">
        <w:rPr>
          <w:sz w:val="20"/>
          <w:szCs w:val="20"/>
          <w:rPrChange w:id="501" w:author="Microsoft Office User" w:date="2023-09-11T13:17:00Z">
            <w:rPr/>
          </w:rPrChange>
        </w:rPr>
        <w:instrText>HYPERLINK "https://www.zotero.org/google-docs/?n2Avay" \h</w:instrText>
      </w:r>
      <w:r w:rsidRPr="00E24C39">
        <w:rPr>
          <w:sz w:val="20"/>
          <w:szCs w:val="20"/>
        </w:rPr>
      </w:r>
      <w:r w:rsidRPr="00B26E5F">
        <w:rPr>
          <w:sz w:val="20"/>
          <w:szCs w:val="20"/>
          <w:rPrChange w:id="502" w:author="Microsoft Office User" w:date="2023-09-11T13:17:00Z">
            <w:rPr>
              <w:i/>
            </w:rPr>
          </w:rPrChange>
        </w:rPr>
        <w:fldChar w:fldCharType="separate"/>
      </w:r>
      <w:r w:rsidRPr="00B26E5F">
        <w:rPr>
          <w:i/>
          <w:sz w:val="20"/>
          <w:szCs w:val="20"/>
          <w:rPrChange w:id="503" w:author="Microsoft Office User" w:date="2023-09-11T13:17:00Z">
            <w:rPr>
              <w:i/>
            </w:rPr>
          </w:rPrChange>
        </w:rPr>
        <w:t xml:space="preserve">Nat. Commun. </w:t>
      </w:r>
      <w:r w:rsidRPr="00B26E5F">
        <w:rPr>
          <w:i/>
          <w:sz w:val="20"/>
          <w:szCs w:val="20"/>
          <w:rPrChange w:id="504" w:author="Microsoft Office User" w:date="2023-09-11T13:17:00Z">
            <w:rPr>
              <w:i/>
            </w:rPr>
          </w:rPrChange>
        </w:rPr>
        <w:fldChar w:fldCharType="end"/>
      </w:r>
      <w:r w:rsidRPr="00B26E5F">
        <w:rPr>
          <w:sz w:val="20"/>
          <w:szCs w:val="20"/>
          <w:rPrChange w:id="505" w:author="Microsoft Office User" w:date="2023-09-11T13:17:00Z">
            <w:rPr/>
          </w:rPrChange>
        </w:rPr>
        <w:fldChar w:fldCharType="begin"/>
      </w:r>
      <w:r w:rsidRPr="00B26E5F">
        <w:rPr>
          <w:sz w:val="20"/>
          <w:szCs w:val="20"/>
          <w:rPrChange w:id="506" w:author="Microsoft Office User" w:date="2023-09-11T13:17:00Z">
            <w:rPr/>
          </w:rPrChange>
        </w:rPr>
        <w:instrText>HYPERLINK "https://www.zotero.org/google-docs/?n2Avay" \h</w:instrText>
      </w:r>
      <w:r w:rsidRPr="00E24C39">
        <w:rPr>
          <w:sz w:val="20"/>
          <w:szCs w:val="20"/>
        </w:rPr>
      </w:r>
      <w:r w:rsidRPr="00B26E5F">
        <w:rPr>
          <w:sz w:val="20"/>
          <w:szCs w:val="20"/>
          <w:rPrChange w:id="507" w:author="Microsoft Office User" w:date="2023-09-11T13:17:00Z">
            <w:rPr>
              <w:b/>
            </w:rPr>
          </w:rPrChange>
        </w:rPr>
        <w:fldChar w:fldCharType="separate"/>
      </w:r>
      <w:r w:rsidRPr="00B26E5F">
        <w:rPr>
          <w:b/>
          <w:sz w:val="20"/>
          <w:szCs w:val="20"/>
          <w:rPrChange w:id="508" w:author="Microsoft Office User" w:date="2023-09-11T13:17:00Z">
            <w:rPr>
              <w:b/>
            </w:rPr>
          </w:rPrChange>
        </w:rPr>
        <w:t>7</w:t>
      </w:r>
      <w:r w:rsidRPr="00B26E5F">
        <w:rPr>
          <w:b/>
          <w:sz w:val="20"/>
          <w:szCs w:val="20"/>
          <w:rPrChange w:id="509" w:author="Microsoft Office User" w:date="2023-09-11T13:17:00Z">
            <w:rPr>
              <w:b/>
            </w:rPr>
          </w:rPrChange>
        </w:rPr>
        <w:fldChar w:fldCharType="end"/>
      </w:r>
      <w:r w:rsidRPr="00B26E5F">
        <w:rPr>
          <w:sz w:val="20"/>
          <w:szCs w:val="20"/>
          <w:rPrChange w:id="510" w:author="Microsoft Office User" w:date="2023-09-11T13:17:00Z">
            <w:rPr/>
          </w:rPrChange>
        </w:rPr>
        <w:fldChar w:fldCharType="begin"/>
      </w:r>
      <w:r w:rsidRPr="00B26E5F">
        <w:rPr>
          <w:sz w:val="20"/>
          <w:szCs w:val="20"/>
          <w:rPrChange w:id="511" w:author="Microsoft Office User" w:date="2023-09-11T13:17:00Z">
            <w:rPr/>
          </w:rPrChange>
        </w:rPr>
        <w:instrText>HYPERLINK "https://www.zotero.org/google-docs/?n2Avay" \h</w:instrText>
      </w:r>
      <w:r w:rsidRPr="00E24C39">
        <w:rPr>
          <w:sz w:val="20"/>
          <w:szCs w:val="20"/>
        </w:rPr>
      </w:r>
      <w:r w:rsidRPr="00B26E5F">
        <w:rPr>
          <w:sz w:val="20"/>
          <w:szCs w:val="20"/>
          <w:rPrChange w:id="512" w:author="Microsoft Office User" w:date="2023-09-11T13:17:00Z">
            <w:rPr/>
          </w:rPrChange>
        </w:rPr>
        <w:fldChar w:fldCharType="separate"/>
      </w:r>
      <w:r w:rsidRPr="00B26E5F">
        <w:rPr>
          <w:sz w:val="20"/>
          <w:szCs w:val="20"/>
          <w:rPrChange w:id="513" w:author="Microsoft Office User" w:date="2023-09-11T13:17:00Z">
            <w:rPr/>
          </w:rPrChange>
        </w:rPr>
        <w:t>, 1–12 (2016).</w:t>
      </w:r>
      <w:r w:rsidRPr="00B26E5F">
        <w:rPr>
          <w:sz w:val="20"/>
          <w:szCs w:val="20"/>
          <w:rPrChange w:id="514" w:author="Microsoft Office User" w:date="2023-09-11T13:17:00Z">
            <w:rPr/>
          </w:rPrChange>
        </w:rPr>
        <w:fldChar w:fldCharType="end"/>
      </w:r>
    </w:p>
    <w:p w14:paraId="49C77D94" w14:textId="77777777" w:rsidR="0013233D" w:rsidRPr="00B26E5F" w:rsidRDefault="0013233D">
      <w:pPr>
        <w:snapToGrid w:val="0"/>
        <w:contextualSpacing/>
        <w:rPr>
          <w:sz w:val="20"/>
          <w:szCs w:val="20"/>
          <w:rPrChange w:id="515" w:author="Microsoft Office User" w:date="2023-09-11T13:17:00Z">
            <w:rPr/>
          </w:rPrChange>
        </w:rPr>
        <w:pPrChange w:id="516" w:author="Microsoft Office User" w:date="2023-09-11T13:17:00Z">
          <w:pPr/>
        </w:pPrChange>
      </w:pPr>
    </w:p>
    <w:p w14:paraId="02E49C16" w14:textId="77777777" w:rsidR="000C56B0" w:rsidRPr="00B26E5F" w:rsidRDefault="00367A15">
      <w:pPr>
        <w:snapToGrid w:val="0"/>
        <w:contextualSpacing/>
        <w:rPr>
          <w:sz w:val="20"/>
          <w:szCs w:val="20"/>
          <w:rPrChange w:id="517" w:author="Microsoft Office User" w:date="2023-09-11T13:17:00Z">
            <w:rPr/>
          </w:rPrChange>
        </w:rPr>
        <w:pPrChange w:id="518" w:author="Microsoft Office User" w:date="2023-09-11T13:17:00Z">
          <w:pPr/>
        </w:pPrChange>
      </w:pPr>
      <w:r w:rsidRPr="00B26E5F">
        <w:rPr>
          <w:sz w:val="20"/>
          <w:szCs w:val="20"/>
          <w:rPrChange w:id="519" w:author="Microsoft Office User" w:date="2023-09-11T13:17:00Z">
            <w:rPr/>
          </w:rPrChange>
        </w:rPr>
        <w:fldChar w:fldCharType="begin"/>
      </w:r>
      <w:r w:rsidRPr="00B26E5F">
        <w:rPr>
          <w:sz w:val="20"/>
          <w:szCs w:val="20"/>
          <w:rPrChange w:id="520" w:author="Microsoft Office User" w:date="2023-09-11T13:17:00Z">
            <w:rPr/>
          </w:rPrChange>
        </w:rPr>
        <w:instrText>HYPERLINK "https://www.zotero.org/google-docs/?n2Avay" \h</w:instrText>
      </w:r>
      <w:r w:rsidRPr="00E24C39">
        <w:rPr>
          <w:sz w:val="20"/>
          <w:szCs w:val="20"/>
        </w:rPr>
      </w:r>
      <w:r w:rsidRPr="00B26E5F">
        <w:rPr>
          <w:sz w:val="20"/>
          <w:szCs w:val="20"/>
          <w:rPrChange w:id="521" w:author="Microsoft Office User" w:date="2023-09-11T13:17:00Z">
            <w:rPr/>
          </w:rPrChange>
        </w:rPr>
        <w:fldChar w:fldCharType="separate"/>
      </w:r>
      <w:r w:rsidRPr="00B26E5F">
        <w:rPr>
          <w:sz w:val="20"/>
          <w:szCs w:val="20"/>
          <w:rPrChange w:id="522" w:author="Microsoft Office User" w:date="2023-09-11T13:17:00Z">
            <w:rPr/>
          </w:rPrChange>
        </w:rPr>
        <w:t>17.</w:t>
      </w:r>
      <w:r w:rsidRPr="00B26E5F">
        <w:rPr>
          <w:sz w:val="20"/>
          <w:szCs w:val="20"/>
          <w:rPrChange w:id="523" w:author="Microsoft Office User" w:date="2023-09-11T13:17:00Z">
            <w:rPr/>
          </w:rPrChange>
        </w:rPr>
        <w:tab/>
        <w:t xml:space="preserve">Corinaldesi, C. </w:t>
      </w:r>
      <w:r w:rsidRPr="00B26E5F">
        <w:rPr>
          <w:sz w:val="20"/>
          <w:szCs w:val="20"/>
          <w:rPrChange w:id="524" w:author="Microsoft Office User" w:date="2023-09-11T13:17:00Z">
            <w:rPr/>
          </w:rPrChange>
        </w:rPr>
        <w:fldChar w:fldCharType="end"/>
      </w:r>
      <w:r w:rsidRPr="00B26E5F">
        <w:rPr>
          <w:sz w:val="20"/>
          <w:szCs w:val="20"/>
          <w:rPrChange w:id="525" w:author="Microsoft Office User" w:date="2023-09-11T13:17:00Z">
            <w:rPr/>
          </w:rPrChange>
        </w:rPr>
        <w:fldChar w:fldCharType="begin"/>
      </w:r>
      <w:r w:rsidRPr="00B26E5F">
        <w:rPr>
          <w:sz w:val="20"/>
          <w:szCs w:val="20"/>
          <w:rPrChange w:id="526" w:author="Microsoft Office User" w:date="2023-09-11T13:17:00Z">
            <w:rPr/>
          </w:rPrChange>
        </w:rPr>
        <w:instrText>HYPERLINK "https://www.zotero.org/google-docs/?n2Avay" \h</w:instrText>
      </w:r>
      <w:r w:rsidRPr="00E24C39">
        <w:rPr>
          <w:sz w:val="20"/>
          <w:szCs w:val="20"/>
        </w:rPr>
      </w:r>
      <w:r w:rsidRPr="00B26E5F">
        <w:rPr>
          <w:sz w:val="20"/>
          <w:szCs w:val="20"/>
          <w:rPrChange w:id="527" w:author="Microsoft Office User" w:date="2023-09-11T13:17:00Z">
            <w:rPr>
              <w:i/>
            </w:rPr>
          </w:rPrChange>
        </w:rPr>
        <w:fldChar w:fldCharType="separate"/>
      </w:r>
      <w:r w:rsidRPr="00B26E5F">
        <w:rPr>
          <w:i/>
          <w:sz w:val="20"/>
          <w:szCs w:val="20"/>
          <w:rPrChange w:id="528" w:author="Microsoft Office User" w:date="2023-09-11T13:17:00Z">
            <w:rPr>
              <w:i/>
            </w:rPr>
          </w:rPrChange>
        </w:rPr>
        <w:t>et al.</w:t>
      </w:r>
      <w:r w:rsidRPr="00B26E5F">
        <w:rPr>
          <w:i/>
          <w:sz w:val="20"/>
          <w:szCs w:val="20"/>
          <w:rPrChange w:id="529" w:author="Microsoft Office User" w:date="2023-09-11T13:17:00Z">
            <w:rPr>
              <w:i/>
            </w:rPr>
          </w:rPrChange>
        </w:rPr>
        <w:fldChar w:fldCharType="end"/>
      </w:r>
      <w:r w:rsidRPr="00B26E5F">
        <w:rPr>
          <w:sz w:val="20"/>
          <w:szCs w:val="20"/>
          <w:rPrChange w:id="530" w:author="Microsoft Office User" w:date="2023-09-11T13:17:00Z">
            <w:rPr/>
          </w:rPrChange>
        </w:rPr>
        <w:fldChar w:fldCharType="begin"/>
      </w:r>
      <w:r w:rsidRPr="00B26E5F">
        <w:rPr>
          <w:sz w:val="20"/>
          <w:szCs w:val="20"/>
          <w:rPrChange w:id="531" w:author="Microsoft Office User" w:date="2023-09-11T13:17:00Z">
            <w:rPr/>
          </w:rPrChange>
        </w:rPr>
        <w:instrText>HYPERLINK "https://www.zotero.org/google-docs/?n2Avay" \h</w:instrText>
      </w:r>
      <w:r w:rsidRPr="00E24C39">
        <w:rPr>
          <w:sz w:val="20"/>
          <w:szCs w:val="20"/>
        </w:rPr>
      </w:r>
      <w:r w:rsidRPr="00B26E5F">
        <w:rPr>
          <w:sz w:val="20"/>
          <w:szCs w:val="20"/>
          <w:rPrChange w:id="532" w:author="Microsoft Office User" w:date="2023-09-11T13:17:00Z">
            <w:rPr/>
          </w:rPrChange>
        </w:rPr>
        <w:fldChar w:fldCharType="separate"/>
      </w:r>
      <w:r w:rsidRPr="00B26E5F">
        <w:rPr>
          <w:sz w:val="20"/>
          <w:szCs w:val="20"/>
          <w:rPrChange w:id="533" w:author="Microsoft Office User" w:date="2023-09-11T13:17:00Z">
            <w:rPr/>
          </w:rPrChange>
        </w:rPr>
        <w:t xml:space="preserve"> Multiple impacts of microplastics can threaten marine habitat-forming species. </w:t>
      </w:r>
      <w:r w:rsidRPr="00B26E5F">
        <w:rPr>
          <w:sz w:val="20"/>
          <w:szCs w:val="20"/>
          <w:rPrChange w:id="534" w:author="Microsoft Office User" w:date="2023-09-11T13:17:00Z">
            <w:rPr/>
          </w:rPrChange>
        </w:rPr>
        <w:fldChar w:fldCharType="end"/>
      </w:r>
      <w:r w:rsidRPr="00B26E5F">
        <w:rPr>
          <w:sz w:val="20"/>
          <w:szCs w:val="20"/>
          <w:rPrChange w:id="535" w:author="Microsoft Office User" w:date="2023-09-11T13:17:00Z">
            <w:rPr/>
          </w:rPrChange>
        </w:rPr>
        <w:fldChar w:fldCharType="begin"/>
      </w:r>
      <w:r w:rsidRPr="00B26E5F">
        <w:rPr>
          <w:sz w:val="20"/>
          <w:szCs w:val="20"/>
          <w:rPrChange w:id="536" w:author="Microsoft Office User" w:date="2023-09-11T13:17:00Z">
            <w:rPr/>
          </w:rPrChange>
        </w:rPr>
        <w:instrText>HYPERLINK "https://www.zotero.org/google-docs/?n2Avay" \h</w:instrText>
      </w:r>
      <w:r w:rsidRPr="00E24C39">
        <w:rPr>
          <w:sz w:val="20"/>
          <w:szCs w:val="20"/>
        </w:rPr>
      </w:r>
      <w:r w:rsidRPr="00B26E5F">
        <w:rPr>
          <w:sz w:val="20"/>
          <w:szCs w:val="20"/>
          <w:rPrChange w:id="537" w:author="Microsoft Office User" w:date="2023-09-11T13:17:00Z">
            <w:rPr>
              <w:i/>
            </w:rPr>
          </w:rPrChange>
        </w:rPr>
        <w:fldChar w:fldCharType="separate"/>
      </w:r>
      <w:r w:rsidRPr="00B26E5F">
        <w:rPr>
          <w:i/>
          <w:sz w:val="20"/>
          <w:szCs w:val="20"/>
          <w:rPrChange w:id="538" w:author="Microsoft Office User" w:date="2023-09-11T13:17:00Z">
            <w:rPr>
              <w:i/>
            </w:rPr>
          </w:rPrChange>
        </w:rPr>
        <w:t xml:space="preserve">Commun. Biol. </w:t>
      </w:r>
      <w:r w:rsidRPr="00B26E5F">
        <w:rPr>
          <w:i/>
          <w:sz w:val="20"/>
          <w:szCs w:val="20"/>
          <w:rPrChange w:id="539" w:author="Microsoft Office User" w:date="2023-09-11T13:17:00Z">
            <w:rPr>
              <w:i/>
            </w:rPr>
          </w:rPrChange>
        </w:rPr>
        <w:fldChar w:fldCharType="end"/>
      </w:r>
      <w:r w:rsidRPr="00B26E5F">
        <w:rPr>
          <w:sz w:val="20"/>
          <w:szCs w:val="20"/>
          <w:rPrChange w:id="540" w:author="Microsoft Office User" w:date="2023-09-11T13:17:00Z">
            <w:rPr/>
          </w:rPrChange>
        </w:rPr>
        <w:fldChar w:fldCharType="begin"/>
      </w:r>
      <w:r w:rsidRPr="00B26E5F">
        <w:rPr>
          <w:sz w:val="20"/>
          <w:szCs w:val="20"/>
          <w:rPrChange w:id="541" w:author="Microsoft Office User" w:date="2023-09-11T13:17:00Z">
            <w:rPr/>
          </w:rPrChange>
        </w:rPr>
        <w:instrText>HYPERLINK "https://www.zotero.org/google-docs/?n2Avay" \h</w:instrText>
      </w:r>
      <w:r w:rsidRPr="00E24C39">
        <w:rPr>
          <w:sz w:val="20"/>
          <w:szCs w:val="20"/>
        </w:rPr>
      </w:r>
      <w:r w:rsidRPr="00B26E5F">
        <w:rPr>
          <w:sz w:val="20"/>
          <w:szCs w:val="20"/>
          <w:rPrChange w:id="542" w:author="Microsoft Office User" w:date="2023-09-11T13:17:00Z">
            <w:rPr>
              <w:b/>
            </w:rPr>
          </w:rPrChange>
        </w:rPr>
        <w:fldChar w:fldCharType="separate"/>
      </w:r>
      <w:r w:rsidRPr="00B26E5F">
        <w:rPr>
          <w:b/>
          <w:sz w:val="20"/>
          <w:szCs w:val="20"/>
          <w:rPrChange w:id="543" w:author="Microsoft Office User" w:date="2023-09-11T13:17:00Z">
            <w:rPr>
              <w:b/>
            </w:rPr>
          </w:rPrChange>
        </w:rPr>
        <w:t>4</w:t>
      </w:r>
      <w:r w:rsidRPr="00B26E5F">
        <w:rPr>
          <w:b/>
          <w:sz w:val="20"/>
          <w:szCs w:val="20"/>
          <w:rPrChange w:id="544" w:author="Microsoft Office User" w:date="2023-09-11T13:17:00Z">
            <w:rPr>
              <w:b/>
            </w:rPr>
          </w:rPrChange>
        </w:rPr>
        <w:fldChar w:fldCharType="end"/>
      </w:r>
      <w:r w:rsidRPr="00B26E5F">
        <w:rPr>
          <w:sz w:val="20"/>
          <w:szCs w:val="20"/>
          <w:rPrChange w:id="545" w:author="Microsoft Office User" w:date="2023-09-11T13:17:00Z">
            <w:rPr/>
          </w:rPrChange>
        </w:rPr>
        <w:fldChar w:fldCharType="begin"/>
      </w:r>
      <w:r w:rsidRPr="00B26E5F">
        <w:rPr>
          <w:sz w:val="20"/>
          <w:szCs w:val="20"/>
          <w:rPrChange w:id="546" w:author="Microsoft Office User" w:date="2023-09-11T13:17:00Z">
            <w:rPr/>
          </w:rPrChange>
        </w:rPr>
        <w:instrText>HYPERLINK "https://www.zotero.org/google-docs/?n2Avay" \h</w:instrText>
      </w:r>
      <w:r w:rsidRPr="00E24C39">
        <w:rPr>
          <w:sz w:val="20"/>
          <w:szCs w:val="20"/>
        </w:rPr>
      </w:r>
      <w:r w:rsidRPr="00B26E5F">
        <w:rPr>
          <w:sz w:val="20"/>
          <w:szCs w:val="20"/>
          <w:rPrChange w:id="547" w:author="Microsoft Office User" w:date="2023-09-11T13:17:00Z">
            <w:rPr/>
          </w:rPrChange>
        </w:rPr>
        <w:fldChar w:fldCharType="separate"/>
      </w:r>
      <w:r w:rsidRPr="00B26E5F">
        <w:rPr>
          <w:sz w:val="20"/>
          <w:szCs w:val="20"/>
          <w:rPrChange w:id="548" w:author="Microsoft Office User" w:date="2023-09-11T13:17:00Z">
            <w:rPr/>
          </w:rPrChange>
        </w:rPr>
        <w:t>, 1–13 (2021).</w:t>
      </w:r>
      <w:r w:rsidRPr="00B26E5F">
        <w:rPr>
          <w:sz w:val="20"/>
          <w:szCs w:val="20"/>
          <w:rPrChange w:id="549" w:author="Microsoft Office User" w:date="2023-09-11T13:17:00Z">
            <w:rPr/>
          </w:rPrChange>
        </w:rPr>
        <w:fldChar w:fldCharType="end"/>
      </w:r>
    </w:p>
    <w:p w14:paraId="23DFC451" w14:textId="77777777" w:rsidR="0013233D" w:rsidRPr="00B26E5F" w:rsidRDefault="0013233D">
      <w:pPr>
        <w:snapToGrid w:val="0"/>
        <w:contextualSpacing/>
        <w:rPr>
          <w:sz w:val="20"/>
          <w:szCs w:val="20"/>
          <w:rPrChange w:id="550" w:author="Microsoft Office User" w:date="2023-09-11T13:17:00Z">
            <w:rPr/>
          </w:rPrChange>
        </w:rPr>
        <w:pPrChange w:id="551" w:author="Microsoft Office User" w:date="2023-09-11T13:17:00Z">
          <w:pPr/>
        </w:pPrChange>
      </w:pPr>
    </w:p>
    <w:p w14:paraId="1744BA88" w14:textId="77777777" w:rsidR="000C56B0" w:rsidRPr="00B26E5F" w:rsidRDefault="00367A15">
      <w:pPr>
        <w:snapToGrid w:val="0"/>
        <w:contextualSpacing/>
        <w:rPr>
          <w:sz w:val="20"/>
          <w:szCs w:val="20"/>
          <w:rPrChange w:id="552" w:author="Microsoft Office User" w:date="2023-09-11T13:17:00Z">
            <w:rPr/>
          </w:rPrChange>
        </w:rPr>
        <w:pPrChange w:id="553" w:author="Microsoft Office User" w:date="2023-09-11T13:17:00Z">
          <w:pPr/>
        </w:pPrChange>
      </w:pPr>
      <w:r w:rsidRPr="00B26E5F">
        <w:rPr>
          <w:sz w:val="20"/>
          <w:szCs w:val="20"/>
          <w:rPrChange w:id="554" w:author="Microsoft Office User" w:date="2023-09-11T13:17:00Z">
            <w:rPr/>
          </w:rPrChange>
        </w:rPr>
        <w:fldChar w:fldCharType="begin"/>
      </w:r>
      <w:r w:rsidRPr="00B26E5F">
        <w:rPr>
          <w:sz w:val="20"/>
          <w:szCs w:val="20"/>
          <w:rPrChange w:id="555" w:author="Microsoft Office User" w:date="2023-09-11T13:17:00Z">
            <w:rPr/>
          </w:rPrChange>
        </w:rPr>
        <w:instrText>HYPERLINK "https://www.zotero.org/google-docs/?n2Avay" \h</w:instrText>
      </w:r>
      <w:r w:rsidRPr="00E24C39">
        <w:rPr>
          <w:sz w:val="20"/>
          <w:szCs w:val="20"/>
        </w:rPr>
      </w:r>
      <w:r w:rsidRPr="00B26E5F">
        <w:rPr>
          <w:sz w:val="20"/>
          <w:szCs w:val="20"/>
          <w:rPrChange w:id="556" w:author="Microsoft Office User" w:date="2023-09-11T13:17:00Z">
            <w:rPr/>
          </w:rPrChange>
        </w:rPr>
        <w:fldChar w:fldCharType="separate"/>
      </w:r>
      <w:r w:rsidRPr="00B26E5F">
        <w:rPr>
          <w:sz w:val="20"/>
          <w:szCs w:val="20"/>
          <w:rPrChange w:id="557" w:author="Microsoft Office User" w:date="2023-09-11T13:17:00Z">
            <w:rPr/>
          </w:rPrChange>
        </w:rPr>
        <w:t>18.</w:t>
      </w:r>
      <w:r w:rsidRPr="00B26E5F">
        <w:rPr>
          <w:sz w:val="20"/>
          <w:szCs w:val="20"/>
          <w:rPrChange w:id="558" w:author="Microsoft Office User" w:date="2023-09-11T13:17:00Z">
            <w:rPr/>
          </w:rPrChange>
        </w:rPr>
        <w:tab/>
        <w:t xml:space="preserve">Pratte, Z. A., Longo, G. O., Burns, A. S., Hay, M. E. &amp; Stewart, F. J. Contact with turf algae alters the coral microbiome: contact versus systemic impacts. </w:t>
      </w:r>
      <w:r w:rsidRPr="00B26E5F">
        <w:rPr>
          <w:sz w:val="20"/>
          <w:szCs w:val="20"/>
          <w:rPrChange w:id="559" w:author="Microsoft Office User" w:date="2023-09-11T13:17:00Z">
            <w:rPr/>
          </w:rPrChange>
        </w:rPr>
        <w:fldChar w:fldCharType="end"/>
      </w:r>
      <w:r w:rsidRPr="00B26E5F">
        <w:rPr>
          <w:sz w:val="20"/>
          <w:szCs w:val="20"/>
          <w:rPrChange w:id="560" w:author="Microsoft Office User" w:date="2023-09-11T13:17:00Z">
            <w:rPr/>
          </w:rPrChange>
        </w:rPr>
        <w:fldChar w:fldCharType="begin"/>
      </w:r>
      <w:r w:rsidRPr="00B26E5F">
        <w:rPr>
          <w:sz w:val="20"/>
          <w:szCs w:val="20"/>
          <w:rPrChange w:id="561" w:author="Microsoft Office User" w:date="2023-09-11T13:17:00Z">
            <w:rPr/>
          </w:rPrChange>
        </w:rPr>
        <w:instrText>HYPERLINK "https://www.zotero.org/google-docs/?n2Avay" \h</w:instrText>
      </w:r>
      <w:r w:rsidRPr="00E24C39">
        <w:rPr>
          <w:sz w:val="20"/>
          <w:szCs w:val="20"/>
        </w:rPr>
      </w:r>
      <w:r w:rsidRPr="00B26E5F">
        <w:rPr>
          <w:sz w:val="20"/>
          <w:szCs w:val="20"/>
          <w:rPrChange w:id="562" w:author="Microsoft Office User" w:date="2023-09-11T13:17:00Z">
            <w:rPr>
              <w:i/>
            </w:rPr>
          </w:rPrChange>
        </w:rPr>
        <w:fldChar w:fldCharType="separate"/>
      </w:r>
      <w:r w:rsidRPr="00B26E5F">
        <w:rPr>
          <w:i/>
          <w:sz w:val="20"/>
          <w:szCs w:val="20"/>
          <w:rPrChange w:id="563" w:author="Microsoft Office User" w:date="2023-09-11T13:17:00Z">
            <w:rPr>
              <w:i/>
            </w:rPr>
          </w:rPrChange>
        </w:rPr>
        <w:t xml:space="preserve">Coral Reefs </w:t>
      </w:r>
      <w:r w:rsidRPr="00B26E5F">
        <w:rPr>
          <w:i/>
          <w:sz w:val="20"/>
          <w:szCs w:val="20"/>
          <w:rPrChange w:id="564" w:author="Microsoft Office User" w:date="2023-09-11T13:17:00Z">
            <w:rPr>
              <w:i/>
            </w:rPr>
          </w:rPrChange>
        </w:rPr>
        <w:fldChar w:fldCharType="end"/>
      </w:r>
      <w:r w:rsidRPr="00B26E5F">
        <w:rPr>
          <w:sz w:val="20"/>
          <w:szCs w:val="20"/>
          <w:rPrChange w:id="565" w:author="Microsoft Office User" w:date="2023-09-11T13:17:00Z">
            <w:rPr/>
          </w:rPrChange>
        </w:rPr>
        <w:fldChar w:fldCharType="begin"/>
      </w:r>
      <w:r w:rsidRPr="00B26E5F">
        <w:rPr>
          <w:sz w:val="20"/>
          <w:szCs w:val="20"/>
          <w:rPrChange w:id="566" w:author="Microsoft Office User" w:date="2023-09-11T13:17:00Z">
            <w:rPr/>
          </w:rPrChange>
        </w:rPr>
        <w:instrText>HYPERLINK "https://www.zotero.org/google-docs/?n2Avay" \h</w:instrText>
      </w:r>
      <w:r w:rsidRPr="00E24C39">
        <w:rPr>
          <w:sz w:val="20"/>
          <w:szCs w:val="20"/>
        </w:rPr>
      </w:r>
      <w:r w:rsidRPr="00B26E5F">
        <w:rPr>
          <w:sz w:val="20"/>
          <w:szCs w:val="20"/>
          <w:rPrChange w:id="567" w:author="Microsoft Office User" w:date="2023-09-11T13:17:00Z">
            <w:rPr>
              <w:b/>
            </w:rPr>
          </w:rPrChange>
        </w:rPr>
        <w:fldChar w:fldCharType="separate"/>
      </w:r>
      <w:r w:rsidRPr="00B26E5F">
        <w:rPr>
          <w:b/>
          <w:sz w:val="20"/>
          <w:szCs w:val="20"/>
          <w:rPrChange w:id="568" w:author="Microsoft Office User" w:date="2023-09-11T13:17:00Z">
            <w:rPr>
              <w:b/>
            </w:rPr>
          </w:rPrChange>
        </w:rPr>
        <w:t>37</w:t>
      </w:r>
      <w:r w:rsidRPr="00B26E5F">
        <w:rPr>
          <w:b/>
          <w:sz w:val="20"/>
          <w:szCs w:val="20"/>
          <w:rPrChange w:id="569" w:author="Microsoft Office User" w:date="2023-09-11T13:17:00Z">
            <w:rPr>
              <w:b/>
            </w:rPr>
          </w:rPrChange>
        </w:rPr>
        <w:fldChar w:fldCharType="end"/>
      </w:r>
      <w:r w:rsidRPr="00B26E5F">
        <w:rPr>
          <w:sz w:val="20"/>
          <w:szCs w:val="20"/>
          <w:rPrChange w:id="570" w:author="Microsoft Office User" w:date="2023-09-11T13:17:00Z">
            <w:rPr/>
          </w:rPrChange>
        </w:rPr>
        <w:fldChar w:fldCharType="begin"/>
      </w:r>
      <w:r w:rsidRPr="00B26E5F">
        <w:rPr>
          <w:sz w:val="20"/>
          <w:szCs w:val="20"/>
          <w:rPrChange w:id="571" w:author="Microsoft Office User" w:date="2023-09-11T13:17:00Z">
            <w:rPr/>
          </w:rPrChange>
        </w:rPr>
        <w:instrText>HYPERLINK "https://www.zotero.org/google-docs/?n2Avay" \h</w:instrText>
      </w:r>
      <w:r w:rsidRPr="00E24C39">
        <w:rPr>
          <w:sz w:val="20"/>
          <w:szCs w:val="20"/>
        </w:rPr>
      </w:r>
      <w:r w:rsidRPr="00B26E5F">
        <w:rPr>
          <w:sz w:val="20"/>
          <w:szCs w:val="20"/>
          <w:rPrChange w:id="572" w:author="Microsoft Office User" w:date="2023-09-11T13:17:00Z">
            <w:rPr/>
          </w:rPrChange>
        </w:rPr>
        <w:fldChar w:fldCharType="separate"/>
      </w:r>
      <w:r w:rsidRPr="00B26E5F">
        <w:rPr>
          <w:sz w:val="20"/>
          <w:szCs w:val="20"/>
          <w:rPrChange w:id="573" w:author="Microsoft Office User" w:date="2023-09-11T13:17:00Z">
            <w:rPr/>
          </w:rPrChange>
        </w:rPr>
        <w:t>, 1–13 (2018).</w:t>
      </w:r>
      <w:r w:rsidRPr="00B26E5F">
        <w:rPr>
          <w:sz w:val="20"/>
          <w:szCs w:val="20"/>
          <w:rPrChange w:id="574" w:author="Microsoft Office User" w:date="2023-09-11T13:17:00Z">
            <w:rPr/>
          </w:rPrChange>
        </w:rPr>
        <w:fldChar w:fldCharType="end"/>
      </w:r>
    </w:p>
    <w:p w14:paraId="3F43DBBC" w14:textId="77777777" w:rsidR="0013233D" w:rsidRPr="00B26E5F" w:rsidRDefault="0013233D">
      <w:pPr>
        <w:snapToGrid w:val="0"/>
        <w:contextualSpacing/>
        <w:rPr>
          <w:sz w:val="20"/>
          <w:szCs w:val="20"/>
          <w:rPrChange w:id="575" w:author="Microsoft Office User" w:date="2023-09-11T13:17:00Z">
            <w:rPr/>
          </w:rPrChange>
        </w:rPr>
        <w:pPrChange w:id="576" w:author="Microsoft Office User" w:date="2023-09-11T13:17:00Z">
          <w:pPr/>
        </w:pPrChange>
      </w:pPr>
    </w:p>
    <w:p w14:paraId="42B4B246" w14:textId="77777777" w:rsidR="000C56B0" w:rsidRPr="00B26E5F" w:rsidRDefault="00367A15">
      <w:pPr>
        <w:snapToGrid w:val="0"/>
        <w:contextualSpacing/>
        <w:rPr>
          <w:sz w:val="20"/>
          <w:szCs w:val="20"/>
          <w:rPrChange w:id="577" w:author="Microsoft Office User" w:date="2023-09-11T13:17:00Z">
            <w:rPr/>
          </w:rPrChange>
        </w:rPr>
        <w:pPrChange w:id="578" w:author="Microsoft Office User" w:date="2023-09-11T13:17:00Z">
          <w:pPr/>
        </w:pPrChange>
      </w:pPr>
      <w:r w:rsidRPr="00B26E5F">
        <w:rPr>
          <w:sz w:val="20"/>
          <w:szCs w:val="20"/>
          <w:rPrChange w:id="579" w:author="Microsoft Office User" w:date="2023-09-11T13:17:00Z">
            <w:rPr/>
          </w:rPrChange>
        </w:rPr>
        <w:fldChar w:fldCharType="begin"/>
      </w:r>
      <w:r w:rsidRPr="00B26E5F">
        <w:rPr>
          <w:sz w:val="20"/>
          <w:szCs w:val="20"/>
          <w:rPrChange w:id="580" w:author="Microsoft Office User" w:date="2023-09-11T13:17:00Z">
            <w:rPr/>
          </w:rPrChange>
        </w:rPr>
        <w:instrText>HYPERLINK "https://www.zotero.org/google-docs/?n2Avay" \h</w:instrText>
      </w:r>
      <w:r w:rsidRPr="00E24C39">
        <w:rPr>
          <w:sz w:val="20"/>
          <w:szCs w:val="20"/>
        </w:rPr>
      </w:r>
      <w:r w:rsidRPr="00B26E5F">
        <w:rPr>
          <w:sz w:val="20"/>
          <w:szCs w:val="20"/>
          <w:rPrChange w:id="581" w:author="Microsoft Office User" w:date="2023-09-11T13:17:00Z">
            <w:rPr/>
          </w:rPrChange>
        </w:rPr>
        <w:fldChar w:fldCharType="separate"/>
      </w:r>
      <w:r w:rsidRPr="00B26E5F">
        <w:rPr>
          <w:sz w:val="20"/>
          <w:szCs w:val="20"/>
          <w:rPrChange w:id="582" w:author="Microsoft Office User" w:date="2023-09-11T13:17:00Z">
            <w:rPr/>
          </w:rPrChange>
        </w:rPr>
        <w:t>19.</w:t>
      </w:r>
      <w:r w:rsidRPr="00B26E5F">
        <w:rPr>
          <w:sz w:val="20"/>
          <w:szCs w:val="20"/>
          <w:rPrChange w:id="583" w:author="Microsoft Office User" w:date="2023-09-11T13:17:00Z">
            <w:rPr/>
          </w:rPrChange>
        </w:rPr>
        <w:tab/>
        <w:t xml:space="preserve">Briggs, A. A., Brown, A. L. &amp; Osenberg, C. W. Local versus site-level effects of algae on coral microbial communities. </w:t>
      </w:r>
      <w:r w:rsidRPr="00B26E5F">
        <w:rPr>
          <w:sz w:val="20"/>
          <w:szCs w:val="20"/>
          <w:rPrChange w:id="584" w:author="Microsoft Office User" w:date="2023-09-11T13:17:00Z">
            <w:rPr/>
          </w:rPrChange>
        </w:rPr>
        <w:fldChar w:fldCharType="end"/>
      </w:r>
      <w:r w:rsidRPr="00B26E5F">
        <w:rPr>
          <w:sz w:val="20"/>
          <w:szCs w:val="20"/>
          <w:rPrChange w:id="585" w:author="Microsoft Office User" w:date="2023-09-11T13:17:00Z">
            <w:rPr/>
          </w:rPrChange>
        </w:rPr>
        <w:fldChar w:fldCharType="begin"/>
      </w:r>
      <w:r w:rsidRPr="00B26E5F">
        <w:rPr>
          <w:sz w:val="20"/>
          <w:szCs w:val="20"/>
          <w:rPrChange w:id="586" w:author="Microsoft Office User" w:date="2023-09-11T13:17:00Z">
            <w:rPr/>
          </w:rPrChange>
        </w:rPr>
        <w:instrText>HYPERLINK "https://www.zotero.org/google-docs/?n2Avay" \h</w:instrText>
      </w:r>
      <w:r w:rsidRPr="00E24C39">
        <w:rPr>
          <w:sz w:val="20"/>
          <w:szCs w:val="20"/>
        </w:rPr>
      </w:r>
      <w:r w:rsidRPr="00B26E5F">
        <w:rPr>
          <w:sz w:val="20"/>
          <w:szCs w:val="20"/>
          <w:rPrChange w:id="587" w:author="Microsoft Office User" w:date="2023-09-11T13:17:00Z">
            <w:rPr>
              <w:i/>
            </w:rPr>
          </w:rPrChange>
        </w:rPr>
        <w:fldChar w:fldCharType="separate"/>
      </w:r>
      <w:r w:rsidRPr="00B26E5F">
        <w:rPr>
          <w:i/>
          <w:sz w:val="20"/>
          <w:szCs w:val="20"/>
          <w:rPrChange w:id="588" w:author="Microsoft Office User" w:date="2023-09-11T13:17:00Z">
            <w:rPr>
              <w:i/>
            </w:rPr>
          </w:rPrChange>
        </w:rPr>
        <w:t xml:space="preserve">R. Soc. Open Sci. </w:t>
      </w:r>
      <w:r w:rsidRPr="00B26E5F">
        <w:rPr>
          <w:i/>
          <w:sz w:val="20"/>
          <w:szCs w:val="20"/>
          <w:rPrChange w:id="589" w:author="Microsoft Office User" w:date="2023-09-11T13:17:00Z">
            <w:rPr>
              <w:i/>
            </w:rPr>
          </w:rPrChange>
        </w:rPr>
        <w:fldChar w:fldCharType="end"/>
      </w:r>
      <w:r w:rsidRPr="00B26E5F">
        <w:rPr>
          <w:sz w:val="20"/>
          <w:szCs w:val="20"/>
          <w:rPrChange w:id="590" w:author="Microsoft Office User" w:date="2023-09-11T13:17:00Z">
            <w:rPr/>
          </w:rPrChange>
        </w:rPr>
        <w:fldChar w:fldCharType="begin"/>
      </w:r>
      <w:r w:rsidRPr="00B26E5F">
        <w:rPr>
          <w:sz w:val="20"/>
          <w:szCs w:val="20"/>
          <w:rPrChange w:id="591" w:author="Microsoft Office User" w:date="2023-09-11T13:17:00Z">
            <w:rPr/>
          </w:rPrChange>
        </w:rPr>
        <w:instrText>HYPERLINK "https://www.zotero.org/google-docs/?n2Avay" \h</w:instrText>
      </w:r>
      <w:r w:rsidRPr="00E24C39">
        <w:rPr>
          <w:sz w:val="20"/>
          <w:szCs w:val="20"/>
        </w:rPr>
      </w:r>
      <w:r w:rsidRPr="00B26E5F">
        <w:rPr>
          <w:sz w:val="20"/>
          <w:szCs w:val="20"/>
          <w:rPrChange w:id="592" w:author="Microsoft Office User" w:date="2023-09-11T13:17:00Z">
            <w:rPr>
              <w:b/>
            </w:rPr>
          </w:rPrChange>
        </w:rPr>
        <w:fldChar w:fldCharType="separate"/>
      </w:r>
      <w:r w:rsidRPr="00B26E5F">
        <w:rPr>
          <w:b/>
          <w:sz w:val="20"/>
          <w:szCs w:val="20"/>
          <w:rPrChange w:id="593" w:author="Microsoft Office User" w:date="2023-09-11T13:17:00Z">
            <w:rPr>
              <w:b/>
            </w:rPr>
          </w:rPrChange>
        </w:rPr>
        <w:t>8</w:t>
      </w:r>
      <w:r w:rsidRPr="00B26E5F">
        <w:rPr>
          <w:b/>
          <w:sz w:val="20"/>
          <w:szCs w:val="20"/>
          <w:rPrChange w:id="594" w:author="Microsoft Office User" w:date="2023-09-11T13:17:00Z">
            <w:rPr>
              <w:b/>
            </w:rPr>
          </w:rPrChange>
        </w:rPr>
        <w:fldChar w:fldCharType="end"/>
      </w:r>
      <w:r w:rsidRPr="00B26E5F">
        <w:rPr>
          <w:sz w:val="20"/>
          <w:szCs w:val="20"/>
          <w:rPrChange w:id="595" w:author="Microsoft Office User" w:date="2023-09-11T13:17:00Z">
            <w:rPr/>
          </w:rPrChange>
        </w:rPr>
        <w:fldChar w:fldCharType="begin"/>
      </w:r>
      <w:r w:rsidRPr="00B26E5F">
        <w:rPr>
          <w:sz w:val="20"/>
          <w:szCs w:val="20"/>
          <w:rPrChange w:id="596" w:author="Microsoft Office User" w:date="2023-09-11T13:17:00Z">
            <w:rPr/>
          </w:rPrChange>
        </w:rPr>
        <w:instrText>HYPERLINK "https://www.zotero.org/google-docs/?n2Avay" \h</w:instrText>
      </w:r>
      <w:r w:rsidRPr="00E24C39">
        <w:rPr>
          <w:sz w:val="20"/>
          <w:szCs w:val="20"/>
        </w:rPr>
      </w:r>
      <w:r w:rsidRPr="00B26E5F">
        <w:rPr>
          <w:sz w:val="20"/>
          <w:szCs w:val="20"/>
          <w:rPrChange w:id="597" w:author="Microsoft Office User" w:date="2023-09-11T13:17:00Z">
            <w:rPr/>
          </w:rPrChange>
        </w:rPr>
        <w:fldChar w:fldCharType="separate"/>
      </w:r>
      <w:r w:rsidRPr="00B26E5F">
        <w:rPr>
          <w:sz w:val="20"/>
          <w:szCs w:val="20"/>
          <w:rPrChange w:id="598" w:author="Microsoft Office User" w:date="2023-09-11T13:17:00Z">
            <w:rPr/>
          </w:rPrChange>
        </w:rPr>
        <w:t>, 210035 (2021).</w:t>
      </w:r>
      <w:r w:rsidRPr="00B26E5F">
        <w:rPr>
          <w:sz w:val="20"/>
          <w:szCs w:val="20"/>
          <w:rPrChange w:id="599" w:author="Microsoft Office User" w:date="2023-09-11T13:17:00Z">
            <w:rPr/>
          </w:rPrChange>
        </w:rPr>
        <w:fldChar w:fldCharType="end"/>
      </w:r>
    </w:p>
    <w:p w14:paraId="38DEDC61" w14:textId="77777777" w:rsidR="0013233D" w:rsidRPr="00B26E5F" w:rsidRDefault="0013233D">
      <w:pPr>
        <w:snapToGrid w:val="0"/>
        <w:contextualSpacing/>
        <w:rPr>
          <w:sz w:val="20"/>
          <w:szCs w:val="20"/>
          <w:rPrChange w:id="600" w:author="Microsoft Office User" w:date="2023-09-11T13:17:00Z">
            <w:rPr/>
          </w:rPrChange>
        </w:rPr>
        <w:pPrChange w:id="601" w:author="Microsoft Office User" w:date="2023-09-11T13:17:00Z">
          <w:pPr/>
        </w:pPrChange>
      </w:pPr>
    </w:p>
    <w:p w14:paraId="2928011F" w14:textId="77777777" w:rsidR="000C56B0" w:rsidRPr="00B26E5F" w:rsidRDefault="00367A15">
      <w:pPr>
        <w:snapToGrid w:val="0"/>
        <w:contextualSpacing/>
        <w:rPr>
          <w:sz w:val="20"/>
          <w:szCs w:val="20"/>
          <w:rPrChange w:id="602" w:author="Microsoft Office User" w:date="2023-09-11T13:17:00Z">
            <w:rPr/>
          </w:rPrChange>
        </w:rPr>
        <w:pPrChange w:id="603" w:author="Microsoft Office User" w:date="2023-09-11T13:17:00Z">
          <w:pPr/>
        </w:pPrChange>
      </w:pPr>
      <w:r w:rsidRPr="00B26E5F">
        <w:rPr>
          <w:sz w:val="20"/>
          <w:szCs w:val="20"/>
          <w:rPrChange w:id="604" w:author="Microsoft Office User" w:date="2023-09-11T13:17:00Z">
            <w:rPr/>
          </w:rPrChange>
        </w:rPr>
        <w:fldChar w:fldCharType="begin"/>
      </w:r>
      <w:r w:rsidRPr="00B26E5F">
        <w:rPr>
          <w:sz w:val="20"/>
          <w:szCs w:val="20"/>
          <w:rPrChange w:id="605" w:author="Microsoft Office User" w:date="2023-09-11T13:17:00Z">
            <w:rPr/>
          </w:rPrChange>
        </w:rPr>
        <w:instrText>HYPERLINK "https://www.zotero.org/google-docs/?n2Avay" \h</w:instrText>
      </w:r>
      <w:r w:rsidRPr="00E24C39">
        <w:rPr>
          <w:sz w:val="20"/>
          <w:szCs w:val="20"/>
        </w:rPr>
      </w:r>
      <w:r w:rsidRPr="00B26E5F">
        <w:rPr>
          <w:sz w:val="20"/>
          <w:szCs w:val="20"/>
          <w:rPrChange w:id="606" w:author="Microsoft Office User" w:date="2023-09-11T13:17:00Z">
            <w:rPr/>
          </w:rPrChange>
        </w:rPr>
        <w:fldChar w:fldCharType="separate"/>
      </w:r>
      <w:r w:rsidRPr="00B26E5F">
        <w:rPr>
          <w:sz w:val="20"/>
          <w:szCs w:val="20"/>
          <w:rPrChange w:id="607" w:author="Microsoft Office User" w:date="2023-09-11T13:17:00Z">
            <w:rPr/>
          </w:rPrChange>
        </w:rPr>
        <w:t>20.</w:t>
      </w:r>
      <w:r w:rsidRPr="00B26E5F">
        <w:rPr>
          <w:sz w:val="20"/>
          <w:szCs w:val="20"/>
          <w:rPrChange w:id="608" w:author="Microsoft Office User" w:date="2023-09-11T13:17:00Z">
            <w:rPr/>
          </w:rPrChange>
        </w:rPr>
        <w:tab/>
        <w:t xml:space="preserve">Miller, N., Maneval, P., Manfrino, C., Frazer, T. K. &amp; Meyer, J. L. Spatial distribution of microbial communities among colonies and genotypes in nursery-reared </w:t>
      </w:r>
      <w:r w:rsidRPr="00B26E5F">
        <w:rPr>
          <w:i/>
          <w:iCs/>
          <w:sz w:val="20"/>
          <w:szCs w:val="20"/>
          <w:rPrChange w:id="609" w:author="Microsoft Office User" w:date="2023-09-11T13:17:00Z">
            <w:rPr>
              <w:i/>
              <w:iCs/>
            </w:rPr>
          </w:rPrChange>
        </w:rPr>
        <w:t>Acropora cervicornis</w:t>
      </w:r>
      <w:r w:rsidRPr="00B26E5F">
        <w:rPr>
          <w:sz w:val="20"/>
          <w:szCs w:val="20"/>
          <w:rPrChange w:id="610" w:author="Microsoft Office User" w:date="2023-09-11T13:17:00Z">
            <w:rPr/>
          </w:rPrChange>
        </w:rPr>
        <w:t xml:space="preserve">. </w:t>
      </w:r>
      <w:r w:rsidRPr="00B26E5F">
        <w:rPr>
          <w:sz w:val="20"/>
          <w:szCs w:val="20"/>
          <w:rPrChange w:id="611" w:author="Microsoft Office User" w:date="2023-09-11T13:17:00Z">
            <w:rPr/>
          </w:rPrChange>
        </w:rPr>
        <w:fldChar w:fldCharType="end"/>
      </w:r>
      <w:r w:rsidRPr="00B26E5F">
        <w:rPr>
          <w:sz w:val="20"/>
          <w:szCs w:val="20"/>
          <w:rPrChange w:id="612" w:author="Microsoft Office User" w:date="2023-09-11T13:17:00Z">
            <w:rPr/>
          </w:rPrChange>
        </w:rPr>
        <w:fldChar w:fldCharType="begin"/>
      </w:r>
      <w:r w:rsidRPr="00B26E5F">
        <w:rPr>
          <w:sz w:val="20"/>
          <w:szCs w:val="20"/>
          <w:rPrChange w:id="613" w:author="Microsoft Office User" w:date="2023-09-11T13:17:00Z">
            <w:rPr/>
          </w:rPrChange>
        </w:rPr>
        <w:instrText>HYPERLINK "https://www.zotero.org/google-docs/?n2Avay" \h</w:instrText>
      </w:r>
      <w:r w:rsidRPr="00E24C39">
        <w:rPr>
          <w:sz w:val="20"/>
          <w:szCs w:val="20"/>
        </w:rPr>
      </w:r>
      <w:r w:rsidRPr="00B26E5F">
        <w:rPr>
          <w:sz w:val="20"/>
          <w:szCs w:val="20"/>
          <w:rPrChange w:id="614" w:author="Microsoft Office User" w:date="2023-09-11T13:17:00Z">
            <w:rPr>
              <w:i/>
            </w:rPr>
          </w:rPrChange>
        </w:rPr>
        <w:fldChar w:fldCharType="separate"/>
      </w:r>
      <w:r w:rsidRPr="00B26E5F">
        <w:rPr>
          <w:i/>
          <w:sz w:val="20"/>
          <w:szCs w:val="20"/>
          <w:rPrChange w:id="615" w:author="Microsoft Office User" w:date="2023-09-11T13:17:00Z">
            <w:rPr>
              <w:i/>
            </w:rPr>
          </w:rPrChange>
        </w:rPr>
        <w:t xml:space="preserve">PeerJ </w:t>
      </w:r>
      <w:r w:rsidRPr="00B26E5F">
        <w:rPr>
          <w:i/>
          <w:sz w:val="20"/>
          <w:szCs w:val="20"/>
          <w:rPrChange w:id="616" w:author="Microsoft Office User" w:date="2023-09-11T13:17:00Z">
            <w:rPr>
              <w:i/>
            </w:rPr>
          </w:rPrChange>
        </w:rPr>
        <w:fldChar w:fldCharType="end"/>
      </w:r>
      <w:r w:rsidRPr="00B26E5F">
        <w:rPr>
          <w:sz w:val="20"/>
          <w:szCs w:val="20"/>
          <w:rPrChange w:id="617" w:author="Microsoft Office User" w:date="2023-09-11T13:17:00Z">
            <w:rPr/>
          </w:rPrChange>
        </w:rPr>
        <w:fldChar w:fldCharType="begin"/>
      </w:r>
      <w:r w:rsidRPr="00B26E5F">
        <w:rPr>
          <w:sz w:val="20"/>
          <w:szCs w:val="20"/>
          <w:rPrChange w:id="618" w:author="Microsoft Office User" w:date="2023-09-11T13:17:00Z">
            <w:rPr/>
          </w:rPrChange>
        </w:rPr>
        <w:instrText>HYPERLINK "https://www.zotero.org/google-docs/?n2Avay" \h</w:instrText>
      </w:r>
      <w:r w:rsidRPr="00E24C39">
        <w:rPr>
          <w:sz w:val="20"/>
          <w:szCs w:val="20"/>
        </w:rPr>
      </w:r>
      <w:r w:rsidRPr="00B26E5F">
        <w:rPr>
          <w:sz w:val="20"/>
          <w:szCs w:val="20"/>
          <w:rPrChange w:id="619" w:author="Microsoft Office User" w:date="2023-09-11T13:17:00Z">
            <w:rPr>
              <w:b/>
            </w:rPr>
          </w:rPrChange>
        </w:rPr>
        <w:fldChar w:fldCharType="separate"/>
      </w:r>
      <w:r w:rsidRPr="00B26E5F">
        <w:rPr>
          <w:b/>
          <w:sz w:val="20"/>
          <w:szCs w:val="20"/>
          <w:rPrChange w:id="620" w:author="Microsoft Office User" w:date="2023-09-11T13:17:00Z">
            <w:rPr>
              <w:b/>
            </w:rPr>
          </w:rPrChange>
        </w:rPr>
        <w:t>8</w:t>
      </w:r>
      <w:r w:rsidRPr="00B26E5F">
        <w:rPr>
          <w:b/>
          <w:sz w:val="20"/>
          <w:szCs w:val="20"/>
          <w:rPrChange w:id="621" w:author="Microsoft Office User" w:date="2023-09-11T13:17:00Z">
            <w:rPr>
              <w:b/>
            </w:rPr>
          </w:rPrChange>
        </w:rPr>
        <w:fldChar w:fldCharType="end"/>
      </w:r>
      <w:r w:rsidRPr="00B26E5F">
        <w:rPr>
          <w:sz w:val="20"/>
          <w:szCs w:val="20"/>
          <w:rPrChange w:id="622" w:author="Microsoft Office User" w:date="2023-09-11T13:17:00Z">
            <w:rPr/>
          </w:rPrChange>
        </w:rPr>
        <w:fldChar w:fldCharType="begin"/>
      </w:r>
      <w:r w:rsidRPr="00B26E5F">
        <w:rPr>
          <w:sz w:val="20"/>
          <w:szCs w:val="20"/>
          <w:rPrChange w:id="623" w:author="Microsoft Office User" w:date="2023-09-11T13:17:00Z">
            <w:rPr/>
          </w:rPrChange>
        </w:rPr>
        <w:instrText>HYPERLINK "https://www.zotero.org/google-docs/?n2Avay" \h</w:instrText>
      </w:r>
      <w:r w:rsidRPr="00E24C39">
        <w:rPr>
          <w:sz w:val="20"/>
          <w:szCs w:val="20"/>
        </w:rPr>
      </w:r>
      <w:r w:rsidRPr="00B26E5F">
        <w:rPr>
          <w:sz w:val="20"/>
          <w:szCs w:val="20"/>
          <w:rPrChange w:id="624" w:author="Microsoft Office User" w:date="2023-09-11T13:17:00Z">
            <w:rPr/>
          </w:rPrChange>
        </w:rPr>
        <w:fldChar w:fldCharType="separate"/>
      </w:r>
      <w:r w:rsidRPr="00B26E5F">
        <w:rPr>
          <w:sz w:val="20"/>
          <w:szCs w:val="20"/>
          <w:rPrChange w:id="625" w:author="Microsoft Office User" w:date="2023-09-11T13:17:00Z">
            <w:rPr/>
          </w:rPrChange>
        </w:rPr>
        <w:t>, e9635 (2020).</w:t>
      </w:r>
      <w:r w:rsidRPr="00B26E5F">
        <w:rPr>
          <w:sz w:val="20"/>
          <w:szCs w:val="20"/>
          <w:rPrChange w:id="626" w:author="Microsoft Office User" w:date="2023-09-11T13:17:00Z">
            <w:rPr/>
          </w:rPrChange>
        </w:rPr>
        <w:fldChar w:fldCharType="end"/>
      </w:r>
    </w:p>
    <w:p w14:paraId="58CADC0C" w14:textId="77777777" w:rsidR="0013233D" w:rsidRPr="00B26E5F" w:rsidRDefault="0013233D">
      <w:pPr>
        <w:snapToGrid w:val="0"/>
        <w:contextualSpacing/>
        <w:rPr>
          <w:sz w:val="20"/>
          <w:szCs w:val="20"/>
          <w:rPrChange w:id="627" w:author="Microsoft Office User" w:date="2023-09-11T13:17:00Z">
            <w:rPr/>
          </w:rPrChange>
        </w:rPr>
        <w:pPrChange w:id="628" w:author="Microsoft Office User" w:date="2023-09-11T13:17:00Z">
          <w:pPr/>
        </w:pPrChange>
      </w:pPr>
    </w:p>
    <w:p w14:paraId="7EBFC5FE" w14:textId="77777777" w:rsidR="000C56B0" w:rsidRPr="00B26E5F" w:rsidRDefault="00367A15">
      <w:pPr>
        <w:snapToGrid w:val="0"/>
        <w:contextualSpacing/>
        <w:rPr>
          <w:sz w:val="20"/>
          <w:szCs w:val="20"/>
          <w:rPrChange w:id="629" w:author="Microsoft Office User" w:date="2023-09-11T13:17:00Z">
            <w:rPr/>
          </w:rPrChange>
        </w:rPr>
        <w:pPrChange w:id="630" w:author="Microsoft Office User" w:date="2023-09-11T13:17:00Z">
          <w:pPr/>
        </w:pPrChange>
      </w:pPr>
      <w:r w:rsidRPr="00B26E5F">
        <w:rPr>
          <w:sz w:val="20"/>
          <w:szCs w:val="20"/>
          <w:rPrChange w:id="631" w:author="Microsoft Office User" w:date="2023-09-11T13:17:00Z">
            <w:rPr/>
          </w:rPrChange>
        </w:rPr>
        <w:fldChar w:fldCharType="begin"/>
      </w:r>
      <w:r w:rsidRPr="00B26E5F">
        <w:rPr>
          <w:sz w:val="20"/>
          <w:szCs w:val="20"/>
          <w:rPrChange w:id="632" w:author="Microsoft Office User" w:date="2023-09-11T13:17:00Z">
            <w:rPr/>
          </w:rPrChange>
        </w:rPr>
        <w:instrText>HYPERLINK "https://www.zotero.org/google-docs/?n2Avay" \h</w:instrText>
      </w:r>
      <w:r w:rsidRPr="00E24C39">
        <w:rPr>
          <w:sz w:val="20"/>
          <w:szCs w:val="20"/>
        </w:rPr>
      </w:r>
      <w:r w:rsidRPr="00B26E5F">
        <w:rPr>
          <w:sz w:val="20"/>
          <w:szCs w:val="20"/>
          <w:rPrChange w:id="633" w:author="Microsoft Office User" w:date="2023-09-11T13:17:00Z">
            <w:rPr/>
          </w:rPrChange>
        </w:rPr>
        <w:fldChar w:fldCharType="separate"/>
      </w:r>
      <w:r w:rsidRPr="00B26E5F">
        <w:rPr>
          <w:sz w:val="20"/>
          <w:szCs w:val="20"/>
          <w:rPrChange w:id="634" w:author="Microsoft Office User" w:date="2023-09-11T13:17:00Z">
            <w:rPr/>
          </w:rPrChange>
        </w:rPr>
        <w:t>21.</w:t>
      </w:r>
      <w:r w:rsidRPr="00B26E5F">
        <w:rPr>
          <w:sz w:val="20"/>
          <w:szCs w:val="20"/>
          <w:rPrChange w:id="635" w:author="Microsoft Office User" w:date="2023-09-11T13:17:00Z">
            <w:rPr/>
          </w:rPrChange>
        </w:rPr>
        <w:tab/>
        <w:t xml:space="preserve">Palacio-Castro, A. M., Rosales, S. M., Dennison, C. E. &amp; Baker, A. C. Microbiome signatures in </w:t>
      </w:r>
      <w:r w:rsidRPr="00B26E5F">
        <w:rPr>
          <w:i/>
          <w:iCs/>
          <w:sz w:val="20"/>
          <w:szCs w:val="20"/>
          <w:rPrChange w:id="636" w:author="Microsoft Office User" w:date="2023-09-11T13:17:00Z">
            <w:rPr>
              <w:i/>
              <w:iCs/>
            </w:rPr>
          </w:rPrChange>
        </w:rPr>
        <w:t>Acropora cervicornis</w:t>
      </w:r>
      <w:r w:rsidRPr="00B26E5F">
        <w:rPr>
          <w:sz w:val="20"/>
          <w:szCs w:val="20"/>
          <w:rPrChange w:id="637" w:author="Microsoft Office User" w:date="2023-09-11T13:17:00Z">
            <w:rPr/>
          </w:rPrChange>
        </w:rPr>
        <w:t xml:space="preserve"> are associated with genotypic resistance to elevated nutrients and heat stress. </w:t>
      </w:r>
      <w:r w:rsidRPr="00B26E5F">
        <w:rPr>
          <w:sz w:val="20"/>
          <w:szCs w:val="20"/>
          <w:rPrChange w:id="638" w:author="Microsoft Office User" w:date="2023-09-11T13:17:00Z">
            <w:rPr/>
          </w:rPrChange>
        </w:rPr>
        <w:fldChar w:fldCharType="end"/>
      </w:r>
      <w:r w:rsidRPr="00B26E5F">
        <w:rPr>
          <w:sz w:val="20"/>
          <w:szCs w:val="20"/>
          <w:rPrChange w:id="639" w:author="Microsoft Office User" w:date="2023-09-11T13:17:00Z">
            <w:rPr/>
          </w:rPrChange>
        </w:rPr>
        <w:fldChar w:fldCharType="begin"/>
      </w:r>
      <w:r w:rsidRPr="00B26E5F">
        <w:rPr>
          <w:sz w:val="20"/>
          <w:szCs w:val="20"/>
          <w:rPrChange w:id="640" w:author="Microsoft Office User" w:date="2023-09-11T13:17:00Z">
            <w:rPr/>
          </w:rPrChange>
        </w:rPr>
        <w:instrText>HYPERLINK "https://www.zotero.org/google-docs/?n2Avay" \h</w:instrText>
      </w:r>
      <w:r w:rsidRPr="00E24C39">
        <w:rPr>
          <w:sz w:val="20"/>
          <w:szCs w:val="20"/>
        </w:rPr>
      </w:r>
      <w:r w:rsidRPr="00B26E5F">
        <w:rPr>
          <w:sz w:val="20"/>
          <w:szCs w:val="20"/>
          <w:rPrChange w:id="641" w:author="Microsoft Office User" w:date="2023-09-11T13:17:00Z">
            <w:rPr>
              <w:i/>
            </w:rPr>
          </w:rPrChange>
        </w:rPr>
        <w:fldChar w:fldCharType="separate"/>
      </w:r>
      <w:r w:rsidRPr="00B26E5F">
        <w:rPr>
          <w:i/>
          <w:sz w:val="20"/>
          <w:szCs w:val="20"/>
          <w:rPrChange w:id="642" w:author="Microsoft Office User" w:date="2023-09-11T13:17:00Z">
            <w:rPr>
              <w:i/>
            </w:rPr>
          </w:rPrChange>
        </w:rPr>
        <w:t xml:space="preserve">Coral Reefs </w:t>
      </w:r>
      <w:r w:rsidRPr="00B26E5F">
        <w:rPr>
          <w:i/>
          <w:sz w:val="20"/>
          <w:szCs w:val="20"/>
          <w:rPrChange w:id="643" w:author="Microsoft Office User" w:date="2023-09-11T13:17:00Z">
            <w:rPr>
              <w:i/>
            </w:rPr>
          </w:rPrChange>
        </w:rPr>
        <w:fldChar w:fldCharType="end"/>
      </w:r>
      <w:r w:rsidRPr="00B26E5F">
        <w:rPr>
          <w:sz w:val="20"/>
          <w:szCs w:val="20"/>
          <w:rPrChange w:id="644" w:author="Microsoft Office User" w:date="2023-09-11T13:17:00Z">
            <w:rPr/>
          </w:rPrChange>
        </w:rPr>
        <w:fldChar w:fldCharType="begin"/>
      </w:r>
      <w:r w:rsidRPr="00B26E5F">
        <w:rPr>
          <w:sz w:val="20"/>
          <w:szCs w:val="20"/>
          <w:rPrChange w:id="645" w:author="Microsoft Office User" w:date="2023-09-11T13:17:00Z">
            <w:rPr/>
          </w:rPrChange>
        </w:rPr>
        <w:instrText>HYPERLINK "https://www.zotero.org/google-docs/?n2Avay" \h</w:instrText>
      </w:r>
      <w:r w:rsidRPr="00E24C39">
        <w:rPr>
          <w:sz w:val="20"/>
          <w:szCs w:val="20"/>
        </w:rPr>
      </w:r>
      <w:r w:rsidRPr="00B26E5F">
        <w:rPr>
          <w:sz w:val="20"/>
          <w:szCs w:val="20"/>
          <w:rPrChange w:id="646" w:author="Microsoft Office User" w:date="2023-09-11T13:17:00Z">
            <w:rPr>
              <w:b/>
            </w:rPr>
          </w:rPrChange>
        </w:rPr>
        <w:fldChar w:fldCharType="separate"/>
      </w:r>
      <w:r w:rsidRPr="00B26E5F">
        <w:rPr>
          <w:b/>
          <w:sz w:val="20"/>
          <w:szCs w:val="20"/>
          <w:rPrChange w:id="647" w:author="Microsoft Office User" w:date="2023-09-11T13:17:00Z">
            <w:rPr>
              <w:b/>
            </w:rPr>
          </w:rPrChange>
        </w:rPr>
        <w:t>41</w:t>
      </w:r>
      <w:r w:rsidRPr="00B26E5F">
        <w:rPr>
          <w:b/>
          <w:sz w:val="20"/>
          <w:szCs w:val="20"/>
          <w:rPrChange w:id="648" w:author="Microsoft Office User" w:date="2023-09-11T13:17:00Z">
            <w:rPr>
              <w:b/>
            </w:rPr>
          </w:rPrChange>
        </w:rPr>
        <w:fldChar w:fldCharType="end"/>
      </w:r>
      <w:r w:rsidRPr="00B26E5F">
        <w:rPr>
          <w:sz w:val="20"/>
          <w:szCs w:val="20"/>
          <w:rPrChange w:id="649" w:author="Microsoft Office User" w:date="2023-09-11T13:17:00Z">
            <w:rPr/>
          </w:rPrChange>
        </w:rPr>
        <w:fldChar w:fldCharType="begin"/>
      </w:r>
      <w:r w:rsidRPr="00B26E5F">
        <w:rPr>
          <w:sz w:val="20"/>
          <w:szCs w:val="20"/>
          <w:rPrChange w:id="650" w:author="Microsoft Office User" w:date="2023-09-11T13:17:00Z">
            <w:rPr/>
          </w:rPrChange>
        </w:rPr>
        <w:instrText>HYPERLINK "https://www.zotero.org/google-docs/?n2Avay" \h</w:instrText>
      </w:r>
      <w:r w:rsidRPr="00E24C39">
        <w:rPr>
          <w:sz w:val="20"/>
          <w:szCs w:val="20"/>
        </w:rPr>
      </w:r>
      <w:r w:rsidRPr="00B26E5F">
        <w:rPr>
          <w:sz w:val="20"/>
          <w:szCs w:val="20"/>
          <w:rPrChange w:id="651" w:author="Microsoft Office User" w:date="2023-09-11T13:17:00Z">
            <w:rPr/>
          </w:rPrChange>
        </w:rPr>
        <w:fldChar w:fldCharType="separate"/>
      </w:r>
      <w:r w:rsidRPr="00B26E5F">
        <w:rPr>
          <w:sz w:val="20"/>
          <w:szCs w:val="20"/>
          <w:rPrChange w:id="652" w:author="Microsoft Office User" w:date="2023-09-11T13:17:00Z">
            <w:rPr/>
          </w:rPrChange>
        </w:rPr>
        <w:t>, 1389–1403 (2022).</w:t>
      </w:r>
      <w:r w:rsidRPr="00B26E5F">
        <w:rPr>
          <w:sz w:val="20"/>
          <w:szCs w:val="20"/>
          <w:rPrChange w:id="653" w:author="Microsoft Office User" w:date="2023-09-11T13:17:00Z">
            <w:rPr/>
          </w:rPrChange>
        </w:rPr>
        <w:fldChar w:fldCharType="end"/>
      </w:r>
    </w:p>
    <w:p w14:paraId="042FCD6D" w14:textId="77777777" w:rsidR="0013233D" w:rsidRPr="00B26E5F" w:rsidRDefault="0013233D">
      <w:pPr>
        <w:snapToGrid w:val="0"/>
        <w:contextualSpacing/>
        <w:rPr>
          <w:sz w:val="20"/>
          <w:szCs w:val="20"/>
          <w:rPrChange w:id="654" w:author="Microsoft Office User" w:date="2023-09-11T13:17:00Z">
            <w:rPr/>
          </w:rPrChange>
        </w:rPr>
        <w:pPrChange w:id="655" w:author="Microsoft Office User" w:date="2023-09-11T13:17:00Z">
          <w:pPr/>
        </w:pPrChange>
      </w:pPr>
    </w:p>
    <w:p w14:paraId="1E1BA945" w14:textId="77777777" w:rsidR="000C56B0" w:rsidRPr="00B26E5F" w:rsidRDefault="00367A15">
      <w:pPr>
        <w:snapToGrid w:val="0"/>
        <w:contextualSpacing/>
        <w:rPr>
          <w:sz w:val="20"/>
          <w:szCs w:val="20"/>
          <w:rPrChange w:id="656" w:author="Microsoft Office User" w:date="2023-09-11T13:17:00Z">
            <w:rPr/>
          </w:rPrChange>
        </w:rPr>
        <w:pPrChange w:id="657" w:author="Microsoft Office User" w:date="2023-09-11T13:17:00Z">
          <w:pPr/>
        </w:pPrChange>
      </w:pPr>
      <w:r w:rsidRPr="00B26E5F">
        <w:rPr>
          <w:sz w:val="20"/>
          <w:szCs w:val="20"/>
          <w:rPrChange w:id="658" w:author="Microsoft Office User" w:date="2023-09-11T13:17:00Z">
            <w:rPr/>
          </w:rPrChange>
        </w:rPr>
        <w:fldChar w:fldCharType="begin"/>
      </w:r>
      <w:r w:rsidRPr="00B26E5F">
        <w:rPr>
          <w:sz w:val="20"/>
          <w:szCs w:val="20"/>
          <w:rPrChange w:id="659" w:author="Microsoft Office User" w:date="2023-09-11T13:17:00Z">
            <w:rPr/>
          </w:rPrChange>
        </w:rPr>
        <w:instrText>HYPERLINK "https://www.zotero.org/google-docs/?n2Avay" \h</w:instrText>
      </w:r>
      <w:r w:rsidRPr="00E24C39">
        <w:rPr>
          <w:sz w:val="20"/>
          <w:szCs w:val="20"/>
        </w:rPr>
      </w:r>
      <w:r w:rsidRPr="00B26E5F">
        <w:rPr>
          <w:sz w:val="20"/>
          <w:szCs w:val="20"/>
          <w:rPrChange w:id="660" w:author="Microsoft Office User" w:date="2023-09-11T13:17:00Z">
            <w:rPr/>
          </w:rPrChange>
        </w:rPr>
        <w:fldChar w:fldCharType="separate"/>
      </w:r>
      <w:r w:rsidRPr="00B26E5F">
        <w:rPr>
          <w:sz w:val="20"/>
          <w:szCs w:val="20"/>
          <w:rPrChange w:id="661" w:author="Microsoft Office User" w:date="2023-09-11T13:17:00Z">
            <w:rPr/>
          </w:rPrChange>
        </w:rPr>
        <w:t>22.</w:t>
      </w:r>
      <w:r w:rsidRPr="00B26E5F">
        <w:rPr>
          <w:sz w:val="20"/>
          <w:szCs w:val="20"/>
          <w:rPrChange w:id="662" w:author="Microsoft Office User" w:date="2023-09-11T13:17:00Z">
            <w:rPr/>
          </w:rPrChange>
        </w:rPr>
        <w:tab/>
        <w:t xml:space="preserve">Rosales, S. M. </w:t>
      </w:r>
      <w:r w:rsidRPr="00B26E5F">
        <w:rPr>
          <w:sz w:val="20"/>
          <w:szCs w:val="20"/>
          <w:rPrChange w:id="663" w:author="Microsoft Office User" w:date="2023-09-11T13:17:00Z">
            <w:rPr/>
          </w:rPrChange>
        </w:rPr>
        <w:fldChar w:fldCharType="end"/>
      </w:r>
      <w:r w:rsidRPr="00B26E5F">
        <w:rPr>
          <w:sz w:val="20"/>
          <w:szCs w:val="20"/>
          <w:rPrChange w:id="664" w:author="Microsoft Office User" w:date="2023-09-11T13:17:00Z">
            <w:rPr/>
          </w:rPrChange>
        </w:rPr>
        <w:fldChar w:fldCharType="begin"/>
      </w:r>
      <w:r w:rsidRPr="00B26E5F">
        <w:rPr>
          <w:sz w:val="20"/>
          <w:szCs w:val="20"/>
          <w:rPrChange w:id="665" w:author="Microsoft Office User" w:date="2023-09-11T13:17:00Z">
            <w:rPr/>
          </w:rPrChange>
        </w:rPr>
        <w:instrText>HYPERLINK "https://www.zotero.org/google-docs/?n2Avay" \h</w:instrText>
      </w:r>
      <w:r w:rsidRPr="00E24C39">
        <w:rPr>
          <w:sz w:val="20"/>
          <w:szCs w:val="20"/>
        </w:rPr>
      </w:r>
      <w:r w:rsidRPr="00B26E5F">
        <w:rPr>
          <w:sz w:val="20"/>
          <w:szCs w:val="20"/>
          <w:rPrChange w:id="666" w:author="Microsoft Office User" w:date="2023-09-11T13:17:00Z">
            <w:rPr>
              <w:i/>
            </w:rPr>
          </w:rPrChange>
        </w:rPr>
        <w:fldChar w:fldCharType="separate"/>
      </w:r>
      <w:r w:rsidRPr="00B26E5F">
        <w:rPr>
          <w:i/>
          <w:sz w:val="20"/>
          <w:szCs w:val="20"/>
          <w:rPrChange w:id="667" w:author="Microsoft Office User" w:date="2023-09-11T13:17:00Z">
            <w:rPr>
              <w:i/>
            </w:rPr>
          </w:rPrChange>
        </w:rPr>
        <w:t>et al.</w:t>
      </w:r>
      <w:r w:rsidRPr="00B26E5F">
        <w:rPr>
          <w:i/>
          <w:sz w:val="20"/>
          <w:szCs w:val="20"/>
          <w:rPrChange w:id="668" w:author="Microsoft Office User" w:date="2023-09-11T13:17:00Z">
            <w:rPr>
              <w:i/>
            </w:rPr>
          </w:rPrChange>
        </w:rPr>
        <w:fldChar w:fldCharType="end"/>
      </w:r>
      <w:r w:rsidRPr="00B26E5F">
        <w:rPr>
          <w:sz w:val="20"/>
          <w:szCs w:val="20"/>
          <w:rPrChange w:id="669" w:author="Microsoft Office User" w:date="2023-09-11T13:17:00Z">
            <w:rPr/>
          </w:rPrChange>
        </w:rPr>
        <w:fldChar w:fldCharType="begin"/>
      </w:r>
      <w:r w:rsidRPr="00B26E5F">
        <w:rPr>
          <w:sz w:val="20"/>
          <w:szCs w:val="20"/>
          <w:rPrChange w:id="670" w:author="Microsoft Office User" w:date="2023-09-11T13:17:00Z">
            <w:rPr/>
          </w:rPrChange>
        </w:rPr>
        <w:instrText>HYPERLINK "https://www.zotero.org/google-docs/?n2Avay" \h</w:instrText>
      </w:r>
      <w:r w:rsidRPr="00E24C39">
        <w:rPr>
          <w:sz w:val="20"/>
          <w:szCs w:val="20"/>
        </w:rPr>
      </w:r>
      <w:r w:rsidRPr="00B26E5F">
        <w:rPr>
          <w:sz w:val="20"/>
          <w:szCs w:val="20"/>
          <w:rPrChange w:id="671" w:author="Microsoft Office User" w:date="2023-09-11T13:17:00Z">
            <w:rPr/>
          </w:rPrChange>
        </w:rPr>
        <w:fldChar w:fldCharType="separate"/>
      </w:r>
      <w:r w:rsidRPr="00B26E5F">
        <w:rPr>
          <w:sz w:val="20"/>
          <w:szCs w:val="20"/>
          <w:rPrChange w:id="672" w:author="Microsoft Office User" w:date="2023-09-11T13:17:00Z">
            <w:rPr/>
          </w:rPrChange>
        </w:rPr>
        <w:t xml:space="preserve"> Microbiome differences in disease-resistant vs. susceptible Acropora corals subjected to disease challenge assays. </w:t>
      </w:r>
      <w:r w:rsidRPr="00B26E5F">
        <w:rPr>
          <w:sz w:val="20"/>
          <w:szCs w:val="20"/>
          <w:rPrChange w:id="673" w:author="Microsoft Office User" w:date="2023-09-11T13:17:00Z">
            <w:rPr/>
          </w:rPrChange>
        </w:rPr>
        <w:fldChar w:fldCharType="end"/>
      </w:r>
      <w:r w:rsidRPr="00B26E5F">
        <w:rPr>
          <w:sz w:val="20"/>
          <w:szCs w:val="20"/>
          <w:rPrChange w:id="674" w:author="Microsoft Office User" w:date="2023-09-11T13:17:00Z">
            <w:rPr/>
          </w:rPrChange>
        </w:rPr>
        <w:fldChar w:fldCharType="begin"/>
      </w:r>
      <w:r w:rsidRPr="00B26E5F">
        <w:rPr>
          <w:sz w:val="20"/>
          <w:szCs w:val="20"/>
          <w:rPrChange w:id="675" w:author="Microsoft Office User" w:date="2023-09-11T13:17:00Z">
            <w:rPr/>
          </w:rPrChange>
        </w:rPr>
        <w:instrText>HYPERLINK "https://www.zotero.org/google-docs/?n2Avay" \h</w:instrText>
      </w:r>
      <w:r w:rsidRPr="00E24C39">
        <w:rPr>
          <w:sz w:val="20"/>
          <w:szCs w:val="20"/>
        </w:rPr>
      </w:r>
      <w:r w:rsidRPr="00B26E5F">
        <w:rPr>
          <w:sz w:val="20"/>
          <w:szCs w:val="20"/>
          <w:rPrChange w:id="676" w:author="Microsoft Office User" w:date="2023-09-11T13:17:00Z">
            <w:rPr>
              <w:i/>
            </w:rPr>
          </w:rPrChange>
        </w:rPr>
        <w:fldChar w:fldCharType="separate"/>
      </w:r>
      <w:r w:rsidRPr="00B26E5F">
        <w:rPr>
          <w:i/>
          <w:sz w:val="20"/>
          <w:szCs w:val="20"/>
          <w:rPrChange w:id="677" w:author="Microsoft Office User" w:date="2023-09-11T13:17:00Z">
            <w:rPr>
              <w:i/>
            </w:rPr>
          </w:rPrChange>
        </w:rPr>
        <w:t xml:space="preserve">Sci. Rep. </w:t>
      </w:r>
      <w:r w:rsidRPr="00B26E5F">
        <w:rPr>
          <w:i/>
          <w:sz w:val="20"/>
          <w:szCs w:val="20"/>
          <w:rPrChange w:id="678" w:author="Microsoft Office User" w:date="2023-09-11T13:17:00Z">
            <w:rPr>
              <w:i/>
            </w:rPr>
          </w:rPrChange>
        </w:rPr>
        <w:fldChar w:fldCharType="end"/>
      </w:r>
      <w:r w:rsidRPr="00B26E5F">
        <w:rPr>
          <w:sz w:val="20"/>
          <w:szCs w:val="20"/>
          <w:rPrChange w:id="679" w:author="Microsoft Office User" w:date="2023-09-11T13:17:00Z">
            <w:rPr/>
          </w:rPrChange>
        </w:rPr>
        <w:fldChar w:fldCharType="begin"/>
      </w:r>
      <w:r w:rsidRPr="00B26E5F">
        <w:rPr>
          <w:sz w:val="20"/>
          <w:szCs w:val="20"/>
          <w:rPrChange w:id="680" w:author="Microsoft Office User" w:date="2023-09-11T13:17:00Z">
            <w:rPr/>
          </w:rPrChange>
        </w:rPr>
        <w:instrText>HYPERLINK "https://www.zotero.org/google-docs/?n2Avay" \h</w:instrText>
      </w:r>
      <w:r w:rsidRPr="00E24C39">
        <w:rPr>
          <w:sz w:val="20"/>
          <w:szCs w:val="20"/>
        </w:rPr>
      </w:r>
      <w:r w:rsidRPr="00B26E5F">
        <w:rPr>
          <w:sz w:val="20"/>
          <w:szCs w:val="20"/>
          <w:rPrChange w:id="681" w:author="Microsoft Office User" w:date="2023-09-11T13:17:00Z">
            <w:rPr>
              <w:b/>
            </w:rPr>
          </w:rPrChange>
        </w:rPr>
        <w:fldChar w:fldCharType="separate"/>
      </w:r>
      <w:r w:rsidRPr="00B26E5F">
        <w:rPr>
          <w:b/>
          <w:sz w:val="20"/>
          <w:szCs w:val="20"/>
          <w:rPrChange w:id="682" w:author="Microsoft Office User" w:date="2023-09-11T13:17:00Z">
            <w:rPr>
              <w:b/>
            </w:rPr>
          </w:rPrChange>
        </w:rPr>
        <w:t>9</w:t>
      </w:r>
      <w:r w:rsidRPr="00B26E5F">
        <w:rPr>
          <w:b/>
          <w:sz w:val="20"/>
          <w:szCs w:val="20"/>
          <w:rPrChange w:id="683" w:author="Microsoft Office User" w:date="2023-09-11T13:17:00Z">
            <w:rPr>
              <w:b/>
            </w:rPr>
          </w:rPrChange>
        </w:rPr>
        <w:fldChar w:fldCharType="end"/>
      </w:r>
      <w:r w:rsidRPr="00B26E5F">
        <w:rPr>
          <w:sz w:val="20"/>
          <w:szCs w:val="20"/>
          <w:rPrChange w:id="684" w:author="Microsoft Office User" w:date="2023-09-11T13:17:00Z">
            <w:rPr/>
          </w:rPrChange>
        </w:rPr>
        <w:fldChar w:fldCharType="begin"/>
      </w:r>
      <w:r w:rsidRPr="00B26E5F">
        <w:rPr>
          <w:sz w:val="20"/>
          <w:szCs w:val="20"/>
          <w:rPrChange w:id="685" w:author="Microsoft Office User" w:date="2023-09-11T13:17:00Z">
            <w:rPr/>
          </w:rPrChange>
        </w:rPr>
        <w:instrText>HYPERLINK "https://www.zotero.org/google-docs/?n2Avay" \h</w:instrText>
      </w:r>
      <w:r w:rsidRPr="00E24C39">
        <w:rPr>
          <w:sz w:val="20"/>
          <w:szCs w:val="20"/>
        </w:rPr>
      </w:r>
      <w:r w:rsidRPr="00B26E5F">
        <w:rPr>
          <w:sz w:val="20"/>
          <w:szCs w:val="20"/>
          <w:rPrChange w:id="686" w:author="Microsoft Office User" w:date="2023-09-11T13:17:00Z">
            <w:rPr/>
          </w:rPrChange>
        </w:rPr>
        <w:fldChar w:fldCharType="separate"/>
      </w:r>
      <w:r w:rsidRPr="00B26E5F">
        <w:rPr>
          <w:sz w:val="20"/>
          <w:szCs w:val="20"/>
          <w:rPrChange w:id="687" w:author="Microsoft Office User" w:date="2023-09-11T13:17:00Z">
            <w:rPr/>
          </w:rPrChange>
        </w:rPr>
        <w:t>, 18279 (2019).</w:t>
      </w:r>
      <w:r w:rsidRPr="00B26E5F">
        <w:rPr>
          <w:sz w:val="20"/>
          <w:szCs w:val="20"/>
          <w:rPrChange w:id="688" w:author="Microsoft Office User" w:date="2023-09-11T13:17:00Z">
            <w:rPr/>
          </w:rPrChange>
        </w:rPr>
        <w:fldChar w:fldCharType="end"/>
      </w:r>
    </w:p>
    <w:p w14:paraId="4C3A3468" w14:textId="77777777" w:rsidR="0013233D" w:rsidRPr="00B26E5F" w:rsidRDefault="0013233D">
      <w:pPr>
        <w:snapToGrid w:val="0"/>
        <w:contextualSpacing/>
        <w:rPr>
          <w:sz w:val="20"/>
          <w:szCs w:val="20"/>
          <w:rPrChange w:id="689" w:author="Microsoft Office User" w:date="2023-09-11T13:17:00Z">
            <w:rPr/>
          </w:rPrChange>
        </w:rPr>
        <w:pPrChange w:id="690" w:author="Microsoft Office User" w:date="2023-09-11T13:17:00Z">
          <w:pPr/>
        </w:pPrChange>
      </w:pPr>
    </w:p>
    <w:p w14:paraId="2639899E" w14:textId="77777777" w:rsidR="000C56B0" w:rsidRPr="00B26E5F" w:rsidRDefault="00367A15">
      <w:pPr>
        <w:snapToGrid w:val="0"/>
        <w:contextualSpacing/>
        <w:rPr>
          <w:sz w:val="20"/>
          <w:szCs w:val="20"/>
          <w:rPrChange w:id="691" w:author="Microsoft Office User" w:date="2023-09-11T13:17:00Z">
            <w:rPr/>
          </w:rPrChange>
        </w:rPr>
        <w:pPrChange w:id="692" w:author="Microsoft Office User" w:date="2023-09-11T13:17:00Z">
          <w:pPr/>
        </w:pPrChange>
      </w:pPr>
      <w:r w:rsidRPr="00B26E5F">
        <w:rPr>
          <w:sz w:val="20"/>
          <w:szCs w:val="20"/>
          <w:rPrChange w:id="693" w:author="Microsoft Office User" w:date="2023-09-11T13:17:00Z">
            <w:rPr/>
          </w:rPrChange>
        </w:rPr>
        <w:fldChar w:fldCharType="begin"/>
      </w:r>
      <w:r w:rsidRPr="00B26E5F">
        <w:rPr>
          <w:sz w:val="20"/>
          <w:szCs w:val="20"/>
          <w:rPrChange w:id="694" w:author="Microsoft Office User" w:date="2023-09-11T13:17:00Z">
            <w:rPr/>
          </w:rPrChange>
        </w:rPr>
        <w:instrText>HYPERLINK "https://www.zotero.org/google-docs/?n2Avay" \h</w:instrText>
      </w:r>
      <w:r w:rsidRPr="00E24C39">
        <w:rPr>
          <w:sz w:val="20"/>
          <w:szCs w:val="20"/>
        </w:rPr>
      </w:r>
      <w:r w:rsidRPr="00B26E5F">
        <w:rPr>
          <w:sz w:val="20"/>
          <w:szCs w:val="20"/>
          <w:rPrChange w:id="695" w:author="Microsoft Office User" w:date="2023-09-11T13:17:00Z">
            <w:rPr/>
          </w:rPrChange>
        </w:rPr>
        <w:fldChar w:fldCharType="separate"/>
      </w:r>
      <w:r w:rsidRPr="00B26E5F">
        <w:rPr>
          <w:sz w:val="20"/>
          <w:szCs w:val="20"/>
          <w:rPrChange w:id="696" w:author="Microsoft Office User" w:date="2023-09-11T13:17:00Z">
            <w:rPr/>
          </w:rPrChange>
        </w:rPr>
        <w:t>23.</w:t>
      </w:r>
      <w:r w:rsidRPr="00B26E5F">
        <w:rPr>
          <w:sz w:val="20"/>
          <w:szCs w:val="20"/>
          <w:rPrChange w:id="697" w:author="Microsoft Office User" w:date="2023-09-11T13:17:00Z">
            <w:rPr/>
          </w:rPrChange>
        </w:rPr>
        <w:tab/>
        <w:t xml:space="preserve">Rosado, P. M. </w:t>
      </w:r>
      <w:r w:rsidRPr="00B26E5F">
        <w:rPr>
          <w:sz w:val="20"/>
          <w:szCs w:val="20"/>
          <w:rPrChange w:id="698" w:author="Microsoft Office User" w:date="2023-09-11T13:17:00Z">
            <w:rPr/>
          </w:rPrChange>
        </w:rPr>
        <w:fldChar w:fldCharType="end"/>
      </w:r>
      <w:r w:rsidRPr="00B26E5F">
        <w:rPr>
          <w:sz w:val="20"/>
          <w:szCs w:val="20"/>
          <w:rPrChange w:id="699" w:author="Microsoft Office User" w:date="2023-09-11T13:17:00Z">
            <w:rPr/>
          </w:rPrChange>
        </w:rPr>
        <w:fldChar w:fldCharType="begin"/>
      </w:r>
      <w:r w:rsidRPr="00B26E5F">
        <w:rPr>
          <w:sz w:val="20"/>
          <w:szCs w:val="20"/>
          <w:rPrChange w:id="700" w:author="Microsoft Office User" w:date="2023-09-11T13:17:00Z">
            <w:rPr/>
          </w:rPrChange>
        </w:rPr>
        <w:instrText>HYPERLINK "https://www.zotero.org/google-docs/?n2Avay" \h</w:instrText>
      </w:r>
      <w:r w:rsidRPr="00E24C39">
        <w:rPr>
          <w:sz w:val="20"/>
          <w:szCs w:val="20"/>
        </w:rPr>
      </w:r>
      <w:r w:rsidRPr="00B26E5F">
        <w:rPr>
          <w:sz w:val="20"/>
          <w:szCs w:val="20"/>
          <w:rPrChange w:id="701" w:author="Microsoft Office User" w:date="2023-09-11T13:17:00Z">
            <w:rPr>
              <w:i/>
            </w:rPr>
          </w:rPrChange>
        </w:rPr>
        <w:fldChar w:fldCharType="separate"/>
      </w:r>
      <w:r w:rsidRPr="00B26E5F">
        <w:rPr>
          <w:i/>
          <w:sz w:val="20"/>
          <w:szCs w:val="20"/>
          <w:rPrChange w:id="702" w:author="Microsoft Office User" w:date="2023-09-11T13:17:00Z">
            <w:rPr>
              <w:i/>
            </w:rPr>
          </w:rPrChange>
        </w:rPr>
        <w:t>et al.</w:t>
      </w:r>
      <w:r w:rsidRPr="00B26E5F">
        <w:rPr>
          <w:i/>
          <w:sz w:val="20"/>
          <w:szCs w:val="20"/>
          <w:rPrChange w:id="703" w:author="Microsoft Office User" w:date="2023-09-11T13:17:00Z">
            <w:rPr>
              <w:i/>
            </w:rPr>
          </w:rPrChange>
        </w:rPr>
        <w:fldChar w:fldCharType="end"/>
      </w:r>
      <w:r w:rsidRPr="00B26E5F">
        <w:rPr>
          <w:sz w:val="20"/>
          <w:szCs w:val="20"/>
          <w:rPrChange w:id="704" w:author="Microsoft Office User" w:date="2023-09-11T13:17:00Z">
            <w:rPr/>
          </w:rPrChange>
        </w:rPr>
        <w:fldChar w:fldCharType="begin"/>
      </w:r>
      <w:r w:rsidRPr="00B26E5F">
        <w:rPr>
          <w:sz w:val="20"/>
          <w:szCs w:val="20"/>
          <w:rPrChange w:id="705" w:author="Microsoft Office User" w:date="2023-09-11T13:17:00Z">
            <w:rPr/>
          </w:rPrChange>
        </w:rPr>
        <w:instrText>HYPERLINK "https://www.zotero.org/google-docs/?n2Avay" \h</w:instrText>
      </w:r>
      <w:r w:rsidRPr="00E24C39">
        <w:rPr>
          <w:sz w:val="20"/>
          <w:szCs w:val="20"/>
        </w:rPr>
      </w:r>
      <w:r w:rsidRPr="00B26E5F">
        <w:rPr>
          <w:sz w:val="20"/>
          <w:szCs w:val="20"/>
          <w:rPrChange w:id="706" w:author="Microsoft Office User" w:date="2023-09-11T13:17:00Z">
            <w:rPr/>
          </w:rPrChange>
        </w:rPr>
        <w:fldChar w:fldCharType="separate"/>
      </w:r>
      <w:r w:rsidRPr="00B26E5F">
        <w:rPr>
          <w:sz w:val="20"/>
          <w:szCs w:val="20"/>
          <w:rPrChange w:id="707" w:author="Microsoft Office User" w:date="2023-09-11T13:17:00Z">
            <w:rPr/>
          </w:rPrChange>
        </w:rPr>
        <w:t xml:space="preserve"> Marine probiotics: increasing coral resistance to bleaching through microbiome manipulation. </w:t>
      </w:r>
      <w:r w:rsidRPr="00B26E5F">
        <w:rPr>
          <w:sz w:val="20"/>
          <w:szCs w:val="20"/>
          <w:rPrChange w:id="708" w:author="Microsoft Office User" w:date="2023-09-11T13:17:00Z">
            <w:rPr/>
          </w:rPrChange>
        </w:rPr>
        <w:fldChar w:fldCharType="end"/>
      </w:r>
      <w:r w:rsidRPr="00B26E5F">
        <w:rPr>
          <w:sz w:val="20"/>
          <w:szCs w:val="20"/>
          <w:rPrChange w:id="709" w:author="Microsoft Office User" w:date="2023-09-11T13:17:00Z">
            <w:rPr/>
          </w:rPrChange>
        </w:rPr>
        <w:fldChar w:fldCharType="begin"/>
      </w:r>
      <w:r w:rsidRPr="00B26E5F">
        <w:rPr>
          <w:sz w:val="20"/>
          <w:szCs w:val="20"/>
          <w:rPrChange w:id="710" w:author="Microsoft Office User" w:date="2023-09-11T13:17:00Z">
            <w:rPr/>
          </w:rPrChange>
        </w:rPr>
        <w:instrText>HYPERLINK "https://www.zotero.org/google-docs/?n2Avay" \h</w:instrText>
      </w:r>
      <w:r w:rsidRPr="00E24C39">
        <w:rPr>
          <w:sz w:val="20"/>
          <w:szCs w:val="20"/>
        </w:rPr>
      </w:r>
      <w:r w:rsidRPr="00B26E5F">
        <w:rPr>
          <w:sz w:val="20"/>
          <w:szCs w:val="20"/>
          <w:rPrChange w:id="711" w:author="Microsoft Office User" w:date="2023-09-11T13:17:00Z">
            <w:rPr>
              <w:i/>
            </w:rPr>
          </w:rPrChange>
        </w:rPr>
        <w:fldChar w:fldCharType="separate"/>
      </w:r>
      <w:r w:rsidRPr="00B26E5F">
        <w:rPr>
          <w:i/>
          <w:sz w:val="20"/>
          <w:szCs w:val="20"/>
          <w:rPrChange w:id="712" w:author="Microsoft Office User" w:date="2023-09-11T13:17:00Z">
            <w:rPr>
              <w:i/>
            </w:rPr>
          </w:rPrChange>
        </w:rPr>
        <w:t xml:space="preserve">ISME J. </w:t>
      </w:r>
      <w:r w:rsidRPr="00B26E5F">
        <w:rPr>
          <w:i/>
          <w:sz w:val="20"/>
          <w:szCs w:val="20"/>
          <w:rPrChange w:id="713" w:author="Microsoft Office User" w:date="2023-09-11T13:17:00Z">
            <w:rPr>
              <w:i/>
            </w:rPr>
          </w:rPrChange>
        </w:rPr>
        <w:fldChar w:fldCharType="end"/>
      </w:r>
      <w:r w:rsidRPr="00B26E5F">
        <w:rPr>
          <w:sz w:val="20"/>
          <w:szCs w:val="20"/>
          <w:rPrChange w:id="714" w:author="Microsoft Office User" w:date="2023-09-11T13:17:00Z">
            <w:rPr/>
          </w:rPrChange>
        </w:rPr>
        <w:fldChar w:fldCharType="begin"/>
      </w:r>
      <w:r w:rsidRPr="00B26E5F">
        <w:rPr>
          <w:sz w:val="20"/>
          <w:szCs w:val="20"/>
          <w:rPrChange w:id="715" w:author="Microsoft Office User" w:date="2023-09-11T13:17:00Z">
            <w:rPr/>
          </w:rPrChange>
        </w:rPr>
        <w:instrText>HYPERLINK "https://www.zotero.org/google-docs/?n2Avay" \h</w:instrText>
      </w:r>
      <w:r w:rsidRPr="00E24C39">
        <w:rPr>
          <w:sz w:val="20"/>
          <w:szCs w:val="20"/>
        </w:rPr>
      </w:r>
      <w:r w:rsidRPr="00B26E5F">
        <w:rPr>
          <w:sz w:val="20"/>
          <w:szCs w:val="20"/>
          <w:rPrChange w:id="716" w:author="Microsoft Office User" w:date="2023-09-11T13:17:00Z">
            <w:rPr>
              <w:b/>
            </w:rPr>
          </w:rPrChange>
        </w:rPr>
        <w:fldChar w:fldCharType="separate"/>
      </w:r>
      <w:r w:rsidRPr="00B26E5F">
        <w:rPr>
          <w:b/>
          <w:sz w:val="20"/>
          <w:szCs w:val="20"/>
          <w:rPrChange w:id="717" w:author="Microsoft Office User" w:date="2023-09-11T13:17:00Z">
            <w:rPr>
              <w:b/>
            </w:rPr>
          </w:rPrChange>
        </w:rPr>
        <w:t>13</w:t>
      </w:r>
      <w:r w:rsidRPr="00B26E5F">
        <w:rPr>
          <w:b/>
          <w:sz w:val="20"/>
          <w:szCs w:val="20"/>
          <w:rPrChange w:id="718" w:author="Microsoft Office User" w:date="2023-09-11T13:17:00Z">
            <w:rPr>
              <w:b/>
            </w:rPr>
          </w:rPrChange>
        </w:rPr>
        <w:fldChar w:fldCharType="end"/>
      </w:r>
      <w:r w:rsidRPr="00B26E5F">
        <w:rPr>
          <w:sz w:val="20"/>
          <w:szCs w:val="20"/>
          <w:rPrChange w:id="719" w:author="Microsoft Office User" w:date="2023-09-11T13:17:00Z">
            <w:rPr/>
          </w:rPrChange>
        </w:rPr>
        <w:fldChar w:fldCharType="begin"/>
      </w:r>
      <w:r w:rsidRPr="00B26E5F">
        <w:rPr>
          <w:sz w:val="20"/>
          <w:szCs w:val="20"/>
          <w:rPrChange w:id="720" w:author="Microsoft Office User" w:date="2023-09-11T13:17:00Z">
            <w:rPr/>
          </w:rPrChange>
        </w:rPr>
        <w:instrText>HYPERLINK "https://www.zotero.org/google-docs/?n2Avay" \h</w:instrText>
      </w:r>
      <w:r w:rsidRPr="00E24C39">
        <w:rPr>
          <w:sz w:val="20"/>
          <w:szCs w:val="20"/>
        </w:rPr>
      </w:r>
      <w:r w:rsidRPr="00B26E5F">
        <w:rPr>
          <w:sz w:val="20"/>
          <w:szCs w:val="20"/>
          <w:rPrChange w:id="721" w:author="Microsoft Office User" w:date="2023-09-11T13:17:00Z">
            <w:rPr/>
          </w:rPrChange>
        </w:rPr>
        <w:fldChar w:fldCharType="separate"/>
      </w:r>
      <w:r w:rsidRPr="00B26E5F">
        <w:rPr>
          <w:sz w:val="20"/>
          <w:szCs w:val="20"/>
          <w:rPrChange w:id="722" w:author="Microsoft Office User" w:date="2023-09-11T13:17:00Z">
            <w:rPr/>
          </w:rPrChange>
        </w:rPr>
        <w:t>, 921–936 (2019).</w:t>
      </w:r>
      <w:r w:rsidRPr="00B26E5F">
        <w:rPr>
          <w:sz w:val="20"/>
          <w:szCs w:val="20"/>
          <w:rPrChange w:id="723" w:author="Microsoft Office User" w:date="2023-09-11T13:17:00Z">
            <w:rPr/>
          </w:rPrChange>
        </w:rPr>
        <w:fldChar w:fldCharType="end"/>
      </w:r>
    </w:p>
    <w:p w14:paraId="4E42C751" w14:textId="77777777" w:rsidR="0013233D" w:rsidRPr="00B26E5F" w:rsidRDefault="0013233D">
      <w:pPr>
        <w:snapToGrid w:val="0"/>
        <w:contextualSpacing/>
        <w:rPr>
          <w:sz w:val="20"/>
          <w:szCs w:val="20"/>
          <w:rPrChange w:id="724" w:author="Microsoft Office User" w:date="2023-09-11T13:17:00Z">
            <w:rPr/>
          </w:rPrChange>
        </w:rPr>
        <w:pPrChange w:id="725" w:author="Microsoft Office User" w:date="2023-09-11T13:17:00Z">
          <w:pPr/>
        </w:pPrChange>
      </w:pPr>
    </w:p>
    <w:p w14:paraId="08614C2B" w14:textId="77777777" w:rsidR="000C56B0" w:rsidRPr="00B26E5F" w:rsidRDefault="00367A15">
      <w:pPr>
        <w:snapToGrid w:val="0"/>
        <w:contextualSpacing/>
        <w:rPr>
          <w:sz w:val="20"/>
          <w:szCs w:val="20"/>
          <w:rPrChange w:id="726" w:author="Microsoft Office User" w:date="2023-09-11T13:17:00Z">
            <w:rPr/>
          </w:rPrChange>
        </w:rPr>
        <w:pPrChange w:id="727" w:author="Microsoft Office User" w:date="2023-09-11T13:17:00Z">
          <w:pPr/>
        </w:pPrChange>
      </w:pPr>
      <w:r w:rsidRPr="00B26E5F">
        <w:rPr>
          <w:sz w:val="20"/>
          <w:szCs w:val="20"/>
          <w:rPrChange w:id="728" w:author="Microsoft Office User" w:date="2023-09-11T13:17:00Z">
            <w:rPr/>
          </w:rPrChange>
        </w:rPr>
        <w:fldChar w:fldCharType="begin"/>
      </w:r>
      <w:r w:rsidRPr="00B26E5F">
        <w:rPr>
          <w:sz w:val="20"/>
          <w:szCs w:val="20"/>
          <w:rPrChange w:id="729" w:author="Microsoft Office User" w:date="2023-09-11T13:17:00Z">
            <w:rPr/>
          </w:rPrChange>
        </w:rPr>
        <w:instrText>HYPERLINK "https://www.zotero.org/google-docs/?n2Avay" \h</w:instrText>
      </w:r>
      <w:r w:rsidRPr="00E24C39">
        <w:rPr>
          <w:sz w:val="20"/>
          <w:szCs w:val="20"/>
        </w:rPr>
      </w:r>
      <w:r w:rsidRPr="00B26E5F">
        <w:rPr>
          <w:sz w:val="20"/>
          <w:szCs w:val="20"/>
          <w:rPrChange w:id="730" w:author="Microsoft Office User" w:date="2023-09-11T13:17:00Z">
            <w:rPr/>
          </w:rPrChange>
        </w:rPr>
        <w:fldChar w:fldCharType="separate"/>
      </w:r>
      <w:r w:rsidRPr="00B26E5F">
        <w:rPr>
          <w:sz w:val="20"/>
          <w:szCs w:val="20"/>
          <w:rPrChange w:id="731" w:author="Microsoft Office User" w:date="2023-09-11T13:17:00Z">
            <w:rPr/>
          </w:rPrChange>
        </w:rPr>
        <w:t>24.</w:t>
      </w:r>
      <w:r w:rsidRPr="00B26E5F">
        <w:rPr>
          <w:sz w:val="20"/>
          <w:szCs w:val="20"/>
          <w:rPrChange w:id="732" w:author="Microsoft Office User" w:date="2023-09-11T13:17:00Z">
            <w:rPr/>
          </w:rPrChange>
        </w:rPr>
        <w:tab/>
        <w:t xml:space="preserve">Ley, R. E. </w:t>
      </w:r>
      <w:r w:rsidRPr="00B26E5F">
        <w:rPr>
          <w:sz w:val="20"/>
          <w:szCs w:val="20"/>
          <w:rPrChange w:id="733" w:author="Microsoft Office User" w:date="2023-09-11T13:17:00Z">
            <w:rPr/>
          </w:rPrChange>
        </w:rPr>
        <w:fldChar w:fldCharType="end"/>
      </w:r>
      <w:r w:rsidRPr="00B26E5F">
        <w:rPr>
          <w:sz w:val="20"/>
          <w:szCs w:val="20"/>
          <w:rPrChange w:id="734" w:author="Microsoft Office User" w:date="2023-09-11T13:17:00Z">
            <w:rPr/>
          </w:rPrChange>
        </w:rPr>
        <w:fldChar w:fldCharType="begin"/>
      </w:r>
      <w:r w:rsidRPr="00B26E5F">
        <w:rPr>
          <w:sz w:val="20"/>
          <w:szCs w:val="20"/>
          <w:rPrChange w:id="735" w:author="Microsoft Office User" w:date="2023-09-11T13:17:00Z">
            <w:rPr/>
          </w:rPrChange>
        </w:rPr>
        <w:instrText>HYPERLINK "https://www.zotero.org/google-docs/?n2Avay" \h</w:instrText>
      </w:r>
      <w:r w:rsidRPr="00E24C39">
        <w:rPr>
          <w:sz w:val="20"/>
          <w:szCs w:val="20"/>
        </w:rPr>
      </w:r>
      <w:r w:rsidRPr="00B26E5F">
        <w:rPr>
          <w:sz w:val="20"/>
          <w:szCs w:val="20"/>
          <w:rPrChange w:id="736" w:author="Microsoft Office User" w:date="2023-09-11T13:17:00Z">
            <w:rPr>
              <w:i/>
            </w:rPr>
          </w:rPrChange>
        </w:rPr>
        <w:fldChar w:fldCharType="separate"/>
      </w:r>
      <w:r w:rsidRPr="00B26E5F">
        <w:rPr>
          <w:i/>
          <w:sz w:val="20"/>
          <w:szCs w:val="20"/>
          <w:rPrChange w:id="737" w:author="Microsoft Office User" w:date="2023-09-11T13:17:00Z">
            <w:rPr>
              <w:i/>
            </w:rPr>
          </w:rPrChange>
        </w:rPr>
        <w:t>et al.</w:t>
      </w:r>
      <w:r w:rsidRPr="00B26E5F">
        <w:rPr>
          <w:i/>
          <w:sz w:val="20"/>
          <w:szCs w:val="20"/>
          <w:rPrChange w:id="738" w:author="Microsoft Office User" w:date="2023-09-11T13:17:00Z">
            <w:rPr>
              <w:i/>
            </w:rPr>
          </w:rPrChange>
        </w:rPr>
        <w:fldChar w:fldCharType="end"/>
      </w:r>
      <w:r w:rsidRPr="00B26E5F">
        <w:rPr>
          <w:sz w:val="20"/>
          <w:szCs w:val="20"/>
          <w:rPrChange w:id="739" w:author="Microsoft Office User" w:date="2023-09-11T13:17:00Z">
            <w:rPr/>
          </w:rPrChange>
        </w:rPr>
        <w:fldChar w:fldCharType="begin"/>
      </w:r>
      <w:r w:rsidRPr="00B26E5F">
        <w:rPr>
          <w:sz w:val="20"/>
          <w:szCs w:val="20"/>
          <w:rPrChange w:id="740" w:author="Microsoft Office User" w:date="2023-09-11T13:17:00Z">
            <w:rPr/>
          </w:rPrChange>
        </w:rPr>
        <w:instrText>HYPERLINK "https://www.zotero.org/google-docs/?n2Avay" \h</w:instrText>
      </w:r>
      <w:r w:rsidRPr="00E24C39">
        <w:rPr>
          <w:sz w:val="20"/>
          <w:szCs w:val="20"/>
        </w:rPr>
      </w:r>
      <w:r w:rsidRPr="00B26E5F">
        <w:rPr>
          <w:sz w:val="20"/>
          <w:szCs w:val="20"/>
          <w:rPrChange w:id="741" w:author="Microsoft Office User" w:date="2023-09-11T13:17:00Z">
            <w:rPr/>
          </w:rPrChange>
        </w:rPr>
        <w:fldChar w:fldCharType="separate"/>
      </w:r>
      <w:r w:rsidRPr="00B26E5F">
        <w:rPr>
          <w:sz w:val="20"/>
          <w:szCs w:val="20"/>
          <w:rPrChange w:id="742" w:author="Microsoft Office User" w:date="2023-09-11T13:17:00Z">
            <w:rPr/>
          </w:rPrChange>
        </w:rPr>
        <w:t xml:space="preserve"> Evolution of mammals and their gut microbes. </w:t>
      </w:r>
      <w:r w:rsidRPr="00B26E5F">
        <w:rPr>
          <w:sz w:val="20"/>
          <w:szCs w:val="20"/>
          <w:rPrChange w:id="743" w:author="Microsoft Office User" w:date="2023-09-11T13:17:00Z">
            <w:rPr/>
          </w:rPrChange>
        </w:rPr>
        <w:fldChar w:fldCharType="end"/>
      </w:r>
      <w:r w:rsidRPr="00B26E5F">
        <w:rPr>
          <w:sz w:val="20"/>
          <w:szCs w:val="20"/>
          <w:rPrChange w:id="744" w:author="Microsoft Office User" w:date="2023-09-11T13:17:00Z">
            <w:rPr/>
          </w:rPrChange>
        </w:rPr>
        <w:fldChar w:fldCharType="begin"/>
      </w:r>
      <w:r w:rsidRPr="00B26E5F">
        <w:rPr>
          <w:sz w:val="20"/>
          <w:szCs w:val="20"/>
          <w:rPrChange w:id="745" w:author="Microsoft Office User" w:date="2023-09-11T13:17:00Z">
            <w:rPr/>
          </w:rPrChange>
        </w:rPr>
        <w:instrText>HYPERLINK "https://www.zotero.org/google-docs/?n2Avay" \h</w:instrText>
      </w:r>
      <w:r w:rsidRPr="00E24C39">
        <w:rPr>
          <w:sz w:val="20"/>
          <w:szCs w:val="20"/>
        </w:rPr>
      </w:r>
      <w:r w:rsidRPr="00B26E5F">
        <w:rPr>
          <w:sz w:val="20"/>
          <w:szCs w:val="20"/>
          <w:rPrChange w:id="746" w:author="Microsoft Office User" w:date="2023-09-11T13:17:00Z">
            <w:rPr>
              <w:i/>
            </w:rPr>
          </w:rPrChange>
        </w:rPr>
        <w:fldChar w:fldCharType="separate"/>
      </w:r>
      <w:r w:rsidRPr="00B26E5F">
        <w:rPr>
          <w:i/>
          <w:sz w:val="20"/>
          <w:szCs w:val="20"/>
          <w:rPrChange w:id="747" w:author="Microsoft Office User" w:date="2023-09-11T13:17:00Z">
            <w:rPr>
              <w:i/>
            </w:rPr>
          </w:rPrChange>
        </w:rPr>
        <w:t xml:space="preserve">science </w:t>
      </w:r>
      <w:r w:rsidRPr="00B26E5F">
        <w:rPr>
          <w:i/>
          <w:sz w:val="20"/>
          <w:szCs w:val="20"/>
          <w:rPrChange w:id="748" w:author="Microsoft Office User" w:date="2023-09-11T13:17:00Z">
            <w:rPr>
              <w:i/>
            </w:rPr>
          </w:rPrChange>
        </w:rPr>
        <w:fldChar w:fldCharType="end"/>
      </w:r>
      <w:r w:rsidRPr="00B26E5F">
        <w:rPr>
          <w:sz w:val="20"/>
          <w:szCs w:val="20"/>
          <w:rPrChange w:id="749" w:author="Microsoft Office User" w:date="2023-09-11T13:17:00Z">
            <w:rPr/>
          </w:rPrChange>
        </w:rPr>
        <w:fldChar w:fldCharType="begin"/>
      </w:r>
      <w:r w:rsidRPr="00B26E5F">
        <w:rPr>
          <w:sz w:val="20"/>
          <w:szCs w:val="20"/>
          <w:rPrChange w:id="750" w:author="Microsoft Office User" w:date="2023-09-11T13:17:00Z">
            <w:rPr/>
          </w:rPrChange>
        </w:rPr>
        <w:instrText>HYPERLINK "https://www.zotero.org/google-docs/?n2Avay" \h</w:instrText>
      </w:r>
      <w:r w:rsidRPr="00E24C39">
        <w:rPr>
          <w:sz w:val="20"/>
          <w:szCs w:val="20"/>
        </w:rPr>
      </w:r>
      <w:r w:rsidRPr="00B26E5F">
        <w:rPr>
          <w:sz w:val="20"/>
          <w:szCs w:val="20"/>
          <w:rPrChange w:id="751" w:author="Microsoft Office User" w:date="2023-09-11T13:17:00Z">
            <w:rPr>
              <w:b/>
            </w:rPr>
          </w:rPrChange>
        </w:rPr>
        <w:fldChar w:fldCharType="separate"/>
      </w:r>
      <w:r w:rsidRPr="00B26E5F">
        <w:rPr>
          <w:b/>
          <w:sz w:val="20"/>
          <w:szCs w:val="20"/>
          <w:rPrChange w:id="752" w:author="Microsoft Office User" w:date="2023-09-11T13:17:00Z">
            <w:rPr>
              <w:b/>
            </w:rPr>
          </w:rPrChange>
        </w:rPr>
        <w:t>320</w:t>
      </w:r>
      <w:r w:rsidRPr="00B26E5F">
        <w:rPr>
          <w:b/>
          <w:sz w:val="20"/>
          <w:szCs w:val="20"/>
          <w:rPrChange w:id="753" w:author="Microsoft Office User" w:date="2023-09-11T13:17:00Z">
            <w:rPr>
              <w:b/>
            </w:rPr>
          </w:rPrChange>
        </w:rPr>
        <w:fldChar w:fldCharType="end"/>
      </w:r>
      <w:r w:rsidRPr="00B26E5F">
        <w:rPr>
          <w:sz w:val="20"/>
          <w:szCs w:val="20"/>
          <w:rPrChange w:id="754" w:author="Microsoft Office User" w:date="2023-09-11T13:17:00Z">
            <w:rPr/>
          </w:rPrChange>
        </w:rPr>
        <w:fldChar w:fldCharType="begin"/>
      </w:r>
      <w:r w:rsidRPr="00B26E5F">
        <w:rPr>
          <w:sz w:val="20"/>
          <w:szCs w:val="20"/>
          <w:rPrChange w:id="755" w:author="Microsoft Office User" w:date="2023-09-11T13:17:00Z">
            <w:rPr/>
          </w:rPrChange>
        </w:rPr>
        <w:instrText>HYPERLINK "https://www.zotero.org/google-docs/?n2Avay" \h</w:instrText>
      </w:r>
      <w:r w:rsidRPr="00E24C39">
        <w:rPr>
          <w:sz w:val="20"/>
          <w:szCs w:val="20"/>
        </w:rPr>
      </w:r>
      <w:r w:rsidRPr="00B26E5F">
        <w:rPr>
          <w:sz w:val="20"/>
          <w:szCs w:val="20"/>
          <w:rPrChange w:id="756" w:author="Microsoft Office User" w:date="2023-09-11T13:17:00Z">
            <w:rPr/>
          </w:rPrChange>
        </w:rPr>
        <w:fldChar w:fldCharType="separate"/>
      </w:r>
      <w:r w:rsidRPr="00B26E5F">
        <w:rPr>
          <w:sz w:val="20"/>
          <w:szCs w:val="20"/>
          <w:rPrChange w:id="757" w:author="Microsoft Office User" w:date="2023-09-11T13:17:00Z">
            <w:rPr/>
          </w:rPrChange>
        </w:rPr>
        <w:t>, 1647–1651 (2008).</w:t>
      </w:r>
      <w:r w:rsidRPr="00B26E5F">
        <w:rPr>
          <w:sz w:val="20"/>
          <w:szCs w:val="20"/>
          <w:rPrChange w:id="758" w:author="Microsoft Office User" w:date="2023-09-11T13:17:00Z">
            <w:rPr/>
          </w:rPrChange>
        </w:rPr>
        <w:fldChar w:fldCharType="end"/>
      </w:r>
    </w:p>
    <w:p w14:paraId="61FDDFC5" w14:textId="77777777" w:rsidR="0013233D" w:rsidRPr="00B26E5F" w:rsidRDefault="0013233D">
      <w:pPr>
        <w:snapToGrid w:val="0"/>
        <w:contextualSpacing/>
        <w:rPr>
          <w:sz w:val="20"/>
          <w:szCs w:val="20"/>
          <w:rPrChange w:id="759" w:author="Microsoft Office User" w:date="2023-09-11T13:17:00Z">
            <w:rPr/>
          </w:rPrChange>
        </w:rPr>
        <w:pPrChange w:id="760" w:author="Microsoft Office User" w:date="2023-09-11T13:17:00Z">
          <w:pPr/>
        </w:pPrChange>
      </w:pPr>
    </w:p>
    <w:p w14:paraId="17B3B1F7" w14:textId="77777777" w:rsidR="000C56B0" w:rsidRPr="00B26E5F" w:rsidRDefault="00367A15">
      <w:pPr>
        <w:snapToGrid w:val="0"/>
        <w:contextualSpacing/>
        <w:rPr>
          <w:sz w:val="20"/>
          <w:szCs w:val="20"/>
          <w:rPrChange w:id="761" w:author="Microsoft Office User" w:date="2023-09-11T13:17:00Z">
            <w:rPr/>
          </w:rPrChange>
        </w:rPr>
        <w:pPrChange w:id="762" w:author="Microsoft Office User" w:date="2023-09-11T13:17:00Z">
          <w:pPr/>
        </w:pPrChange>
      </w:pPr>
      <w:r w:rsidRPr="00B26E5F">
        <w:rPr>
          <w:sz w:val="20"/>
          <w:szCs w:val="20"/>
          <w:rPrChange w:id="763" w:author="Microsoft Office User" w:date="2023-09-11T13:17:00Z">
            <w:rPr/>
          </w:rPrChange>
        </w:rPr>
        <w:fldChar w:fldCharType="begin"/>
      </w:r>
      <w:r w:rsidRPr="00B26E5F">
        <w:rPr>
          <w:sz w:val="20"/>
          <w:szCs w:val="20"/>
          <w:rPrChange w:id="764" w:author="Microsoft Office User" w:date="2023-09-11T13:17:00Z">
            <w:rPr/>
          </w:rPrChange>
        </w:rPr>
        <w:instrText>HYPERLINK "https://www.zotero.org/google-docs/?n2Avay" \h</w:instrText>
      </w:r>
      <w:r w:rsidRPr="00E24C39">
        <w:rPr>
          <w:sz w:val="20"/>
          <w:szCs w:val="20"/>
        </w:rPr>
      </w:r>
      <w:r w:rsidRPr="00B26E5F">
        <w:rPr>
          <w:sz w:val="20"/>
          <w:szCs w:val="20"/>
          <w:rPrChange w:id="765" w:author="Microsoft Office User" w:date="2023-09-11T13:17:00Z">
            <w:rPr/>
          </w:rPrChange>
        </w:rPr>
        <w:fldChar w:fldCharType="separate"/>
      </w:r>
      <w:r w:rsidRPr="00B26E5F">
        <w:rPr>
          <w:sz w:val="20"/>
          <w:szCs w:val="20"/>
          <w:rPrChange w:id="766" w:author="Microsoft Office User" w:date="2023-09-11T13:17:00Z">
            <w:rPr/>
          </w:rPrChange>
        </w:rPr>
        <w:t>25.</w:t>
      </w:r>
      <w:r w:rsidRPr="00B26E5F">
        <w:rPr>
          <w:sz w:val="20"/>
          <w:szCs w:val="20"/>
          <w:rPrChange w:id="767" w:author="Microsoft Office User" w:date="2023-09-11T13:17:00Z">
            <w:rPr/>
          </w:rPrChange>
        </w:rPr>
        <w:tab/>
        <w:t xml:space="preserve">Bodawatta, K. H. </w:t>
      </w:r>
      <w:r w:rsidRPr="00B26E5F">
        <w:rPr>
          <w:sz w:val="20"/>
          <w:szCs w:val="20"/>
          <w:rPrChange w:id="768" w:author="Microsoft Office User" w:date="2023-09-11T13:17:00Z">
            <w:rPr/>
          </w:rPrChange>
        </w:rPr>
        <w:fldChar w:fldCharType="end"/>
      </w:r>
      <w:r w:rsidRPr="00B26E5F">
        <w:rPr>
          <w:sz w:val="20"/>
          <w:szCs w:val="20"/>
          <w:rPrChange w:id="769" w:author="Microsoft Office User" w:date="2023-09-11T13:17:00Z">
            <w:rPr/>
          </w:rPrChange>
        </w:rPr>
        <w:fldChar w:fldCharType="begin"/>
      </w:r>
      <w:r w:rsidRPr="00B26E5F">
        <w:rPr>
          <w:sz w:val="20"/>
          <w:szCs w:val="20"/>
          <w:rPrChange w:id="770" w:author="Microsoft Office User" w:date="2023-09-11T13:17:00Z">
            <w:rPr/>
          </w:rPrChange>
        </w:rPr>
        <w:instrText>HYPERLINK "https://www.zotero.org/google-docs/?n2Avay" \h</w:instrText>
      </w:r>
      <w:r w:rsidRPr="00E24C39">
        <w:rPr>
          <w:sz w:val="20"/>
          <w:szCs w:val="20"/>
        </w:rPr>
      </w:r>
      <w:r w:rsidRPr="00B26E5F">
        <w:rPr>
          <w:sz w:val="20"/>
          <w:szCs w:val="20"/>
          <w:rPrChange w:id="771" w:author="Microsoft Office User" w:date="2023-09-11T13:17:00Z">
            <w:rPr>
              <w:i/>
            </w:rPr>
          </w:rPrChange>
        </w:rPr>
        <w:fldChar w:fldCharType="separate"/>
      </w:r>
      <w:r w:rsidRPr="00B26E5F">
        <w:rPr>
          <w:i/>
          <w:sz w:val="20"/>
          <w:szCs w:val="20"/>
          <w:rPrChange w:id="772" w:author="Microsoft Office User" w:date="2023-09-11T13:17:00Z">
            <w:rPr>
              <w:i/>
            </w:rPr>
          </w:rPrChange>
        </w:rPr>
        <w:t>et al.</w:t>
      </w:r>
      <w:r w:rsidRPr="00B26E5F">
        <w:rPr>
          <w:i/>
          <w:sz w:val="20"/>
          <w:szCs w:val="20"/>
          <w:rPrChange w:id="773" w:author="Microsoft Office User" w:date="2023-09-11T13:17:00Z">
            <w:rPr>
              <w:i/>
            </w:rPr>
          </w:rPrChange>
        </w:rPr>
        <w:fldChar w:fldCharType="end"/>
      </w:r>
      <w:r w:rsidRPr="00B26E5F">
        <w:rPr>
          <w:sz w:val="20"/>
          <w:szCs w:val="20"/>
          <w:rPrChange w:id="774" w:author="Microsoft Office User" w:date="2023-09-11T13:17:00Z">
            <w:rPr/>
          </w:rPrChange>
        </w:rPr>
        <w:fldChar w:fldCharType="begin"/>
      </w:r>
      <w:r w:rsidRPr="00B26E5F">
        <w:rPr>
          <w:sz w:val="20"/>
          <w:szCs w:val="20"/>
          <w:rPrChange w:id="775" w:author="Microsoft Office User" w:date="2023-09-11T13:17:00Z">
            <w:rPr/>
          </w:rPrChange>
        </w:rPr>
        <w:instrText>HYPERLINK "https://www.zotero.org/google-docs/?n2Avay" \h</w:instrText>
      </w:r>
      <w:r w:rsidRPr="00E24C39">
        <w:rPr>
          <w:sz w:val="20"/>
          <w:szCs w:val="20"/>
        </w:rPr>
      </w:r>
      <w:r w:rsidRPr="00B26E5F">
        <w:rPr>
          <w:sz w:val="20"/>
          <w:szCs w:val="20"/>
          <w:rPrChange w:id="776" w:author="Microsoft Office User" w:date="2023-09-11T13:17:00Z">
            <w:rPr/>
          </w:rPrChange>
        </w:rPr>
        <w:fldChar w:fldCharType="separate"/>
      </w:r>
      <w:r w:rsidRPr="00B26E5F">
        <w:rPr>
          <w:sz w:val="20"/>
          <w:szCs w:val="20"/>
          <w:rPrChange w:id="777" w:author="Microsoft Office User" w:date="2023-09-11T13:17:00Z">
            <w:rPr/>
          </w:rPrChange>
        </w:rPr>
        <w:t xml:space="preserve"> Species-specific but not phylosymbiotic gut microbiomes of New Guinean passerine birds are shaped by diet and flight-associated gut modifications. </w:t>
      </w:r>
      <w:r w:rsidRPr="00B26E5F">
        <w:rPr>
          <w:sz w:val="20"/>
          <w:szCs w:val="20"/>
          <w:rPrChange w:id="778" w:author="Microsoft Office User" w:date="2023-09-11T13:17:00Z">
            <w:rPr/>
          </w:rPrChange>
        </w:rPr>
        <w:fldChar w:fldCharType="end"/>
      </w:r>
      <w:r w:rsidRPr="00B26E5F">
        <w:rPr>
          <w:sz w:val="20"/>
          <w:szCs w:val="20"/>
          <w:rPrChange w:id="779" w:author="Microsoft Office User" w:date="2023-09-11T13:17:00Z">
            <w:rPr/>
          </w:rPrChange>
        </w:rPr>
        <w:fldChar w:fldCharType="begin"/>
      </w:r>
      <w:r w:rsidRPr="00B26E5F">
        <w:rPr>
          <w:sz w:val="20"/>
          <w:szCs w:val="20"/>
          <w:rPrChange w:id="780" w:author="Microsoft Office User" w:date="2023-09-11T13:17:00Z">
            <w:rPr/>
          </w:rPrChange>
        </w:rPr>
        <w:instrText>HYPERLINK "https://www.zotero.org/google-docs/?n2Avay" \h</w:instrText>
      </w:r>
      <w:r w:rsidRPr="00E24C39">
        <w:rPr>
          <w:sz w:val="20"/>
          <w:szCs w:val="20"/>
        </w:rPr>
      </w:r>
      <w:r w:rsidRPr="00B26E5F">
        <w:rPr>
          <w:sz w:val="20"/>
          <w:szCs w:val="20"/>
          <w:rPrChange w:id="781" w:author="Microsoft Office User" w:date="2023-09-11T13:17:00Z">
            <w:rPr>
              <w:i/>
            </w:rPr>
          </w:rPrChange>
        </w:rPr>
        <w:fldChar w:fldCharType="separate"/>
      </w:r>
      <w:r w:rsidRPr="00B26E5F">
        <w:rPr>
          <w:i/>
          <w:sz w:val="20"/>
          <w:szCs w:val="20"/>
          <w:rPrChange w:id="782" w:author="Microsoft Office User" w:date="2023-09-11T13:17:00Z">
            <w:rPr>
              <w:i/>
            </w:rPr>
          </w:rPrChange>
        </w:rPr>
        <w:t xml:space="preserve">Proc. R. Soc. B </w:t>
      </w:r>
      <w:r w:rsidRPr="00B26E5F">
        <w:rPr>
          <w:i/>
          <w:sz w:val="20"/>
          <w:szCs w:val="20"/>
          <w:rPrChange w:id="783" w:author="Microsoft Office User" w:date="2023-09-11T13:17:00Z">
            <w:rPr>
              <w:i/>
            </w:rPr>
          </w:rPrChange>
        </w:rPr>
        <w:fldChar w:fldCharType="end"/>
      </w:r>
      <w:r w:rsidRPr="00B26E5F">
        <w:rPr>
          <w:sz w:val="20"/>
          <w:szCs w:val="20"/>
          <w:rPrChange w:id="784" w:author="Microsoft Office User" w:date="2023-09-11T13:17:00Z">
            <w:rPr/>
          </w:rPrChange>
        </w:rPr>
        <w:fldChar w:fldCharType="begin"/>
      </w:r>
      <w:r w:rsidRPr="00B26E5F">
        <w:rPr>
          <w:sz w:val="20"/>
          <w:szCs w:val="20"/>
          <w:rPrChange w:id="785" w:author="Microsoft Office User" w:date="2023-09-11T13:17:00Z">
            <w:rPr/>
          </w:rPrChange>
        </w:rPr>
        <w:instrText>HYPERLINK "https://www.zotero.org/google-docs/?n2Avay" \h</w:instrText>
      </w:r>
      <w:r w:rsidRPr="00E24C39">
        <w:rPr>
          <w:sz w:val="20"/>
          <w:szCs w:val="20"/>
        </w:rPr>
      </w:r>
      <w:r w:rsidRPr="00B26E5F">
        <w:rPr>
          <w:sz w:val="20"/>
          <w:szCs w:val="20"/>
          <w:rPrChange w:id="786" w:author="Microsoft Office User" w:date="2023-09-11T13:17:00Z">
            <w:rPr>
              <w:b/>
            </w:rPr>
          </w:rPrChange>
        </w:rPr>
        <w:fldChar w:fldCharType="separate"/>
      </w:r>
      <w:r w:rsidRPr="00B26E5F">
        <w:rPr>
          <w:b/>
          <w:sz w:val="20"/>
          <w:szCs w:val="20"/>
          <w:rPrChange w:id="787" w:author="Microsoft Office User" w:date="2023-09-11T13:17:00Z">
            <w:rPr>
              <w:b/>
            </w:rPr>
          </w:rPrChange>
        </w:rPr>
        <w:t>288</w:t>
      </w:r>
      <w:r w:rsidRPr="00B26E5F">
        <w:rPr>
          <w:b/>
          <w:sz w:val="20"/>
          <w:szCs w:val="20"/>
          <w:rPrChange w:id="788" w:author="Microsoft Office User" w:date="2023-09-11T13:17:00Z">
            <w:rPr>
              <w:b/>
            </w:rPr>
          </w:rPrChange>
        </w:rPr>
        <w:fldChar w:fldCharType="end"/>
      </w:r>
      <w:r w:rsidRPr="00B26E5F">
        <w:rPr>
          <w:sz w:val="20"/>
          <w:szCs w:val="20"/>
          <w:rPrChange w:id="789" w:author="Microsoft Office User" w:date="2023-09-11T13:17:00Z">
            <w:rPr/>
          </w:rPrChange>
        </w:rPr>
        <w:fldChar w:fldCharType="begin"/>
      </w:r>
      <w:r w:rsidRPr="00B26E5F">
        <w:rPr>
          <w:sz w:val="20"/>
          <w:szCs w:val="20"/>
          <w:rPrChange w:id="790" w:author="Microsoft Office User" w:date="2023-09-11T13:17:00Z">
            <w:rPr/>
          </w:rPrChange>
        </w:rPr>
        <w:instrText>HYPERLINK "https://www.zotero.org/google-docs/?n2Avay" \h</w:instrText>
      </w:r>
      <w:r w:rsidRPr="00E24C39">
        <w:rPr>
          <w:sz w:val="20"/>
          <w:szCs w:val="20"/>
        </w:rPr>
      </w:r>
      <w:r w:rsidRPr="00B26E5F">
        <w:rPr>
          <w:sz w:val="20"/>
          <w:szCs w:val="20"/>
          <w:rPrChange w:id="791" w:author="Microsoft Office User" w:date="2023-09-11T13:17:00Z">
            <w:rPr/>
          </w:rPrChange>
        </w:rPr>
        <w:fldChar w:fldCharType="separate"/>
      </w:r>
      <w:r w:rsidRPr="00B26E5F">
        <w:rPr>
          <w:sz w:val="20"/>
          <w:szCs w:val="20"/>
          <w:rPrChange w:id="792" w:author="Microsoft Office User" w:date="2023-09-11T13:17:00Z">
            <w:rPr/>
          </w:rPrChange>
        </w:rPr>
        <w:t>, 20210446 (2021).</w:t>
      </w:r>
      <w:r w:rsidRPr="00B26E5F">
        <w:rPr>
          <w:sz w:val="20"/>
          <w:szCs w:val="20"/>
          <w:rPrChange w:id="793" w:author="Microsoft Office User" w:date="2023-09-11T13:17:00Z">
            <w:rPr/>
          </w:rPrChange>
        </w:rPr>
        <w:fldChar w:fldCharType="end"/>
      </w:r>
    </w:p>
    <w:p w14:paraId="039A758F" w14:textId="77777777" w:rsidR="0013233D" w:rsidRPr="00B26E5F" w:rsidRDefault="0013233D">
      <w:pPr>
        <w:snapToGrid w:val="0"/>
        <w:contextualSpacing/>
        <w:rPr>
          <w:sz w:val="20"/>
          <w:szCs w:val="20"/>
          <w:rPrChange w:id="794" w:author="Microsoft Office User" w:date="2023-09-11T13:17:00Z">
            <w:rPr/>
          </w:rPrChange>
        </w:rPr>
        <w:pPrChange w:id="795" w:author="Microsoft Office User" w:date="2023-09-11T13:17:00Z">
          <w:pPr/>
        </w:pPrChange>
      </w:pPr>
    </w:p>
    <w:p w14:paraId="63BF07E0" w14:textId="77777777" w:rsidR="000C56B0" w:rsidRPr="00B26E5F" w:rsidRDefault="00367A15">
      <w:pPr>
        <w:snapToGrid w:val="0"/>
        <w:contextualSpacing/>
        <w:rPr>
          <w:sz w:val="20"/>
          <w:szCs w:val="20"/>
          <w:rPrChange w:id="796" w:author="Microsoft Office User" w:date="2023-09-11T13:17:00Z">
            <w:rPr/>
          </w:rPrChange>
        </w:rPr>
        <w:pPrChange w:id="797" w:author="Microsoft Office User" w:date="2023-09-11T13:17:00Z">
          <w:pPr/>
        </w:pPrChange>
      </w:pPr>
      <w:r w:rsidRPr="00B26E5F">
        <w:rPr>
          <w:sz w:val="20"/>
          <w:szCs w:val="20"/>
          <w:rPrChange w:id="798" w:author="Microsoft Office User" w:date="2023-09-11T13:17:00Z">
            <w:rPr/>
          </w:rPrChange>
        </w:rPr>
        <w:fldChar w:fldCharType="begin"/>
      </w:r>
      <w:r w:rsidRPr="00B26E5F">
        <w:rPr>
          <w:sz w:val="20"/>
          <w:szCs w:val="20"/>
          <w:rPrChange w:id="799" w:author="Microsoft Office User" w:date="2023-09-11T13:17:00Z">
            <w:rPr/>
          </w:rPrChange>
        </w:rPr>
        <w:instrText>HYPERLINK "https://www.zotero.org/google-docs/?n2Avay" \h</w:instrText>
      </w:r>
      <w:r w:rsidRPr="00E24C39">
        <w:rPr>
          <w:sz w:val="20"/>
          <w:szCs w:val="20"/>
        </w:rPr>
      </w:r>
      <w:r w:rsidRPr="00B26E5F">
        <w:rPr>
          <w:sz w:val="20"/>
          <w:szCs w:val="20"/>
          <w:rPrChange w:id="800" w:author="Microsoft Office User" w:date="2023-09-11T13:17:00Z">
            <w:rPr/>
          </w:rPrChange>
        </w:rPr>
        <w:fldChar w:fldCharType="separate"/>
      </w:r>
      <w:r w:rsidRPr="00B26E5F">
        <w:rPr>
          <w:sz w:val="20"/>
          <w:szCs w:val="20"/>
          <w:rPrChange w:id="801" w:author="Microsoft Office User" w:date="2023-09-11T13:17:00Z">
            <w:rPr/>
          </w:rPrChange>
        </w:rPr>
        <w:t>26.</w:t>
      </w:r>
      <w:r w:rsidRPr="00B26E5F">
        <w:rPr>
          <w:sz w:val="20"/>
          <w:szCs w:val="20"/>
          <w:rPrChange w:id="802" w:author="Microsoft Office User" w:date="2023-09-11T13:17:00Z">
            <w:rPr/>
          </w:rPrChange>
        </w:rPr>
        <w:tab/>
        <w:t xml:space="preserve">Poole, A. Z. &amp; Weis, V. M. TIR-domain-containing protein repertoire of nine anthozoan species reveals coral–specific expansions and uncharacterized proteins. </w:t>
      </w:r>
      <w:r w:rsidRPr="00B26E5F">
        <w:rPr>
          <w:sz w:val="20"/>
          <w:szCs w:val="20"/>
          <w:rPrChange w:id="803" w:author="Microsoft Office User" w:date="2023-09-11T13:17:00Z">
            <w:rPr/>
          </w:rPrChange>
        </w:rPr>
        <w:fldChar w:fldCharType="end"/>
      </w:r>
      <w:r w:rsidRPr="00B26E5F">
        <w:rPr>
          <w:sz w:val="20"/>
          <w:szCs w:val="20"/>
          <w:rPrChange w:id="804" w:author="Microsoft Office User" w:date="2023-09-11T13:17:00Z">
            <w:rPr/>
          </w:rPrChange>
        </w:rPr>
        <w:fldChar w:fldCharType="begin"/>
      </w:r>
      <w:r w:rsidRPr="00B26E5F">
        <w:rPr>
          <w:sz w:val="20"/>
          <w:szCs w:val="20"/>
          <w:rPrChange w:id="805" w:author="Microsoft Office User" w:date="2023-09-11T13:17:00Z">
            <w:rPr/>
          </w:rPrChange>
        </w:rPr>
        <w:instrText>HYPERLINK "https://www.zotero.org/google-docs/?n2Avay" \h</w:instrText>
      </w:r>
      <w:r w:rsidRPr="00E24C39">
        <w:rPr>
          <w:sz w:val="20"/>
          <w:szCs w:val="20"/>
        </w:rPr>
      </w:r>
      <w:r w:rsidRPr="00B26E5F">
        <w:rPr>
          <w:sz w:val="20"/>
          <w:szCs w:val="20"/>
          <w:rPrChange w:id="806" w:author="Microsoft Office User" w:date="2023-09-11T13:17:00Z">
            <w:rPr>
              <w:i/>
            </w:rPr>
          </w:rPrChange>
        </w:rPr>
        <w:fldChar w:fldCharType="separate"/>
      </w:r>
      <w:r w:rsidRPr="00B26E5F">
        <w:rPr>
          <w:i/>
          <w:sz w:val="20"/>
          <w:szCs w:val="20"/>
          <w:rPrChange w:id="807" w:author="Microsoft Office User" w:date="2023-09-11T13:17:00Z">
            <w:rPr>
              <w:i/>
            </w:rPr>
          </w:rPrChange>
        </w:rPr>
        <w:t xml:space="preserve">Dev. Comp. Immunol. </w:t>
      </w:r>
      <w:r w:rsidRPr="00B26E5F">
        <w:rPr>
          <w:i/>
          <w:sz w:val="20"/>
          <w:szCs w:val="20"/>
          <w:rPrChange w:id="808" w:author="Microsoft Office User" w:date="2023-09-11T13:17:00Z">
            <w:rPr>
              <w:i/>
            </w:rPr>
          </w:rPrChange>
        </w:rPr>
        <w:fldChar w:fldCharType="end"/>
      </w:r>
      <w:r w:rsidRPr="00B26E5F">
        <w:rPr>
          <w:sz w:val="20"/>
          <w:szCs w:val="20"/>
          <w:rPrChange w:id="809" w:author="Microsoft Office User" w:date="2023-09-11T13:17:00Z">
            <w:rPr/>
          </w:rPrChange>
        </w:rPr>
        <w:fldChar w:fldCharType="begin"/>
      </w:r>
      <w:r w:rsidRPr="00B26E5F">
        <w:rPr>
          <w:sz w:val="20"/>
          <w:szCs w:val="20"/>
          <w:rPrChange w:id="810" w:author="Microsoft Office User" w:date="2023-09-11T13:17:00Z">
            <w:rPr/>
          </w:rPrChange>
        </w:rPr>
        <w:instrText>HYPERLINK "https://www.zotero.org/google-docs/?n2Avay" \h</w:instrText>
      </w:r>
      <w:r w:rsidRPr="00E24C39">
        <w:rPr>
          <w:sz w:val="20"/>
          <w:szCs w:val="20"/>
        </w:rPr>
      </w:r>
      <w:r w:rsidRPr="00B26E5F">
        <w:rPr>
          <w:sz w:val="20"/>
          <w:szCs w:val="20"/>
          <w:rPrChange w:id="811" w:author="Microsoft Office User" w:date="2023-09-11T13:17:00Z">
            <w:rPr>
              <w:b/>
            </w:rPr>
          </w:rPrChange>
        </w:rPr>
        <w:fldChar w:fldCharType="separate"/>
      </w:r>
      <w:r w:rsidRPr="00B26E5F">
        <w:rPr>
          <w:b/>
          <w:sz w:val="20"/>
          <w:szCs w:val="20"/>
          <w:rPrChange w:id="812" w:author="Microsoft Office User" w:date="2023-09-11T13:17:00Z">
            <w:rPr>
              <w:b/>
            </w:rPr>
          </w:rPrChange>
        </w:rPr>
        <w:t>46</w:t>
      </w:r>
      <w:r w:rsidRPr="00B26E5F">
        <w:rPr>
          <w:b/>
          <w:sz w:val="20"/>
          <w:szCs w:val="20"/>
          <w:rPrChange w:id="813" w:author="Microsoft Office User" w:date="2023-09-11T13:17:00Z">
            <w:rPr>
              <w:b/>
            </w:rPr>
          </w:rPrChange>
        </w:rPr>
        <w:fldChar w:fldCharType="end"/>
      </w:r>
      <w:r w:rsidRPr="00B26E5F">
        <w:rPr>
          <w:sz w:val="20"/>
          <w:szCs w:val="20"/>
          <w:rPrChange w:id="814" w:author="Microsoft Office User" w:date="2023-09-11T13:17:00Z">
            <w:rPr/>
          </w:rPrChange>
        </w:rPr>
        <w:fldChar w:fldCharType="begin"/>
      </w:r>
      <w:r w:rsidRPr="00B26E5F">
        <w:rPr>
          <w:sz w:val="20"/>
          <w:szCs w:val="20"/>
          <w:rPrChange w:id="815" w:author="Microsoft Office User" w:date="2023-09-11T13:17:00Z">
            <w:rPr/>
          </w:rPrChange>
        </w:rPr>
        <w:instrText>HYPERLINK "https://www.zotero.org/google-docs/?n2Avay" \h</w:instrText>
      </w:r>
      <w:r w:rsidRPr="00E24C39">
        <w:rPr>
          <w:sz w:val="20"/>
          <w:szCs w:val="20"/>
        </w:rPr>
      </w:r>
      <w:r w:rsidRPr="00B26E5F">
        <w:rPr>
          <w:sz w:val="20"/>
          <w:szCs w:val="20"/>
          <w:rPrChange w:id="816" w:author="Microsoft Office User" w:date="2023-09-11T13:17:00Z">
            <w:rPr/>
          </w:rPrChange>
        </w:rPr>
        <w:fldChar w:fldCharType="separate"/>
      </w:r>
      <w:r w:rsidRPr="00B26E5F">
        <w:rPr>
          <w:sz w:val="20"/>
          <w:szCs w:val="20"/>
          <w:rPrChange w:id="817" w:author="Microsoft Office User" w:date="2023-09-11T13:17:00Z">
            <w:rPr/>
          </w:rPrChange>
        </w:rPr>
        <w:t>, 480–488 (2014).</w:t>
      </w:r>
      <w:r w:rsidRPr="00B26E5F">
        <w:rPr>
          <w:sz w:val="20"/>
          <w:szCs w:val="20"/>
          <w:rPrChange w:id="818" w:author="Microsoft Office User" w:date="2023-09-11T13:17:00Z">
            <w:rPr/>
          </w:rPrChange>
        </w:rPr>
        <w:fldChar w:fldCharType="end"/>
      </w:r>
    </w:p>
    <w:p w14:paraId="2FAB3A4A" w14:textId="77777777" w:rsidR="0013233D" w:rsidRPr="00B26E5F" w:rsidRDefault="0013233D">
      <w:pPr>
        <w:snapToGrid w:val="0"/>
        <w:contextualSpacing/>
        <w:rPr>
          <w:sz w:val="20"/>
          <w:szCs w:val="20"/>
          <w:rPrChange w:id="819" w:author="Microsoft Office User" w:date="2023-09-11T13:17:00Z">
            <w:rPr/>
          </w:rPrChange>
        </w:rPr>
        <w:pPrChange w:id="820" w:author="Microsoft Office User" w:date="2023-09-11T13:17:00Z">
          <w:pPr/>
        </w:pPrChange>
      </w:pPr>
    </w:p>
    <w:p w14:paraId="329E1097" w14:textId="77777777" w:rsidR="000C56B0" w:rsidRPr="00B26E5F" w:rsidRDefault="00367A15">
      <w:pPr>
        <w:snapToGrid w:val="0"/>
        <w:contextualSpacing/>
        <w:rPr>
          <w:sz w:val="20"/>
          <w:szCs w:val="20"/>
          <w:rPrChange w:id="821" w:author="Microsoft Office User" w:date="2023-09-11T13:17:00Z">
            <w:rPr/>
          </w:rPrChange>
        </w:rPr>
        <w:pPrChange w:id="822" w:author="Microsoft Office User" w:date="2023-09-11T13:17:00Z">
          <w:pPr/>
        </w:pPrChange>
      </w:pPr>
      <w:r w:rsidRPr="00B26E5F">
        <w:rPr>
          <w:sz w:val="20"/>
          <w:szCs w:val="20"/>
          <w:rPrChange w:id="823" w:author="Microsoft Office User" w:date="2023-09-11T13:17:00Z">
            <w:rPr/>
          </w:rPrChange>
        </w:rPr>
        <w:fldChar w:fldCharType="begin"/>
      </w:r>
      <w:r w:rsidRPr="00B26E5F">
        <w:rPr>
          <w:sz w:val="20"/>
          <w:szCs w:val="20"/>
          <w:rPrChange w:id="824" w:author="Microsoft Office User" w:date="2023-09-11T13:17:00Z">
            <w:rPr/>
          </w:rPrChange>
        </w:rPr>
        <w:instrText>HYPERLINK "https://www.zotero.org/google-docs/?n2Avay" \h</w:instrText>
      </w:r>
      <w:r w:rsidRPr="00E24C39">
        <w:rPr>
          <w:sz w:val="20"/>
          <w:szCs w:val="20"/>
        </w:rPr>
      </w:r>
      <w:r w:rsidRPr="00B26E5F">
        <w:rPr>
          <w:sz w:val="20"/>
          <w:szCs w:val="20"/>
          <w:rPrChange w:id="825" w:author="Microsoft Office User" w:date="2023-09-11T13:17:00Z">
            <w:rPr/>
          </w:rPrChange>
        </w:rPr>
        <w:fldChar w:fldCharType="separate"/>
      </w:r>
      <w:r w:rsidRPr="00B26E5F">
        <w:rPr>
          <w:sz w:val="20"/>
          <w:szCs w:val="20"/>
          <w:rPrChange w:id="826" w:author="Microsoft Office User" w:date="2023-09-11T13:17:00Z">
            <w:rPr/>
          </w:rPrChange>
        </w:rPr>
        <w:t>27.</w:t>
      </w:r>
      <w:r w:rsidRPr="00B26E5F">
        <w:rPr>
          <w:sz w:val="20"/>
          <w:szCs w:val="20"/>
          <w:rPrChange w:id="827" w:author="Microsoft Office User" w:date="2023-09-11T13:17:00Z">
            <w:rPr/>
          </w:rPrChange>
        </w:rPr>
        <w:tab/>
        <w:t xml:space="preserve">Medzhitov, R. &amp; Janeway, C. A. Innate immunity: the virtues of a nonclonal system of recognition. </w:t>
      </w:r>
      <w:r w:rsidRPr="00B26E5F">
        <w:rPr>
          <w:sz w:val="20"/>
          <w:szCs w:val="20"/>
          <w:rPrChange w:id="828" w:author="Microsoft Office User" w:date="2023-09-11T13:17:00Z">
            <w:rPr/>
          </w:rPrChange>
        </w:rPr>
        <w:fldChar w:fldCharType="end"/>
      </w:r>
      <w:r w:rsidRPr="00B26E5F">
        <w:rPr>
          <w:sz w:val="20"/>
          <w:szCs w:val="20"/>
          <w:rPrChange w:id="829" w:author="Microsoft Office User" w:date="2023-09-11T13:17:00Z">
            <w:rPr/>
          </w:rPrChange>
        </w:rPr>
        <w:fldChar w:fldCharType="begin"/>
      </w:r>
      <w:r w:rsidRPr="00B26E5F">
        <w:rPr>
          <w:sz w:val="20"/>
          <w:szCs w:val="20"/>
          <w:rPrChange w:id="830" w:author="Microsoft Office User" w:date="2023-09-11T13:17:00Z">
            <w:rPr/>
          </w:rPrChange>
        </w:rPr>
        <w:instrText>HYPERLINK "https://www.zotero.org/google-docs/?n2Avay" \h</w:instrText>
      </w:r>
      <w:r w:rsidRPr="00E24C39">
        <w:rPr>
          <w:sz w:val="20"/>
          <w:szCs w:val="20"/>
        </w:rPr>
      </w:r>
      <w:r w:rsidRPr="00B26E5F">
        <w:rPr>
          <w:sz w:val="20"/>
          <w:szCs w:val="20"/>
          <w:rPrChange w:id="831" w:author="Microsoft Office User" w:date="2023-09-11T13:17:00Z">
            <w:rPr>
              <w:i/>
            </w:rPr>
          </w:rPrChange>
        </w:rPr>
        <w:fldChar w:fldCharType="separate"/>
      </w:r>
      <w:r w:rsidRPr="00B26E5F">
        <w:rPr>
          <w:i/>
          <w:sz w:val="20"/>
          <w:szCs w:val="20"/>
          <w:rPrChange w:id="832" w:author="Microsoft Office User" w:date="2023-09-11T13:17:00Z">
            <w:rPr>
              <w:i/>
            </w:rPr>
          </w:rPrChange>
        </w:rPr>
        <w:t xml:space="preserve">Cell </w:t>
      </w:r>
      <w:r w:rsidRPr="00B26E5F">
        <w:rPr>
          <w:i/>
          <w:sz w:val="20"/>
          <w:szCs w:val="20"/>
          <w:rPrChange w:id="833" w:author="Microsoft Office User" w:date="2023-09-11T13:17:00Z">
            <w:rPr>
              <w:i/>
            </w:rPr>
          </w:rPrChange>
        </w:rPr>
        <w:fldChar w:fldCharType="end"/>
      </w:r>
      <w:r w:rsidRPr="00B26E5F">
        <w:rPr>
          <w:sz w:val="20"/>
          <w:szCs w:val="20"/>
          <w:rPrChange w:id="834" w:author="Microsoft Office User" w:date="2023-09-11T13:17:00Z">
            <w:rPr/>
          </w:rPrChange>
        </w:rPr>
        <w:fldChar w:fldCharType="begin"/>
      </w:r>
      <w:r w:rsidRPr="00B26E5F">
        <w:rPr>
          <w:sz w:val="20"/>
          <w:szCs w:val="20"/>
          <w:rPrChange w:id="835" w:author="Microsoft Office User" w:date="2023-09-11T13:17:00Z">
            <w:rPr/>
          </w:rPrChange>
        </w:rPr>
        <w:instrText>HYPERLINK "https://www.zotero.org/google-docs/?n2Avay" \h</w:instrText>
      </w:r>
      <w:r w:rsidRPr="00E24C39">
        <w:rPr>
          <w:sz w:val="20"/>
          <w:szCs w:val="20"/>
        </w:rPr>
      </w:r>
      <w:r w:rsidRPr="00B26E5F">
        <w:rPr>
          <w:sz w:val="20"/>
          <w:szCs w:val="20"/>
          <w:rPrChange w:id="836" w:author="Microsoft Office User" w:date="2023-09-11T13:17:00Z">
            <w:rPr>
              <w:b/>
            </w:rPr>
          </w:rPrChange>
        </w:rPr>
        <w:fldChar w:fldCharType="separate"/>
      </w:r>
      <w:r w:rsidRPr="00B26E5F">
        <w:rPr>
          <w:b/>
          <w:sz w:val="20"/>
          <w:szCs w:val="20"/>
          <w:rPrChange w:id="837" w:author="Microsoft Office User" w:date="2023-09-11T13:17:00Z">
            <w:rPr>
              <w:b/>
            </w:rPr>
          </w:rPrChange>
        </w:rPr>
        <w:t>91</w:t>
      </w:r>
      <w:r w:rsidRPr="00B26E5F">
        <w:rPr>
          <w:b/>
          <w:sz w:val="20"/>
          <w:szCs w:val="20"/>
          <w:rPrChange w:id="838" w:author="Microsoft Office User" w:date="2023-09-11T13:17:00Z">
            <w:rPr>
              <w:b/>
            </w:rPr>
          </w:rPrChange>
        </w:rPr>
        <w:fldChar w:fldCharType="end"/>
      </w:r>
      <w:r w:rsidRPr="00B26E5F">
        <w:rPr>
          <w:sz w:val="20"/>
          <w:szCs w:val="20"/>
          <w:rPrChange w:id="839" w:author="Microsoft Office User" w:date="2023-09-11T13:17:00Z">
            <w:rPr/>
          </w:rPrChange>
        </w:rPr>
        <w:fldChar w:fldCharType="begin"/>
      </w:r>
      <w:r w:rsidRPr="00B26E5F">
        <w:rPr>
          <w:sz w:val="20"/>
          <w:szCs w:val="20"/>
          <w:rPrChange w:id="840" w:author="Microsoft Office User" w:date="2023-09-11T13:17:00Z">
            <w:rPr/>
          </w:rPrChange>
        </w:rPr>
        <w:instrText>HYPERLINK "https://www.zotero.org/google-docs/?n2Avay" \h</w:instrText>
      </w:r>
      <w:r w:rsidRPr="00E24C39">
        <w:rPr>
          <w:sz w:val="20"/>
          <w:szCs w:val="20"/>
        </w:rPr>
      </w:r>
      <w:r w:rsidRPr="00B26E5F">
        <w:rPr>
          <w:sz w:val="20"/>
          <w:szCs w:val="20"/>
          <w:rPrChange w:id="841" w:author="Microsoft Office User" w:date="2023-09-11T13:17:00Z">
            <w:rPr/>
          </w:rPrChange>
        </w:rPr>
        <w:fldChar w:fldCharType="separate"/>
      </w:r>
      <w:r w:rsidRPr="00B26E5F">
        <w:rPr>
          <w:sz w:val="20"/>
          <w:szCs w:val="20"/>
          <w:rPrChange w:id="842" w:author="Microsoft Office User" w:date="2023-09-11T13:17:00Z">
            <w:rPr/>
          </w:rPrChange>
        </w:rPr>
        <w:t>, 295–298 (1997).</w:t>
      </w:r>
      <w:r w:rsidRPr="00B26E5F">
        <w:rPr>
          <w:sz w:val="20"/>
          <w:szCs w:val="20"/>
          <w:rPrChange w:id="843" w:author="Microsoft Office User" w:date="2023-09-11T13:17:00Z">
            <w:rPr/>
          </w:rPrChange>
        </w:rPr>
        <w:fldChar w:fldCharType="end"/>
      </w:r>
    </w:p>
    <w:p w14:paraId="19117AAE" w14:textId="77777777" w:rsidR="0013233D" w:rsidRPr="00B26E5F" w:rsidRDefault="0013233D">
      <w:pPr>
        <w:snapToGrid w:val="0"/>
        <w:contextualSpacing/>
        <w:rPr>
          <w:sz w:val="20"/>
          <w:szCs w:val="20"/>
          <w:rPrChange w:id="844" w:author="Microsoft Office User" w:date="2023-09-11T13:17:00Z">
            <w:rPr/>
          </w:rPrChange>
        </w:rPr>
        <w:pPrChange w:id="845" w:author="Microsoft Office User" w:date="2023-09-11T13:17:00Z">
          <w:pPr/>
        </w:pPrChange>
      </w:pPr>
    </w:p>
    <w:p w14:paraId="74EF4020" w14:textId="77777777" w:rsidR="000C56B0" w:rsidRPr="00B26E5F" w:rsidRDefault="00367A15">
      <w:pPr>
        <w:snapToGrid w:val="0"/>
        <w:contextualSpacing/>
        <w:rPr>
          <w:sz w:val="20"/>
          <w:szCs w:val="20"/>
          <w:rPrChange w:id="846" w:author="Microsoft Office User" w:date="2023-09-11T13:17:00Z">
            <w:rPr/>
          </w:rPrChange>
        </w:rPr>
        <w:pPrChange w:id="847" w:author="Microsoft Office User" w:date="2023-09-11T13:17:00Z">
          <w:pPr/>
        </w:pPrChange>
      </w:pPr>
      <w:r w:rsidRPr="00B26E5F">
        <w:rPr>
          <w:sz w:val="20"/>
          <w:szCs w:val="20"/>
          <w:rPrChange w:id="848" w:author="Microsoft Office User" w:date="2023-09-11T13:17:00Z">
            <w:rPr/>
          </w:rPrChange>
        </w:rPr>
        <w:fldChar w:fldCharType="begin"/>
      </w:r>
      <w:r w:rsidRPr="00B26E5F">
        <w:rPr>
          <w:sz w:val="20"/>
          <w:szCs w:val="20"/>
          <w:rPrChange w:id="849" w:author="Microsoft Office User" w:date="2023-09-11T13:17:00Z">
            <w:rPr/>
          </w:rPrChange>
        </w:rPr>
        <w:instrText>HYPERLINK "https://www.zotero.org/google-docs/?n2Avay" \h</w:instrText>
      </w:r>
      <w:r w:rsidRPr="00E24C39">
        <w:rPr>
          <w:sz w:val="20"/>
          <w:szCs w:val="20"/>
        </w:rPr>
      </w:r>
      <w:r w:rsidRPr="00B26E5F">
        <w:rPr>
          <w:sz w:val="20"/>
          <w:szCs w:val="20"/>
          <w:rPrChange w:id="850" w:author="Microsoft Office User" w:date="2023-09-11T13:17:00Z">
            <w:rPr/>
          </w:rPrChange>
        </w:rPr>
        <w:fldChar w:fldCharType="separate"/>
      </w:r>
      <w:r w:rsidRPr="00B26E5F">
        <w:rPr>
          <w:sz w:val="20"/>
          <w:szCs w:val="20"/>
          <w:rPrChange w:id="851" w:author="Microsoft Office User" w:date="2023-09-11T13:17:00Z">
            <w:rPr/>
          </w:rPrChange>
        </w:rPr>
        <w:t>28.</w:t>
      </w:r>
      <w:r w:rsidRPr="00B26E5F">
        <w:rPr>
          <w:sz w:val="20"/>
          <w:szCs w:val="20"/>
          <w:rPrChange w:id="852" w:author="Microsoft Office User" w:date="2023-09-11T13:17:00Z">
            <w:rPr/>
          </w:rPrChange>
        </w:rPr>
        <w:tab/>
        <w:t xml:space="preserve">Thompson, L. R. </w:t>
      </w:r>
      <w:r w:rsidRPr="00B26E5F">
        <w:rPr>
          <w:sz w:val="20"/>
          <w:szCs w:val="20"/>
          <w:rPrChange w:id="853" w:author="Microsoft Office User" w:date="2023-09-11T13:17:00Z">
            <w:rPr/>
          </w:rPrChange>
        </w:rPr>
        <w:fldChar w:fldCharType="end"/>
      </w:r>
      <w:r w:rsidRPr="00B26E5F">
        <w:rPr>
          <w:sz w:val="20"/>
          <w:szCs w:val="20"/>
          <w:rPrChange w:id="854" w:author="Microsoft Office User" w:date="2023-09-11T13:17:00Z">
            <w:rPr/>
          </w:rPrChange>
        </w:rPr>
        <w:fldChar w:fldCharType="begin"/>
      </w:r>
      <w:r w:rsidRPr="00B26E5F">
        <w:rPr>
          <w:sz w:val="20"/>
          <w:szCs w:val="20"/>
          <w:rPrChange w:id="855" w:author="Microsoft Office User" w:date="2023-09-11T13:17:00Z">
            <w:rPr/>
          </w:rPrChange>
        </w:rPr>
        <w:instrText>HYPERLINK "https://www.zotero.org/google-docs/?n2Avay" \h</w:instrText>
      </w:r>
      <w:r w:rsidRPr="00E24C39">
        <w:rPr>
          <w:sz w:val="20"/>
          <w:szCs w:val="20"/>
        </w:rPr>
      </w:r>
      <w:r w:rsidRPr="00B26E5F">
        <w:rPr>
          <w:sz w:val="20"/>
          <w:szCs w:val="20"/>
          <w:rPrChange w:id="856" w:author="Microsoft Office User" w:date="2023-09-11T13:17:00Z">
            <w:rPr>
              <w:i/>
            </w:rPr>
          </w:rPrChange>
        </w:rPr>
        <w:fldChar w:fldCharType="separate"/>
      </w:r>
      <w:r w:rsidRPr="00B26E5F">
        <w:rPr>
          <w:i/>
          <w:sz w:val="20"/>
          <w:szCs w:val="20"/>
          <w:rPrChange w:id="857" w:author="Microsoft Office User" w:date="2023-09-11T13:17:00Z">
            <w:rPr>
              <w:i/>
            </w:rPr>
          </w:rPrChange>
        </w:rPr>
        <w:t>et al.</w:t>
      </w:r>
      <w:r w:rsidRPr="00B26E5F">
        <w:rPr>
          <w:i/>
          <w:sz w:val="20"/>
          <w:szCs w:val="20"/>
          <w:rPrChange w:id="858" w:author="Microsoft Office User" w:date="2023-09-11T13:17:00Z">
            <w:rPr>
              <w:i/>
            </w:rPr>
          </w:rPrChange>
        </w:rPr>
        <w:fldChar w:fldCharType="end"/>
      </w:r>
      <w:r w:rsidRPr="00B26E5F">
        <w:rPr>
          <w:sz w:val="20"/>
          <w:szCs w:val="20"/>
          <w:rPrChange w:id="859" w:author="Microsoft Office User" w:date="2023-09-11T13:17:00Z">
            <w:rPr/>
          </w:rPrChange>
        </w:rPr>
        <w:fldChar w:fldCharType="begin"/>
      </w:r>
      <w:r w:rsidRPr="00B26E5F">
        <w:rPr>
          <w:sz w:val="20"/>
          <w:szCs w:val="20"/>
          <w:rPrChange w:id="860" w:author="Microsoft Office User" w:date="2023-09-11T13:17:00Z">
            <w:rPr/>
          </w:rPrChange>
        </w:rPr>
        <w:instrText>HYPERLINK "https://www.zotero.org/google-docs/?n2Avay" \h</w:instrText>
      </w:r>
      <w:r w:rsidRPr="00E24C39">
        <w:rPr>
          <w:sz w:val="20"/>
          <w:szCs w:val="20"/>
        </w:rPr>
      </w:r>
      <w:r w:rsidRPr="00B26E5F">
        <w:rPr>
          <w:sz w:val="20"/>
          <w:szCs w:val="20"/>
          <w:rPrChange w:id="861" w:author="Microsoft Office User" w:date="2023-09-11T13:17:00Z">
            <w:rPr/>
          </w:rPrChange>
        </w:rPr>
        <w:fldChar w:fldCharType="separate"/>
      </w:r>
      <w:r w:rsidRPr="00B26E5F">
        <w:rPr>
          <w:sz w:val="20"/>
          <w:szCs w:val="20"/>
          <w:rPrChange w:id="862" w:author="Microsoft Office User" w:date="2023-09-11T13:17:00Z">
            <w:rPr/>
          </w:rPrChange>
        </w:rPr>
        <w:t xml:space="preserve"> A communal catalogue reveals Earth’s multiscale microbial diversity. </w:t>
      </w:r>
      <w:r w:rsidRPr="00B26E5F">
        <w:rPr>
          <w:sz w:val="20"/>
          <w:szCs w:val="20"/>
          <w:rPrChange w:id="863" w:author="Microsoft Office User" w:date="2023-09-11T13:17:00Z">
            <w:rPr/>
          </w:rPrChange>
        </w:rPr>
        <w:fldChar w:fldCharType="end"/>
      </w:r>
      <w:r w:rsidRPr="00B26E5F">
        <w:rPr>
          <w:sz w:val="20"/>
          <w:szCs w:val="20"/>
          <w:rPrChange w:id="864" w:author="Microsoft Office User" w:date="2023-09-11T13:17:00Z">
            <w:rPr/>
          </w:rPrChange>
        </w:rPr>
        <w:fldChar w:fldCharType="begin"/>
      </w:r>
      <w:r w:rsidRPr="00B26E5F">
        <w:rPr>
          <w:sz w:val="20"/>
          <w:szCs w:val="20"/>
          <w:rPrChange w:id="865" w:author="Microsoft Office User" w:date="2023-09-11T13:17:00Z">
            <w:rPr/>
          </w:rPrChange>
        </w:rPr>
        <w:instrText>HYPERLINK "https://www.zotero.org/google-docs/?n2Avay" \h</w:instrText>
      </w:r>
      <w:r w:rsidRPr="00E24C39">
        <w:rPr>
          <w:sz w:val="20"/>
          <w:szCs w:val="20"/>
        </w:rPr>
      </w:r>
      <w:r w:rsidRPr="00B26E5F">
        <w:rPr>
          <w:sz w:val="20"/>
          <w:szCs w:val="20"/>
          <w:rPrChange w:id="866" w:author="Microsoft Office User" w:date="2023-09-11T13:17:00Z">
            <w:rPr>
              <w:i/>
            </w:rPr>
          </w:rPrChange>
        </w:rPr>
        <w:fldChar w:fldCharType="separate"/>
      </w:r>
      <w:r w:rsidRPr="00B26E5F">
        <w:rPr>
          <w:i/>
          <w:sz w:val="20"/>
          <w:szCs w:val="20"/>
          <w:rPrChange w:id="867" w:author="Microsoft Office User" w:date="2023-09-11T13:17:00Z">
            <w:rPr>
              <w:i/>
            </w:rPr>
          </w:rPrChange>
        </w:rPr>
        <w:t xml:space="preserve">Nature </w:t>
      </w:r>
      <w:r w:rsidRPr="00B26E5F">
        <w:rPr>
          <w:i/>
          <w:sz w:val="20"/>
          <w:szCs w:val="20"/>
          <w:rPrChange w:id="868" w:author="Microsoft Office User" w:date="2023-09-11T13:17:00Z">
            <w:rPr>
              <w:i/>
            </w:rPr>
          </w:rPrChange>
        </w:rPr>
        <w:fldChar w:fldCharType="end"/>
      </w:r>
      <w:r w:rsidRPr="00B26E5F">
        <w:rPr>
          <w:sz w:val="20"/>
          <w:szCs w:val="20"/>
          <w:rPrChange w:id="869" w:author="Microsoft Office User" w:date="2023-09-11T13:17:00Z">
            <w:rPr/>
          </w:rPrChange>
        </w:rPr>
        <w:fldChar w:fldCharType="begin"/>
      </w:r>
      <w:r w:rsidRPr="00B26E5F">
        <w:rPr>
          <w:sz w:val="20"/>
          <w:szCs w:val="20"/>
          <w:rPrChange w:id="870" w:author="Microsoft Office User" w:date="2023-09-11T13:17:00Z">
            <w:rPr/>
          </w:rPrChange>
        </w:rPr>
        <w:instrText>HYPERLINK "https://www.zotero.org/google-docs/?n2Avay" \h</w:instrText>
      </w:r>
      <w:r w:rsidRPr="00E24C39">
        <w:rPr>
          <w:sz w:val="20"/>
          <w:szCs w:val="20"/>
        </w:rPr>
      </w:r>
      <w:r w:rsidRPr="00B26E5F">
        <w:rPr>
          <w:sz w:val="20"/>
          <w:szCs w:val="20"/>
          <w:rPrChange w:id="871" w:author="Microsoft Office User" w:date="2023-09-11T13:17:00Z">
            <w:rPr>
              <w:b/>
            </w:rPr>
          </w:rPrChange>
        </w:rPr>
        <w:fldChar w:fldCharType="separate"/>
      </w:r>
      <w:r w:rsidRPr="00B26E5F">
        <w:rPr>
          <w:b/>
          <w:sz w:val="20"/>
          <w:szCs w:val="20"/>
          <w:rPrChange w:id="872" w:author="Microsoft Office User" w:date="2023-09-11T13:17:00Z">
            <w:rPr>
              <w:b/>
            </w:rPr>
          </w:rPrChange>
        </w:rPr>
        <w:t>551</w:t>
      </w:r>
      <w:r w:rsidRPr="00B26E5F">
        <w:rPr>
          <w:b/>
          <w:sz w:val="20"/>
          <w:szCs w:val="20"/>
          <w:rPrChange w:id="873" w:author="Microsoft Office User" w:date="2023-09-11T13:17:00Z">
            <w:rPr>
              <w:b/>
            </w:rPr>
          </w:rPrChange>
        </w:rPr>
        <w:fldChar w:fldCharType="end"/>
      </w:r>
      <w:r w:rsidRPr="00B26E5F">
        <w:rPr>
          <w:sz w:val="20"/>
          <w:szCs w:val="20"/>
          <w:rPrChange w:id="874" w:author="Microsoft Office User" w:date="2023-09-11T13:17:00Z">
            <w:rPr/>
          </w:rPrChange>
        </w:rPr>
        <w:fldChar w:fldCharType="begin"/>
      </w:r>
      <w:r w:rsidRPr="00B26E5F">
        <w:rPr>
          <w:sz w:val="20"/>
          <w:szCs w:val="20"/>
          <w:rPrChange w:id="875" w:author="Microsoft Office User" w:date="2023-09-11T13:17:00Z">
            <w:rPr/>
          </w:rPrChange>
        </w:rPr>
        <w:instrText>HYPERLINK "https://www.zotero.org/google-docs/?n2Avay" \h</w:instrText>
      </w:r>
      <w:r w:rsidRPr="00E24C39">
        <w:rPr>
          <w:sz w:val="20"/>
          <w:szCs w:val="20"/>
        </w:rPr>
      </w:r>
      <w:r w:rsidRPr="00B26E5F">
        <w:rPr>
          <w:sz w:val="20"/>
          <w:szCs w:val="20"/>
          <w:rPrChange w:id="876" w:author="Microsoft Office User" w:date="2023-09-11T13:17:00Z">
            <w:rPr/>
          </w:rPrChange>
        </w:rPr>
        <w:fldChar w:fldCharType="separate"/>
      </w:r>
      <w:r w:rsidRPr="00B26E5F">
        <w:rPr>
          <w:sz w:val="20"/>
          <w:szCs w:val="20"/>
          <w:rPrChange w:id="877" w:author="Microsoft Office User" w:date="2023-09-11T13:17:00Z">
            <w:rPr/>
          </w:rPrChange>
        </w:rPr>
        <w:t>, 457–463 (2017).</w:t>
      </w:r>
      <w:r w:rsidRPr="00B26E5F">
        <w:rPr>
          <w:sz w:val="20"/>
          <w:szCs w:val="20"/>
          <w:rPrChange w:id="878" w:author="Microsoft Office User" w:date="2023-09-11T13:17:00Z">
            <w:rPr/>
          </w:rPrChange>
        </w:rPr>
        <w:fldChar w:fldCharType="end"/>
      </w:r>
    </w:p>
    <w:p w14:paraId="594E7CDD" w14:textId="77777777" w:rsidR="0013233D" w:rsidRPr="00B26E5F" w:rsidRDefault="0013233D">
      <w:pPr>
        <w:snapToGrid w:val="0"/>
        <w:contextualSpacing/>
        <w:rPr>
          <w:sz w:val="20"/>
          <w:szCs w:val="20"/>
          <w:rPrChange w:id="879" w:author="Microsoft Office User" w:date="2023-09-11T13:17:00Z">
            <w:rPr/>
          </w:rPrChange>
        </w:rPr>
        <w:pPrChange w:id="880" w:author="Microsoft Office User" w:date="2023-09-11T13:17:00Z">
          <w:pPr/>
        </w:pPrChange>
      </w:pPr>
    </w:p>
    <w:p w14:paraId="197C1293" w14:textId="77777777" w:rsidR="000C56B0" w:rsidRPr="00B26E5F" w:rsidRDefault="00367A15">
      <w:pPr>
        <w:snapToGrid w:val="0"/>
        <w:contextualSpacing/>
        <w:rPr>
          <w:sz w:val="20"/>
          <w:szCs w:val="20"/>
          <w:rPrChange w:id="881" w:author="Microsoft Office User" w:date="2023-09-11T13:17:00Z">
            <w:rPr/>
          </w:rPrChange>
        </w:rPr>
        <w:pPrChange w:id="882" w:author="Microsoft Office User" w:date="2023-09-11T13:17:00Z">
          <w:pPr/>
        </w:pPrChange>
      </w:pPr>
      <w:r w:rsidRPr="00B26E5F">
        <w:rPr>
          <w:sz w:val="20"/>
          <w:szCs w:val="20"/>
          <w:rPrChange w:id="883" w:author="Microsoft Office User" w:date="2023-09-11T13:17:00Z">
            <w:rPr/>
          </w:rPrChange>
        </w:rPr>
        <w:fldChar w:fldCharType="begin"/>
      </w:r>
      <w:r w:rsidRPr="00B26E5F">
        <w:rPr>
          <w:sz w:val="20"/>
          <w:szCs w:val="20"/>
          <w:rPrChange w:id="884" w:author="Microsoft Office User" w:date="2023-09-11T13:17:00Z">
            <w:rPr/>
          </w:rPrChange>
        </w:rPr>
        <w:instrText>HYPERLINK "https://www.zotero.org/google-docs/?n2Avay" \h</w:instrText>
      </w:r>
      <w:r w:rsidRPr="00E24C39">
        <w:rPr>
          <w:sz w:val="20"/>
          <w:szCs w:val="20"/>
        </w:rPr>
      </w:r>
      <w:r w:rsidRPr="00B26E5F">
        <w:rPr>
          <w:sz w:val="20"/>
          <w:szCs w:val="20"/>
          <w:rPrChange w:id="885" w:author="Microsoft Office User" w:date="2023-09-11T13:17:00Z">
            <w:rPr/>
          </w:rPrChange>
        </w:rPr>
        <w:fldChar w:fldCharType="separate"/>
      </w:r>
      <w:r w:rsidRPr="00B26E5F">
        <w:rPr>
          <w:sz w:val="20"/>
          <w:szCs w:val="20"/>
          <w:rPrChange w:id="886" w:author="Microsoft Office User" w:date="2023-09-11T13:17:00Z">
            <w:rPr/>
          </w:rPrChange>
        </w:rPr>
        <w:t>29.</w:t>
      </w:r>
      <w:r w:rsidRPr="00B26E5F">
        <w:rPr>
          <w:sz w:val="20"/>
          <w:szCs w:val="20"/>
          <w:rPrChange w:id="887" w:author="Microsoft Office User" w:date="2023-09-11T13:17:00Z">
            <w:rPr/>
          </w:rPrChange>
        </w:rPr>
        <w:tab/>
        <w:t xml:space="preserve">Parada, A. E., Needham, D. M. &amp; Fuhrman, J. A. Every base matters: assessing small subunit rRNA primers for marine microbiomes with mock communities, time series and global field samples. </w:t>
      </w:r>
      <w:r w:rsidRPr="00B26E5F">
        <w:rPr>
          <w:sz w:val="20"/>
          <w:szCs w:val="20"/>
          <w:rPrChange w:id="888" w:author="Microsoft Office User" w:date="2023-09-11T13:17:00Z">
            <w:rPr/>
          </w:rPrChange>
        </w:rPr>
        <w:fldChar w:fldCharType="end"/>
      </w:r>
      <w:r w:rsidRPr="00B26E5F">
        <w:rPr>
          <w:sz w:val="20"/>
          <w:szCs w:val="20"/>
          <w:rPrChange w:id="889" w:author="Microsoft Office User" w:date="2023-09-11T13:17:00Z">
            <w:rPr/>
          </w:rPrChange>
        </w:rPr>
        <w:fldChar w:fldCharType="begin"/>
      </w:r>
      <w:r w:rsidRPr="00B26E5F">
        <w:rPr>
          <w:sz w:val="20"/>
          <w:szCs w:val="20"/>
          <w:rPrChange w:id="890" w:author="Microsoft Office User" w:date="2023-09-11T13:17:00Z">
            <w:rPr/>
          </w:rPrChange>
        </w:rPr>
        <w:instrText>HYPERLINK "https://www.zotero.org/google-docs/?n2Avay" \h</w:instrText>
      </w:r>
      <w:r w:rsidRPr="00E24C39">
        <w:rPr>
          <w:sz w:val="20"/>
          <w:szCs w:val="20"/>
        </w:rPr>
      </w:r>
      <w:r w:rsidRPr="00B26E5F">
        <w:rPr>
          <w:sz w:val="20"/>
          <w:szCs w:val="20"/>
          <w:rPrChange w:id="891" w:author="Microsoft Office User" w:date="2023-09-11T13:17:00Z">
            <w:rPr>
              <w:i/>
            </w:rPr>
          </w:rPrChange>
        </w:rPr>
        <w:fldChar w:fldCharType="separate"/>
      </w:r>
      <w:r w:rsidRPr="00B26E5F">
        <w:rPr>
          <w:i/>
          <w:sz w:val="20"/>
          <w:szCs w:val="20"/>
          <w:rPrChange w:id="892" w:author="Microsoft Office User" w:date="2023-09-11T13:17:00Z">
            <w:rPr>
              <w:i/>
            </w:rPr>
          </w:rPrChange>
        </w:rPr>
        <w:t xml:space="preserve">Environ. Microbiol. </w:t>
      </w:r>
      <w:r w:rsidRPr="00B26E5F">
        <w:rPr>
          <w:i/>
          <w:sz w:val="20"/>
          <w:szCs w:val="20"/>
          <w:rPrChange w:id="893" w:author="Microsoft Office User" w:date="2023-09-11T13:17:00Z">
            <w:rPr>
              <w:i/>
            </w:rPr>
          </w:rPrChange>
        </w:rPr>
        <w:fldChar w:fldCharType="end"/>
      </w:r>
      <w:r w:rsidRPr="00B26E5F">
        <w:rPr>
          <w:sz w:val="20"/>
          <w:szCs w:val="20"/>
          <w:rPrChange w:id="894" w:author="Microsoft Office User" w:date="2023-09-11T13:17:00Z">
            <w:rPr/>
          </w:rPrChange>
        </w:rPr>
        <w:fldChar w:fldCharType="begin"/>
      </w:r>
      <w:r w:rsidRPr="00B26E5F">
        <w:rPr>
          <w:sz w:val="20"/>
          <w:szCs w:val="20"/>
          <w:rPrChange w:id="895" w:author="Microsoft Office User" w:date="2023-09-11T13:17:00Z">
            <w:rPr/>
          </w:rPrChange>
        </w:rPr>
        <w:instrText>HYPERLINK "https://www.zotero.org/google-docs/?n2Avay" \h</w:instrText>
      </w:r>
      <w:r w:rsidRPr="00E24C39">
        <w:rPr>
          <w:sz w:val="20"/>
          <w:szCs w:val="20"/>
        </w:rPr>
      </w:r>
      <w:r w:rsidRPr="00B26E5F">
        <w:rPr>
          <w:sz w:val="20"/>
          <w:szCs w:val="20"/>
          <w:rPrChange w:id="896" w:author="Microsoft Office User" w:date="2023-09-11T13:17:00Z">
            <w:rPr>
              <w:b/>
            </w:rPr>
          </w:rPrChange>
        </w:rPr>
        <w:fldChar w:fldCharType="separate"/>
      </w:r>
      <w:r w:rsidRPr="00B26E5F">
        <w:rPr>
          <w:b/>
          <w:sz w:val="20"/>
          <w:szCs w:val="20"/>
          <w:rPrChange w:id="897" w:author="Microsoft Office User" w:date="2023-09-11T13:17:00Z">
            <w:rPr>
              <w:b/>
            </w:rPr>
          </w:rPrChange>
        </w:rPr>
        <w:t>18</w:t>
      </w:r>
      <w:r w:rsidRPr="00B26E5F">
        <w:rPr>
          <w:b/>
          <w:sz w:val="20"/>
          <w:szCs w:val="20"/>
          <w:rPrChange w:id="898" w:author="Microsoft Office User" w:date="2023-09-11T13:17:00Z">
            <w:rPr>
              <w:b/>
            </w:rPr>
          </w:rPrChange>
        </w:rPr>
        <w:fldChar w:fldCharType="end"/>
      </w:r>
      <w:r w:rsidRPr="00B26E5F">
        <w:rPr>
          <w:sz w:val="20"/>
          <w:szCs w:val="20"/>
          <w:rPrChange w:id="899" w:author="Microsoft Office User" w:date="2023-09-11T13:17:00Z">
            <w:rPr/>
          </w:rPrChange>
        </w:rPr>
        <w:fldChar w:fldCharType="begin"/>
      </w:r>
      <w:r w:rsidRPr="00B26E5F">
        <w:rPr>
          <w:sz w:val="20"/>
          <w:szCs w:val="20"/>
          <w:rPrChange w:id="900" w:author="Microsoft Office User" w:date="2023-09-11T13:17:00Z">
            <w:rPr/>
          </w:rPrChange>
        </w:rPr>
        <w:instrText>HYPERLINK "https://www.zotero.org/google-docs/?n2Avay" \h</w:instrText>
      </w:r>
      <w:r w:rsidRPr="00E24C39">
        <w:rPr>
          <w:sz w:val="20"/>
          <w:szCs w:val="20"/>
        </w:rPr>
      </w:r>
      <w:r w:rsidRPr="00B26E5F">
        <w:rPr>
          <w:sz w:val="20"/>
          <w:szCs w:val="20"/>
          <w:rPrChange w:id="901" w:author="Microsoft Office User" w:date="2023-09-11T13:17:00Z">
            <w:rPr/>
          </w:rPrChange>
        </w:rPr>
        <w:fldChar w:fldCharType="separate"/>
      </w:r>
      <w:r w:rsidRPr="00B26E5F">
        <w:rPr>
          <w:sz w:val="20"/>
          <w:szCs w:val="20"/>
          <w:rPrChange w:id="902" w:author="Microsoft Office User" w:date="2023-09-11T13:17:00Z">
            <w:rPr/>
          </w:rPrChange>
        </w:rPr>
        <w:t>, 1403–1414 (2016).</w:t>
      </w:r>
      <w:r w:rsidRPr="00B26E5F">
        <w:rPr>
          <w:sz w:val="20"/>
          <w:szCs w:val="20"/>
          <w:rPrChange w:id="903" w:author="Microsoft Office User" w:date="2023-09-11T13:17:00Z">
            <w:rPr/>
          </w:rPrChange>
        </w:rPr>
        <w:fldChar w:fldCharType="end"/>
      </w:r>
    </w:p>
    <w:p w14:paraId="60B79D31" w14:textId="77777777" w:rsidR="0013233D" w:rsidRPr="00B26E5F" w:rsidRDefault="0013233D">
      <w:pPr>
        <w:snapToGrid w:val="0"/>
        <w:contextualSpacing/>
        <w:rPr>
          <w:sz w:val="20"/>
          <w:szCs w:val="20"/>
          <w:rPrChange w:id="904" w:author="Microsoft Office User" w:date="2023-09-11T13:17:00Z">
            <w:rPr/>
          </w:rPrChange>
        </w:rPr>
        <w:pPrChange w:id="905" w:author="Microsoft Office User" w:date="2023-09-11T13:17:00Z">
          <w:pPr/>
        </w:pPrChange>
      </w:pPr>
    </w:p>
    <w:p w14:paraId="47E14A1F" w14:textId="77777777" w:rsidR="000C56B0" w:rsidRPr="00B26E5F" w:rsidRDefault="00367A15">
      <w:pPr>
        <w:snapToGrid w:val="0"/>
        <w:contextualSpacing/>
        <w:rPr>
          <w:sz w:val="20"/>
          <w:szCs w:val="20"/>
          <w:rPrChange w:id="906" w:author="Microsoft Office User" w:date="2023-09-11T13:17:00Z">
            <w:rPr/>
          </w:rPrChange>
        </w:rPr>
        <w:pPrChange w:id="907" w:author="Microsoft Office User" w:date="2023-09-11T13:17:00Z">
          <w:pPr/>
        </w:pPrChange>
      </w:pPr>
      <w:r w:rsidRPr="00B26E5F">
        <w:rPr>
          <w:sz w:val="20"/>
          <w:szCs w:val="20"/>
          <w:rPrChange w:id="908" w:author="Microsoft Office User" w:date="2023-09-11T13:17:00Z">
            <w:rPr/>
          </w:rPrChange>
        </w:rPr>
        <w:fldChar w:fldCharType="begin"/>
      </w:r>
      <w:r w:rsidRPr="00B26E5F">
        <w:rPr>
          <w:sz w:val="20"/>
          <w:szCs w:val="20"/>
          <w:rPrChange w:id="909" w:author="Microsoft Office User" w:date="2023-09-11T13:17:00Z">
            <w:rPr/>
          </w:rPrChange>
        </w:rPr>
        <w:instrText>HYPERLINK "https://www.zotero.org/google-docs/?n2Avay" \h</w:instrText>
      </w:r>
      <w:r w:rsidRPr="00E24C39">
        <w:rPr>
          <w:sz w:val="20"/>
          <w:szCs w:val="20"/>
        </w:rPr>
      </w:r>
      <w:r w:rsidRPr="00B26E5F">
        <w:rPr>
          <w:sz w:val="20"/>
          <w:szCs w:val="20"/>
          <w:rPrChange w:id="910" w:author="Microsoft Office User" w:date="2023-09-11T13:17:00Z">
            <w:rPr/>
          </w:rPrChange>
        </w:rPr>
        <w:fldChar w:fldCharType="separate"/>
      </w:r>
      <w:r w:rsidRPr="00B26E5F">
        <w:rPr>
          <w:sz w:val="20"/>
          <w:szCs w:val="20"/>
          <w:rPrChange w:id="911" w:author="Microsoft Office User" w:date="2023-09-11T13:17:00Z">
            <w:rPr/>
          </w:rPrChange>
        </w:rPr>
        <w:t>30.</w:t>
      </w:r>
      <w:r w:rsidRPr="00B26E5F">
        <w:rPr>
          <w:sz w:val="20"/>
          <w:szCs w:val="20"/>
          <w:rPrChange w:id="912" w:author="Microsoft Office User" w:date="2023-09-11T13:17:00Z">
            <w:rPr/>
          </w:rPrChange>
        </w:rPr>
        <w:tab/>
        <w:t xml:space="preserve">Apprill, A., McNally, S., Parsons, R. &amp; Weber, L. Minor revision to V4 region SSU rRNA 806R gene primer greatly increases detection of SAR11 bacterioplankton. </w:t>
      </w:r>
      <w:r w:rsidRPr="00B26E5F">
        <w:rPr>
          <w:sz w:val="20"/>
          <w:szCs w:val="20"/>
          <w:rPrChange w:id="913" w:author="Microsoft Office User" w:date="2023-09-11T13:17:00Z">
            <w:rPr/>
          </w:rPrChange>
        </w:rPr>
        <w:fldChar w:fldCharType="end"/>
      </w:r>
      <w:r w:rsidRPr="00B26E5F">
        <w:rPr>
          <w:sz w:val="20"/>
          <w:szCs w:val="20"/>
          <w:rPrChange w:id="914" w:author="Microsoft Office User" w:date="2023-09-11T13:17:00Z">
            <w:rPr/>
          </w:rPrChange>
        </w:rPr>
        <w:fldChar w:fldCharType="begin"/>
      </w:r>
      <w:r w:rsidRPr="00B26E5F">
        <w:rPr>
          <w:sz w:val="20"/>
          <w:szCs w:val="20"/>
          <w:rPrChange w:id="915" w:author="Microsoft Office User" w:date="2023-09-11T13:17:00Z">
            <w:rPr/>
          </w:rPrChange>
        </w:rPr>
        <w:instrText>HYPERLINK "https://www.zotero.org/google-docs/?n2Avay" \h</w:instrText>
      </w:r>
      <w:r w:rsidRPr="00E24C39">
        <w:rPr>
          <w:sz w:val="20"/>
          <w:szCs w:val="20"/>
        </w:rPr>
      </w:r>
      <w:r w:rsidRPr="00B26E5F">
        <w:rPr>
          <w:sz w:val="20"/>
          <w:szCs w:val="20"/>
          <w:rPrChange w:id="916" w:author="Microsoft Office User" w:date="2023-09-11T13:17:00Z">
            <w:rPr>
              <w:i/>
            </w:rPr>
          </w:rPrChange>
        </w:rPr>
        <w:fldChar w:fldCharType="separate"/>
      </w:r>
      <w:r w:rsidRPr="00B26E5F">
        <w:rPr>
          <w:i/>
          <w:sz w:val="20"/>
          <w:szCs w:val="20"/>
          <w:rPrChange w:id="917" w:author="Microsoft Office User" w:date="2023-09-11T13:17:00Z">
            <w:rPr>
              <w:i/>
            </w:rPr>
          </w:rPrChange>
        </w:rPr>
        <w:t xml:space="preserve">Aquat. Microb. Ecol. </w:t>
      </w:r>
      <w:r w:rsidRPr="00B26E5F">
        <w:rPr>
          <w:i/>
          <w:sz w:val="20"/>
          <w:szCs w:val="20"/>
          <w:rPrChange w:id="918" w:author="Microsoft Office User" w:date="2023-09-11T13:17:00Z">
            <w:rPr>
              <w:i/>
            </w:rPr>
          </w:rPrChange>
        </w:rPr>
        <w:fldChar w:fldCharType="end"/>
      </w:r>
      <w:r w:rsidRPr="00B26E5F">
        <w:rPr>
          <w:sz w:val="20"/>
          <w:szCs w:val="20"/>
          <w:rPrChange w:id="919" w:author="Microsoft Office User" w:date="2023-09-11T13:17:00Z">
            <w:rPr/>
          </w:rPrChange>
        </w:rPr>
        <w:fldChar w:fldCharType="begin"/>
      </w:r>
      <w:r w:rsidRPr="00B26E5F">
        <w:rPr>
          <w:sz w:val="20"/>
          <w:szCs w:val="20"/>
          <w:rPrChange w:id="920" w:author="Microsoft Office User" w:date="2023-09-11T13:17:00Z">
            <w:rPr/>
          </w:rPrChange>
        </w:rPr>
        <w:instrText>HYPERLINK "https://www.zotero.org/google-docs/?n2Avay" \h</w:instrText>
      </w:r>
      <w:r w:rsidRPr="00E24C39">
        <w:rPr>
          <w:sz w:val="20"/>
          <w:szCs w:val="20"/>
        </w:rPr>
      </w:r>
      <w:r w:rsidRPr="00B26E5F">
        <w:rPr>
          <w:sz w:val="20"/>
          <w:szCs w:val="20"/>
          <w:rPrChange w:id="921" w:author="Microsoft Office User" w:date="2023-09-11T13:17:00Z">
            <w:rPr>
              <w:b/>
            </w:rPr>
          </w:rPrChange>
        </w:rPr>
        <w:fldChar w:fldCharType="separate"/>
      </w:r>
      <w:r w:rsidRPr="00B26E5F">
        <w:rPr>
          <w:b/>
          <w:sz w:val="20"/>
          <w:szCs w:val="20"/>
          <w:rPrChange w:id="922" w:author="Microsoft Office User" w:date="2023-09-11T13:17:00Z">
            <w:rPr>
              <w:b/>
            </w:rPr>
          </w:rPrChange>
        </w:rPr>
        <w:t>75</w:t>
      </w:r>
      <w:r w:rsidRPr="00B26E5F">
        <w:rPr>
          <w:b/>
          <w:sz w:val="20"/>
          <w:szCs w:val="20"/>
          <w:rPrChange w:id="923" w:author="Microsoft Office User" w:date="2023-09-11T13:17:00Z">
            <w:rPr>
              <w:b/>
            </w:rPr>
          </w:rPrChange>
        </w:rPr>
        <w:fldChar w:fldCharType="end"/>
      </w:r>
      <w:r w:rsidRPr="00B26E5F">
        <w:rPr>
          <w:sz w:val="20"/>
          <w:szCs w:val="20"/>
          <w:rPrChange w:id="924" w:author="Microsoft Office User" w:date="2023-09-11T13:17:00Z">
            <w:rPr/>
          </w:rPrChange>
        </w:rPr>
        <w:fldChar w:fldCharType="begin"/>
      </w:r>
      <w:r w:rsidRPr="00B26E5F">
        <w:rPr>
          <w:sz w:val="20"/>
          <w:szCs w:val="20"/>
          <w:rPrChange w:id="925" w:author="Microsoft Office User" w:date="2023-09-11T13:17:00Z">
            <w:rPr/>
          </w:rPrChange>
        </w:rPr>
        <w:instrText>HYPERLINK "https://www.zotero.org/google-docs/?n2Avay" \h</w:instrText>
      </w:r>
      <w:r w:rsidRPr="00E24C39">
        <w:rPr>
          <w:sz w:val="20"/>
          <w:szCs w:val="20"/>
        </w:rPr>
      </w:r>
      <w:r w:rsidRPr="00B26E5F">
        <w:rPr>
          <w:sz w:val="20"/>
          <w:szCs w:val="20"/>
          <w:rPrChange w:id="926" w:author="Microsoft Office User" w:date="2023-09-11T13:17:00Z">
            <w:rPr/>
          </w:rPrChange>
        </w:rPr>
        <w:fldChar w:fldCharType="separate"/>
      </w:r>
      <w:r w:rsidRPr="00B26E5F">
        <w:rPr>
          <w:sz w:val="20"/>
          <w:szCs w:val="20"/>
          <w:rPrChange w:id="927" w:author="Microsoft Office User" w:date="2023-09-11T13:17:00Z">
            <w:rPr/>
          </w:rPrChange>
        </w:rPr>
        <w:t>, 129–137 (2015).</w:t>
      </w:r>
      <w:r w:rsidRPr="00B26E5F">
        <w:rPr>
          <w:sz w:val="20"/>
          <w:szCs w:val="20"/>
          <w:rPrChange w:id="928" w:author="Microsoft Office User" w:date="2023-09-11T13:17:00Z">
            <w:rPr/>
          </w:rPrChange>
        </w:rPr>
        <w:fldChar w:fldCharType="end"/>
      </w:r>
    </w:p>
    <w:p w14:paraId="17D67D93" w14:textId="77777777" w:rsidR="0013233D" w:rsidRPr="00B26E5F" w:rsidRDefault="0013233D">
      <w:pPr>
        <w:snapToGrid w:val="0"/>
        <w:contextualSpacing/>
        <w:rPr>
          <w:sz w:val="20"/>
          <w:szCs w:val="20"/>
          <w:rPrChange w:id="929" w:author="Microsoft Office User" w:date="2023-09-11T13:17:00Z">
            <w:rPr/>
          </w:rPrChange>
        </w:rPr>
        <w:pPrChange w:id="930" w:author="Microsoft Office User" w:date="2023-09-11T13:17:00Z">
          <w:pPr/>
        </w:pPrChange>
      </w:pPr>
    </w:p>
    <w:p w14:paraId="28E5745C" w14:textId="77777777" w:rsidR="000C56B0" w:rsidRPr="00B26E5F" w:rsidRDefault="00367A15">
      <w:pPr>
        <w:snapToGrid w:val="0"/>
        <w:contextualSpacing/>
        <w:rPr>
          <w:sz w:val="20"/>
          <w:szCs w:val="20"/>
          <w:rPrChange w:id="931" w:author="Microsoft Office User" w:date="2023-09-11T13:17:00Z">
            <w:rPr/>
          </w:rPrChange>
        </w:rPr>
        <w:pPrChange w:id="932" w:author="Microsoft Office User" w:date="2023-09-11T13:17:00Z">
          <w:pPr/>
        </w:pPrChange>
      </w:pPr>
      <w:r w:rsidRPr="00B26E5F">
        <w:rPr>
          <w:sz w:val="20"/>
          <w:szCs w:val="20"/>
          <w:rPrChange w:id="933" w:author="Microsoft Office User" w:date="2023-09-11T13:17:00Z">
            <w:rPr/>
          </w:rPrChange>
        </w:rPr>
        <w:fldChar w:fldCharType="begin"/>
      </w:r>
      <w:r w:rsidRPr="00B26E5F">
        <w:rPr>
          <w:sz w:val="20"/>
          <w:szCs w:val="20"/>
          <w:rPrChange w:id="934" w:author="Microsoft Office User" w:date="2023-09-11T13:17:00Z">
            <w:rPr/>
          </w:rPrChange>
        </w:rPr>
        <w:instrText>HYPERLINK "https://www.zotero.org/google-docs/?n2Avay" \h</w:instrText>
      </w:r>
      <w:r w:rsidRPr="00E24C39">
        <w:rPr>
          <w:sz w:val="20"/>
          <w:szCs w:val="20"/>
        </w:rPr>
      </w:r>
      <w:r w:rsidRPr="00B26E5F">
        <w:rPr>
          <w:sz w:val="20"/>
          <w:szCs w:val="20"/>
          <w:rPrChange w:id="935" w:author="Microsoft Office User" w:date="2023-09-11T13:17:00Z">
            <w:rPr/>
          </w:rPrChange>
        </w:rPr>
        <w:fldChar w:fldCharType="separate"/>
      </w:r>
      <w:r w:rsidRPr="00B26E5F">
        <w:rPr>
          <w:sz w:val="20"/>
          <w:szCs w:val="20"/>
          <w:rPrChange w:id="936" w:author="Microsoft Office User" w:date="2023-09-11T13:17:00Z">
            <w:rPr/>
          </w:rPrChange>
        </w:rPr>
        <w:t>31.</w:t>
      </w:r>
      <w:r w:rsidRPr="00B26E5F">
        <w:rPr>
          <w:sz w:val="20"/>
          <w:szCs w:val="20"/>
          <w:rPrChange w:id="937" w:author="Microsoft Office User" w:date="2023-09-11T13:17:00Z">
            <w:rPr/>
          </w:rPrChange>
        </w:rPr>
        <w:tab/>
        <w:t>Caporaso, J. G. EMP 16S Illumina Amplicon Protocol. (2018) doi:10.17504/protocols.io.nuudeww.</w:t>
      </w:r>
      <w:r w:rsidRPr="00B26E5F">
        <w:rPr>
          <w:sz w:val="20"/>
          <w:szCs w:val="20"/>
          <w:rPrChange w:id="938" w:author="Microsoft Office User" w:date="2023-09-11T13:17:00Z">
            <w:rPr/>
          </w:rPrChange>
        </w:rPr>
        <w:fldChar w:fldCharType="end"/>
      </w:r>
    </w:p>
    <w:p w14:paraId="738C3B3C" w14:textId="77777777" w:rsidR="0013233D" w:rsidRPr="00B26E5F" w:rsidRDefault="0013233D">
      <w:pPr>
        <w:snapToGrid w:val="0"/>
        <w:contextualSpacing/>
        <w:rPr>
          <w:sz w:val="20"/>
          <w:szCs w:val="20"/>
          <w:rPrChange w:id="939" w:author="Microsoft Office User" w:date="2023-09-11T13:17:00Z">
            <w:rPr/>
          </w:rPrChange>
        </w:rPr>
        <w:pPrChange w:id="940" w:author="Microsoft Office User" w:date="2023-09-11T13:17:00Z">
          <w:pPr/>
        </w:pPrChange>
      </w:pPr>
    </w:p>
    <w:p w14:paraId="05ADB2E2" w14:textId="77777777" w:rsidR="000C56B0" w:rsidRPr="00B26E5F" w:rsidRDefault="00367A15">
      <w:pPr>
        <w:snapToGrid w:val="0"/>
        <w:contextualSpacing/>
        <w:rPr>
          <w:sz w:val="20"/>
          <w:szCs w:val="20"/>
          <w:rPrChange w:id="941" w:author="Microsoft Office User" w:date="2023-09-11T13:17:00Z">
            <w:rPr/>
          </w:rPrChange>
        </w:rPr>
        <w:pPrChange w:id="942" w:author="Microsoft Office User" w:date="2023-09-11T13:17:00Z">
          <w:pPr/>
        </w:pPrChange>
      </w:pPr>
      <w:r w:rsidRPr="00B26E5F">
        <w:rPr>
          <w:sz w:val="20"/>
          <w:szCs w:val="20"/>
          <w:rPrChange w:id="943" w:author="Microsoft Office User" w:date="2023-09-11T13:17:00Z">
            <w:rPr/>
          </w:rPrChange>
        </w:rPr>
        <w:fldChar w:fldCharType="begin"/>
      </w:r>
      <w:r w:rsidRPr="00B26E5F">
        <w:rPr>
          <w:sz w:val="20"/>
          <w:szCs w:val="20"/>
          <w:rPrChange w:id="944" w:author="Microsoft Office User" w:date="2023-09-11T13:17:00Z">
            <w:rPr/>
          </w:rPrChange>
        </w:rPr>
        <w:instrText>HYPERLINK "https://www.zotero.org/google-docs/?n2Avay" \h</w:instrText>
      </w:r>
      <w:r w:rsidRPr="00E24C39">
        <w:rPr>
          <w:sz w:val="20"/>
          <w:szCs w:val="20"/>
        </w:rPr>
      </w:r>
      <w:r w:rsidRPr="00B26E5F">
        <w:rPr>
          <w:sz w:val="20"/>
          <w:szCs w:val="20"/>
          <w:rPrChange w:id="945" w:author="Microsoft Office User" w:date="2023-09-11T13:17:00Z">
            <w:rPr/>
          </w:rPrChange>
        </w:rPr>
        <w:fldChar w:fldCharType="separate"/>
      </w:r>
      <w:r w:rsidRPr="00B26E5F">
        <w:rPr>
          <w:sz w:val="20"/>
          <w:szCs w:val="20"/>
          <w:rPrChange w:id="946" w:author="Microsoft Office User" w:date="2023-09-11T13:17:00Z">
            <w:rPr/>
          </w:rPrChange>
        </w:rPr>
        <w:t>32.</w:t>
      </w:r>
      <w:r w:rsidRPr="00B26E5F">
        <w:rPr>
          <w:sz w:val="20"/>
          <w:szCs w:val="20"/>
          <w:rPrChange w:id="947" w:author="Microsoft Office User" w:date="2023-09-11T13:17:00Z">
            <w:rPr/>
          </w:rPrChange>
        </w:rPr>
        <w:tab/>
        <w:t xml:space="preserve">Gonzalez, A. </w:t>
      </w:r>
      <w:r w:rsidRPr="00B26E5F">
        <w:rPr>
          <w:sz w:val="20"/>
          <w:szCs w:val="20"/>
          <w:rPrChange w:id="948" w:author="Microsoft Office User" w:date="2023-09-11T13:17:00Z">
            <w:rPr/>
          </w:rPrChange>
        </w:rPr>
        <w:fldChar w:fldCharType="end"/>
      </w:r>
      <w:r w:rsidRPr="00B26E5F">
        <w:rPr>
          <w:sz w:val="20"/>
          <w:szCs w:val="20"/>
          <w:rPrChange w:id="949" w:author="Microsoft Office User" w:date="2023-09-11T13:17:00Z">
            <w:rPr/>
          </w:rPrChange>
        </w:rPr>
        <w:fldChar w:fldCharType="begin"/>
      </w:r>
      <w:r w:rsidRPr="00B26E5F">
        <w:rPr>
          <w:sz w:val="20"/>
          <w:szCs w:val="20"/>
          <w:rPrChange w:id="950" w:author="Microsoft Office User" w:date="2023-09-11T13:17:00Z">
            <w:rPr/>
          </w:rPrChange>
        </w:rPr>
        <w:instrText>HYPERLINK "https://www.zotero.org/google-docs/?n2Avay" \h</w:instrText>
      </w:r>
      <w:r w:rsidRPr="00E24C39">
        <w:rPr>
          <w:sz w:val="20"/>
          <w:szCs w:val="20"/>
        </w:rPr>
      </w:r>
      <w:r w:rsidRPr="00B26E5F">
        <w:rPr>
          <w:sz w:val="20"/>
          <w:szCs w:val="20"/>
          <w:rPrChange w:id="951" w:author="Microsoft Office User" w:date="2023-09-11T13:17:00Z">
            <w:rPr>
              <w:i/>
            </w:rPr>
          </w:rPrChange>
        </w:rPr>
        <w:fldChar w:fldCharType="separate"/>
      </w:r>
      <w:r w:rsidRPr="00B26E5F">
        <w:rPr>
          <w:i/>
          <w:sz w:val="20"/>
          <w:szCs w:val="20"/>
          <w:rPrChange w:id="952" w:author="Microsoft Office User" w:date="2023-09-11T13:17:00Z">
            <w:rPr>
              <w:i/>
            </w:rPr>
          </w:rPrChange>
        </w:rPr>
        <w:t>et al.</w:t>
      </w:r>
      <w:r w:rsidRPr="00B26E5F">
        <w:rPr>
          <w:i/>
          <w:sz w:val="20"/>
          <w:szCs w:val="20"/>
          <w:rPrChange w:id="953" w:author="Microsoft Office User" w:date="2023-09-11T13:17:00Z">
            <w:rPr>
              <w:i/>
            </w:rPr>
          </w:rPrChange>
        </w:rPr>
        <w:fldChar w:fldCharType="end"/>
      </w:r>
      <w:r w:rsidRPr="00B26E5F">
        <w:rPr>
          <w:sz w:val="20"/>
          <w:szCs w:val="20"/>
          <w:rPrChange w:id="954" w:author="Microsoft Office User" w:date="2023-09-11T13:17:00Z">
            <w:rPr/>
          </w:rPrChange>
        </w:rPr>
        <w:fldChar w:fldCharType="begin"/>
      </w:r>
      <w:r w:rsidRPr="00B26E5F">
        <w:rPr>
          <w:sz w:val="20"/>
          <w:szCs w:val="20"/>
          <w:rPrChange w:id="955" w:author="Microsoft Office User" w:date="2023-09-11T13:17:00Z">
            <w:rPr/>
          </w:rPrChange>
        </w:rPr>
        <w:instrText>HYPERLINK "https://www.zotero.org/google-docs/?n2Avay" \h</w:instrText>
      </w:r>
      <w:r w:rsidRPr="00E24C39">
        <w:rPr>
          <w:sz w:val="20"/>
          <w:szCs w:val="20"/>
        </w:rPr>
      </w:r>
      <w:r w:rsidRPr="00B26E5F">
        <w:rPr>
          <w:sz w:val="20"/>
          <w:szCs w:val="20"/>
          <w:rPrChange w:id="956" w:author="Microsoft Office User" w:date="2023-09-11T13:17:00Z">
            <w:rPr/>
          </w:rPrChange>
        </w:rPr>
        <w:fldChar w:fldCharType="separate"/>
      </w:r>
      <w:r w:rsidRPr="00B26E5F">
        <w:rPr>
          <w:sz w:val="20"/>
          <w:szCs w:val="20"/>
          <w:rPrChange w:id="957" w:author="Microsoft Office User" w:date="2023-09-11T13:17:00Z">
            <w:rPr/>
          </w:rPrChange>
        </w:rPr>
        <w:t xml:space="preserve"> Qiita: rapid, web-enabled microbiome meta-analysis. </w:t>
      </w:r>
      <w:r w:rsidRPr="00B26E5F">
        <w:rPr>
          <w:sz w:val="20"/>
          <w:szCs w:val="20"/>
          <w:rPrChange w:id="958" w:author="Microsoft Office User" w:date="2023-09-11T13:17:00Z">
            <w:rPr/>
          </w:rPrChange>
        </w:rPr>
        <w:fldChar w:fldCharType="end"/>
      </w:r>
      <w:r w:rsidRPr="00B26E5F">
        <w:rPr>
          <w:sz w:val="20"/>
          <w:szCs w:val="20"/>
          <w:rPrChange w:id="959" w:author="Microsoft Office User" w:date="2023-09-11T13:17:00Z">
            <w:rPr/>
          </w:rPrChange>
        </w:rPr>
        <w:fldChar w:fldCharType="begin"/>
      </w:r>
      <w:r w:rsidRPr="00B26E5F">
        <w:rPr>
          <w:sz w:val="20"/>
          <w:szCs w:val="20"/>
          <w:rPrChange w:id="960" w:author="Microsoft Office User" w:date="2023-09-11T13:17:00Z">
            <w:rPr/>
          </w:rPrChange>
        </w:rPr>
        <w:instrText>HYPERLINK "https://www.zotero.org/google-docs/?n2Avay" \h</w:instrText>
      </w:r>
      <w:r w:rsidRPr="00E24C39">
        <w:rPr>
          <w:sz w:val="20"/>
          <w:szCs w:val="20"/>
        </w:rPr>
      </w:r>
      <w:r w:rsidRPr="00B26E5F">
        <w:rPr>
          <w:sz w:val="20"/>
          <w:szCs w:val="20"/>
          <w:rPrChange w:id="961" w:author="Microsoft Office User" w:date="2023-09-11T13:17:00Z">
            <w:rPr>
              <w:i/>
            </w:rPr>
          </w:rPrChange>
        </w:rPr>
        <w:fldChar w:fldCharType="separate"/>
      </w:r>
      <w:r w:rsidRPr="00B26E5F">
        <w:rPr>
          <w:i/>
          <w:sz w:val="20"/>
          <w:szCs w:val="20"/>
          <w:rPrChange w:id="962" w:author="Microsoft Office User" w:date="2023-09-11T13:17:00Z">
            <w:rPr>
              <w:i/>
            </w:rPr>
          </w:rPrChange>
        </w:rPr>
        <w:t xml:space="preserve">Nat. Methods </w:t>
      </w:r>
      <w:r w:rsidRPr="00B26E5F">
        <w:rPr>
          <w:i/>
          <w:sz w:val="20"/>
          <w:szCs w:val="20"/>
          <w:rPrChange w:id="963" w:author="Microsoft Office User" w:date="2023-09-11T13:17:00Z">
            <w:rPr>
              <w:i/>
            </w:rPr>
          </w:rPrChange>
        </w:rPr>
        <w:fldChar w:fldCharType="end"/>
      </w:r>
      <w:r w:rsidRPr="00B26E5F">
        <w:rPr>
          <w:sz w:val="20"/>
          <w:szCs w:val="20"/>
          <w:rPrChange w:id="964" w:author="Microsoft Office User" w:date="2023-09-11T13:17:00Z">
            <w:rPr/>
          </w:rPrChange>
        </w:rPr>
        <w:fldChar w:fldCharType="begin"/>
      </w:r>
      <w:r w:rsidRPr="00B26E5F">
        <w:rPr>
          <w:sz w:val="20"/>
          <w:szCs w:val="20"/>
          <w:rPrChange w:id="965" w:author="Microsoft Office User" w:date="2023-09-11T13:17:00Z">
            <w:rPr/>
          </w:rPrChange>
        </w:rPr>
        <w:instrText>HYPERLINK "https://www.zotero.org/google-docs/?n2Avay" \h</w:instrText>
      </w:r>
      <w:r w:rsidRPr="00E24C39">
        <w:rPr>
          <w:sz w:val="20"/>
          <w:szCs w:val="20"/>
        </w:rPr>
      </w:r>
      <w:r w:rsidRPr="00B26E5F">
        <w:rPr>
          <w:sz w:val="20"/>
          <w:szCs w:val="20"/>
          <w:rPrChange w:id="966" w:author="Microsoft Office User" w:date="2023-09-11T13:17:00Z">
            <w:rPr>
              <w:b/>
            </w:rPr>
          </w:rPrChange>
        </w:rPr>
        <w:fldChar w:fldCharType="separate"/>
      </w:r>
      <w:r w:rsidRPr="00B26E5F">
        <w:rPr>
          <w:b/>
          <w:sz w:val="20"/>
          <w:szCs w:val="20"/>
          <w:rPrChange w:id="967" w:author="Microsoft Office User" w:date="2023-09-11T13:17:00Z">
            <w:rPr>
              <w:b/>
            </w:rPr>
          </w:rPrChange>
        </w:rPr>
        <w:t>15</w:t>
      </w:r>
      <w:r w:rsidRPr="00B26E5F">
        <w:rPr>
          <w:b/>
          <w:sz w:val="20"/>
          <w:szCs w:val="20"/>
          <w:rPrChange w:id="968" w:author="Microsoft Office User" w:date="2023-09-11T13:17:00Z">
            <w:rPr>
              <w:b/>
            </w:rPr>
          </w:rPrChange>
        </w:rPr>
        <w:fldChar w:fldCharType="end"/>
      </w:r>
      <w:r w:rsidRPr="00B26E5F">
        <w:rPr>
          <w:sz w:val="20"/>
          <w:szCs w:val="20"/>
          <w:rPrChange w:id="969" w:author="Microsoft Office User" w:date="2023-09-11T13:17:00Z">
            <w:rPr/>
          </w:rPrChange>
        </w:rPr>
        <w:fldChar w:fldCharType="begin"/>
      </w:r>
      <w:r w:rsidRPr="00B26E5F">
        <w:rPr>
          <w:sz w:val="20"/>
          <w:szCs w:val="20"/>
          <w:rPrChange w:id="970" w:author="Microsoft Office User" w:date="2023-09-11T13:17:00Z">
            <w:rPr/>
          </w:rPrChange>
        </w:rPr>
        <w:instrText>HYPERLINK "https://www.zotero.org/google-docs/?n2Avay" \h</w:instrText>
      </w:r>
      <w:r w:rsidRPr="00E24C39">
        <w:rPr>
          <w:sz w:val="20"/>
          <w:szCs w:val="20"/>
        </w:rPr>
      </w:r>
      <w:r w:rsidRPr="00B26E5F">
        <w:rPr>
          <w:sz w:val="20"/>
          <w:szCs w:val="20"/>
          <w:rPrChange w:id="971" w:author="Microsoft Office User" w:date="2023-09-11T13:17:00Z">
            <w:rPr/>
          </w:rPrChange>
        </w:rPr>
        <w:fldChar w:fldCharType="separate"/>
      </w:r>
      <w:r w:rsidRPr="00B26E5F">
        <w:rPr>
          <w:sz w:val="20"/>
          <w:szCs w:val="20"/>
          <w:rPrChange w:id="972" w:author="Microsoft Office User" w:date="2023-09-11T13:17:00Z">
            <w:rPr/>
          </w:rPrChange>
        </w:rPr>
        <w:t>, 796–798 (2018).</w:t>
      </w:r>
      <w:r w:rsidRPr="00B26E5F">
        <w:rPr>
          <w:sz w:val="20"/>
          <w:szCs w:val="20"/>
          <w:rPrChange w:id="973" w:author="Microsoft Office User" w:date="2023-09-11T13:17:00Z">
            <w:rPr/>
          </w:rPrChange>
        </w:rPr>
        <w:fldChar w:fldCharType="end"/>
      </w:r>
    </w:p>
    <w:p w14:paraId="79A13F2D" w14:textId="77777777" w:rsidR="0013233D" w:rsidRPr="00B26E5F" w:rsidRDefault="0013233D">
      <w:pPr>
        <w:snapToGrid w:val="0"/>
        <w:contextualSpacing/>
        <w:rPr>
          <w:sz w:val="20"/>
          <w:szCs w:val="20"/>
          <w:rPrChange w:id="974" w:author="Microsoft Office User" w:date="2023-09-11T13:17:00Z">
            <w:rPr/>
          </w:rPrChange>
        </w:rPr>
        <w:pPrChange w:id="975" w:author="Microsoft Office User" w:date="2023-09-11T13:17:00Z">
          <w:pPr/>
        </w:pPrChange>
      </w:pPr>
    </w:p>
    <w:p w14:paraId="73B44A2F" w14:textId="77777777" w:rsidR="000C56B0" w:rsidRPr="00B26E5F" w:rsidRDefault="00367A15">
      <w:pPr>
        <w:snapToGrid w:val="0"/>
        <w:contextualSpacing/>
        <w:rPr>
          <w:sz w:val="20"/>
          <w:szCs w:val="20"/>
          <w:rPrChange w:id="976" w:author="Microsoft Office User" w:date="2023-09-11T13:17:00Z">
            <w:rPr/>
          </w:rPrChange>
        </w:rPr>
        <w:pPrChange w:id="977" w:author="Microsoft Office User" w:date="2023-09-11T13:17:00Z">
          <w:pPr/>
        </w:pPrChange>
      </w:pPr>
      <w:r w:rsidRPr="00B26E5F">
        <w:rPr>
          <w:sz w:val="20"/>
          <w:szCs w:val="20"/>
          <w:rPrChange w:id="978" w:author="Microsoft Office User" w:date="2023-09-11T13:17:00Z">
            <w:rPr/>
          </w:rPrChange>
        </w:rPr>
        <w:fldChar w:fldCharType="begin"/>
      </w:r>
      <w:r w:rsidRPr="00B26E5F">
        <w:rPr>
          <w:sz w:val="20"/>
          <w:szCs w:val="20"/>
          <w:rPrChange w:id="979" w:author="Microsoft Office User" w:date="2023-09-11T13:17:00Z">
            <w:rPr/>
          </w:rPrChange>
        </w:rPr>
        <w:instrText>HYPERLINK "https://www.zotero.org/google-docs/?n2Avay" \h</w:instrText>
      </w:r>
      <w:r w:rsidRPr="00E24C39">
        <w:rPr>
          <w:sz w:val="20"/>
          <w:szCs w:val="20"/>
        </w:rPr>
      </w:r>
      <w:r w:rsidRPr="00B26E5F">
        <w:rPr>
          <w:sz w:val="20"/>
          <w:szCs w:val="20"/>
          <w:rPrChange w:id="980" w:author="Microsoft Office User" w:date="2023-09-11T13:17:00Z">
            <w:rPr/>
          </w:rPrChange>
        </w:rPr>
        <w:fldChar w:fldCharType="separate"/>
      </w:r>
      <w:r w:rsidRPr="00B26E5F">
        <w:rPr>
          <w:sz w:val="20"/>
          <w:szCs w:val="20"/>
          <w:rPrChange w:id="981" w:author="Microsoft Office User" w:date="2023-09-11T13:17:00Z">
            <w:rPr/>
          </w:rPrChange>
        </w:rPr>
        <w:t>33.</w:t>
      </w:r>
      <w:r w:rsidRPr="00B26E5F">
        <w:rPr>
          <w:sz w:val="20"/>
          <w:szCs w:val="20"/>
          <w:rPrChange w:id="982" w:author="Microsoft Office User" w:date="2023-09-11T13:17:00Z">
            <w:rPr/>
          </w:rPrChange>
        </w:rPr>
        <w:tab/>
        <w:t xml:space="preserve">Caporaso, J. G. </w:t>
      </w:r>
      <w:r w:rsidRPr="00B26E5F">
        <w:rPr>
          <w:sz w:val="20"/>
          <w:szCs w:val="20"/>
          <w:rPrChange w:id="983" w:author="Microsoft Office User" w:date="2023-09-11T13:17:00Z">
            <w:rPr/>
          </w:rPrChange>
        </w:rPr>
        <w:fldChar w:fldCharType="end"/>
      </w:r>
      <w:r w:rsidRPr="00B26E5F">
        <w:rPr>
          <w:sz w:val="20"/>
          <w:szCs w:val="20"/>
          <w:rPrChange w:id="984" w:author="Microsoft Office User" w:date="2023-09-11T13:17:00Z">
            <w:rPr/>
          </w:rPrChange>
        </w:rPr>
        <w:fldChar w:fldCharType="begin"/>
      </w:r>
      <w:r w:rsidRPr="00B26E5F">
        <w:rPr>
          <w:sz w:val="20"/>
          <w:szCs w:val="20"/>
          <w:rPrChange w:id="985" w:author="Microsoft Office User" w:date="2023-09-11T13:17:00Z">
            <w:rPr/>
          </w:rPrChange>
        </w:rPr>
        <w:instrText>HYPERLINK "https://www.zotero.org/google-docs/?n2Avay" \h</w:instrText>
      </w:r>
      <w:r w:rsidRPr="00E24C39">
        <w:rPr>
          <w:sz w:val="20"/>
          <w:szCs w:val="20"/>
        </w:rPr>
      </w:r>
      <w:r w:rsidRPr="00B26E5F">
        <w:rPr>
          <w:sz w:val="20"/>
          <w:szCs w:val="20"/>
          <w:rPrChange w:id="986" w:author="Microsoft Office User" w:date="2023-09-11T13:17:00Z">
            <w:rPr>
              <w:i/>
            </w:rPr>
          </w:rPrChange>
        </w:rPr>
        <w:fldChar w:fldCharType="separate"/>
      </w:r>
      <w:r w:rsidRPr="00B26E5F">
        <w:rPr>
          <w:i/>
          <w:sz w:val="20"/>
          <w:szCs w:val="20"/>
          <w:rPrChange w:id="987" w:author="Microsoft Office User" w:date="2023-09-11T13:17:00Z">
            <w:rPr>
              <w:i/>
            </w:rPr>
          </w:rPrChange>
        </w:rPr>
        <w:t>et al.</w:t>
      </w:r>
      <w:r w:rsidRPr="00B26E5F">
        <w:rPr>
          <w:i/>
          <w:sz w:val="20"/>
          <w:szCs w:val="20"/>
          <w:rPrChange w:id="988" w:author="Microsoft Office User" w:date="2023-09-11T13:17:00Z">
            <w:rPr>
              <w:i/>
            </w:rPr>
          </w:rPrChange>
        </w:rPr>
        <w:fldChar w:fldCharType="end"/>
      </w:r>
      <w:r w:rsidRPr="00B26E5F">
        <w:rPr>
          <w:sz w:val="20"/>
          <w:szCs w:val="20"/>
          <w:rPrChange w:id="989" w:author="Microsoft Office User" w:date="2023-09-11T13:17:00Z">
            <w:rPr/>
          </w:rPrChange>
        </w:rPr>
        <w:fldChar w:fldCharType="begin"/>
      </w:r>
      <w:r w:rsidRPr="00B26E5F">
        <w:rPr>
          <w:sz w:val="20"/>
          <w:szCs w:val="20"/>
          <w:rPrChange w:id="990" w:author="Microsoft Office User" w:date="2023-09-11T13:17:00Z">
            <w:rPr/>
          </w:rPrChange>
        </w:rPr>
        <w:instrText>HYPERLINK "https://www.zotero.org/google-docs/?n2Avay" \h</w:instrText>
      </w:r>
      <w:r w:rsidRPr="00E24C39">
        <w:rPr>
          <w:sz w:val="20"/>
          <w:szCs w:val="20"/>
        </w:rPr>
      </w:r>
      <w:r w:rsidRPr="00B26E5F">
        <w:rPr>
          <w:sz w:val="20"/>
          <w:szCs w:val="20"/>
          <w:rPrChange w:id="991" w:author="Microsoft Office User" w:date="2023-09-11T13:17:00Z">
            <w:rPr/>
          </w:rPrChange>
        </w:rPr>
        <w:fldChar w:fldCharType="separate"/>
      </w:r>
      <w:r w:rsidRPr="00B26E5F">
        <w:rPr>
          <w:sz w:val="20"/>
          <w:szCs w:val="20"/>
          <w:rPrChange w:id="992" w:author="Microsoft Office User" w:date="2023-09-11T13:17:00Z">
            <w:rPr/>
          </w:rPrChange>
        </w:rPr>
        <w:t xml:space="preserve"> QIIME allows analysis of high-throughput community sequencing data. </w:t>
      </w:r>
      <w:r w:rsidRPr="00B26E5F">
        <w:rPr>
          <w:sz w:val="20"/>
          <w:szCs w:val="20"/>
          <w:rPrChange w:id="993" w:author="Microsoft Office User" w:date="2023-09-11T13:17:00Z">
            <w:rPr/>
          </w:rPrChange>
        </w:rPr>
        <w:fldChar w:fldCharType="end"/>
      </w:r>
      <w:r w:rsidRPr="00B26E5F">
        <w:rPr>
          <w:sz w:val="20"/>
          <w:szCs w:val="20"/>
          <w:rPrChange w:id="994" w:author="Microsoft Office User" w:date="2023-09-11T13:17:00Z">
            <w:rPr/>
          </w:rPrChange>
        </w:rPr>
        <w:fldChar w:fldCharType="begin"/>
      </w:r>
      <w:r w:rsidRPr="00B26E5F">
        <w:rPr>
          <w:sz w:val="20"/>
          <w:szCs w:val="20"/>
          <w:rPrChange w:id="995" w:author="Microsoft Office User" w:date="2023-09-11T13:17:00Z">
            <w:rPr/>
          </w:rPrChange>
        </w:rPr>
        <w:instrText>HYPERLINK "https://www.zotero.org/google-docs/?n2Avay" \h</w:instrText>
      </w:r>
      <w:r w:rsidRPr="00E24C39">
        <w:rPr>
          <w:sz w:val="20"/>
          <w:szCs w:val="20"/>
        </w:rPr>
      </w:r>
      <w:r w:rsidRPr="00B26E5F">
        <w:rPr>
          <w:sz w:val="20"/>
          <w:szCs w:val="20"/>
          <w:rPrChange w:id="996" w:author="Microsoft Office User" w:date="2023-09-11T13:17:00Z">
            <w:rPr>
              <w:i/>
            </w:rPr>
          </w:rPrChange>
        </w:rPr>
        <w:fldChar w:fldCharType="separate"/>
      </w:r>
      <w:r w:rsidRPr="00B26E5F">
        <w:rPr>
          <w:i/>
          <w:sz w:val="20"/>
          <w:szCs w:val="20"/>
          <w:rPrChange w:id="997" w:author="Microsoft Office User" w:date="2023-09-11T13:17:00Z">
            <w:rPr>
              <w:i/>
            </w:rPr>
          </w:rPrChange>
        </w:rPr>
        <w:t xml:space="preserve">Nat. Methods </w:t>
      </w:r>
      <w:r w:rsidRPr="00B26E5F">
        <w:rPr>
          <w:i/>
          <w:sz w:val="20"/>
          <w:szCs w:val="20"/>
          <w:rPrChange w:id="998" w:author="Microsoft Office User" w:date="2023-09-11T13:17:00Z">
            <w:rPr>
              <w:i/>
            </w:rPr>
          </w:rPrChange>
        </w:rPr>
        <w:fldChar w:fldCharType="end"/>
      </w:r>
      <w:r w:rsidRPr="00B26E5F">
        <w:rPr>
          <w:sz w:val="20"/>
          <w:szCs w:val="20"/>
          <w:rPrChange w:id="999" w:author="Microsoft Office User" w:date="2023-09-11T13:17:00Z">
            <w:rPr/>
          </w:rPrChange>
        </w:rPr>
        <w:fldChar w:fldCharType="begin"/>
      </w:r>
      <w:r w:rsidRPr="00B26E5F">
        <w:rPr>
          <w:sz w:val="20"/>
          <w:szCs w:val="20"/>
          <w:rPrChange w:id="1000" w:author="Microsoft Office User" w:date="2023-09-11T13:17:00Z">
            <w:rPr/>
          </w:rPrChange>
        </w:rPr>
        <w:instrText>HYPERLINK "https://www.zotero.org/google-docs/?n2Avay" \h</w:instrText>
      </w:r>
      <w:r w:rsidRPr="00E24C39">
        <w:rPr>
          <w:sz w:val="20"/>
          <w:szCs w:val="20"/>
        </w:rPr>
      </w:r>
      <w:r w:rsidRPr="00B26E5F">
        <w:rPr>
          <w:sz w:val="20"/>
          <w:szCs w:val="20"/>
          <w:rPrChange w:id="1001" w:author="Microsoft Office User" w:date="2023-09-11T13:17:00Z">
            <w:rPr>
              <w:b/>
            </w:rPr>
          </w:rPrChange>
        </w:rPr>
        <w:fldChar w:fldCharType="separate"/>
      </w:r>
      <w:r w:rsidRPr="00B26E5F">
        <w:rPr>
          <w:b/>
          <w:sz w:val="20"/>
          <w:szCs w:val="20"/>
          <w:rPrChange w:id="1002" w:author="Microsoft Office User" w:date="2023-09-11T13:17:00Z">
            <w:rPr>
              <w:b/>
            </w:rPr>
          </w:rPrChange>
        </w:rPr>
        <w:t>7</w:t>
      </w:r>
      <w:r w:rsidRPr="00B26E5F">
        <w:rPr>
          <w:b/>
          <w:sz w:val="20"/>
          <w:szCs w:val="20"/>
          <w:rPrChange w:id="1003" w:author="Microsoft Office User" w:date="2023-09-11T13:17:00Z">
            <w:rPr>
              <w:b/>
            </w:rPr>
          </w:rPrChange>
        </w:rPr>
        <w:fldChar w:fldCharType="end"/>
      </w:r>
      <w:r w:rsidRPr="00B26E5F">
        <w:rPr>
          <w:sz w:val="20"/>
          <w:szCs w:val="20"/>
          <w:rPrChange w:id="1004" w:author="Microsoft Office User" w:date="2023-09-11T13:17:00Z">
            <w:rPr/>
          </w:rPrChange>
        </w:rPr>
        <w:fldChar w:fldCharType="begin"/>
      </w:r>
      <w:r w:rsidRPr="00B26E5F">
        <w:rPr>
          <w:sz w:val="20"/>
          <w:szCs w:val="20"/>
          <w:rPrChange w:id="1005" w:author="Microsoft Office User" w:date="2023-09-11T13:17:00Z">
            <w:rPr/>
          </w:rPrChange>
        </w:rPr>
        <w:instrText>HYPERLINK "https://www.zotero.org/google-docs/?n2Avay" \h</w:instrText>
      </w:r>
      <w:r w:rsidRPr="00E24C39">
        <w:rPr>
          <w:sz w:val="20"/>
          <w:szCs w:val="20"/>
        </w:rPr>
      </w:r>
      <w:r w:rsidRPr="00B26E5F">
        <w:rPr>
          <w:sz w:val="20"/>
          <w:szCs w:val="20"/>
          <w:rPrChange w:id="1006" w:author="Microsoft Office User" w:date="2023-09-11T13:17:00Z">
            <w:rPr/>
          </w:rPrChange>
        </w:rPr>
        <w:fldChar w:fldCharType="separate"/>
      </w:r>
      <w:r w:rsidRPr="00B26E5F">
        <w:rPr>
          <w:sz w:val="20"/>
          <w:szCs w:val="20"/>
          <w:rPrChange w:id="1007" w:author="Microsoft Office User" w:date="2023-09-11T13:17:00Z">
            <w:rPr/>
          </w:rPrChange>
        </w:rPr>
        <w:t>, 335–336 (2010).</w:t>
      </w:r>
      <w:r w:rsidRPr="00B26E5F">
        <w:rPr>
          <w:sz w:val="20"/>
          <w:szCs w:val="20"/>
          <w:rPrChange w:id="1008" w:author="Microsoft Office User" w:date="2023-09-11T13:17:00Z">
            <w:rPr/>
          </w:rPrChange>
        </w:rPr>
        <w:fldChar w:fldCharType="end"/>
      </w:r>
    </w:p>
    <w:p w14:paraId="6C714674" w14:textId="77777777" w:rsidR="0013233D" w:rsidRPr="00B26E5F" w:rsidRDefault="0013233D">
      <w:pPr>
        <w:snapToGrid w:val="0"/>
        <w:contextualSpacing/>
        <w:rPr>
          <w:sz w:val="20"/>
          <w:szCs w:val="20"/>
          <w:rPrChange w:id="1009" w:author="Microsoft Office User" w:date="2023-09-11T13:17:00Z">
            <w:rPr/>
          </w:rPrChange>
        </w:rPr>
        <w:pPrChange w:id="1010" w:author="Microsoft Office User" w:date="2023-09-11T13:17:00Z">
          <w:pPr/>
        </w:pPrChange>
      </w:pPr>
    </w:p>
    <w:p w14:paraId="668EF538" w14:textId="77777777" w:rsidR="000C56B0" w:rsidRPr="00B26E5F" w:rsidRDefault="00367A15">
      <w:pPr>
        <w:snapToGrid w:val="0"/>
        <w:contextualSpacing/>
        <w:rPr>
          <w:sz w:val="20"/>
          <w:szCs w:val="20"/>
          <w:rPrChange w:id="1011" w:author="Microsoft Office User" w:date="2023-09-11T13:17:00Z">
            <w:rPr/>
          </w:rPrChange>
        </w:rPr>
        <w:pPrChange w:id="1012" w:author="Microsoft Office User" w:date="2023-09-11T13:17:00Z">
          <w:pPr/>
        </w:pPrChange>
      </w:pPr>
      <w:r w:rsidRPr="00B26E5F">
        <w:rPr>
          <w:sz w:val="20"/>
          <w:szCs w:val="20"/>
          <w:rPrChange w:id="1013" w:author="Microsoft Office User" w:date="2023-09-11T13:17:00Z">
            <w:rPr/>
          </w:rPrChange>
        </w:rPr>
        <w:fldChar w:fldCharType="begin"/>
      </w:r>
      <w:r w:rsidRPr="00B26E5F">
        <w:rPr>
          <w:sz w:val="20"/>
          <w:szCs w:val="20"/>
          <w:rPrChange w:id="1014" w:author="Microsoft Office User" w:date="2023-09-11T13:17:00Z">
            <w:rPr/>
          </w:rPrChange>
        </w:rPr>
        <w:instrText>HYPERLINK "https://www.zotero.org/google-docs/?n2Avay" \h</w:instrText>
      </w:r>
      <w:r w:rsidRPr="00E24C39">
        <w:rPr>
          <w:sz w:val="20"/>
          <w:szCs w:val="20"/>
        </w:rPr>
      </w:r>
      <w:r w:rsidRPr="00B26E5F">
        <w:rPr>
          <w:sz w:val="20"/>
          <w:szCs w:val="20"/>
          <w:rPrChange w:id="1015" w:author="Microsoft Office User" w:date="2023-09-11T13:17:00Z">
            <w:rPr/>
          </w:rPrChange>
        </w:rPr>
        <w:fldChar w:fldCharType="separate"/>
      </w:r>
      <w:r w:rsidRPr="00B26E5F">
        <w:rPr>
          <w:sz w:val="20"/>
          <w:szCs w:val="20"/>
          <w:rPrChange w:id="1016" w:author="Microsoft Office User" w:date="2023-09-11T13:17:00Z">
            <w:rPr/>
          </w:rPrChange>
        </w:rPr>
        <w:t>34.</w:t>
      </w:r>
      <w:r w:rsidRPr="00B26E5F">
        <w:rPr>
          <w:sz w:val="20"/>
          <w:szCs w:val="20"/>
          <w:rPrChange w:id="1017" w:author="Microsoft Office User" w:date="2023-09-11T13:17:00Z">
            <w:rPr/>
          </w:rPrChange>
        </w:rPr>
        <w:tab/>
        <w:t xml:space="preserve">Amir, A. </w:t>
      </w:r>
      <w:r w:rsidRPr="00B26E5F">
        <w:rPr>
          <w:sz w:val="20"/>
          <w:szCs w:val="20"/>
          <w:rPrChange w:id="1018" w:author="Microsoft Office User" w:date="2023-09-11T13:17:00Z">
            <w:rPr/>
          </w:rPrChange>
        </w:rPr>
        <w:fldChar w:fldCharType="end"/>
      </w:r>
      <w:r w:rsidRPr="00B26E5F">
        <w:rPr>
          <w:sz w:val="20"/>
          <w:szCs w:val="20"/>
          <w:rPrChange w:id="1019" w:author="Microsoft Office User" w:date="2023-09-11T13:17:00Z">
            <w:rPr/>
          </w:rPrChange>
        </w:rPr>
        <w:fldChar w:fldCharType="begin"/>
      </w:r>
      <w:r w:rsidRPr="00B26E5F">
        <w:rPr>
          <w:sz w:val="20"/>
          <w:szCs w:val="20"/>
          <w:rPrChange w:id="1020" w:author="Microsoft Office User" w:date="2023-09-11T13:17:00Z">
            <w:rPr/>
          </w:rPrChange>
        </w:rPr>
        <w:instrText>HYPERLINK "https://www.zotero.org/google-docs/?n2Avay" \h</w:instrText>
      </w:r>
      <w:r w:rsidRPr="00E24C39">
        <w:rPr>
          <w:sz w:val="20"/>
          <w:szCs w:val="20"/>
        </w:rPr>
      </w:r>
      <w:r w:rsidRPr="00B26E5F">
        <w:rPr>
          <w:sz w:val="20"/>
          <w:szCs w:val="20"/>
          <w:rPrChange w:id="1021" w:author="Microsoft Office User" w:date="2023-09-11T13:17:00Z">
            <w:rPr>
              <w:i/>
            </w:rPr>
          </w:rPrChange>
        </w:rPr>
        <w:fldChar w:fldCharType="separate"/>
      </w:r>
      <w:r w:rsidRPr="00B26E5F">
        <w:rPr>
          <w:i/>
          <w:sz w:val="20"/>
          <w:szCs w:val="20"/>
          <w:rPrChange w:id="1022" w:author="Microsoft Office User" w:date="2023-09-11T13:17:00Z">
            <w:rPr>
              <w:i/>
            </w:rPr>
          </w:rPrChange>
        </w:rPr>
        <w:t>et al.</w:t>
      </w:r>
      <w:r w:rsidRPr="00B26E5F">
        <w:rPr>
          <w:i/>
          <w:sz w:val="20"/>
          <w:szCs w:val="20"/>
          <w:rPrChange w:id="1023" w:author="Microsoft Office User" w:date="2023-09-11T13:17:00Z">
            <w:rPr>
              <w:i/>
            </w:rPr>
          </w:rPrChange>
        </w:rPr>
        <w:fldChar w:fldCharType="end"/>
      </w:r>
      <w:r w:rsidRPr="00B26E5F">
        <w:rPr>
          <w:sz w:val="20"/>
          <w:szCs w:val="20"/>
          <w:rPrChange w:id="1024" w:author="Microsoft Office User" w:date="2023-09-11T13:17:00Z">
            <w:rPr/>
          </w:rPrChange>
        </w:rPr>
        <w:fldChar w:fldCharType="begin"/>
      </w:r>
      <w:r w:rsidRPr="00B26E5F">
        <w:rPr>
          <w:sz w:val="20"/>
          <w:szCs w:val="20"/>
          <w:rPrChange w:id="1025" w:author="Microsoft Office User" w:date="2023-09-11T13:17:00Z">
            <w:rPr/>
          </w:rPrChange>
        </w:rPr>
        <w:instrText>HYPERLINK "https://www.zotero.org/google-docs/?n2Avay" \h</w:instrText>
      </w:r>
      <w:r w:rsidRPr="00E24C39">
        <w:rPr>
          <w:sz w:val="20"/>
          <w:szCs w:val="20"/>
        </w:rPr>
      </w:r>
      <w:r w:rsidRPr="00B26E5F">
        <w:rPr>
          <w:sz w:val="20"/>
          <w:szCs w:val="20"/>
          <w:rPrChange w:id="1026" w:author="Microsoft Office User" w:date="2023-09-11T13:17:00Z">
            <w:rPr/>
          </w:rPrChange>
        </w:rPr>
        <w:fldChar w:fldCharType="separate"/>
      </w:r>
      <w:r w:rsidRPr="00B26E5F">
        <w:rPr>
          <w:sz w:val="20"/>
          <w:szCs w:val="20"/>
          <w:rPrChange w:id="1027" w:author="Microsoft Office User" w:date="2023-09-11T13:17:00Z">
            <w:rPr/>
          </w:rPrChange>
        </w:rPr>
        <w:t xml:space="preserve"> Deblur Rapidly Resolves Single-Nucleotide Community Sequence Patterns. </w:t>
      </w:r>
      <w:r w:rsidRPr="00B26E5F">
        <w:rPr>
          <w:sz w:val="20"/>
          <w:szCs w:val="20"/>
          <w:rPrChange w:id="1028" w:author="Microsoft Office User" w:date="2023-09-11T13:17:00Z">
            <w:rPr/>
          </w:rPrChange>
        </w:rPr>
        <w:fldChar w:fldCharType="end"/>
      </w:r>
      <w:r w:rsidRPr="00B26E5F">
        <w:rPr>
          <w:sz w:val="20"/>
          <w:szCs w:val="20"/>
          <w:rPrChange w:id="1029" w:author="Microsoft Office User" w:date="2023-09-11T13:17:00Z">
            <w:rPr/>
          </w:rPrChange>
        </w:rPr>
        <w:fldChar w:fldCharType="begin"/>
      </w:r>
      <w:r w:rsidRPr="00B26E5F">
        <w:rPr>
          <w:sz w:val="20"/>
          <w:szCs w:val="20"/>
          <w:rPrChange w:id="1030" w:author="Microsoft Office User" w:date="2023-09-11T13:17:00Z">
            <w:rPr/>
          </w:rPrChange>
        </w:rPr>
        <w:instrText>HYPERLINK "https://www.zotero.org/google-docs/?n2Avay" \h</w:instrText>
      </w:r>
      <w:r w:rsidRPr="00E24C39">
        <w:rPr>
          <w:sz w:val="20"/>
          <w:szCs w:val="20"/>
        </w:rPr>
      </w:r>
      <w:r w:rsidRPr="00B26E5F">
        <w:rPr>
          <w:sz w:val="20"/>
          <w:szCs w:val="20"/>
          <w:rPrChange w:id="1031" w:author="Microsoft Office User" w:date="2023-09-11T13:17:00Z">
            <w:rPr>
              <w:i/>
            </w:rPr>
          </w:rPrChange>
        </w:rPr>
        <w:fldChar w:fldCharType="separate"/>
      </w:r>
      <w:r w:rsidRPr="00B26E5F">
        <w:rPr>
          <w:i/>
          <w:sz w:val="20"/>
          <w:szCs w:val="20"/>
          <w:rPrChange w:id="1032" w:author="Microsoft Office User" w:date="2023-09-11T13:17:00Z">
            <w:rPr>
              <w:i/>
            </w:rPr>
          </w:rPrChange>
        </w:rPr>
        <w:t xml:space="preserve">mSystems </w:t>
      </w:r>
      <w:r w:rsidRPr="00B26E5F">
        <w:rPr>
          <w:i/>
          <w:sz w:val="20"/>
          <w:szCs w:val="20"/>
          <w:rPrChange w:id="1033" w:author="Microsoft Office User" w:date="2023-09-11T13:17:00Z">
            <w:rPr>
              <w:i/>
            </w:rPr>
          </w:rPrChange>
        </w:rPr>
        <w:fldChar w:fldCharType="end"/>
      </w:r>
      <w:r w:rsidRPr="00B26E5F">
        <w:rPr>
          <w:sz w:val="20"/>
          <w:szCs w:val="20"/>
          <w:rPrChange w:id="1034" w:author="Microsoft Office User" w:date="2023-09-11T13:17:00Z">
            <w:rPr/>
          </w:rPrChange>
        </w:rPr>
        <w:fldChar w:fldCharType="begin"/>
      </w:r>
      <w:r w:rsidRPr="00B26E5F">
        <w:rPr>
          <w:sz w:val="20"/>
          <w:szCs w:val="20"/>
          <w:rPrChange w:id="1035" w:author="Microsoft Office User" w:date="2023-09-11T13:17:00Z">
            <w:rPr/>
          </w:rPrChange>
        </w:rPr>
        <w:instrText>HYPERLINK "https://www.zotero.org/google-docs/?n2Avay" \h</w:instrText>
      </w:r>
      <w:r w:rsidRPr="00E24C39">
        <w:rPr>
          <w:sz w:val="20"/>
          <w:szCs w:val="20"/>
        </w:rPr>
      </w:r>
      <w:r w:rsidRPr="00B26E5F">
        <w:rPr>
          <w:sz w:val="20"/>
          <w:szCs w:val="20"/>
          <w:rPrChange w:id="1036" w:author="Microsoft Office User" w:date="2023-09-11T13:17:00Z">
            <w:rPr>
              <w:b/>
            </w:rPr>
          </w:rPrChange>
        </w:rPr>
        <w:fldChar w:fldCharType="separate"/>
      </w:r>
      <w:r w:rsidRPr="00B26E5F">
        <w:rPr>
          <w:b/>
          <w:sz w:val="20"/>
          <w:szCs w:val="20"/>
          <w:rPrChange w:id="1037" w:author="Microsoft Office User" w:date="2023-09-11T13:17:00Z">
            <w:rPr>
              <w:b/>
            </w:rPr>
          </w:rPrChange>
        </w:rPr>
        <w:t>2</w:t>
      </w:r>
      <w:r w:rsidRPr="00B26E5F">
        <w:rPr>
          <w:b/>
          <w:sz w:val="20"/>
          <w:szCs w:val="20"/>
          <w:rPrChange w:id="1038" w:author="Microsoft Office User" w:date="2023-09-11T13:17:00Z">
            <w:rPr>
              <w:b/>
            </w:rPr>
          </w:rPrChange>
        </w:rPr>
        <w:fldChar w:fldCharType="end"/>
      </w:r>
      <w:r w:rsidRPr="00B26E5F">
        <w:rPr>
          <w:sz w:val="20"/>
          <w:szCs w:val="20"/>
          <w:rPrChange w:id="1039" w:author="Microsoft Office User" w:date="2023-09-11T13:17:00Z">
            <w:rPr/>
          </w:rPrChange>
        </w:rPr>
        <w:fldChar w:fldCharType="begin"/>
      </w:r>
      <w:r w:rsidRPr="00B26E5F">
        <w:rPr>
          <w:sz w:val="20"/>
          <w:szCs w:val="20"/>
          <w:rPrChange w:id="1040" w:author="Microsoft Office User" w:date="2023-09-11T13:17:00Z">
            <w:rPr/>
          </w:rPrChange>
        </w:rPr>
        <w:instrText>HYPERLINK "https://www.zotero.org/google-docs/?n2Avay" \h</w:instrText>
      </w:r>
      <w:r w:rsidRPr="00E24C39">
        <w:rPr>
          <w:sz w:val="20"/>
          <w:szCs w:val="20"/>
        </w:rPr>
      </w:r>
      <w:r w:rsidRPr="00B26E5F">
        <w:rPr>
          <w:sz w:val="20"/>
          <w:szCs w:val="20"/>
          <w:rPrChange w:id="1041" w:author="Microsoft Office User" w:date="2023-09-11T13:17:00Z">
            <w:rPr/>
          </w:rPrChange>
        </w:rPr>
        <w:fldChar w:fldCharType="separate"/>
      </w:r>
      <w:r w:rsidRPr="00B26E5F">
        <w:rPr>
          <w:sz w:val="20"/>
          <w:szCs w:val="20"/>
          <w:rPrChange w:id="1042" w:author="Microsoft Office User" w:date="2023-09-11T13:17:00Z">
            <w:rPr/>
          </w:rPrChange>
        </w:rPr>
        <w:t>, e00191-16 (2017).</w:t>
      </w:r>
      <w:r w:rsidRPr="00B26E5F">
        <w:rPr>
          <w:sz w:val="20"/>
          <w:szCs w:val="20"/>
          <w:rPrChange w:id="1043" w:author="Microsoft Office User" w:date="2023-09-11T13:17:00Z">
            <w:rPr/>
          </w:rPrChange>
        </w:rPr>
        <w:fldChar w:fldCharType="end"/>
      </w:r>
    </w:p>
    <w:p w14:paraId="72656A4E" w14:textId="77777777" w:rsidR="0013233D" w:rsidRPr="00B26E5F" w:rsidRDefault="0013233D">
      <w:pPr>
        <w:snapToGrid w:val="0"/>
        <w:contextualSpacing/>
        <w:rPr>
          <w:sz w:val="20"/>
          <w:szCs w:val="20"/>
          <w:rPrChange w:id="1044" w:author="Microsoft Office User" w:date="2023-09-11T13:17:00Z">
            <w:rPr/>
          </w:rPrChange>
        </w:rPr>
        <w:pPrChange w:id="1045" w:author="Microsoft Office User" w:date="2023-09-11T13:17:00Z">
          <w:pPr/>
        </w:pPrChange>
      </w:pPr>
    </w:p>
    <w:p w14:paraId="156240D6" w14:textId="77777777" w:rsidR="000C56B0" w:rsidRPr="00B26E5F" w:rsidRDefault="00367A15">
      <w:pPr>
        <w:snapToGrid w:val="0"/>
        <w:contextualSpacing/>
        <w:rPr>
          <w:sz w:val="20"/>
          <w:szCs w:val="20"/>
          <w:rPrChange w:id="1046" w:author="Microsoft Office User" w:date="2023-09-11T13:17:00Z">
            <w:rPr/>
          </w:rPrChange>
        </w:rPr>
        <w:pPrChange w:id="1047" w:author="Microsoft Office User" w:date="2023-09-11T13:17:00Z">
          <w:pPr/>
        </w:pPrChange>
      </w:pPr>
      <w:r w:rsidRPr="00B26E5F">
        <w:rPr>
          <w:sz w:val="20"/>
          <w:szCs w:val="20"/>
          <w:rPrChange w:id="1048" w:author="Microsoft Office User" w:date="2023-09-11T13:17:00Z">
            <w:rPr/>
          </w:rPrChange>
        </w:rPr>
        <w:lastRenderedPageBreak/>
        <w:fldChar w:fldCharType="begin"/>
      </w:r>
      <w:r w:rsidRPr="00B26E5F">
        <w:rPr>
          <w:sz w:val="20"/>
          <w:szCs w:val="20"/>
          <w:rPrChange w:id="1049" w:author="Microsoft Office User" w:date="2023-09-11T13:17:00Z">
            <w:rPr/>
          </w:rPrChange>
        </w:rPr>
        <w:instrText>HYPERLINK "https://www.zotero.org/google-docs/?n2Avay" \h</w:instrText>
      </w:r>
      <w:r w:rsidRPr="00E24C39">
        <w:rPr>
          <w:sz w:val="20"/>
          <w:szCs w:val="20"/>
        </w:rPr>
      </w:r>
      <w:r w:rsidRPr="00B26E5F">
        <w:rPr>
          <w:sz w:val="20"/>
          <w:szCs w:val="20"/>
          <w:rPrChange w:id="1050" w:author="Microsoft Office User" w:date="2023-09-11T13:17:00Z">
            <w:rPr/>
          </w:rPrChange>
        </w:rPr>
        <w:fldChar w:fldCharType="separate"/>
      </w:r>
      <w:r w:rsidRPr="00B26E5F">
        <w:rPr>
          <w:sz w:val="20"/>
          <w:szCs w:val="20"/>
          <w:rPrChange w:id="1051" w:author="Microsoft Office User" w:date="2023-09-11T13:17:00Z">
            <w:rPr/>
          </w:rPrChange>
        </w:rPr>
        <w:t>35.</w:t>
      </w:r>
      <w:r w:rsidRPr="00B26E5F">
        <w:rPr>
          <w:sz w:val="20"/>
          <w:szCs w:val="20"/>
          <w:rPrChange w:id="1052" w:author="Microsoft Office User" w:date="2023-09-11T13:17:00Z">
            <w:rPr/>
          </w:rPrChange>
        </w:rPr>
        <w:tab/>
        <w:t xml:space="preserve">Bolyen, E. </w:t>
      </w:r>
      <w:r w:rsidRPr="00B26E5F">
        <w:rPr>
          <w:sz w:val="20"/>
          <w:szCs w:val="20"/>
          <w:rPrChange w:id="1053" w:author="Microsoft Office User" w:date="2023-09-11T13:17:00Z">
            <w:rPr/>
          </w:rPrChange>
        </w:rPr>
        <w:fldChar w:fldCharType="end"/>
      </w:r>
      <w:r w:rsidRPr="00B26E5F">
        <w:rPr>
          <w:sz w:val="20"/>
          <w:szCs w:val="20"/>
          <w:rPrChange w:id="1054" w:author="Microsoft Office User" w:date="2023-09-11T13:17:00Z">
            <w:rPr/>
          </w:rPrChange>
        </w:rPr>
        <w:fldChar w:fldCharType="begin"/>
      </w:r>
      <w:r w:rsidRPr="00B26E5F">
        <w:rPr>
          <w:sz w:val="20"/>
          <w:szCs w:val="20"/>
          <w:rPrChange w:id="1055" w:author="Microsoft Office User" w:date="2023-09-11T13:17:00Z">
            <w:rPr/>
          </w:rPrChange>
        </w:rPr>
        <w:instrText>HYPERLINK "https://www.zotero.org/google-docs/?n2Avay" \h</w:instrText>
      </w:r>
      <w:r w:rsidRPr="00E24C39">
        <w:rPr>
          <w:sz w:val="20"/>
          <w:szCs w:val="20"/>
        </w:rPr>
      </w:r>
      <w:r w:rsidRPr="00B26E5F">
        <w:rPr>
          <w:sz w:val="20"/>
          <w:szCs w:val="20"/>
          <w:rPrChange w:id="1056" w:author="Microsoft Office User" w:date="2023-09-11T13:17:00Z">
            <w:rPr/>
          </w:rPrChange>
        </w:rPr>
        <w:fldChar w:fldCharType="separate"/>
      </w:r>
      <w:r w:rsidRPr="00B26E5F">
        <w:rPr>
          <w:sz w:val="20"/>
          <w:szCs w:val="20"/>
          <w:rPrChange w:id="1057" w:author="Microsoft Office User" w:date="2023-09-11T13:17:00Z">
            <w:rPr/>
          </w:rPrChange>
        </w:rPr>
        <w:t>et al. QIIME 2: Reproducible, interactive, scalable, and extensible microbiome data science</w:t>
      </w:r>
      <w:r w:rsidRPr="00B26E5F">
        <w:rPr>
          <w:sz w:val="20"/>
          <w:szCs w:val="20"/>
          <w:rPrChange w:id="1058" w:author="Microsoft Office User" w:date="2023-09-11T13:17:00Z">
            <w:rPr/>
          </w:rPrChange>
        </w:rPr>
        <w:fldChar w:fldCharType="end"/>
      </w:r>
      <w:r w:rsidRPr="00B26E5F">
        <w:rPr>
          <w:sz w:val="20"/>
          <w:szCs w:val="20"/>
          <w:rPrChange w:id="1059" w:author="Microsoft Office User" w:date="2023-09-11T13:17:00Z">
            <w:rPr/>
          </w:rPrChange>
        </w:rPr>
        <w:fldChar w:fldCharType="begin"/>
      </w:r>
      <w:r w:rsidRPr="00B26E5F">
        <w:rPr>
          <w:sz w:val="20"/>
          <w:szCs w:val="20"/>
          <w:rPrChange w:id="1060" w:author="Microsoft Office User" w:date="2023-09-11T13:17:00Z">
            <w:rPr/>
          </w:rPrChange>
        </w:rPr>
        <w:instrText>HYPERLINK "https://www.zotero.org/google-docs/?n2Avay" \h</w:instrText>
      </w:r>
      <w:r w:rsidRPr="00E24C39">
        <w:rPr>
          <w:sz w:val="20"/>
          <w:szCs w:val="20"/>
        </w:rPr>
      </w:r>
      <w:r w:rsidRPr="00B26E5F">
        <w:rPr>
          <w:sz w:val="20"/>
          <w:szCs w:val="20"/>
          <w:rPrChange w:id="1061" w:author="Microsoft Office User" w:date="2023-09-11T13:17:00Z">
            <w:rPr/>
          </w:rPrChange>
        </w:rPr>
        <w:fldChar w:fldCharType="separate"/>
      </w:r>
      <w:r w:rsidRPr="00B26E5F">
        <w:rPr>
          <w:sz w:val="20"/>
          <w:szCs w:val="20"/>
          <w:rPrChange w:id="1062" w:author="Microsoft Office User" w:date="2023-09-11T13:17:00Z">
            <w:rPr/>
          </w:rPrChange>
        </w:rPr>
        <w:t>. https://peerj.com/preprints/27295 (2018) doi:10.7287/peerj.preprints.27295v2.</w:t>
      </w:r>
      <w:r w:rsidRPr="00B26E5F">
        <w:rPr>
          <w:sz w:val="20"/>
          <w:szCs w:val="20"/>
          <w:rPrChange w:id="1063" w:author="Microsoft Office User" w:date="2023-09-11T13:17:00Z">
            <w:rPr/>
          </w:rPrChange>
        </w:rPr>
        <w:fldChar w:fldCharType="end"/>
      </w:r>
    </w:p>
    <w:p w14:paraId="600DF8A4" w14:textId="77777777" w:rsidR="0013233D" w:rsidRPr="00B26E5F" w:rsidRDefault="0013233D">
      <w:pPr>
        <w:snapToGrid w:val="0"/>
        <w:contextualSpacing/>
        <w:rPr>
          <w:sz w:val="20"/>
          <w:szCs w:val="20"/>
          <w:rPrChange w:id="1064" w:author="Microsoft Office User" w:date="2023-09-11T13:17:00Z">
            <w:rPr/>
          </w:rPrChange>
        </w:rPr>
        <w:pPrChange w:id="1065" w:author="Microsoft Office User" w:date="2023-09-11T13:17:00Z">
          <w:pPr/>
        </w:pPrChange>
      </w:pPr>
    </w:p>
    <w:p w14:paraId="755DFCE6" w14:textId="77777777" w:rsidR="000C56B0" w:rsidRPr="00B26E5F" w:rsidRDefault="00367A15">
      <w:pPr>
        <w:snapToGrid w:val="0"/>
        <w:contextualSpacing/>
        <w:rPr>
          <w:sz w:val="20"/>
          <w:szCs w:val="20"/>
          <w:rPrChange w:id="1066" w:author="Microsoft Office User" w:date="2023-09-11T13:17:00Z">
            <w:rPr/>
          </w:rPrChange>
        </w:rPr>
        <w:pPrChange w:id="1067" w:author="Microsoft Office User" w:date="2023-09-11T13:17:00Z">
          <w:pPr/>
        </w:pPrChange>
      </w:pPr>
      <w:r w:rsidRPr="00B26E5F">
        <w:rPr>
          <w:sz w:val="20"/>
          <w:szCs w:val="20"/>
          <w:rPrChange w:id="1068" w:author="Microsoft Office User" w:date="2023-09-11T13:17:00Z">
            <w:rPr/>
          </w:rPrChange>
        </w:rPr>
        <w:fldChar w:fldCharType="begin"/>
      </w:r>
      <w:r w:rsidRPr="00B26E5F">
        <w:rPr>
          <w:sz w:val="20"/>
          <w:szCs w:val="20"/>
          <w:rPrChange w:id="1069" w:author="Microsoft Office User" w:date="2023-09-11T13:17:00Z">
            <w:rPr/>
          </w:rPrChange>
        </w:rPr>
        <w:instrText>HYPERLINK "https://www.zotero.org/google-docs/?n2Avay" \h</w:instrText>
      </w:r>
      <w:r w:rsidRPr="00E24C39">
        <w:rPr>
          <w:sz w:val="20"/>
          <w:szCs w:val="20"/>
        </w:rPr>
      </w:r>
      <w:r w:rsidRPr="00B26E5F">
        <w:rPr>
          <w:sz w:val="20"/>
          <w:szCs w:val="20"/>
          <w:rPrChange w:id="1070" w:author="Microsoft Office User" w:date="2023-09-11T13:17:00Z">
            <w:rPr/>
          </w:rPrChange>
        </w:rPr>
        <w:fldChar w:fldCharType="separate"/>
      </w:r>
      <w:r w:rsidRPr="00B26E5F">
        <w:rPr>
          <w:sz w:val="20"/>
          <w:szCs w:val="20"/>
          <w:rPrChange w:id="1071" w:author="Microsoft Office User" w:date="2023-09-11T13:17:00Z">
            <w:rPr/>
          </w:rPrChange>
        </w:rPr>
        <w:t>36.</w:t>
      </w:r>
      <w:r w:rsidRPr="00B26E5F">
        <w:rPr>
          <w:sz w:val="20"/>
          <w:szCs w:val="20"/>
          <w:rPrChange w:id="1072" w:author="Microsoft Office User" w:date="2023-09-11T13:17:00Z">
            <w:rPr/>
          </w:rPrChange>
        </w:rPr>
        <w:tab/>
        <w:t xml:space="preserve">Rognes, T., Flouri, T., Nichols, B., Quince, C. &amp; Mahé, F. VSEARCH: a versatile open source tool for metagenomics. </w:t>
      </w:r>
      <w:r w:rsidRPr="00B26E5F">
        <w:rPr>
          <w:sz w:val="20"/>
          <w:szCs w:val="20"/>
          <w:rPrChange w:id="1073" w:author="Microsoft Office User" w:date="2023-09-11T13:17:00Z">
            <w:rPr/>
          </w:rPrChange>
        </w:rPr>
        <w:fldChar w:fldCharType="end"/>
      </w:r>
      <w:r w:rsidRPr="00B26E5F">
        <w:rPr>
          <w:sz w:val="20"/>
          <w:szCs w:val="20"/>
          <w:rPrChange w:id="1074" w:author="Microsoft Office User" w:date="2023-09-11T13:17:00Z">
            <w:rPr/>
          </w:rPrChange>
        </w:rPr>
        <w:fldChar w:fldCharType="begin"/>
      </w:r>
      <w:r w:rsidRPr="00B26E5F">
        <w:rPr>
          <w:sz w:val="20"/>
          <w:szCs w:val="20"/>
          <w:rPrChange w:id="1075" w:author="Microsoft Office User" w:date="2023-09-11T13:17:00Z">
            <w:rPr/>
          </w:rPrChange>
        </w:rPr>
        <w:instrText>HYPERLINK "https://www.zotero.org/google-docs/?n2Avay" \h</w:instrText>
      </w:r>
      <w:r w:rsidRPr="00E24C39">
        <w:rPr>
          <w:sz w:val="20"/>
          <w:szCs w:val="20"/>
        </w:rPr>
      </w:r>
      <w:r w:rsidRPr="00B26E5F">
        <w:rPr>
          <w:sz w:val="20"/>
          <w:szCs w:val="20"/>
          <w:rPrChange w:id="1076" w:author="Microsoft Office User" w:date="2023-09-11T13:17:00Z">
            <w:rPr>
              <w:i/>
            </w:rPr>
          </w:rPrChange>
        </w:rPr>
        <w:fldChar w:fldCharType="separate"/>
      </w:r>
      <w:r w:rsidRPr="00B26E5F">
        <w:rPr>
          <w:i/>
          <w:sz w:val="20"/>
          <w:szCs w:val="20"/>
          <w:rPrChange w:id="1077" w:author="Microsoft Office User" w:date="2023-09-11T13:17:00Z">
            <w:rPr>
              <w:i/>
            </w:rPr>
          </w:rPrChange>
        </w:rPr>
        <w:t xml:space="preserve">PeerJ </w:t>
      </w:r>
      <w:r w:rsidRPr="00B26E5F">
        <w:rPr>
          <w:i/>
          <w:sz w:val="20"/>
          <w:szCs w:val="20"/>
          <w:rPrChange w:id="1078" w:author="Microsoft Office User" w:date="2023-09-11T13:17:00Z">
            <w:rPr>
              <w:i/>
            </w:rPr>
          </w:rPrChange>
        </w:rPr>
        <w:fldChar w:fldCharType="end"/>
      </w:r>
      <w:r w:rsidRPr="00B26E5F">
        <w:rPr>
          <w:sz w:val="20"/>
          <w:szCs w:val="20"/>
          <w:rPrChange w:id="1079" w:author="Microsoft Office User" w:date="2023-09-11T13:17:00Z">
            <w:rPr/>
          </w:rPrChange>
        </w:rPr>
        <w:fldChar w:fldCharType="begin"/>
      </w:r>
      <w:r w:rsidRPr="00B26E5F">
        <w:rPr>
          <w:sz w:val="20"/>
          <w:szCs w:val="20"/>
          <w:rPrChange w:id="1080" w:author="Microsoft Office User" w:date="2023-09-11T13:17:00Z">
            <w:rPr/>
          </w:rPrChange>
        </w:rPr>
        <w:instrText>HYPERLINK "https://www.zotero.org/google-docs/?n2Avay" \h</w:instrText>
      </w:r>
      <w:r w:rsidRPr="00E24C39">
        <w:rPr>
          <w:sz w:val="20"/>
          <w:szCs w:val="20"/>
        </w:rPr>
      </w:r>
      <w:r w:rsidRPr="00B26E5F">
        <w:rPr>
          <w:sz w:val="20"/>
          <w:szCs w:val="20"/>
          <w:rPrChange w:id="1081" w:author="Microsoft Office User" w:date="2023-09-11T13:17:00Z">
            <w:rPr>
              <w:b/>
            </w:rPr>
          </w:rPrChange>
        </w:rPr>
        <w:fldChar w:fldCharType="separate"/>
      </w:r>
      <w:r w:rsidRPr="00B26E5F">
        <w:rPr>
          <w:b/>
          <w:sz w:val="20"/>
          <w:szCs w:val="20"/>
          <w:rPrChange w:id="1082" w:author="Microsoft Office User" w:date="2023-09-11T13:17:00Z">
            <w:rPr>
              <w:b/>
            </w:rPr>
          </w:rPrChange>
        </w:rPr>
        <w:t>4</w:t>
      </w:r>
      <w:r w:rsidRPr="00B26E5F">
        <w:rPr>
          <w:b/>
          <w:sz w:val="20"/>
          <w:szCs w:val="20"/>
          <w:rPrChange w:id="1083" w:author="Microsoft Office User" w:date="2023-09-11T13:17:00Z">
            <w:rPr>
              <w:b/>
            </w:rPr>
          </w:rPrChange>
        </w:rPr>
        <w:fldChar w:fldCharType="end"/>
      </w:r>
      <w:r w:rsidRPr="00B26E5F">
        <w:rPr>
          <w:sz w:val="20"/>
          <w:szCs w:val="20"/>
          <w:rPrChange w:id="1084" w:author="Microsoft Office User" w:date="2023-09-11T13:17:00Z">
            <w:rPr/>
          </w:rPrChange>
        </w:rPr>
        <w:fldChar w:fldCharType="begin"/>
      </w:r>
      <w:r w:rsidRPr="00B26E5F">
        <w:rPr>
          <w:sz w:val="20"/>
          <w:szCs w:val="20"/>
          <w:rPrChange w:id="1085" w:author="Microsoft Office User" w:date="2023-09-11T13:17:00Z">
            <w:rPr/>
          </w:rPrChange>
        </w:rPr>
        <w:instrText>HYPERLINK "https://www.zotero.org/google-docs/?n2Avay" \h</w:instrText>
      </w:r>
      <w:r w:rsidRPr="00E24C39">
        <w:rPr>
          <w:sz w:val="20"/>
          <w:szCs w:val="20"/>
        </w:rPr>
      </w:r>
      <w:r w:rsidRPr="00B26E5F">
        <w:rPr>
          <w:sz w:val="20"/>
          <w:szCs w:val="20"/>
          <w:rPrChange w:id="1086" w:author="Microsoft Office User" w:date="2023-09-11T13:17:00Z">
            <w:rPr/>
          </w:rPrChange>
        </w:rPr>
        <w:fldChar w:fldCharType="separate"/>
      </w:r>
      <w:r w:rsidRPr="00B26E5F">
        <w:rPr>
          <w:sz w:val="20"/>
          <w:szCs w:val="20"/>
          <w:rPrChange w:id="1087" w:author="Microsoft Office User" w:date="2023-09-11T13:17:00Z">
            <w:rPr/>
          </w:rPrChange>
        </w:rPr>
        <w:t>, e2584 (2016).</w:t>
      </w:r>
      <w:r w:rsidRPr="00B26E5F">
        <w:rPr>
          <w:sz w:val="20"/>
          <w:szCs w:val="20"/>
          <w:rPrChange w:id="1088" w:author="Microsoft Office User" w:date="2023-09-11T13:17:00Z">
            <w:rPr/>
          </w:rPrChange>
        </w:rPr>
        <w:fldChar w:fldCharType="end"/>
      </w:r>
    </w:p>
    <w:p w14:paraId="49B3C2E1" w14:textId="77777777" w:rsidR="0013233D" w:rsidRPr="00B26E5F" w:rsidRDefault="0013233D">
      <w:pPr>
        <w:snapToGrid w:val="0"/>
        <w:contextualSpacing/>
        <w:rPr>
          <w:sz w:val="20"/>
          <w:szCs w:val="20"/>
          <w:rPrChange w:id="1089" w:author="Microsoft Office User" w:date="2023-09-11T13:17:00Z">
            <w:rPr/>
          </w:rPrChange>
        </w:rPr>
        <w:pPrChange w:id="1090" w:author="Microsoft Office User" w:date="2023-09-11T13:17:00Z">
          <w:pPr/>
        </w:pPrChange>
      </w:pPr>
    </w:p>
    <w:p w14:paraId="31BBF55F" w14:textId="77777777" w:rsidR="000C56B0" w:rsidRPr="00B26E5F" w:rsidRDefault="00367A15">
      <w:pPr>
        <w:snapToGrid w:val="0"/>
        <w:contextualSpacing/>
        <w:rPr>
          <w:sz w:val="20"/>
          <w:szCs w:val="20"/>
          <w:rPrChange w:id="1091" w:author="Microsoft Office User" w:date="2023-09-11T13:17:00Z">
            <w:rPr/>
          </w:rPrChange>
        </w:rPr>
        <w:pPrChange w:id="1092" w:author="Microsoft Office User" w:date="2023-09-11T13:17:00Z">
          <w:pPr/>
        </w:pPrChange>
      </w:pPr>
      <w:r w:rsidRPr="00B26E5F">
        <w:rPr>
          <w:sz w:val="20"/>
          <w:szCs w:val="20"/>
          <w:rPrChange w:id="1093" w:author="Microsoft Office User" w:date="2023-09-11T13:17:00Z">
            <w:rPr/>
          </w:rPrChange>
        </w:rPr>
        <w:fldChar w:fldCharType="begin"/>
      </w:r>
      <w:r w:rsidRPr="00B26E5F">
        <w:rPr>
          <w:sz w:val="20"/>
          <w:szCs w:val="20"/>
          <w:rPrChange w:id="1094" w:author="Microsoft Office User" w:date="2023-09-11T13:17:00Z">
            <w:rPr/>
          </w:rPrChange>
        </w:rPr>
        <w:instrText>HYPERLINK "https://www.zotero.org/google-docs/?n2Avay" \h</w:instrText>
      </w:r>
      <w:r w:rsidRPr="00E24C39">
        <w:rPr>
          <w:sz w:val="20"/>
          <w:szCs w:val="20"/>
        </w:rPr>
      </w:r>
      <w:r w:rsidRPr="00B26E5F">
        <w:rPr>
          <w:sz w:val="20"/>
          <w:szCs w:val="20"/>
          <w:rPrChange w:id="1095" w:author="Microsoft Office User" w:date="2023-09-11T13:17:00Z">
            <w:rPr/>
          </w:rPrChange>
        </w:rPr>
        <w:fldChar w:fldCharType="separate"/>
      </w:r>
      <w:r w:rsidRPr="00B26E5F">
        <w:rPr>
          <w:sz w:val="20"/>
          <w:szCs w:val="20"/>
          <w:rPrChange w:id="1096" w:author="Microsoft Office User" w:date="2023-09-11T13:17:00Z">
            <w:rPr/>
          </w:rPrChange>
        </w:rPr>
        <w:t>37.</w:t>
      </w:r>
      <w:r w:rsidRPr="00B26E5F">
        <w:rPr>
          <w:sz w:val="20"/>
          <w:szCs w:val="20"/>
          <w:rPrChange w:id="1097" w:author="Microsoft Office User" w:date="2023-09-11T13:17:00Z">
            <w:rPr/>
          </w:rPrChange>
        </w:rPr>
        <w:tab/>
        <w:t xml:space="preserve">Quast, C. </w:t>
      </w:r>
      <w:r w:rsidRPr="00B26E5F">
        <w:rPr>
          <w:sz w:val="20"/>
          <w:szCs w:val="20"/>
          <w:rPrChange w:id="1098" w:author="Microsoft Office User" w:date="2023-09-11T13:17:00Z">
            <w:rPr/>
          </w:rPrChange>
        </w:rPr>
        <w:fldChar w:fldCharType="end"/>
      </w:r>
      <w:r w:rsidRPr="00B26E5F">
        <w:rPr>
          <w:sz w:val="20"/>
          <w:szCs w:val="20"/>
          <w:rPrChange w:id="1099" w:author="Microsoft Office User" w:date="2023-09-11T13:17:00Z">
            <w:rPr/>
          </w:rPrChange>
        </w:rPr>
        <w:fldChar w:fldCharType="begin"/>
      </w:r>
      <w:r w:rsidRPr="00B26E5F">
        <w:rPr>
          <w:sz w:val="20"/>
          <w:szCs w:val="20"/>
          <w:rPrChange w:id="1100" w:author="Microsoft Office User" w:date="2023-09-11T13:17:00Z">
            <w:rPr/>
          </w:rPrChange>
        </w:rPr>
        <w:instrText>HYPERLINK "https://www.zotero.org/google-docs/?n2Avay" \h</w:instrText>
      </w:r>
      <w:r w:rsidRPr="00E24C39">
        <w:rPr>
          <w:sz w:val="20"/>
          <w:szCs w:val="20"/>
        </w:rPr>
      </w:r>
      <w:r w:rsidRPr="00B26E5F">
        <w:rPr>
          <w:sz w:val="20"/>
          <w:szCs w:val="20"/>
          <w:rPrChange w:id="1101" w:author="Microsoft Office User" w:date="2023-09-11T13:17:00Z">
            <w:rPr>
              <w:i/>
            </w:rPr>
          </w:rPrChange>
        </w:rPr>
        <w:fldChar w:fldCharType="separate"/>
      </w:r>
      <w:r w:rsidRPr="00B26E5F">
        <w:rPr>
          <w:i/>
          <w:sz w:val="20"/>
          <w:szCs w:val="20"/>
          <w:rPrChange w:id="1102" w:author="Microsoft Office User" w:date="2023-09-11T13:17:00Z">
            <w:rPr>
              <w:i/>
            </w:rPr>
          </w:rPrChange>
        </w:rPr>
        <w:t>et al.</w:t>
      </w:r>
      <w:r w:rsidRPr="00B26E5F">
        <w:rPr>
          <w:i/>
          <w:sz w:val="20"/>
          <w:szCs w:val="20"/>
          <w:rPrChange w:id="1103" w:author="Microsoft Office User" w:date="2023-09-11T13:17:00Z">
            <w:rPr>
              <w:i/>
            </w:rPr>
          </w:rPrChange>
        </w:rPr>
        <w:fldChar w:fldCharType="end"/>
      </w:r>
      <w:r w:rsidRPr="00B26E5F">
        <w:rPr>
          <w:sz w:val="20"/>
          <w:szCs w:val="20"/>
          <w:rPrChange w:id="1104" w:author="Microsoft Office User" w:date="2023-09-11T13:17:00Z">
            <w:rPr/>
          </w:rPrChange>
        </w:rPr>
        <w:fldChar w:fldCharType="begin"/>
      </w:r>
      <w:r w:rsidRPr="00B26E5F">
        <w:rPr>
          <w:sz w:val="20"/>
          <w:szCs w:val="20"/>
          <w:rPrChange w:id="1105" w:author="Microsoft Office User" w:date="2023-09-11T13:17:00Z">
            <w:rPr/>
          </w:rPrChange>
        </w:rPr>
        <w:instrText>HYPERLINK "https://www.zotero.org/google-docs/?n2Avay" \h</w:instrText>
      </w:r>
      <w:r w:rsidRPr="00E24C39">
        <w:rPr>
          <w:sz w:val="20"/>
          <w:szCs w:val="20"/>
        </w:rPr>
      </w:r>
      <w:r w:rsidRPr="00B26E5F">
        <w:rPr>
          <w:sz w:val="20"/>
          <w:szCs w:val="20"/>
          <w:rPrChange w:id="1106" w:author="Microsoft Office User" w:date="2023-09-11T13:17:00Z">
            <w:rPr/>
          </w:rPrChange>
        </w:rPr>
        <w:fldChar w:fldCharType="separate"/>
      </w:r>
      <w:r w:rsidRPr="00B26E5F">
        <w:rPr>
          <w:sz w:val="20"/>
          <w:szCs w:val="20"/>
          <w:rPrChange w:id="1107" w:author="Microsoft Office User" w:date="2023-09-11T13:17:00Z">
            <w:rPr/>
          </w:rPrChange>
        </w:rPr>
        <w:t xml:space="preserve"> The SILVA ribosomal RNA gene database project: improved data processing and web-based tools. </w:t>
      </w:r>
      <w:r w:rsidRPr="00B26E5F">
        <w:rPr>
          <w:sz w:val="20"/>
          <w:szCs w:val="20"/>
          <w:rPrChange w:id="1108" w:author="Microsoft Office User" w:date="2023-09-11T13:17:00Z">
            <w:rPr/>
          </w:rPrChange>
        </w:rPr>
        <w:fldChar w:fldCharType="end"/>
      </w:r>
      <w:r w:rsidRPr="00B26E5F">
        <w:rPr>
          <w:sz w:val="20"/>
          <w:szCs w:val="20"/>
          <w:rPrChange w:id="1109" w:author="Microsoft Office User" w:date="2023-09-11T13:17:00Z">
            <w:rPr/>
          </w:rPrChange>
        </w:rPr>
        <w:fldChar w:fldCharType="begin"/>
      </w:r>
      <w:r w:rsidRPr="00B26E5F">
        <w:rPr>
          <w:sz w:val="20"/>
          <w:szCs w:val="20"/>
          <w:rPrChange w:id="1110" w:author="Microsoft Office User" w:date="2023-09-11T13:17:00Z">
            <w:rPr/>
          </w:rPrChange>
        </w:rPr>
        <w:instrText>HYPERLINK "https://www.zotero.org/google-docs/?n2Avay" \h</w:instrText>
      </w:r>
      <w:r w:rsidRPr="00E24C39">
        <w:rPr>
          <w:sz w:val="20"/>
          <w:szCs w:val="20"/>
        </w:rPr>
      </w:r>
      <w:r w:rsidRPr="00B26E5F">
        <w:rPr>
          <w:sz w:val="20"/>
          <w:szCs w:val="20"/>
          <w:rPrChange w:id="1111" w:author="Microsoft Office User" w:date="2023-09-11T13:17:00Z">
            <w:rPr>
              <w:i/>
            </w:rPr>
          </w:rPrChange>
        </w:rPr>
        <w:fldChar w:fldCharType="separate"/>
      </w:r>
      <w:r w:rsidRPr="00B26E5F">
        <w:rPr>
          <w:i/>
          <w:sz w:val="20"/>
          <w:szCs w:val="20"/>
          <w:rPrChange w:id="1112" w:author="Microsoft Office User" w:date="2023-09-11T13:17:00Z">
            <w:rPr>
              <w:i/>
            </w:rPr>
          </w:rPrChange>
        </w:rPr>
        <w:t xml:space="preserve">Nucleic Acids Res. </w:t>
      </w:r>
      <w:r w:rsidRPr="00B26E5F">
        <w:rPr>
          <w:i/>
          <w:sz w:val="20"/>
          <w:szCs w:val="20"/>
          <w:rPrChange w:id="1113" w:author="Microsoft Office User" w:date="2023-09-11T13:17:00Z">
            <w:rPr>
              <w:i/>
            </w:rPr>
          </w:rPrChange>
        </w:rPr>
        <w:fldChar w:fldCharType="end"/>
      </w:r>
      <w:r w:rsidRPr="00B26E5F">
        <w:rPr>
          <w:sz w:val="20"/>
          <w:szCs w:val="20"/>
          <w:rPrChange w:id="1114" w:author="Microsoft Office User" w:date="2023-09-11T13:17:00Z">
            <w:rPr/>
          </w:rPrChange>
        </w:rPr>
        <w:fldChar w:fldCharType="begin"/>
      </w:r>
      <w:r w:rsidRPr="00B26E5F">
        <w:rPr>
          <w:sz w:val="20"/>
          <w:szCs w:val="20"/>
          <w:rPrChange w:id="1115" w:author="Microsoft Office User" w:date="2023-09-11T13:17:00Z">
            <w:rPr/>
          </w:rPrChange>
        </w:rPr>
        <w:instrText>HYPERLINK "https://www.zotero.org/google-docs/?n2Avay" \h</w:instrText>
      </w:r>
      <w:r w:rsidRPr="00E24C39">
        <w:rPr>
          <w:sz w:val="20"/>
          <w:szCs w:val="20"/>
        </w:rPr>
      </w:r>
      <w:r w:rsidRPr="00B26E5F">
        <w:rPr>
          <w:sz w:val="20"/>
          <w:szCs w:val="20"/>
          <w:rPrChange w:id="1116" w:author="Microsoft Office User" w:date="2023-09-11T13:17:00Z">
            <w:rPr>
              <w:b/>
            </w:rPr>
          </w:rPrChange>
        </w:rPr>
        <w:fldChar w:fldCharType="separate"/>
      </w:r>
      <w:r w:rsidRPr="00B26E5F">
        <w:rPr>
          <w:b/>
          <w:sz w:val="20"/>
          <w:szCs w:val="20"/>
          <w:rPrChange w:id="1117" w:author="Microsoft Office User" w:date="2023-09-11T13:17:00Z">
            <w:rPr>
              <w:b/>
            </w:rPr>
          </w:rPrChange>
        </w:rPr>
        <w:t>41</w:t>
      </w:r>
      <w:r w:rsidRPr="00B26E5F">
        <w:rPr>
          <w:b/>
          <w:sz w:val="20"/>
          <w:szCs w:val="20"/>
          <w:rPrChange w:id="1118" w:author="Microsoft Office User" w:date="2023-09-11T13:17:00Z">
            <w:rPr>
              <w:b/>
            </w:rPr>
          </w:rPrChange>
        </w:rPr>
        <w:fldChar w:fldCharType="end"/>
      </w:r>
      <w:r w:rsidRPr="00B26E5F">
        <w:rPr>
          <w:sz w:val="20"/>
          <w:szCs w:val="20"/>
          <w:rPrChange w:id="1119" w:author="Microsoft Office User" w:date="2023-09-11T13:17:00Z">
            <w:rPr/>
          </w:rPrChange>
        </w:rPr>
        <w:fldChar w:fldCharType="begin"/>
      </w:r>
      <w:r w:rsidRPr="00B26E5F">
        <w:rPr>
          <w:sz w:val="20"/>
          <w:szCs w:val="20"/>
          <w:rPrChange w:id="1120" w:author="Microsoft Office User" w:date="2023-09-11T13:17:00Z">
            <w:rPr/>
          </w:rPrChange>
        </w:rPr>
        <w:instrText>HYPERLINK "https://www.zotero.org/google-docs/?n2Avay" \h</w:instrText>
      </w:r>
      <w:r w:rsidRPr="00E24C39">
        <w:rPr>
          <w:sz w:val="20"/>
          <w:szCs w:val="20"/>
        </w:rPr>
      </w:r>
      <w:r w:rsidRPr="00B26E5F">
        <w:rPr>
          <w:sz w:val="20"/>
          <w:szCs w:val="20"/>
          <w:rPrChange w:id="1121" w:author="Microsoft Office User" w:date="2023-09-11T13:17:00Z">
            <w:rPr/>
          </w:rPrChange>
        </w:rPr>
        <w:fldChar w:fldCharType="separate"/>
      </w:r>
      <w:r w:rsidRPr="00B26E5F">
        <w:rPr>
          <w:sz w:val="20"/>
          <w:szCs w:val="20"/>
          <w:rPrChange w:id="1122" w:author="Microsoft Office User" w:date="2023-09-11T13:17:00Z">
            <w:rPr/>
          </w:rPrChange>
        </w:rPr>
        <w:t>, D590–D596 (2013).</w:t>
      </w:r>
      <w:r w:rsidRPr="00B26E5F">
        <w:rPr>
          <w:sz w:val="20"/>
          <w:szCs w:val="20"/>
          <w:rPrChange w:id="1123" w:author="Microsoft Office User" w:date="2023-09-11T13:17:00Z">
            <w:rPr/>
          </w:rPrChange>
        </w:rPr>
        <w:fldChar w:fldCharType="end"/>
      </w:r>
    </w:p>
    <w:p w14:paraId="35BD6C47" w14:textId="77777777" w:rsidR="0013233D" w:rsidRPr="00B26E5F" w:rsidRDefault="0013233D">
      <w:pPr>
        <w:snapToGrid w:val="0"/>
        <w:contextualSpacing/>
        <w:rPr>
          <w:sz w:val="20"/>
          <w:szCs w:val="20"/>
          <w:rPrChange w:id="1124" w:author="Microsoft Office User" w:date="2023-09-11T13:17:00Z">
            <w:rPr/>
          </w:rPrChange>
        </w:rPr>
        <w:pPrChange w:id="1125" w:author="Microsoft Office User" w:date="2023-09-11T13:17:00Z">
          <w:pPr/>
        </w:pPrChange>
      </w:pPr>
    </w:p>
    <w:p w14:paraId="12C1140F" w14:textId="77777777" w:rsidR="000C56B0" w:rsidRPr="00B26E5F" w:rsidRDefault="00367A15">
      <w:pPr>
        <w:snapToGrid w:val="0"/>
        <w:contextualSpacing/>
        <w:rPr>
          <w:sz w:val="20"/>
          <w:szCs w:val="20"/>
          <w:rPrChange w:id="1126" w:author="Microsoft Office User" w:date="2023-09-11T13:17:00Z">
            <w:rPr/>
          </w:rPrChange>
        </w:rPr>
        <w:pPrChange w:id="1127" w:author="Microsoft Office User" w:date="2023-09-11T13:17:00Z">
          <w:pPr/>
        </w:pPrChange>
      </w:pPr>
      <w:r w:rsidRPr="00B26E5F">
        <w:rPr>
          <w:sz w:val="20"/>
          <w:szCs w:val="20"/>
          <w:rPrChange w:id="1128" w:author="Microsoft Office User" w:date="2023-09-11T13:17:00Z">
            <w:rPr/>
          </w:rPrChange>
        </w:rPr>
        <w:fldChar w:fldCharType="begin"/>
      </w:r>
      <w:r w:rsidRPr="00B26E5F">
        <w:rPr>
          <w:sz w:val="20"/>
          <w:szCs w:val="20"/>
          <w:rPrChange w:id="1129" w:author="Microsoft Office User" w:date="2023-09-11T13:17:00Z">
            <w:rPr/>
          </w:rPrChange>
        </w:rPr>
        <w:instrText>HYPERLINK "https://www.zotero.org/google-docs/?n2Avay" \h</w:instrText>
      </w:r>
      <w:r w:rsidRPr="00E24C39">
        <w:rPr>
          <w:sz w:val="20"/>
          <w:szCs w:val="20"/>
        </w:rPr>
      </w:r>
      <w:r w:rsidRPr="00B26E5F">
        <w:rPr>
          <w:sz w:val="20"/>
          <w:szCs w:val="20"/>
          <w:rPrChange w:id="1130" w:author="Microsoft Office User" w:date="2023-09-11T13:17:00Z">
            <w:rPr/>
          </w:rPrChange>
        </w:rPr>
        <w:fldChar w:fldCharType="separate"/>
      </w:r>
      <w:r w:rsidRPr="00B26E5F">
        <w:rPr>
          <w:sz w:val="20"/>
          <w:szCs w:val="20"/>
          <w:rPrChange w:id="1131" w:author="Microsoft Office User" w:date="2023-09-11T13:17:00Z">
            <w:rPr/>
          </w:rPrChange>
        </w:rPr>
        <w:t>38.</w:t>
      </w:r>
      <w:r w:rsidRPr="00B26E5F">
        <w:rPr>
          <w:sz w:val="20"/>
          <w:szCs w:val="20"/>
          <w:rPrChange w:id="1132" w:author="Microsoft Office User" w:date="2023-09-11T13:17:00Z">
            <w:rPr/>
          </w:rPrChange>
        </w:rPr>
        <w:tab/>
        <w:t xml:space="preserve">Bengtsson-Palme, J. </w:t>
      </w:r>
      <w:r w:rsidRPr="00B26E5F">
        <w:rPr>
          <w:sz w:val="20"/>
          <w:szCs w:val="20"/>
          <w:rPrChange w:id="1133" w:author="Microsoft Office User" w:date="2023-09-11T13:17:00Z">
            <w:rPr/>
          </w:rPrChange>
        </w:rPr>
        <w:fldChar w:fldCharType="end"/>
      </w:r>
      <w:r w:rsidRPr="00B26E5F">
        <w:rPr>
          <w:sz w:val="20"/>
          <w:szCs w:val="20"/>
          <w:rPrChange w:id="1134" w:author="Microsoft Office User" w:date="2023-09-11T13:17:00Z">
            <w:rPr/>
          </w:rPrChange>
        </w:rPr>
        <w:fldChar w:fldCharType="begin"/>
      </w:r>
      <w:r w:rsidRPr="00B26E5F">
        <w:rPr>
          <w:sz w:val="20"/>
          <w:szCs w:val="20"/>
          <w:rPrChange w:id="1135" w:author="Microsoft Office User" w:date="2023-09-11T13:17:00Z">
            <w:rPr/>
          </w:rPrChange>
        </w:rPr>
        <w:instrText>HYPERLINK "https://www.zotero.org/google-docs/?n2Avay" \h</w:instrText>
      </w:r>
      <w:r w:rsidRPr="00E24C39">
        <w:rPr>
          <w:sz w:val="20"/>
          <w:szCs w:val="20"/>
        </w:rPr>
      </w:r>
      <w:r w:rsidRPr="00B26E5F">
        <w:rPr>
          <w:sz w:val="20"/>
          <w:szCs w:val="20"/>
          <w:rPrChange w:id="1136" w:author="Microsoft Office User" w:date="2023-09-11T13:17:00Z">
            <w:rPr>
              <w:i/>
            </w:rPr>
          </w:rPrChange>
        </w:rPr>
        <w:fldChar w:fldCharType="separate"/>
      </w:r>
      <w:r w:rsidRPr="00B26E5F">
        <w:rPr>
          <w:i/>
          <w:sz w:val="20"/>
          <w:szCs w:val="20"/>
          <w:rPrChange w:id="1137" w:author="Microsoft Office User" w:date="2023-09-11T13:17:00Z">
            <w:rPr>
              <w:i/>
            </w:rPr>
          </w:rPrChange>
        </w:rPr>
        <w:t>et al.</w:t>
      </w:r>
      <w:r w:rsidRPr="00B26E5F">
        <w:rPr>
          <w:i/>
          <w:sz w:val="20"/>
          <w:szCs w:val="20"/>
          <w:rPrChange w:id="1138" w:author="Microsoft Office User" w:date="2023-09-11T13:17:00Z">
            <w:rPr>
              <w:i/>
            </w:rPr>
          </w:rPrChange>
        </w:rPr>
        <w:fldChar w:fldCharType="end"/>
      </w:r>
      <w:r w:rsidRPr="00B26E5F">
        <w:rPr>
          <w:sz w:val="20"/>
          <w:szCs w:val="20"/>
          <w:rPrChange w:id="1139" w:author="Microsoft Office User" w:date="2023-09-11T13:17:00Z">
            <w:rPr/>
          </w:rPrChange>
        </w:rPr>
        <w:fldChar w:fldCharType="begin"/>
      </w:r>
      <w:r w:rsidRPr="00B26E5F">
        <w:rPr>
          <w:sz w:val="20"/>
          <w:szCs w:val="20"/>
          <w:rPrChange w:id="1140" w:author="Microsoft Office User" w:date="2023-09-11T13:17:00Z">
            <w:rPr/>
          </w:rPrChange>
        </w:rPr>
        <w:instrText>HYPERLINK "https://www.zotero.org/google-docs/?n2Avay" \h</w:instrText>
      </w:r>
      <w:r w:rsidRPr="00E24C39">
        <w:rPr>
          <w:sz w:val="20"/>
          <w:szCs w:val="20"/>
        </w:rPr>
      </w:r>
      <w:r w:rsidRPr="00B26E5F">
        <w:rPr>
          <w:sz w:val="20"/>
          <w:szCs w:val="20"/>
          <w:rPrChange w:id="1141" w:author="Microsoft Office User" w:date="2023-09-11T13:17:00Z">
            <w:rPr/>
          </w:rPrChange>
        </w:rPr>
        <w:fldChar w:fldCharType="separate"/>
      </w:r>
      <w:r w:rsidRPr="00B26E5F">
        <w:rPr>
          <w:sz w:val="20"/>
          <w:szCs w:val="20"/>
          <w:rPrChange w:id="1142" w:author="Microsoft Office User" w:date="2023-09-11T13:17:00Z">
            <w:rPr/>
          </w:rPrChange>
        </w:rPr>
        <w:t xml:space="preserve"> METAXA2: improved identification and taxonomic classification of small and large subunit rRNA in metagenomic data. </w:t>
      </w:r>
      <w:r w:rsidRPr="00B26E5F">
        <w:rPr>
          <w:sz w:val="20"/>
          <w:szCs w:val="20"/>
          <w:rPrChange w:id="1143" w:author="Microsoft Office User" w:date="2023-09-11T13:17:00Z">
            <w:rPr/>
          </w:rPrChange>
        </w:rPr>
        <w:fldChar w:fldCharType="end"/>
      </w:r>
      <w:r w:rsidRPr="00B26E5F">
        <w:rPr>
          <w:sz w:val="20"/>
          <w:szCs w:val="20"/>
          <w:rPrChange w:id="1144" w:author="Microsoft Office User" w:date="2023-09-11T13:17:00Z">
            <w:rPr/>
          </w:rPrChange>
        </w:rPr>
        <w:fldChar w:fldCharType="begin"/>
      </w:r>
      <w:r w:rsidRPr="00B26E5F">
        <w:rPr>
          <w:sz w:val="20"/>
          <w:szCs w:val="20"/>
          <w:rPrChange w:id="1145" w:author="Microsoft Office User" w:date="2023-09-11T13:17:00Z">
            <w:rPr/>
          </w:rPrChange>
        </w:rPr>
        <w:instrText>HYPERLINK "https://www.zotero.org/google-docs/?n2Avay" \h</w:instrText>
      </w:r>
      <w:r w:rsidRPr="00E24C39">
        <w:rPr>
          <w:sz w:val="20"/>
          <w:szCs w:val="20"/>
        </w:rPr>
      </w:r>
      <w:r w:rsidRPr="00B26E5F">
        <w:rPr>
          <w:sz w:val="20"/>
          <w:szCs w:val="20"/>
          <w:rPrChange w:id="1146" w:author="Microsoft Office User" w:date="2023-09-11T13:17:00Z">
            <w:rPr>
              <w:i/>
            </w:rPr>
          </w:rPrChange>
        </w:rPr>
        <w:fldChar w:fldCharType="separate"/>
      </w:r>
      <w:r w:rsidRPr="00B26E5F">
        <w:rPr>
          <w:i/>
          <w:sz w:val="20"/>
          <w:szCs w:val="20"/>
          <w:rPrChange w:id="1147" w:author="Microsoft Office User" w:date="2023-09-11T13:17:00Z">
            <w:rPr>
              <w:i/>
            </w:rPr>
          </w:rPrChange>
        </w:rPr>
        <w:t xml:space="preserve">Mol. Ecol. Resour. </w:t>
      </w:r>
      <w:r w:rsidRPr="00B26E5F">
        <w:rPr>
          <w:i/>
          <w:sz w:val="20"/>
          <w:szCs w:val="20"/>
          <w:rPrChange w:id="1148" w:author="Microsoft Office User" w:date="2023-09-11T13:17:00Z">
            <w:rPr>
              <w:i/>
            </w:rPr>
          </w:rPrChange>
        </w:rPr>
        <w:fldChar w:fldCharType="end"/>
      </w:r>
      <w:r w:rsidRPr="00B26E5F">
        <w:rPr>
          <w:sz w:val="20"/>
          <w:szCs w:val="20"/>
          <w:rPrChange w:id="1149" w:author="Microsoft Office User" w:date="2023-09-11T13:17:00Z">
            <w:rPr/>
          </w:rPrChange>
        </w:rPr>
        <w:fldChar w:fldCharType="begin"/>
      </w:r>
      <w:r w:rsidRPr="00B26E5F">
        <w:rPr>
          <w:sz w:val="20"/>
          <w:szCs w:val="20"/>
          <w:rPrChange w:id="1150" w:author="Microsoft Office User" w:date="2023-09-11T13:17:00Z">
            <w:rPr/>
          </w:rPrChange>
        </w:rPr>
        <w:instrText>HYPERLINK "https://www.zotero.org/google-docs/?n2Avay" \h</w:instrText>
      </w:r>
      <w:r w:rsidRPr="00E24C39">
        <w:rPr>
          <w:sz w:val="20"/>
          <w:szCs w:val="20"/>
        </w:rPr>
      </w:r>
      <w:r w:rsidRPr="00B26E5F">
        <w:rPr>
          <w:sz w:val="20"/>
          <w:szCs w:val="20"/>
          <w:rPrChange w:id="1151" w:author="Microsoft Office User" w:date="2023-09-11T13:17:00Z">
            <w:rPr>
              <w:b/>
            </w:rPr>
          </w:rPrChange>
        </w:rPr>
        <w:fldChar w:fldCharType="separate"/>
      </w:r>
      <w:r w:rsidRPr="00B26E5F">
        <w:rPr>
          <w:b/>
          <w:sz w:val="20"/>
          <w:szCs w:val="20"/>
          <w:rPrChange w:id="1152" w:author="Microsoft Office User" w:date="2023-09-11T13:17:00Z">
            <w:rPr>
              <w:b/>
            </w:rPr>
          </w:rPrChange>
        </w:rPr>
        <w:t>15</w:t>
      </w:r>
      <w:r w:rsidRPr="00B26E5F">
        <w:rPr>
          <w:b/>
          <w:sz w:val="20"/>
          <w:szCs w:val="20"/>
          <w:rPrChange w:id="1153" w:author="Microsoft Office User" w:date="2023-09-11T13:17:00Z">
            <w:rPr>
              <w:b/>
            </w:rPr>
          </w:rPrChange>
        </w:rPr>
        <w:fldChar w:fldCharType="end"/>
      </w:r>
      <w:r w:rsidRPr="00B26E5F">
        <w:rPr>
          <w:sz w:val="20"/>
          <w:szCs w:val="20"/>
          <w:rPrChange w:id="1154" w:author="Microsoft Office User" w:date="2023-09-11T13:17:00Z">
            <w:rPr/>
          </w:rPrChange>
        </w:rPr>
        <w:fldChar w:fldCharType="begin"/>
      </w:r>
      <w:r w:rsidRPr="00B26E5F">
        <w:rPr>
          <w:sz w:val="20"/>
          <w:szCs w:val="20"/>
          <w:rPrChange w:id="1155" w:author="Microsoft Office User" w:date="2023-09-11T13:17:00Z">
            <w:rPr/>
          </w:rPrChange>
        </w:rPr>
        <w:instrText>HYPERLINK "https://www.zotero.org/google-docs/?n2Avay" \h</w:instrText>
      </w:r>
      <w:r w:rsidRPr="00E24C39">
        <w:rPr>
          <w:sz w:val="20"/>
          <w:szCs w:val="20"/>
        </w:rPr>
      </w:r>
      <w:r w:rsidRPr="00B26E5F">
        <w:rPr>
          <w:sz w:val="20"/>
          <w:szCs w:val="20"/>
          <w:rPrChange w:id="1156" w:author="Microsoft Office User" w:date="2023-09-11T13:17:00Z">
            <w:rPr/>
          </w:rPrChange>
        </w:rPr>
        <w:fldChar w:fldCharType="separate"/>
      </w:r>
      <w:r w:rsidRPr="00B26E5F">
        <w:rPr>
          <w:sz w:val="20"/>
          <w:szCs w:val="20"/>
          <w:rPrChange w:id="1157" w:author="Microsoft Office User" w:date="2023-09-11T13:17:00Z">
            <w:rPr/>
          </w:rPrChange>
        </w:rPr>
        <w:t>, 1403–1414 (2015).</w:t>
      </w:r>
      <w:r w:rsidRPr="00B26E5F">
        <w:rPr>
          <w:sz w:val="20"/>
          <w:szCs w:val="20"/>
          <w:rPrChange w:id="1158" w:author="Microsoft Office User" w:date="2023-09-11T13:17:00Z">
            <w:rPr/>
          </w:rPrChange>
        </w:rPr>
        <w:fldChar w:fldCharType="end"/>
      </w:r>
    </w:p>
    <w:p w14:paraId="0DA96513" w14:textId="77777777" w:rsidR="007B09DE" w:rsidRPr="00B26E5F" w:rsidRDefault="007B09DE">
      <w:pPr>
        <w:snapToGrid w:val="0"/>
        <w:contextualSpacing/>
        <w:rPr>
          <w:sz w:val="20"/>
          <w:szCs w:val="20"/>
          <w:rPrChange w:id="1159" w:author="Microsoft Office User" w:date="2023-09-11T13:17:00Z">
            <w:rPr/>
          </w:rPrChange>
        </w:rPr>
        <w:pPrChange w:id="1160" w:author="Microsoft Office User" w:date="2023-09-11T13:17:00Z">
          <w:pPr/>
        </w:pPrChange>
      </w:pPr>
    </w:p>
    <w:p w14:paraId="142B2F0F" w14:textId="77777777" w:rsidR="000C56B0" w:rsidRPr="00B26E5F" w:rsidRDefault="00367A15">
      <w:pPr>
        <w:snapToGrid w:val="0"/>
        <w:contextualSpacing/>
        <w:rPr>
          <w:sz w:val="20"/>
          <w:szCs w:val="20"/>
          <w:rPrChange w:id="1161" w:author="Microsoft Office User" w:date="2023-09-11T13:17:00Z">
            <w:rPr/>
          </w:rPrChange>
        </w:rPr>
        <w:pPrChange w:id="1162" w:author="Microsoft Office User" w:date="2023-09-11T13:17:00Z">
          <w:pPr/>
        </w:pPrChange>
      </w:pPr>
      <w:r w:rsidRPr="00B26E5F">
        <w:rPr>
          <w:sz w:val="20"/>
          <w:szCs w:val="20"/>
          <w:rPrChange w:id="1163" w:author="Microsoft Office User" w:date="2023-09-11T13:17:00Z">
            <w:rPr/>
          </w:rPrChange>
        </w:rPr>
        <w:fldChar w:fldCharType="begin"/>
      </w:r>
      <w:r w:rsidRPr="00B26E5F">
        <w:rPr>
          <w:sz w:val="20"/>
          <w:szCs w:val="20"/>
          <w:rPrChange w:id="1164" w:author="Microsoft Office User" w:date="2023-09-11T13:17:00Z">
            <w:rPr/>
          </w:rPrChange>
        </w:rPr>
        <w:instrText>HYPERLINK "https://www.zotero.org/google-docs/?n2Avay" \h</w:instrText>
      </w:r>
      <w:r w:rsidRPr="00E24C39">
        <w:rPr>
          <w:sz w:val="20"/>
          <w:szCs w:val="20"/>
        </w:rPr>
      </w:r>
      <w:r w:rsidRPr="00B26E5F">
        <w:rPr>
          <w:sz w:val="20"/>
          <w:szCs w:val="20"/>
          <w:rPrChange w:id="1165" w:author="Microsoft Office User" w:date="2023-09-11T13:17:00Z">
            <w:rPr/>
          </w:rPrChange>
        </w:rPr>
        <w:fldChar w:fldCharType="separate"/>
      </w:r>
      <w:r w:rsidRPr="00B26E5F">
        <w:rPr>
          <w:sz w:val="20"/>
          <w:szCs w:val="20"/>
          <w:rPrChange w:id="1166" w:author="Microsoft Office User" w:date="2023-09-11T13:17:00Z">
            <w:rPr/>
          </w:rPrChange>
        </w:rPr>
        <w:t>39.</w:t>
      </w:r>
      <w:r w:rsidRPr="00B26E5F">
        <w:rPr>
          <w:sz w:val="20"/>
          <w:szCs w:val="20"/>
          <w:rPrChange w:id="1167" w:author="Microsoft Office User" w:date="2023-09-11T13:17:00Z">
            <w:rPr/>
          </w:rPrChange>
        </w:rPr>
        <w:tab/>
        <w:t xml:space="preserve">Sonett, D., Brown, T., Bengtsson-Palme, J., Padilla-Gamiño, J. L. &amp; Zaneveld, J. R. </w:t>
      </w:r>
      <w:r w:rsidRPr="00B26E5F">
        <w:rPr>
          <w:sz w:val="20"/>
          <w:szCs w:val="20"/>
          <w:rPrChange w:id="1168" w:author="Microsoft Office User" w:date="2023-09-11T13:17:00Z">
            <w:rPr/>
          </w:rPrChange>
        </w:rPr>
        <w:fldChar w:fldCharType="end"/>
      </w:r>
      <w:r w:rsidRPr="00B26E5F">
        <w:rPr>
          <w:sz w:val="20"/>
          <w:szCs w:val="20"/>
          <w:rPrChange w:id="1169" w:author="Microsoft Office User" w:date="2023-09-11T13:17:00Z">
            <w:rPr/>
          </w:rPrChange>
        </w:rPr>
        <w:fldChar w:fldCharType="begin"/>
      </w:r>
      <w:r w:rsidRPr="00B26E5F">
        <w:rPr>
          <w:sz w:val="20"/>
          <w:szCs w:val="20"/>
          <w:rPrChange w:id="1170" w:author="Microsoft Office User" w:date="2023-09-11T13:17:00Z">
            <w:rPr/>
          </w:rPrChange>
        </w:rPr>
        <w:instrText>HYPERLINK "https://www.zotero.org/google-docs/?n2Avay" \h</w:instrText>
      </w:r>
      <w:r w:rsidRPr="00E24C39">
        <w:rPr>
          <w:sz w:val="20"/>
          <w:szCs w:val="20"/>
        </w:rPr>
      </w:r>
      <w:r w:rsidRPr="00B26E5F">
        <w:rPr>
          <w:sz w:val="20"/>
          <w:szCs w:val="20"/>
          <w:rPrChange w:id="1171" w:author="Microsoft Office User" w:date="2023-09-11T13:17:00Z">
            <w:rPr/>
          </w:rPrChange>
        </w:rPr>
        <w:fldChar w:fldCharType="separate"/>
      </w:r>
      <w:r w:rsidRPr="00B26E5F">
        <w:rPr>
          <w:sz w:val="20"/>
          <w:szCs w:val="20"/>
          <w:rPrChange w:id="1172" w:author="Microsoft Office User" w:date="2023-09-11T13:17:00Z">
            <w:rPr/>
          </w:rPrChange>
        </w:rPr>
        <w:t>The Organelle in the Room: Under-annotated Mitochondrial Reads Bias Coral Microbiome Analysis</w:t>
      </w:r>
      <w:r w:rsidRPr="00B26E5F">
        <w:rPr>
          <w:sz w:val="20"/>
          <w:szCs w:val="20"/>
          <w:rPrChange w:id="1173" w:author="Microsoft Office User" w:date="2023-09-11T13:17:00Z">
            <w:rPr/>
          </w:rPrChange>
        </w:rPr>
        <w:fldChar w:fldCharType="end"/>
      </w:r>
      <w:r w:rsidRPr="00B26E5F">
        <w:rPr>
          <w:sz w:val="20"/>
          <w:szCs w:val="20"/>
          <w:rPrChange w:id="1174" w:author="Microsoft Office User" w:date="2023-09-11T13:17:00Z">
            <w:rPr/>
          </w:rPrChange>
        </w:rPr>
        <w:fldChar w:fldCharType="begin"/>
      </w:r>
      <w:r w:rsidRPr="00B26E5F">
        <w:rPr>
          <w:sz w:val="20"/>
          <w:szCs w:val="20"/>
          <w:rPrChange w:id="1175" w:author="Microsoft Office User" w:date="2023-09-11T13:17:00Z">
            <w:rPr/>
          </w:rPrChange>
        </w:rPr>
        <w:instrText>HYPERLINK "https://www.zotero.org/google-docs/?n2Avay" \h</w:instrText>
      </w:r>
      <w:r w:rsidRPr="00E24C39">
        <w:rPr>
          <w:sz w:val="20"/>
          <w:szCs w:val="20"/>
        </w:rPr>
      </w:r>
      <w:r w:rsidRPr="00B26E5F">
        <w:rPr>
          <w:sz w:val="20"/>
          <w:szCs w:val="20"/>
          <w:rPrChange w:id="1176" w:author="Microsoft Office User" w:date="2023-09-11T13:17:00Z">
            <w:rPr/>
          </w:rPrChange>
        </w:rPr>
        <w:fldChar w:fldCharType="separate"/>
      </w:r>
      <w:r w:rsidRPr="00B26E5F">
        <w:rPr>
          <w:sz w:val="20"/>
          <w:szCs w:val="20"/>
          <w:rPrChange w:id="1177" w:author="Microsoft Office User" w:date="2023-09-11T13:17:00Z">
            <w:rPr/>
          </w:rPrChange>
        </w:rPr>
        <w:t>. http://biorxiv.org/lookup/doi/10.1101/2021.02.23.431501 (2021) doi:10.1101/2021.02.23.431501.</w:t>
      </w:r>
      <w:r w:rsidRPr="00B26E5F">
        <w:rPr>
          <w:sz w:val="20"/>
          <w:szCs w:val="20"/>
          <w:rPrChange w:id="1178" w:author="Microsoft Office User" w:date="2023-09-11T13:17:00Z">
            <w:rPr/>
          </w:rPrChange>
        </w:rPr>
        <w:fldChar w:fldCharType="end"/>
      </w:r>
    </w:p>
    <w:p w14:paraId="66537ECB" w14:textId="77777777" w:rsidR="007B09DE" w:rsidRPr="00B26E5F" w:rsidRDefault="007B09DE">
      <w:pPr>
        <w:snapToGrid w:val="0"/>
        <w:contextualSpacing/>
        <w:rPr>
          <w:sz w:val="20"/>
          <w:szCs w:val="20"/>
          <w:rPrChange w:id="1179" w:author="Microsoft Office User" w:date="2023-09-11T13:17:00Z">
            <w:rPr/>
          </w:rPrChange>
        </w:rPr>
        <w:pPrChange w:id="1180" w:author="Microsoft Office User" w:date="2023-09-11T13:17:00Z">
          <w:pPr/>
        </w:pPrChange>
      </w:pPr>
    </w:p>
    <w:p w14:paraId="57B92159" w14:textId="77777777" w:rsidR="000C56B0" w:rsidRPr="00B26E5F" w:rsidRDefault="00367A15">
      <w:pPr>
        <w:snapToGrid w:val="0"/>
        <w:contextualSpacing/>
        <w:rPr>
          <w:sz w:val="20"/>
          <w:szCs w:val="20"/>
          <w:rPrChange w:id="1181" w:author="Microsoft Office User" w:date="2023-09-11T13:17:00Z">
            <w:rPr/>
          </w:rPrChange>
        </w:rPr>
        <w:pPrChange w:id="1182" w:author="Microsoft Office User" w:date="2023-09-11T13:17:00Z">
          <w:pPr/>
        </w:pPrChange>
      </w:pPr>
      <w:r w:rsidRPr="00B26E5F">
        <w:rPr>
          <w:sz w:val="20"/>
          <w:szCs w:val="20"/>
          <w:rPrChange w:id="1183" w:author="Microsoft Office User" w:date="2023-09-11T13:17:00Z">
            <w:rPr/>
          </w:rPrChange>
        </w:rPr>
        <w:fldChar w:fldCharType="begin"/>
      </w:r>
      <w:r w:rsidRPr="00B26E5F">
        <w:rPr>
          <w:sz w:val="20"/>
          <w:szCs w:val="20"/>
          <w:rPrChange w:id="1184" w:author="Microsoft Office User" w:date="2023-09-11T13:17:00Z">
            <w:rPr/>
          </w:rPrChange>
        </w:rPr>
        <w:instrText>HYPERLINK "https://www.zotero.org/google-docs/?n2Avay" \h</w:instrText>
      </w:r>
      <w:r w:rsidRPr="00E24C39">
        <w:rPr>
          <w:sz w:val="20"/>
          <w:szCs w:val="20"/>
        </w:rPr>
      </w:r>
      <w:r w:rsidRPr="00B26E5F">
        <w:rPr>
          <w:sz w:val="20"/>
          <w:szCs w:val="20"/>
          <w:rPrChange w:id="1185" w:author="Microsoft Office User" w:date="2023-09-11T13:17:00Z">
            <w:rPr/>
          </w:rPrChange>
        </w:rPr>
        <w:fldChar w:fldCharType="separate"/>
      </w:r>
      <w:r w:rsidRPr="00B26E5F">
        <w:rPr>
          <w:sz w:val="20"/>
          <w:szCs w:val="20"/>
          <w:rPrChange w:id="1186" w:author="Microsoft Office User" w:date="2023-09-11T13:17:00Z">
            <w:rPr/>
          </w:rPrChange>
        </w:rPr>
        <w:t>40.</w:t>
      </w:r>
      <w:r w:rsidRPr="00B26E5F">
        <w:rPr>
          <w:sz w:val="20"/>
          <w:szCs w:val="20"/>
          <w:rPrChange w:id="1187" w:author="Microsoft Office User" w:date="2023-09-11T13:17:00Z">
            <w:rPr/>
          </w:rPrChange>
        </w:rPr>
        <w:tab/>
        <w:t xml:space="preserve">Janssen, S. </w:t>
      </w:r>
      <w:r w:rsidRPr="00B26E5F">
        <w:rPr>
          <w:sz w:val="20"/>
          <w:szCs w:val="20"/>
          <w:rPrChange w:id="1188" w:author="Microsoft Office User" w:date="2023-09-11T13:17:00Z">
            <w:rPr/>
          </w:rPrChange>
        </w:rPr>
        <w:fldChar w:fldCharType="end"/>
      </w:r>
      <w:r w:rsidRPr="00B26E5F">
        <w:rPr>
          <w:sz w:val="20"/>
          <w:szCs w:val="20"/>
          <w:rPrChange w:id="1189" w:author="Microsoft Office User" w:date="2023-09-11T13:17:00Z">
            <w:rPr/>
          </w:rPrChange>
        </w:rPr>
        <w:fldChar w:fldCharType="begin"/>
      </w:r>
      <w:r w:rsidRPr="00B26E5F">
        <w:rPr>
          <w:sz w:val="20"/>
          <w:szCs w:val="20"/>
          <w:rPrChange w:id="1190" w:author="Microsoft Office User" w:date="2023-09-11T13:17:00Z">
            <w:rPr/>
          </w:rPrChange>
        </w:rPr>
        <w:instrText>HYPERLINK "https://www.zotero.org/google-docs/?n2Avay" \h</w:instrText>
      </w:r>
      <w:r w:rsidRPr="00E24C39">
        <w:rPr>
          <w:sz w:val="20"/>
          <w:szCs w:val="20"/>
        </w:rPr>
      </w:r>
      <w:r w:rsidRPr="00B26E5F">
        <w:rPr>
          <w:sz w:val="20"/>
          <w:szCs w:val="20"/>
          <w:rPrChange w:id="1191" w:author="Microsoft Office User" w:date="2023-09-11T13:17:00Z">
            <w:rPr>
              <w:i/>
            </w:rPr>
          </w:rPrChange>
        </w:rPr>
        <w:fldChar w:fldCharType="separate"/>
      </w:r>
      <w:r w:rsidRPr="00B26E5F">
        <w:rPr>
          <w:i/>
          <w:sz w:val="20"/>
          <w:szCs w:val="20"/>
          <w:rPrChange w:id="1192" w:author="Microsoft Office User" w:date="2023-09-11T13:17:00Z">
            <w:rPr>
              <w:i/>
            </w:rPr>
          </w:rPrChange>
        </w:rPr>
        <w:t>et al.</w:t>
      </w:r>
      <w:r w:rsidRPr="00B26E5F">
        <w:rPr>
          <w:i/>
          <w:sz w:val="20"/>
          <w:szCs w:val="20"/>
          <w:rPrChange w:id="1193" w:author="Microsoft Office User" w:date="2023-09-11T13:17:00Z">
            <w:rPr>
              <w:i/>
            </w:rPr>
          </w:rPrChange>
        </w:rPr>
        <w:fldChar w:fldCharType="end"/>
      </w:r>
      <w:r w:rsidRPr="00B26E5F">
        <w:rPr>
          <w:sz w:val="20"/>
          <w:szCs w:val="20"/>
          <w:rPrChange w:id="1194" w:author="Microsoft Office User" w:date="2023-09-11T13:17:00Z">
            <w:rPr/>
          </w:rPrChange>
        </w:rPr>
        <w:fldChar w:fldCharType="begin"/>
      </w:r>
      <w:r w:rsidRPr="00B26E5F">
        <w:rPr>
          <w:sz w:val="20"/>
          <w:szCs w:val="20"/>
          <w:rPrChange w:id="1195" w:author="Microsoft Office User" w:date="2023-09-11T13:17:00Z">
            <w:rPr/>
          </w:rPrChange>
        </w:rPr>
        <w:instrText>HYPERLINK "https://www.zotero.org/google-docs/?n2Avay" \h</w:instrText>
      </w:r>
      <w:r w:rsidRPr="00E24C39">
        <w:rPr>
          <w:sz w:val="20"/>
          <w:szCs w:val="20"/>
        </w:rPr>
      </w:r>
      <w:r w:rsidRPr="00B26E5F">
        <w:rPr>
          <w:sz w:val="20"/>
          <w:szCs w:val="20"/>
          <w:rPrChange w:id="1196" w:author="Microsoft Office User" w:date="2023-09-11T13:17:00Z">
            <w:rPr/>
          </w:rPrChange>
        </w:rPr>
        <w:fldChar w:fldCharType="separate"/>
      </w:r>
      <w:r w:rsidRPr="00B26E5F">
        <w:rPr>
          <w:sz w:val="20"/>
          <w:szCs w:val="20"/>
          <w:rPrChange w:id="1197" w:author="Microsoft Office User" w:date="2023-09-11T13:17:00Z">
            <w:rPr/>
          </w:rPrChange>
        </w:rPr>
        <w:t xml:space="preserve"> Phylogenetic Placement of Exact Amplicon Sequences Improves Associations with Clinical Information. </w:t>
      </w:r>
      <w:r w:rsidRPr="00B26E5F">
        <w:rPr>
          <w:sz w:val="20"/>
          <w:szCs w:val="20"/>
          <w:rPrChange w:id="1198" w:author="Microsoft Office User" w:date="2023-09-11T13:17:00Z">
            <w:rPr/>
          </w:rPrChange>
        </w:rPr>
        <w:fldChar w:fldCharType="end"/>
      </w:r>
      <w:r w:rsidRPr="00B26E5F">
        <w:rPr>
          <w:sz w:val="20"/>
          <w:szCs w:val="20"/>
          <w:rPrChange w:id="1199" w:author="Microsoft Office User" w:date="2023-09-11T13:17:00Z">
            <w:rPr/>
          </w:rPrChange>
        </w:rPr>
        <w:fldChar w:fldCharType="begin"/>
      </w:r>
      <w:r w:rsidRPr="00B26E5F">
        <w:rPr>
          <w:sz w:val="20"/>
          <w:szCs w:val="20"/>
          <w:rPrChange w:id="1200" w:author="Microsoft Office User" w:date="2023-09-11T13:17:00Z">
            <w:rPr/>
          </w:rPrChange>
        </w:rPr>
        <w:instrText>HYPERLINK "https://www.zotero.org/google-docs/?n2Avay" \h</w:instrText>
      </w:r>
      <w:r w:rsidRPr="00E24C39">
        <w:rPr>
          <w:sz w:val="20"/>
          <w:szCs w:val="20"/>
        </w:rPr>
      </w:r>
      <w:r w:rsidRPr="00B26E5F">
        <w:rPr>
          <w:sz w:val="20"/>
          <w:szCs w:val="20"/>
          <w:rPrChange w:id="1201" w:author="Microsoft Office User" w:date="2023-09-11T13:17:00Z">
            <w:rPr>
              <w:i/>
            </w:rPr>
          </w:rPrChange>
        </w:rPr>
        <w:fldChar w:fldCharType="separate"/>
      </w:r>
      <w:r w:rsidRPr="00B26E5F">
        <w:rPr>
          <w:i/>
          <w:sz w:val="20"/>
          <w:szCs w:val="20"/>
          <w:rPrChange w:id="1202" w:author="Microsoft Office User" w:date="2023-09-11T13:17:00Z">
            <w:rPr>
              <w:i/>
            </w:rPr>
          </w:rPrChange>
        </w:rPr>
        <w:t xml:space="preserve">mSystems </w:t>
      </w:r>
      <w:r w:rsidRPr="00B26E5F">
        <w:rPr>
          <w:i/>
          <w:sz w:val="20"/>
          <w:szCs w:val="20"/>
          <w:rPrChange w:id="1203" w:author="Microsoft Office User" w:date="2023-09-11T13:17:00Z">
            <w:rPr>
              <w:i/>
            </w:rPr>
          </w:rPrChange>
        </w:rPr>
        <w:fldChar w:fldCharType="end"/>
      </w:r>
      <w:r w:rsidRPr="00B26E5F">
        <w:rPr>
          <w:sz w:val="20"/>
          <w:szCs w:val="20"/>
          <w:rPrChange w:id="1204" w:author="Microsoft Office User" w:date="2023-09-11T13:17:00Z">
            <w:rPr/>
          </w:rPrChange>
        </w:rPr>
        <w:fldChar w:fldCharType="begin"/>
      </w:r>
      <w:r w:rsidRPr="00B26E5F">
        <w:rPr>
          <w:sz w:val="20"/>
          <w:szCs w:val="20"/>
          <w:rPrChange w:id="1205" w:author="Microsoft Office User" w:date="2023-09-11T13:17:00Z">
            <w:rPr/>
          </w:rPrChange>
        </w:rPr>
        <w:instrText>HYPERLINK "https://www.zotero.org/google-docs/?n2Avay" \h</w:instrText>
      </w:r>
      <w:r w:rsidRPr="00E24C39">
        <w:rPr>
          <w:sz w:val="20"/>
          <w:szCs w:val="20"/>
        </w:rPr>
      </w:r>
      <w:r w:rsidRPr="00B26E5F">
        <w:rPr>
          <w:sz w:val="20"/>
          <w:szCs w:val="20"/>
          <w:rPrChange w:id="1206" w:author="Microsoft Office User" w:date="2023-09-11T13:17:00Z">
            <w:rPr>
              <w:b/>
            </w:rPr>
          </w:rPrChange>
        </w:rPr>
        <w:fldChar w:fldCharType="separate"/>
      </w:r>
      <w:r w:rsidRPr="00B26E5F">
        <w:rPr>
          <w:b/>
          <w:sz w:val="20"/>
          <w:szCs w:val="20"/>
          <w:rPrChange w:id="1207" w:author="Microsoft Office User" w:date="2023-09-11T13:17:00Z">
            <w:rPr>
              <w:b/>
            </w:rPr>
          </w:rPrChange>
        </w:rPr>
        <w:t>3</w:t>
      </w:r>
      <w:r w:rsidRPr="00B26E5F">
        <w:rPr>
          <w:b/>
          <w:sz w:val="20"/>
          <w:szCs w:val="20"/>
          <w:rPrChange w:id="1208" w:author="Microsoft Office User" w:date="2023-09-11T13:17:00Z">
            <w:rPr>
              <w:b/>
            </w:rPr>
          </w:rPrChange>
        </w:rPr>
        <w:fldChar w:fldCharType="end"/>
      </w:r>
      <w:r w:rsidRPr="00B26E5F">
        <w:rPr>
          <w:sz w:val="20"/>
          <w:szCs w:val="20"/>
          <w:rPrChange w:id="1209" w:author="Microsoft Office User" w:date="2023-09-11T13:17:00Z">
            <w:rPr/>
          </w:rPrChange>
        </w:rPr>
        <w:fldChar w:fldCharType="begin"/>
      </w:r>
      <w:r w:rsidRPr="00B26E5F">
        <w:rPr>
          <w:sz w:val="20"/>
          <w:szCs w:val="20"/>
          <w:rPrChange w:id="1210" w:author="Microsoft Office User" w:date="2023-09-11T13:17:00Z">
            <w:rPr/>
          </w:rPrChange>
        </w:rPr>
        <w:instrText>HYPERLINK "https://www.zotero.org/google-docs/?n2Avay" \h</w:instrText>
      </w:r>
      <w:r w:rsidRPr="00E24C39">
        <w:rPr>
          <w:sz w:val="20"/>
          <w:szCs w:val="20"/>
        </w:rPr>
      </w:r>
      <w:r w:rsidRPr="00B26E5F">
        <w:rPr>
          <w:sz w:val="20"/>
          <w:szCs w:val="20"/>
          <w:rPrChange w:id="1211" w:author="Microsoft Office User" w:date="2023-09-11T13:17:00Z">
            <w:rPr/>
          </w:rPrChange>
        </w:rPr>
        <w:fldChar w:fldCharType="separate"/>
      </w:r>
      <w:r w:rsidRPr="00B26E5F">
        <w:rPr>
          <w:sz w:val="20"/>
          <w:szCs w:val="20"/>
          <w:rPrChange w:id="1212" w:author="Microsoft Office User" w:date="2023-09-11T13:17:00Z">
            <w:rPr/>
          </w:rPrChange>
        </w:rPr>
        <w:t>, (2018).</w:t>
      </w:r>
      <w:r w:rsidRPr="00B26E5F">
        <w:rPr>
          <w:sz w:val="20"/>
          <w:szCs w:val="20"/>
          <w:rPrChange w:id="1213" w:author="Microsoft Office User" w:date="2023-09-11T13:17:00Z">
            <w:rPr/>
          </w:rPrChange>
        </w:rPr>
        <w:fldChar w:fldCharType="end"/>
      </w:r>
    </w:p>
    <w:p w14:paraId="649620B0" w14:textId="77777777" w:rsidR="007B09DE" w:rsidRPr="00B26E5F" w:rsidRDefault="007B09DE">
      <w:pPr>
        <w:snapToGrid w:val="0"/>
        <w:contextualSpacing/>
        <w:rPr>
          <w:sz w:val="20"/>
          <w:szCs w:val="20"/>
          <w:rPrChange w:id="1214" w:author="Microsoft Office User" w:date="2023-09-11T13:17:00Z">
            <w:rPr/>
          </w:rPrChange>
        </w:rPr>
        <w:pPrChange w:id="1215" w:author="Microsoft Office User" w:date="2023-09-11T13:17:00Z">
          <w:pPr/>
        </w:pPrChange>
      </w:pPr>
    </w:p>
    <w:p w14:paraId="7441376F" w14:textId="77777777" w:rsidR="000C56B0" w:rsidRPr="00B26E5F" w:rsidRDefault="00367A15">
      <w:pPr>
        <w:snapToGrid w:val="0"/>
        <w:contextualSpacing/>
        <w:rPr>
          <w:sz w:val="20"/>
          <w:szCs w:val="20"/>
          <w:rPrChange w:id="1216" w:author="Microsoft Office User" w:date="2023-09-11T13:17:00Z">
            <w:rPr/>
          </w:rPrChange>
        </w:rPr>
        <w:pPrChange w:id="1217" w:author="Microsoft Office User" w:date="2023-09-11T13:17:00Z">
          <w:pPr/>
        </w:pPrChange>
      </w:pPr>
      <w:r w:rsidRPr="00B26E5F">
        <w:rPr>
          <w:sz w:val="20"/>
          <w:szCs w:val="20"/>
          <w:rPrChange w:id="1218" w:author="Microsoft Office User" w:date="2023-09-11T13:17:00Z">
            <w:rPr/>
          </w:rPrChange>
        </w:rPr>
        <w:fldChar w:fldCharType="begin"/>
      </w:r>
      <w:r w:rsidRPr="00B26E5F">
        <w:rPr>
          <w:sz w:val="20"/>
          <w:szCs w:val="20"/>
          <w:rPrChange w:id="1219" w:author="Microsoft Office User" w:date="2023-09-11T13:17:00Z">
            <w:rPr/>
          </w:rPrChange>
        </w:rPr>
        <w:instrText>HYPERLINK "https://www.zotero.org/google-docs/?n2Avay" \h</w:instrText>
      </w:r>
      <w:r w:rsidRPr="00E24C39">
        <w:rPr>
          <w:sz w:val="20"/>
          <w:szCs w:val="20"/>
        </w:rPr>
      </w:r>
      <w:r w:rsidRPr="00B26E5F">
        <w:rPr>
          <w:sz w:val="20"/>
          <w:szCs w:val="20"/>
          <w:rPrChange w:id="1220" w:author="Microsoft Office User" w:date="2023-09-11T13:17:00Z">
            <w:rPr/>
          </w:rPrChange>
        </w:rPr>
        <w:fldChar w:fldCharType="separate"/>
      </w:r>
      <w:r w:rsidRPr="00B26E5F">
        <w:rPr>
          <w:sz w:val="20"/>
          <w:szCs w:val="20"/>
          <w:rPrChange w:id="1221" w:author="Microsoft Office User" w:date="2023-09-11T13:17:00Z">
            <w:rPr/>
          </w:rPrChange>
        </w:rPr>
        <w:t>41.</w:t>
      </w:r>
      <w:r w:rsidRPr="00B26E5F">
        <w:rPr>
          <w:sz w:val="20"/>
          <w:szCs w:val="20"/>
          <w:rPrChange w:id="1222" w:author="Microsoft Office User" w:date="2023-09-11T13:17:00Z">
            <w:rPr/>
          </w:rPrChange>
        </w:rPr>
        <w:tab/>
        <w:t xml:space="preserve">Lin, H. &amp; Peddada, S. D. Analysis of compositions of microbiomes with bias correction. </w:t>
      </w:r>
      <w:r w:rsidRPr="00B26E5F">
        <w:rPr>
          <w:sz w:val="20"/>
          <w:szCs w:val="20"/>
          <w:rPrChange w:id="1223" w:author="Microsoft Office User" w:date="2023-09-11T13:17:00Z">
            <w:rPr/>
          </w:rPrChange>
        </w:rPr>
        <w:fldChar w:fldCharType="end"/>
      </w:r>
      <w:r w:rsidRPr="00B26E5F">
        <w:rPr>
          <w:sz w:val="20"/>
          <w:szCs w:val="20"/>
          <w:rPrChange w:id="1224" w:author="Microsoft Office User" w:date="2023-09-11T13:17:00Z">
            <w:rPr/>
          </w:rPrChange>
        </w:rPr>
        <w:fldChar w:fldCharType="begin"/>
      </w:r>
      <w:r w:rsidRPr="00B26E5F">
        <w:rPr>
          <w:sz w:val="20"/>
          <w:szCs w:val="20"/>
          <w:rPrChange w:id="1225" w:author="Microsoft Office User" w:date="2023-09-11T13:17:00Z">
            <w:rPr/>
          </w:rPrChange>
        </w:rPr>
        <w:instrText>HYPERLINK "https://www.zotero.org/google-docs/?n2Avay" \h</w:instrText>
      </w:r>
      <w:r w:rsidRPr="00E24C39">
        <w:rPr>
          <w:sz w:val="20"/>
          <w:szCs w:val="20"/>
        </w:rPr>
      </w:r>
      <w:r w:rsidRPr="00B26E5F">
        <w:rPr>
          <w:sz w:val="20"/>
          <w:szCs w:val="20"/>
          <w:rPrChange w:id="1226" w:author="Microsoft Office User" w:date="2023-09-11T13:17:00Z">
            <w:rPr>
              <w:i/>
            </w:rPr>
          </w:rPrChange>
        </w:rPr>
        <w:fldChar w:fldCharType="separate"/>
      </w:r>
      <w:r w:rsidRPr="00B26E5F">
        <w:rPr>
          <w:i/>
          <w:sz w:val="20"/>
          <w:szCs w:val="20"/>
          <w:rPrChange w:id="1227" w:author="Microsoft Office User" w:date="2023-09-11T13:17:00Z">
            <w:rPr>
              <w:i/>
            </w:rPr>
          </w:rPrChange>
        </w:rPr>
        <w:t xml:space="preserve">Nat. Commun. </w:t>
      </w:r>
      <w:r w:rsidRPr="00B26E5F">
        <w:rPr>
          <w:i/>
          <w:sz w:val="20"/>
          <w:szCs w:val="20"/>
          <w:rPrChange w:id="1228" w:author="Microsoft Office User" w:date="2023-09-11T13:17:00Z">
            <w:rPr>
              <w:i/>
            </w:rPr>
          </w:rPrChange>
        </w:rPr>
        <w:fldChar w:fldCharType="end"/>
      </w:r>
      <w:r w:rsidRPr="00B26E5F">
        <w:rPr>
          <w:sz w:val="20"/>
          <w:szCs w:val="20"/>
          <w:rPrChange w:id="1229" w:author="Microsoft Office User" w:date="2023-09-11T13:17:00Z">
            <w:rPr/>
          </w:rPrChange>
        </w:rPr>
        <w:fldChar w:fldCharType="begin"/>
      </w:r>
      <w:r w:rsidRPr="00B26E5F">
        <w:rPr>
          <w:sz w:val="20"/>
          <w:szCs w:val="20"/>
          <w:rPrChange w:id="1230" w:author="Microsoft Office User" w:date="2023-09-11T13:17:00Z">
            <w:rPr/>
          </w:rPrChange>
        </w:rPr>
        <w:instrText>HYPERLINK "https://www.zotero.org/google-docs/?n2Avay" \h</w:instrText>
      </w:r>
      <w:r w:rsidRPr="00E24C39">
        <w:rPr>
          <w:sz w:val="20"/>
          <w:szCs w:val="20"/>
        </w:rPr>
      </w:r>
      <w:r w:rsidRPr="00B26E5F">
        <w:rPr>
          <w:sz w:val="20"/>
          <w:szCs w:val="20"/>
          <w:rPrChange w:id="1231" w:author="Microsoft Office User" w:date="2023-09-11T13:17:00Z">
            <w:rPr>
              <w:b/>
            </w:rPr>
          </w:rPrChange>
        </w:rPr>
        <w:fldChar w:fldCharType="separate"/>
      </w:r>
      <w:r w:rsidRPr="00B26E5F">
        <w:rPr>
          <w:b/>
          <w:sz w:val="20"/>
          <w:szCs w:val="20"/>
          <w:rPrChange w:id="1232" w:author="Microsoft Office User" w:date="2023-09-11T13:17:00Z">
            <w:rPr>
              <w:b/>
            </w:rPr>
          </w:rPrChange>
        </w:rPr>
        <w:t>11</w:t>
      </w:r>
      <w:r w:rsidRPr="00B26E5F">
        <w:rPr>
          <w:b/>
          <w:sz w:val="20"/>
          <w:szCs w:val="20"/>
          <w:rPrChange w:id="1233" w:author="Microsoft Office User" w:date="2023-09-11T13:17:00Z">
            <w:rPr>
              <w:b/>
            </w:rPr>
          </w:rPrChange>
        </w:rPr>
        <w:fldChar w:fldCharType="end"/>
      </w:r>
      <w:r w:rsidRPr="00B26E5F">
        <w:rPr>
          <w:sz w:val="20"/>
          <w:szCs w:val="20"/>
          <w:rPrChange w:id="1234" w:author="Microsoft Office User" w:date="2023-09-11T13:17:00Z">
            <w:rPr/>
          </w:rPrChange>
        </w:rPr>
        <w:fldChar w:fldCharType="begin"/>
      </w:r>
      <w:r w:rsidRPr="00B26E5F">
        <w:rPr>
          <w:sz w:val="20"/>
          <w:szCs w:val="20"/>
          <w:rPrChange w:id="1235" w:author="Microsoft Office User" w:date="2023-09-11T13:17:00Z">
            <w:rPr/>
          </w:rPrChange>
        </w:rPr>
        <w:instrText>HYPERLINK "https://www.zotero.org/google-docs/?n2Avay" \h</w:instrText>
      </w:r>
      <w:r w:rsidRPr="00E24C39">
        <w:rPr>
          <w:sz w:val="20"/>
          <w:szCs w:val="20"/>
        </w:rPr>
      </w:r>
      <w:r w:rsidRPr="00B26E5F">
        <w:rPr>
          <w:sz w:val="20"/>
          <w:szCs w:val="20"/>
          <w:rPrChange w:id="1236" w:author="Microsoft Office User" w:date="2023-09-11T13:17:00Z">
            <w:rPr/>
          </w:rPrChange>
        </w:rPr>
        <w:fldChar w:fldCharType="separate"/>
      </w:r>
      <w:r w:rsidRPr="00B26E5F">
        <w:rPr>
          <w:sz w:val="20"/>
          <w:szCs w:val="20"/>
          <w:rPrChange w:id="1237" w:author="Microsoft Office User" w:date="2023-09-11T13:17:00Z">
            <w:rPr/>
          </w:rPrChange>
        </w:rPr>
        <w:t>, 1–11 (2020).</w:t>
      </w:r>
      <w:r w:rsidRPr="00B26E5F">
        <w:rPr>
          <w:sz w:val="20"/>
          <w:szCs w:val="20"/>
          <w:rPrChange w:id="1238" w:author="Microsoft Office User" w:date="2023-09-11T13:17:00Z">
            <w:rPr/>
          </w:rPrChange>
        </w:rPr>
        <w:fldChar w:fldCharType="end"/>
      </w:r>
    </w:p>
    <w:p w14:paraId="7C0605F3" w14:textId="77777777" w:rsidR="007B09DE" w:rsidRPr="00B26E5F" w:rsidRDefault="007B09DE">
      <w:pPr>
        <w:snapToGrid w:val="0"/>
        <w:contextualSpacing/>
        <w:rPr>
          <w:sz w:val="20"/>
          <w:szCs w:val="20"/>
          <w:rPrChange w:id="1239" w:author="Microsoft Office User" w:date="2023-09-11T13:17:00Z">
            <w:rPr/>
          </w:rPrChange>
        </w:rPr>
        <w:pPrChange w:id="1240" w:author="Microsoft Office User" w:date="2023-09-11T13:17:00Z">
          <w:pPr/>
        </w:pPrChange>
      </w:pPr>
    </w:p>
    <w:p w14:paraId="04F890F1" w14:textId="77777777" w:rsidR="000C56B0" w:rsidRPr="00B26E5F" w:rsidRDefault="00367A15">
      <w:pPr>
        <w:snapToGrid w:val="0"/>
        <w:contextualSpacing/>
        <w:rPr>
          <w:sz w:val="20"/>
          <w:szCs w:val="20"/>
          <w:rPrChange w:id="1241" w:author="Microsoft Office User" w:date="2023-09-11T13:17:00Z">
            <w:rPr/>
          </w:rPrChange>
        </w:rPr>
        <w:pPrChange w:id="1242" w:author="Microsoft Office User" w:date="2023-09-11T13:17:00Z">
          <w:pPr/>
        </w:pPrChange>
      </w:pPr>
      <w:r w:rsidRPr="00B26E5F">
        <w:rPr>
          <w:sz w:val="20"/>
          <w:szCs w:val="20"/>
          <w:rPrChange w:id="1243" w:author="Microsoft Office User" w:date="2023-09-11T13:17:00Z">
            <w:rPr/>
          </w:rPrChange>
        </w:rPr>
        <w:fldChar w:fldCharType="begin"/>
      </w:r>
      <w:r w:rsidRPr="00B26E5F">
        <w:rPr>
          <w:sz w:val="20"/>
          <w:szCs w:val="20"/>
          <w:rPrChange w:id="1244" w:author="Microsoft Office User" w:date="2023-09-11T13:17:00Z">
            <w:rPr/>
          </w:rPrChange>
        </w:rPr>
        <w:instrText>HYPERLINK "https://www.zotero.org/google-docs/?n2Avay" \h</w:instrText>
      </w:r>
      <w:r w:rsidRPr="00E24C39">
        <w:rPr>
          <w:sz w:val="20"/>
          <w:szCs w:val="20"/>
        </w:rPr>
      </w:r>
      <w:r w:rsidRPr="00B26E5F">
        <w:rPr>
          <w:sz w:val="20"/>
          <w:szCs w:val="20"/>
          <w:rPrChange w:id="1245" w:author="Microsoft Office User" w:date="2023-09-11T13:17:00Z">
            <w:rPr/>
          </w:rPrChange>
        </w:rPr>
        <w:fldChar w:fldCharType="separate"/>
      </w:r>
      <w:r w:rsidRPr="00B26E5F">
        <w:rPr>
          <w:sz w:val="20"/>
          <w:szCs w:val="20"/>
          <w:rPrChange w:id="1246" w:author="Microsoft Office User" w:date="2023-09-11T13:17:00Z">
            <w:rPr/>
          </w:rPrChange>
        </w:rPr>
        <w:t>42.</w:t>
      </w:r>
      <w:r w:rsidRPr="00B26E5F">
        <w:rPr>
          <w:sz w:val="20"/>
          <w:szCs w:val="20"/>
          <w:rPrChange w:id="1247" w:author="Microsoft Office User" w:date="2023-09-11T13:17:00Z">
            <w:rPr/>
          </w:rPrChange>
        </w:rPr>
        <w:tab/>
        <w:t xml:space="preserve">Emery, M. A., Dimos, B. A. &amp; Mydlarz, L. D. Cnidarian pattern recognition receptor repertoires reflect both phylogeny and life history traits. </w:t>
      </w:r>
      <w:r w:rsidRPr="00B26E5F">
        <w:rPr>
          <w:sz w:val="20"/>
          <w:szCs w:val="20"/>
          <w:rPrChange w:id="1248" w:author="Microsoft Office User" w:date="2023-09-11T13:17:00Z">
            <w:rPr/>
          </w:rPrChange>
        </w:rPr>
        <w:fldChar w:fldCharType="end"/>
      </w:r>
      <w:r w:rsidRPr="00B26E5F">
        <w:rPr>
          <w:sz w:val="20"/>
          <w:szCs w:val="20"/>
          <w:rPrChange w:id="1249" w:author="Microsoft Office User" w:date="2023-09-11T13:17:00Z">
            <w:rPr/>
          </w:rPrChange>
        </w:rPr>
        <w:fldChar w:fldCharType="begin"/>
      </w:r>
      <w:r w:rsidRPr="00B26E5F">
        <w:rPr>
          <w:sz w:val="20"/>
          <w:szCs w:val="20"/>
          <w:rPrChange w:id="1250" w:author="Microsoft Office User" w:date="2023-09-11T13:17:00Z">
            <w:rPr/>
          </w:rPrChange>
        </w:rPr>
        <w:instrText>HYPERLINK "https://www.zotero.org/google-docs/?n2Avay" \h</w:instrText>
      </w:r>
      <w:r w:rsidRPr="00E24C39">
        <w:rPr>
          <w:sz w:val="20"/>
          <w:szCs w:val="20"/>
        </w:rPr>
      </w:r>
      <w:r w:rsidRPr="00B26E5F">
        <w:rPr>
          <w:sz w:val="20"/>
          <w:szCs w:val="20"/>
          <w:rPrChange w:id="1251" w:author="Microsoft Office User" w:date="2023-09-11T13:17:00Z">
            <w:rPr>
              <w:i/>
            </w:rPr>
          </w:rPrChange>
        </w:rPr>
        <w:fldChar w:fldCharType="separate"/>
      </w:r>
      <w:r w:rsidRPr="00B26E5F">
        <w:rPr>
          <w:i/>
          <w:sz w:val="20"/>
          <w:szCs w:val="20"/>
          <w:rPrChange w:id="1252" w:author="Microsoft Office User" w:date="2023-09-11T13:17:00Z">
            <w:rPr>
              <w:i/>
            </w:rPr>
          </w:rPrChange>
        </w:rPr>
        <w:t xml:space="preserve">Front. Immunol. </w:t>
      </w:r>
      <w:r w:rsidRPr="00B26E5F">
        <w:rPr>
          <w:i/>
          <w:sz w:val="20"/>
          <w:szCs w:val="20"/>
          <w:rPrChange w:id="1253" w:author="Microsoft Office User" w:date="2023-09-11T13:17:00Z">
            <w:rPr>
              <w:i/>
            </w:rPr>
          </w:rPrChange>
        </w:rPr>
        <w:fldChar w:fldCharType="end"/>
      </w:r>
      <w:r w:rsidRPr="00B26E5F">
        <w:rPr>
          <w:sz w:val="20"/>
          <w:szCs w:val="20"/>
          <w:rPrChange w:id="1254" w:author="Microsoft Office User" w:date="2023-09-11T13:17:00Z">
            <w:rPr/>
          </w:rPrChange>
        </w:rPr>
        <w:fldChar w:fldCharType="begin"/>
      </w:r>
      <w:r w:rsidRPr="00B26E5F">
        <w:rPr>
          <w:sz w:val="20"/>
          <w:szCs w:val="20"/>
          <w:rPrChange w:id="1255" w:author="Microsoft Office User" w:date="2023-09-11T13:17:00Z">
            <w:rPr/>
          </w:rPrChange>
        </w:rPr>
        <w:instrText>HYPERLINK "https://www.zotero.org/google-docs/?n2Avay" \h</w:instrText>
      </w:r>
      <w:r w:rsidRPr="00E24C39">
        <w:rPr>
          <w:sz w:val="20"/>
          <w:szCs w:val="20"/>
        </w:rPr>
      </w:r>
      <w:r w:rsidRPr="00B26E5F">
        <w:rPr>
          <w:sz w:val="20"/>
          <w:szCs w:val="20"/>
          <w:rPrChange w:id="1256" w:author="Microsoft Office User" w:date="2023-09-11T13:17:00Z">
            <w:rPr>
              <w:b/>
            </w:rPr>
          </w:rPrChange>
        </w:rPr>
        <w:fldChar w:fldCharType="separate"/>
      </w:r>
      <w:r w:rsidRPr="00B26E5F">
        <w:rPr>
          <w:b/>
          <w:sz w:val="20"/>
          <w:szCs w:val="20"/>
          <w:rPrChange w:id="1257" w:author="Microsoft Office User" w:date="2023-09-11T13:17:00Z">
            <w:rPr>
              <w:b/>
            </w:rPr>
          </w:rPrChange>
        </w:rPr>
        <w:t>12</w:t>
      </w:r>
      <w:r w:rsidRPr="00B26E5F">
        <w:rPr>
          <w:b/>
          <w:sz w:val="20"/>
          <w:szCs w:val="20"/>
          <w:rPrChange w:id="1258" w:author="Microsoft Office User" w:date="2023-09-11T13:17:00Z">
            <w:rPr>
              <w:b/>
            </w:rPr>
          </w:rPrChange>
        </w:rPr>
        <w:fldChar w:fldCharType="end"/>
      </w:r>
      <w:r w:rsidRPr="00B26E5F">
        <w:rPr>
          <w:sz w:val="20"/>
          <w:szCs w:val="20"/>
          <w:rPrChange w:id="1259" w:author="Microsoft Office User" w:date="2023-09-11T13:17:00Z">
            <w:rPr/>
          </w:rPrChange>
        </w:rPr>
        <w:fldChar w:fldCharType="begin"/>
      </w:r>
      <w:r w:rsidRPr="00B26E5F">
        <w:rPr>
          <w:sz w:val="20"/>
          <w:szCs w:val="20"/>
          <w:rPrChange w:id="1260" w:author="Microsoft Office User" w:date="2023-09-11T13:17:00Z">
            <w:rPr/>
          </w:rPrChange>
        </w:rPr>
        <w:instrText>HYPERLINK "https://www.zotero.org/google-docs/?n2Avay" \h</w:instrText>
      </w:r>
      <w:r w:rsidRPr="00E24C39">
        <w:rPr>
          <w:sz w:val="20"/>
          <w:szCs w:val="20"/>
        </w:rPr>
      </w:r>
      <w:r w:rsidRPr="00B26E5F">
        <w:rPr>
          <w:sz w:val="20"/>
          <w:szCs w:val="20"/>
          <w:rPrChange w:id="1261" w:author="Microsoft Office User" w:date="2023-09-11T13:17:00Z">
            <w:rPr/>
          </w:rPrChange>
        </w:rPr>
        <w:fldChar w:fldCharType="separate"/>
      </w:r>
      <w:r w:rsidRPr="00B26E5F">
        <w:rPr>
          <w:sz w:val="20"/>
          <w:szCs w:val="20"/>
          <w:rPrChange w:id="1262" w:author="Microsoft Office User" w:date="2023-09-11T13:17:00Z">
            <w:rPr/>
          </w:rPrChange>
        </w:rPr>
        <w:t>, 689463 (2021).</w:t>
      </w:r>
      <w:r w:rsidRPr="00B26E5F">
        <w:rPr>
          <w:sz w:val="20"/>
          <w:szCs w:val="20"/>
          <w:rPrChange w:id="1263" w:author="Microsoft Office User" w:date="2023-09-11T13:17:00Z">
            <w:rPr/>
          </w:rPrChange>
        </w:rPr>
        <w:fldChar w:fldCharType="end"/>
      </w:r>
    </w:p>
    <w:p w14:paraId="605EE23D" w14:textId="77777777" w:rsidR="007B09DE" w:rsidRPr="00B26E5F" w:rsidRDefault="007B09DE">
      <w:pPr>
        <w:snapToGrid w:val="0"/>
        <w:contextualSpacing/>
        <w:rPr>
          <w:sz w:val="20"/>
          <w:szCs w:val="20"/>
          <w:rPrChange w:id="1264" w:author="Microsoft Office User" w:date="2023-09-11T13:17:00Z">
            <w:rPr/>
          </w:rPrChange>
        </w:rPr>
        <w:pPrChange w:id="1265" w:author="Microsoft Office User" w:date="2023-09-11T13:17:00Z">
          <w:pPr/>
        </w:pPrChange>
      </w:pPr>
    </w:p>
    <w:p w14:paraId="4EDD2B84" w14:textId="77777777" w:rsidR="000C56B0" w:rsidRPr="00B26E5F" w:rsidRDefault="00367A15">
      <w:pPr>
        <w:snapToGrid w:val="0"/>
        <w:contextualSpacing/>
        <w:rPr>
          <w:sz w:val="20"/>
          <w:szCs w:val="20"/>
          <w:rPrChange w:id="1266" w:author="Microsoft Office User" w:date="2023-09-11T13:17:00Z">
            <w:rPr/>
          </w:rPrChange>
        </w:rPr>
        <w:pPrChange w:id="1267" w:author="Microsoft Office User" w:date="2023-09-11T13:17:00Z">
          <w:pPr/>
        </w:pPrChange>
      </w:pPr>
      <w:r w:rsidRPr="00B26E5F">
        <w:rPr>
          <w:sz w:val="20"/>
          <w:szCs w:val="20"/>
          <w:rPrChange w:id="1268" w:author="Microsoft Office User" w:date="2023-09-11T13:17:00Z">
            <w:rPr/>
          </w:rPrChange>
        </w:rPr>
        <w:fldChar w:fldCharType="begin"/>
      </w:r>
      <w:r w:rsidRPr="00B26E5F">
        <w:rPr>
          <w:sz w:val="20"/>
          <w:szCs w:val="20"/>
          <w:rPrChange w:id="1269" w:author="Microsoft Office User" w:date="2023-09-11T13:17:00Z">
            <w:rPr/>
          </w:rPrChange>
        </w:rPr>
        <w:instrText>HYPERLINK "https://www.zotero.org/google-docs/?n2Avay" \h</w:instrText>
      </w:r>
      <w:r w:rsidRPr="00E24C39">
        <w:rPr>
          <w:sz w:val="20"/>
          <w:szCs w:val="20"/>
        </w:rPr>
      </w:r>
      <w:r w:rsidRPr="00B26E5F">
        <w:rPr>
          <w:sz w:val="20"/>
          <w:szCs w:val="20"/>
          <w:rPrChange w:id="1270" w:author="Microsoft Office User" w:date="2023-09-11T13:17:00Z">
            <w:rPr/>
          </w:rPrChange>
        </w:rPr>
        <w:fldChar w:fldCharType="separate"/>
      </w:r>
      <w:r w:rsidRPr="00B26E5F">
        <w:rPr>
          <w:sz w:val="20"/>
          <w:szCs w:val="20"/>
          <w:rPrChange w:id="1271" w:author="Microsoft Office User" w:date="2023-09-11T13:17:00Z">
            <w:rPr/>
          </w:rPrChange>
        </w:rPr>
        <w:t>43.</w:t>
      </w:r>
      <w:r w:rsidRPr="00B26E5F">
        <w:rPr>
          <w:sz w:val="20"/>
          <w:szCs w:val="20"/>
          <w:rPrChange w:id="1272" w:author="Microsoft Office User" w:date="2023-09-11T13:17:00Z">
            <w:rPr/>
          </w:rPrChange>
        </w:rPr>
        <w:tab/>
        <w:t xml:space="preserve">Mazel, F. </w:t>
      </w:r>
      <w:r w:rsidRPr="00B26E5F">
        <w:rPr>
          <w:sz w:val="20"/>
          <w:szCs w:val="20"/>
          <w:rPrChange w:id="1273" w:author="Microsoft Office User" w:date="2023-09-11T13:17:00Z">
            <w:rPr/>
          </w:rPrChange>
        </w:rPr>
        <w:fldChar w:fldCharType="end"/>
      </w:r>
      <w:r w:rsidRPr="00B26E5F">
        <w:rPr>
          <w:sz w:val="20"/>
          <w:szCs w:val="20"/>
          <w:rPrChange w:id="1274" w:author="Microsoft Office User" w:date="2023-09-11T13:17:00Z">
            <w:rPr/>
          </w:rPrChange>
        </w:rPr>
        <w:fldChar w:fldCharType="begin"/>
      </w:r>
      <w:r w:rsidRPr="00B26E5F">
        <w:rPr>
          <w:sz w:val="20"/>
          <w:szCs w:val="20"/>
          <w:rPrChange w:id="1275" w:author="Microsoft Office User" w:date="2023-09-11T13:17:00Z">
            <w:rPr/>
          </w:rPrChange>
        </w:rPr>
        <w:instrText>HYPERLINK "https://www.zotero.org/google-docs/?n2Avay" \h</w:instrText>
      </w:r>
      <w:r w:rsidRPr="00E24C39">
        <w:rPr>
          <w:sz w:val="20"/>
          <w:szCs w:val="20"/>
        </w:rPr>
      </w:r>
      <w:r w:rsidRPr="00B26E5F">
        <w:rPr>
          <w:sz w:val="20"/>
          <w:szCs w:val="20"/>
          <w:rPrChange w:id="1276" w:author="Microsoft Office User" w:date="2023-09-11T13:17:00Z">
            <w:rPr>
              <w:i/>
            </w:rPr>
          </w:rPrChange>
        </w:rPr>
        <w:fldChar w:fldCharType="separate"/>
      </w:r>
      <w:r w:rsidRPr="00B26E5F">
        <w:rPr>
          <w:i/>
          <w:sz w:val="20"/>
          <w:szCs w:val="20"/>
          <w:rPrChange w:id="1277" w:author="Microsoft Office User" w:date="2023-09-11T13:17:00Z">
            <w:rPr>
              <w:i/>
            </w:rPr>
          </w:rPrChange>
        </w:rPr>
        <w:t>et al.</w:t>
      </w:r>
      <w:r w:rsidRPr="00B26E5F">
        <w:rPr>
          <w:i/>
          <w:sz w:val="20"/>
          <w:szCs w:val="20"/>
          <w:rPrChange w:id="1278" w:author="Microsoft Office User" w:date="2023-09-11T13:17:00Z">
            <w:rPr>
              <w:i/>
            </w:rPr>
          </w:rPrChange>
        </w:rPr>
        <w:fldChar w:fldCharType="end"/>
      </w:r>
      <w:r w:rsidRPr="00B26E5F">
        <w:rPr>
          <w:sz w:val="20"/>
          <w:szCs w:val="20"/>
          <w:rPrChange w:id="1279" w:author="Microsoft Office User" w:date="2023-09-11T13:17:00Z">
            <w:rPr/>
          </w:rPrChange>
        </w:rPr>
        <w:fldChar w:fldCharType="begin"/>
      </w:r>
      <w:r w:rsidRPr="00B26E5F">
        <w:rPr>
          <w:sz w:val="20"/>
          <w:szCs w:val="20"/>
          <w:rPrChange w:id="1280" w:author="Microsoft Office User" w:date="2023-09-11T13:17:00Z">
            <w:rPr/>
          </w:rPrChange>
        </w:rPr>
        <w:instrText>HYPERLINK "https://www.zotero.org/google-docs/?n2Avay" \h</w:instrText>
      </w:r>
      <w:r w:rsidRPr="00E24C39">
        <w:rPr>
          <w:sz w:val="20"/>
          <w:szCs w:val="20"/>
        </w:rPr>
      </w:r>
      <w:r w:rsidRPr="00B26E5F">
        <w:rPr>
          <w:sz w:val="20"/>
          <w:szCs w:val="20"/>
          <w:rPrChange w:id="1281" w:author="Microsoft Office User" w:date="2023-09-11T13:17:00Z">
            <w:rPr/>
          </w:rPrChange>
        </w:rPr>
        <w:fldChar w:fldCharType="separate"/>
      </w:r>
      <w:r w:rsidRPr="00B26E5F">
        <w:rPr>
          <w:sz w:val="20"/>
          <w:szCs w:val="20"/>
          <w:rPrChange w:id="1282" w:author="Microsoft Office User" w:date="2023-09-11T13:17:00Z">
            <w:rPr/>
          </w:rPrChange>
        </w:rPr>
        <w:t xml:space="preserve"> Is host filtering the main driver of phylosymbiosis across the tree of life? </w:t>
      </w:r>
      <w:r w:rsidRPr="00B26E5F">
        <w:rPr>
          <w:sz w:val="20"/>
          <w:szCs w:val="20"/>
          <w:rPrChange w:id="1283" w:author="Microsoft Office User" w:date="2023-09-11T13:17:00Z">
            <w:rPr/>
          </w:rPrChange>
        </w:rPr>
        <w:fldChar w:fldCharType="end"/>
      </w:r>
      <w:r w:rsidRPr="00B26E5F">
        <w:rPr>
          <w:sz w:val="20"/>
          <w:szCs w:val="20"/>
          <w:rPrChange w:id="1284" w:author="Microsoft Office User" w:date="2023-09-11T13:17:00Z">
            <w:rPr/>
          </w:rPrChange>
        </w:rPr>
        <w:fldChar w:fldCharType="begin"/>
      </w:r>
      <w:r w:rsidRPr="00B26E5F">
        <w:rPr>
          <w:sz w:val="20"/>
          <w:szCs w:val="20"/>
          <w:rPrChange w:id="1285" w:author="Microsoft Office User" w:date="2023-09-11T13:17:00Z">
            <w:rPr/>
          </w:rPrChange>
        </w:rPr>
        <w:instrText>HYPERLINK "https://www.zotero.org/google-docs/?n2Avay" \h</w:instrText>
      </w:r>
      <w:r w:rsidRPr="00E24C39">
        <w:rPr>
          <w:sz w:val="20"/>
          <w:szCs w:val="20"/>
        </w:rPr>
      </w:r>
      <w:r w:rsidRPr="00B26E5F">
        <w:rPr>
          <w:sz w:val="20"/>
          <w:szCs w:val="20"/>
          <w:rPrChange w:id="1286" w:author="Microsoft Office User" w:date="2023-09-11T13:17:00Z">
            <w:rPr>
              <w:i/>
            </w:rPr>
          </w:rPrChange>
        </w:rPr>
        <w:fldChar w:fldCharType="separate"/>
      </w:r>
      <w:r w:rsidRPr="00B26E5F">
        <w:rPr>
          <w:i/>
          <w:sz w:val="20"/>
          <w:szCs w:val="20"/>
          <w:rPrChange w:id="1287" w:author="Microsoft Office User" w:date="2023-09-11T13:17:00Z">
            <w:rPr>
              <w:i/>
            </w:rPr>
          </w:rPrChange>
        </w:rPr>
        <w:t xml:space="preserve">Msystems </w:t>
      </w:r>
      <w:r w:rsidRPr="00B26E5F">
        <w:rPr>
          <w:i/>
          <w:sz w:val="20"/>
          <w:szCs w:val="20"/>
          <w:rPrChange w:id="1288" w:author="Microsoft Office User" w:date="2023-09-11T13:17:00Z">
            <w:rPr>
              <w:i/>
            </w:rPr>
          </w:rPrChange>
        </w:rPr>
        <w:fldChar w:fldCharType="end"/>
      </w:r>
      <w:r w:rsidRPr="00B26E5F">
        <w:rPr>
          <w:sz w:val="20"/>
          <w:szCs w:val="20"/>
          <w:rPrChange w:id="1289" w:author="Microsoft Office User" w:date="2023-09-11T13:17:00Z">
            <w:rPr/>
          </w:rPrChange>
        </w:rPr>
        <w:fldChar w:fldCharType="begin"/>
      </w:r>
      <w:r w:rsidRPr="00B26E5F">
        <w:rPr>
          <w:sz w:val="20"/>
          <w:szCs w:val="20"/>
          <w:rPrChange w:id="1290" w:author="Microsoft Office User" w:date="2023-09-11T13:17:00Z">
            <w:rPr/>
          </w:rPrChange>
        </w:rPr>
        <w:instrText>HYPERLINK "https://www.zotero.org/google-docs/?n2Avay" \h</w:instrText>
      </w:r>
      <w:r w:rsidRPr="00E24C39">
        <w:rPr>
          <w:sz w:val="20"/>
          <w:szCs w:val="20"/>
        </w:rPr>
      </w:r>
      <w:r w:rsidRPr="00B26E5F">
        <w:rPr>
          <w:sz w:val="20"/>
          <w:szCs w:val="20"/>
          <w:rPrChange w:id="1291" w:author="Microsoft Office User" w:date="2023-09-11T13:17:00Z">
            <w:rPr>
              <w:b/>
            </w:rPr>
          </w:rPrChange>
        </w:rPr>
        <w:fldChar w:fldCharType="separate"/>
      </w:r>
      <w:r w:rsidRPr="00B26E5F">
        <w:rPr>
          <w:b/>
          <w:sz w:val="20"/>
          <w:szCs w:val="20"/>
          <w:rPrChange w:id="1292" w:author="Microsoft Office User" w:date="2023-09-11T13:17:00Z">
            <w:rPr>
              <w:b/>
            </w:rPr>
          </w:rPrChange>
        </w:rPr>
        <w:t>3</w:t>
      </w:r>
      <w:r w:rsidRPr="00B26E5F">
        <w:rPr>
          <w:b/>
          <w:sz w:val="20"/>
          <w:szCs w:val="20"/>
          <w:rPrChange w:id="1293" w:author="Microsoft Office User" w:date="2023-09-11T13:17:00Z">
            <w:rPr>
              <w:b/>
            </w:rPr>
          </w:rPrChange>
        </w:rPr>
        <w:fldChar w:fldCharType="end"/>
      </w:r>
      <w:r w:rsidRPr="00B26E5F">
        <w:rPr>
          <w:sz w:val="20"/>
          <w:szCs w:val="20"/>
          <w:rPrChange w:id="1294" w:author="Microsoft Office User" w:date="2023-09-11T13:17:00Z">
            <w:rPr/>
          </w:rPrChange>
        </w:rPr>
        <w:fldChar w:fldCharType="begin"/>
      </w:r>
      <w:r w:rsidRPr="00B26E5F">
        <w:rPr>
          <w:sz w:val="20"/>
          <w:szCs w:val="20"/>
          <w:rPrChange w:id="1295" w:author="Microsoft Office User" w:date="2023-09-11T13:17:00Z">
            <w:rPr/>
          </w:rPrChange>
        </w:rPr>
        <w:instrText>HYPERLINK "https://www.zotero.org/google-docs/?n2Avay" \h</w:instrText>
      </w:r>
      <w:r w:rsidRPr="00E24C39">
        <w:rPr>
          <w:sz w:val="20"/>
          <w:szCs w:val="20"/>
        </w:rPr>
      </w:r>
      <w:r w:rsidRPr="00B26E5F">
        <w:rPr>
          <w:sz w:val="20"/>
          <w:szCs w:val="20"/>
          <w:rPrChange w:id="1296" w:author="Microsoft Office User" w:date="2023-09-11T13:17:00Z">
            <w:rPr/>
          </w:rPrChange>
        </w:rPr>
        <w:fldChar w:fldCharType="separate"/>
      </w:r>
      <w:r w:rsidRPr="00B26E5F">
        <w:rPr>
          <w:sz w:val="20"/>
          <w:szCs w:val="20"/>
          <w:rPrChange w:id="1297" w:author="Microsoft Office User" w:date="2023-09-11T13:17:00Z">
            <w:rPr/>
          </w:rPrChange>
        </w:rPr>
        <w:t>, e00097-18 (2018).</w:t>
      </w:r>
      <w:r w:rsidRPr="00B26E5F">
        <w:rPr>
          <w:sz w:val="20"/>
          <w:szCs w:val="20"/>
          <w:rPrChange w:id="1298" w:author="Microsoft Office User" w:date="2023-09-11T13:17:00Z">
            <w:rPr/>
          </w:rPrChange>
        </w:rPr>
        <w:fldChar w:fldCharType="end"/>
      </w:r>
    </w:p>
    <w:p w14:paraId="0C50DB94" w14:textId="77777777" w:rsidR="007B09DE" w:rsidRPr="00B26E5F" w:rsidRDefault="007B09DE">
      <w:pPr>
        <w:snapToGrid w:val="0"/>
        <w:contextualSpacing/>
        <w:rPr>
          <w:sz w:val="20"/>
          <w:szCs w:val="20"/>
          <w:rPrChange w:id="1299" w:author="Microsoft Office User" w:date="2023-09-11T13:17:00Z">
            <w:rPr/>
          </w:rPrChange>
        </w:rPr>
        <w:pPrChange w:id="1300" w:author="Microsoft Office User" w:date="2023-09-11T13:17:00Z">
          <w:pPr/>
        </w:pPrChange>
      </w:pPr>
    </w:p>
    <w:p w14:paraId="15DB491D" w14:textId="77777777" w:rsidR="000C56B0" w:rsidRPr="00B26E5F" w:rsidRDefault="00367A15">
      <w:pPr>
        <w:snapToGrid w:val="0"/>
        <w:contextualSpacing/>
        <w:rPr>
          <w:sz w:val="20"/>
          <w:szCs w:val="20"/>
          <w:rPrChange w:id="1301" w:author="Microsoft Office User" w:date="2023-09-11T13:17:00Z">
            <w:rPr/>
          </w:rPrChange>
        </w:rPr>
        <w:pPrChange w:id="1302" w:author="Microsoft Office User" w:date="2023-09-11T13:17:00Z">
          <w:pPr/>
        </w:pPrChange>
      </w:pPr>
      <w:r w:rsidRPr="00B26E5F">
        <w:rPr>
          <w:sz w:val="20"/>
          <w:szCs w:val="20"/>
          <w:rPrChange w:id="1303" w:author="Microsoft Office User" w:date="2023-09-11T13:17:00Z">
            <w:rPr/>
          </w:rPrChange>
        </w:rPr>
        <w:fldChar w:fldCharType="begin"/>
      </w:r>
      <w:r w:rsidRPr="00B26E5F">
        <w:rPr>
          <w:sz w:val="20"/>
          <w:szCs w:val="20"/>
          <w:rPrChange w:id="1304" w:author="Microsoft Office User" w:date="2023-09-11T13:17:00Z">
            <w:rPr/>
          </w:rPrChange>
        </w:rPr>
        <w:instrText>HYPERLINK "https://www.zotero.org/google-docs/?n2Avay" \h</w:instrText>
      </w:r>
      <w:r w:rsidRPr="00E24C39">
        <w:rPr>
          <w:sz w:val="20"/>
          <w:szCs w:val="20"/>
        </w:rPr>
      </w:r>
      <w:r w:rsidRPr="00B26E5F">
        <w:rPr>
          <w:sz w:val="20"/>
          <w:szCs w:val="20"/>
          <w:rPrChange w:id="1305" w:author="Microsoft Office User" w:date="2023-09-11T13:17:00Z">
            <w:rPr/>
          </w:rPrChange>
        </w:rPr>
        <w:fldChar w:fldCharType="separate"/>
      </w:r>
      <w:r w:rsidRPr="00B26E5F">
        <w:rPr>
          <w:sz w:val="20"/>
          <w:szCs w:val="20"/>
          <w:rPrChange w:id="1306" w:author="Microsoft Office User" w:date="2023-09-11T13:17:00Z">
            <w:rPr/>
          </w:rPrChange>
        </w:rPr>
        <w:t>44.</w:t>
      </w:r>
      <w:r w:rsidRPr="00B26E5F">
        <w:rPr>
          <w:sz w:val="20"/>
          <w:szCs w:val="20"/>
          <w:rPrChange w:id="1307" w:author="Microsoft Office User" w:date="2023-09-11T13:17:00Z">
            <w:rPr/>
          </w:rPrChange>
        </w:rPr>
        <w:tab/>
        <w:t xml:space="preserve">Brooks, A. W., Kohl, K. D., Brucker, R. M., van Opstal, E. J. &amp; Bordenstein, S. R. Phylosymbiosis: Relationships and Functional Effects of Microbial Communities across Host Evolutionary History. </w:t>
      </w:r>
      <w:r w:rsidRPr="00B26E5F">
        <w:rPr>
          <w:sz w:val="20"/>
          <w:szCs w:val="20"/>
          <w:rPrChange w:id="1308" w:author="Microsoft Office User" w:date="2023-09-11T13:17:00Z">
            <w:rPr/>
          </w:rPrChange>
        </w:rPr>
        <w:fldChar w:fldCharType="end"/>
      </w:r>
      <w:r w:rsidRPr="00B26E5F">
        <w:rPr>
          <w:sz w:val="20"/>
          <w:szCs w:val="20"/>
          <w:rPrChange w:id="1309" w:author="Microsoft Office User" w:date="2023-09-11T13:17:00Z">
            <w:rPr/>
          </w:rPrChange>
        </w:rPr>
        <w:fldChar w:fldCharType="begin"/>
      </w:r>
      <w:r w:rsidRPr="00B26E5F">
        <w:rPr>
          <w:sz w:val="20"/>
          <w:szCs w:val="20"/>
          <w:rPrChange w:id="1310" w:author="Microsoft Office User" w:date="2023-09-11T13:17:00Z">
            <w:rPr/>
          </w:rPrChange>
        </w:rPr>
        <w:instrText>HYPERLINK "https://www.zotero.org/google-docs/?n2Avay" \h</w:instrText>
      </w:r>
      <w:r w:rsidRPr="00E24C39">
        <w:rPr>
          <w:sz w:val="20"/>
          <w:szCs w:val="20"/>
        </w:rPr>
      </w:r>
      <w:r w:rsidRPr="00B26E5F">
        <w:rPr>
          <w:sz w:val="20"/>
          <w:szCs w:val="20"/>
          <w:rPrChange w:id="1311" w:author="Microsoft Office User" w:date="2023-09-11T13:17:00Z">
            <w:rPr>
              <w:i/>
            </w:rPr>
          </w:rPrChange>
        </w:rPr>
        <w:fldChar w:fldCharType="separate"/>
      </w:r>
      <w:r w:rsidRPr="00B26E5F">
        <w:rPr>
          <w:i/>
          <w:sz w:val="20"/>
          <w:szCs w:val="20"/>
          <w:rPrChange w:id="1312" w:author="Microsoft Office User" w:date="2023-09-11T13:17:00Z">
            <w:rPr>
              <w:i/>
            </w:rPr>
          </w:rPrChange>
        </w:rPr>
        <w:t xml:space="preserve">PLOS Biol. </w:t>
      </w:r>
      <w:r w:rsidRPr="00B26E5F">
        <w:rPr>
          <w:i/>
          <w:sz w:val="20"/>
          <w:szCs w:val="20"/>
          <w:rPrChange w:id="1313" w:author="Microsoft Office User" w:date="2023-09-11T13:17:00Z">
            <w:rPr>
              <w:i/>
            </w:rPr>
          </w:rPrChange>
        </w:rPr>
        <w:fldChar w:fldCharType="end"/>
      </w:r>
      <w:r w:rsidRPr="00B26E5F">
        <w:rPr>
          <w:sz w:val="20"/>
          <w:szCs w:val="20"/>
          <w:rPrChange w:id="1314" w:author="Microsoft Office User" w:date="2023-09-11T13:17:00Z">
            <w:rPr/>
          </w:rPrChange>
        </w:rPr>
        <w:fldChar w:fldCharType="begin"/>
      </w:r>
      <w:r w:rsidRPr="00B26E5F">
        <w:rPr>
          <w:sz w:val="20"/>
          <w:szCs w:val="20"/>
          <w:rPrChange w:id="1315" w:author="Microsoft Office User" w:date="2023-09-11T13:17:00Z">
            <w:rPr/>
          </w:rPrChange>
        </w:rPr>
        <w:instrText>HYPERLINK "https://www.zotero.org/google-docs/?n2Avay" \h</w:instrText>
      </w:r>
      <w:r w:rsidRPr="00E24C39">
        <w:rPr>
          <w:sz w:val="20"/>
          <w:szCs w:val="20"/>
        </w:rPr>
      </w:r>
      <w:r w:rsidRPr="00B26E5F">
        <w:rPr>
          <w:sz w:val="20"/>
          <w:szCs w:val="20"/>
          <w:rPrChange w:id="1316" w:author="Microsoft Office User" w:date="2023-09-11T13:17:00Z">
            <w:rPr>
              <w:b/>
            </w:rPr>
          </w:rPrChange>
        </w:rPr>
        <w:fldChar w:fldCharType="separate"/>
      </w:r>
      <w:r w:rsidRPr="00B26E5F">
        <w:rPr>
          <w:b/>
          <w:sz w:val="20"/>
          <w:szCs w:val="20"/>
          <w:rPrChange w:id="1317" w:author="Microsoft Office User" w:date="2023-09-11T13:17:00Z">
            <w:rPr>
              <w:b/>
            </w:rPr>
          </w:rPrChange>
        </w:rPr>
        <w:t>14</w:t>
      </w:r>
      <w:r w:rsidRPr="00B26E5F">
        <w:rPr>
          <w:b/>
          <w:sz w:val="20"/>
          <w:szCs w:val="20"/>
          <w:rPrChange w:id="1318" w:author="Microsoft Office User" w:date="2023-09-11T13:17:00Z">
            <w:rPr>
              <w:b/>
            </w:rPr>
          </w:rPrChange>
        </w:rPr>
        <w:fldChar w:fldCharType="end"/>
      </w:r>
      <w:r w:rsidRPr="00B26E5F">
        <w:rPr>
          <w:sz w:val="20"/>
          <w:szCs w:val="20"/>
          <w:rPrChange w:id="1319" w:author="Microsoft Office User" w:date="2023-09-11T13:17:00Z">
            <w:rPr/>
          </w:rPrChange>
        </w:rPr>
        <w:fldChar w:fldCharType="begin"/>
      </w:r>
      <w:r w:rsidRPr="00B26E5F">
        <w:rPr>
          <w:sz w:val="20"/>
          <w:szCs w:val="20"/>
          <w:rPrChange w:id="1320" w:author="Microsoft Office User" w:date="2023-09-11T13:17:00Z">
            <w:rPr/>
          </w:rPrChange>
        </w:rPr>
        <w:instrText>HYPERLINK "https://www.zotero.org/google-docs/?n2Avay" \h</w:instrText>
      </w:r>
      <w:r w:rsidRPr="00E24C39">
        <w:rPr>
          <w:sz w:val="20"/>
          <w:szCs w:val="20"/>
        </w:rPr>
      </w:r>
      <w:r w:rsidRPr="00B26E5F">
        <w:rPr>
          <w:sz w:val="20"/>
          <w:szCs w:val="20"/>
          <w:rPrChange w:id="1321" w:author="Microsoft Office User" w:date="2023-09-11T13:17:00Z">
            <w:rPr/>
          </w:rPrChange>
        </w:rPr>
        <w:fldChar w:fldCharType="separate"/>
      </w:r>
      <w:r w:rsidRPr="00B26E5F">
        <w:rPr>
          <w:sz w:val="20"/>
          <w:szCs w:val="20"/>
          <w:rPrChange w:id="1322" w:author="Microsoft Office User" w:date="2023-09-11T13:17:00Z">
            <w:rPr/>
          </w:rPrChange>
        </w:rPr>
        <w:t>, e2000225 (2016).</w:t>
      </w:r>
      <w:r w:rsidRPr="00B26E5F">
        <w:rPr>
          <w:sz w:val="20"/>
          <w:szCs w:val="20"/>
          <w:rPrChange w:id="1323" w:author="Microsoft Office User" w:date="2023-09-11T13:17:00Z">
            <w:rPr/>
          </w:rPrChange>
        </w:rPr>
        <w:fldChar w:fldCharType="end"/>
      </w:r>
    </w:p>
    <w:p w14:paraId="67EDD9B3" w14:textId="77777777" w:rsidR="007B09DE" w:rsidRPr="00B26E5F" w:rsidRDefault="007B09DE">
      <w:pPr>
        <w:snapToGrid w:val="0"/>
        <w:contextualSpacing/>
        <w:rPr>
          <w:sz w:val="20"/>
          <w:szCs w:val="20"/>
          <w:rPrChange w:id="1324" w:author="Microsoft Office User" w:date="2023-09-11T13:17:00Z">
            <w:rPr/>
          </w:rPrChange>
        </w:rPr>
        <w:pPrChange w:id="1325" w:author="Microsoft Office User" w:date="2023-09-11T13:17:00Z">
          <w:pPr/>
        </w:pPrChange>
      </w:pPr>
    </w:p>
    <w:p w14:paraId="18908F11" w14:textId="77777777" w:rsidR="000C56B0" w:rsidRPr="00B26E5F" w:rsidRDefault="00367A15">
      <w:pPr>
        <w:snapToGrid w:val="0"/>
        <w:contextualSpacing/>
        <w:rPr>
          <w:sz w:val="20"/>
          <w:szCs w:val="20"/>
          <w:rPrChange w:id="1326" w:author="Microsoft Office User" w:date="2023-09-11T13:17:00Z">
            <w:rPr/>
          </w:rPrChange>
        </w:rPr>
        <w:pPrChange w:id="1327" w:author="Microsoft Office User" w:date="2023-09-11T13:17:00Z">
          <w:pPr/>
        </w:pPrChange>
      </w:pPr>
      <w:r w:rsidRPr="00B26E5F">
        <w:rPr>
          <w:sz w:val="20"/>
          <w:szCs w:val="20"/>
          <w:rPrChange w:id="1328" w:author="Microsoft Office User" w:date="2023-09-11T13:17:00Z">
            <w:rPr/>
          </w:rPrChange>
        </w:rPr>
        <w:fldChar w:fldCharType="begin"/>
      </w:r>
      <w:r w:rsidRPr="00B26E5F">
        <w:rPr>
          <w:sz w:val="20"/>
          <w:szCs w:val="20"/>
          <w:rPrChange w:id="1329" w:author="Microsoft Office User" w:date="2023-09-11T13:17:00Z">
            <w:rPr/>
          </w:rPrChange>
        </w:rPr>
        <w:instrText>HYPERLINK "https://www.zotero.org/google-docs/?n2Avay" \h</w:instrText>
      </w:r>
      <w:r w:rsidRPr="00E24C39">
        <w:rPr>
          <w:sz w:val="20"/>
          <w:szCs w:val="20"/>
        </w:rPr>
      </w:r>
      <w:r w:rsidRPr="00B26E5F">
        <w:rPr>
          <w:sz w:val="20"/>
          <w:szCs w:val="20"/>
          <w:rPrChange w:id="1330" w:author="Microsoft Office User" w:date="2023-09-11T13:17:00Z">
            <w:rPr/>
          </w:rPrChange>
        </w:rPr>
        <w:fldChar w:fldCharType="separate"/>
      </w:r>
      <w:r w:rsidRPr="00B26E5F">
        <w:rPr>
          <w:sz w:val="20"/>
          <w:szCs w:val="20"/>
          <w:rPrChange w:id="1331" w:author="Microsoft Office User" w:date="2023-09-11T13:17:00Z">
            <w:rPr/>
          </w:rPrChange>
        </w:rPr>
        <w:t>45.</w:t>
      </w:r>
      <w:r w:rsidRPr="00B26E5F">
        <w:rPr>
          <w:sz w:val="20"/>
          <w:szCs w:val="20"/>
          <w:rPrChange w:id="1332" w:author="Microsoft Office User" w:date="2023-09-11T13:17:00Z">
            <w:rPr/>
          </w:rPrChange>
        </w:rPr>
        <w:tab/>
        <w:t xml:space="preserve">O’Brien, P. A. </w:t>
      </w:r>
      <w:r w:rsidRPr="00B26E5F">
        <w:rPr>
          <w:sz w:val="20"/>
          <w:szCs w:val="20"/>
          <w:rPrChange w:id="1333" w:author="Microsoft Office User" w:date="2023-09-11T13:17:00Z">
            <w:rPr/>
          </w:rPrChange>
        </w:rPr>
        <w:fldChar w:fldCharType="end"/>
      </w:r>
      <w:r w:rsidRPr="00B26E5F">
        <w:rPr>
          <w:sz w:val="20"/>
          <w:szCs w:val="20"/>
          <w:rPrChange w:id="1334" w:author="Microsoft Office User" w:date="2023-09-11T13:17:00Z">
            <w:rPr/>
          </w:rPrChange>
        </w:rPr>
        <w:fldChar w:fldCharType="begin"/>
      </w:r>
      <w:r w:rsidRPr="00B26E5F">
        <w:rPr>
          <w:sz w:val="20"/>
          <w:szCs w:val="20"/>
          <w:rPrChange w:id="1335" w:author="Microsoft Office User" w:date="2023-09-11T13:17:00Z">
            <w:rPr/>
          </w:rPrChange>
        </w:rPr>
        <w:instrText>HYPERLINK "https://www.zotero.org/google-docs/?n2Avay" \h</w:instrText>
      </w:r>
      <w:r w:rsidRPr="00E24C39">
        <w:rPr>
          <w:sz w:val="20"/>
          <w:szCs w:val="20"/>
        </w:rPr>
      </w:r>
      <w:r w:rsidRPr="00B26E5F">
        <w:rPr>
          <w:sz w:val="20"/>
          <w:szCs w:val="20"/>
          <w:rPrChange w:id="1336" w:author="Microsoft Office User" w:date="2023-09-11T13:17:00Z">
            <w:rPr>
              <w:i/>
            </w:rPr>
          </w:rPrChange>
        </w:rPr>
        <w:fldChar w:fldCharType="separate"/>
      </w:r>
      <w:r w:rsidRPr="00B26E5F">
        <w:rPr>
          <w:i/>
          <w:sz w:val="20"/>
          <w:szCs w:val="20"/>
          <w:rPrChange w:id="1337" w:author="Microsoft Office User" w:date="2023-09-11T13:17:00Z">
            <w:rPr>
              <w:i/>
            </w:rPr>
          </w:rPrChange>
        </w:rPr>
        <w:t>et al.</w:t>
      </w:r>
      <w:r w:rsidRPr="00B26E5F">
        <w:rPr>
          <w:i/>
          <w:sz w:val="20"/>
          <w:szCs w:val="20"/>
          <w:rPrChange w:id="1338" w:author="Microsoft Office User" w:date="2023-09-11T13:17:00Z">
            <w:rPr>
              <w:i/>
            </w:rPr>
          </w:rPrChange>
        </w:rPr>
        <w:fldChar w:fldCharType="end"/>
      </w:r>
      <w:r w:rsidRPr="00B26E5F">
        <w:rPr>
          <w:sz w:val="20"/>
          <w:szCs w:val="20"/>
          <w:rPrChange w:id="1339" w:author="Microsoft Office User" w:date="2023-09-11T13:17:00Z">
            <w:rPr/>
          </w:rPrChange>
        </w:rPr>
        <w:fldChar w:fldCharType="begin"/>
      </w:r>
      <w:r w:rsidRPr="00B26E5F">
        <w:rPr>
          <w:sz w:val="20"/>
          <w:szCs w:val="20"/>
          <w:rPrChange w:id="1340" w:author="Microsoft Office User" w:date="2023-09-11T13:17:00Z">
            <w:rPr/>
          </w:rPrChange>
        </w:rPr>
        <w:instrText>HYPERLINK "https://www.zotero.org/google-docs/?n2Avay" \h</w:instrText>
      </w:r>
      <w:r w:rsidRPr="00E24C39">
        <w:rPr>
          <w:sz w:val="20"/>
          <w:szCs w:val="20"/>
        </w:rPr>
      </w:r>
      <w:r w:rsidRPr="00B26E5F">
        <w:rPr>
          <w:sz w:val="20"/>
          <w:szCs w:val="20"/>
          <w:rPrChange w:id="1341" w:author="Microsoft Office User" w:date="2023-09-11T13:17:00Z">
            <w:rPr/>
          </w:rPrChange>
        </w:rPr>
        <w:fldChar w:fldCharType="separate"/>
      </w:r>
      <w:r w:rsidRPr="00B26E5F">
        <w:rPr>
          <w:sz w:val="20"/>
          <w:szCs w:val="20"/>
          <w:rPrChange w:id="1342" w:author="Microsoft Office User" w:date="2023-09-11T13:17:00Z">
            <w:rPr/>
          </w:rPrChange>
        </w:rPr>
        <w:t xml:space="preserve"> Diverse coral reef invertebrates exhibit patterns of phylosymbiosis. </w:t>
      </w:r>
      <w:r w:rsidRPr="00B26E5F">
        <w:rPr>
          <w:sz w:val="20"/>
          <w:szCs w:val="20"/>
          <w:rPrChange w:id="1343" w:author="Microsoft Office User" w:date="2023-09-11T13:17:00Z">
            <w:rPr/>
          </w:rPrChange>
        </w:rPr>
        <w:fldChar w:fldCharType="end"/>
      </w:r>
      <w:r w:rsidRPr="00B26E5F">
        <w:rPr>
          <w:sz w:val="20"/>
          <w:szCs w:val="20"/>
          <w:rPrChange w:id="1344" w:author="Microsoft Office User" w:date="2023-09-11T13:17:00Z">
            <w:rPr/>
          </w:rPrChange>
        </w:rPr>
        <w:fldChar w:fldCharType="begin"/>
      </w:r>
      <w:r w:rsidRPr="00B26E5F">
        <w:rPr>
          <w:sz w:val="20"/>
          <w:szCs w:val="20"/>
          <w:rPrChange w:id="1345" w:author="Microsoft Office User" w:date="2023-09-11T13:17:00Z">
            <w:rPr/>
          </w:rPrChange>
        </w:rPr>
        <w:instrText>HYPERLINK "https://www.zotero.org/google-docs/?n2Avay" \h</w:instrText>
      </w:r>
      <w:r w:rsidRPr="00E24C39">
        <w:rPr>
          <w:sz w:val="20"/>
          <w:szCs w:val="20"/>
        </w:rPr>
      </w:r>
      <w:r w:rsidRPr="00B26E5F">
        <w:rPr>
          <w:sz w:val="20"/>
          <w:szCs w:val="20"/>
          <w:rPrChange w:id="1346" w:author="Microsoft Office User" w:date="2023-09-11T13:17:00Z">
            <w:rPr>
              <w:i/>
            </w:rPr>
          </w:rPrChange>
        </w:rPr>
        <w:fldChar w:fldCharType="separate"/>
      </w:r>
      <w:r w:rsidRPr="00B26E5F">
        <w:rPr>
          <w:i/>
          <w:sz w:val="20"/>
          <w:szCs w:val="20"/>
          <w:rPrChange w:id="1347" w:author="Microsoft Office User" w:date="2023-09-11T13:17:00Z">
            <w:rPr>
              <w:i/>
            </w:rPr>
          </w:rPrChange>
        </w:rPr>
        <w:t xml:space="preserve">ISME J. </w:t>
      </w:r>
      <w:r w:rsidRPr="00B26E5F">
        <w:rPr>
          <w:i/>
          <w:sz w:val="20"/>
          <w:szCs w:val="20"/>
          <w:rPrChange w:id="1348" w:author="Microsoft Office User" w:date="2023-09-11T13:17:00Z">
            <w:rPr>
              <w:i/>
            </w:rPr>
          </w:rPrChange>
        </w:rPr>
        <w:fldChar w:fldCharType="end"/>
      </w:r>
      <w:r w:rsidRPr="00B26E5F">
        <w:rPr>
          <w:sz w:val="20"/>
          <w:szCs w:val="20"/>
          <w:rPrChange w:id="1349" w:author="Microsoft Office User" w:date="2023-09-11T13:17:00Z">
            <w:rPr/>
          </w:rPrChange>
        </w:rPr>
        <w:fldChar w:fldCharType="begin"/>
      </w:r>
      <w:r w:rsidRPr="00B26E5F">
        <w:rPr>
          <w:sz w:val="20"/>
          <w:szCs w:val="20"/>
          <w:rPrChange w:id="1350" w:author="Microsoft Office User" w:date="2023-09-11T13:17:00Z">
            <w:rPr/>
          </w:rPrChange>
        </w:rPr>
        <w:instrText>HYPERLINK "https://www.zotero.org/google-docs/?n2Avay" \h</w:instrText>
      </w:r>
      <w:r w:rsidRPr="00E24C39">
        <w:rPr>
          <w:sz w:val="20"/>
          <w:szCs w:val="20"/>
        </w:rPr>
      </w:r>
      <w:r w:rsidRPr="00B26E5F">
        <w:rPr>
          <w:sz w:val="20"/>
          <w:szCs w:val="20"/>
          <w:rPrChange w:id="1351" w:author="Microsoft Office User" w:date="2023-09-11T13:17:00Z">
            <w:rPr>
              <w:b/>
            </w:rPr>
          </w:rPrChange>
        </w:rPr>
        <w:fldChar w:fldCharType="separate"/>
      </w:r>
      <w:r w:rsidRPr="00B26E5F">
        <w:rPr>
          <w:b/>
          <w:sz w:val="20"/>
          <w:szCs w:val="20"/>
          <w:rPrChange w:id="1352" w:author="Microsoft Office User" w:date="2023-09-11T13:17:00Z">
            <w:rPr>
              <w:b/>
            </w:rPr>
          </w:rPrChange>
        </w:rPr>
        <w:t>14</w:t>
      </w:r>
      <w:r w:rsidRPr="00B26E5F">
        <w:rPr>
          <w:b/>
          <w:sz w:val="20"/>
          <w:szCs w:val="20"/>
          <w:rPrChange w:id="1353" w:author="Microsoft Office User" w:date="2023-09-11T13:17:00Z">
            <w:rPr>
              <w:b/>
            </w:rPr>
          </w:rPrChange>
        </w:rPr>
        <w:fldChar w:fldCharType="end"/>
      </w:r>
      <w:r w:rsidRPr="00B26E5F">
        <w:rPr>
          <w:sz w:val="20"/>
          <w:szCs w:val="20"/>
          <w:rPrChange w:id="1354" w:author="Microsoft Office User" w:date="2023-09-11T13:17:00Z">
            <w:rPr/>
          </w:rPrChange>
        </w:rPr>
        <w:fldChar w:fldCharType="begin"/>
      </w:r>
      <w:r w:rsidRPr="00B26E5F">
        <w:rPr>
          <w:sz w:val="20"/>
          <w:szCs w:val="20"/>
          <w:rPrChange w:id="1355" w:author="Microsoft Office User" w:date="2023-09-11T13:17:00Z">
            <w:rPr/>
          </w:rPrChange>
        </w:rPr>
        <w:instrText>HYPERLINK "https://www.zotero.org/google-docs/?n2Avay" \h</w:instrText>
      </w:r>
      <w:r w:rsidRPr="00E24C39">
        <w:rPr>
          <w:sz w:val="20"/>
          <w:szCs w:val="20"/>
        </w:rPr>
      </w:r>
      <w:r w:rsidRPr="00B26E5F">
        <w:rPr>
          <w:sz w:val="20"/>
          <w:szCs w:val="20"/>
          <w:rPrChange w:id="1356" w:author="Microsoft Office User" w:date="2023-09-11T13:17:00Z">
            <w:rPr/>
          </w:rPrChange>
        </w:rPr>
        <w:fldChar w:fldCharType="separate"/>
      </w:r>
      <w:r w:rsidRPr="00B26E5F">
        <w:rPr>
          <w:sz w:val="20"/>
          <w:szCs w:val="20"/>
          <w:rPrChange w:id="1357" w:author="Microsoft Office User" w:date="2023-09-11T13:17:00Z">
            <w:rPr/>
          </w:rPrChange>
        </w:rPr>
        <w:t>, 2211–2222 (2020).</w:t>
      </w:r>
      <w:r w:rsidRPr="00B26E5F">
        <w:rPr>
          <w:sz w:val="20"/>
          <w:szCs w:val="20"/>
          <w:rPrChange w:id="1358" w:author="Microsoft Office User" w:date="2023-09-11T13:17:00Z">
            <w:rPr/>
          </w:rPrChange>
        </w:rPr>
        <w:fldChar w:fldCharType="end"/>
      </w:r>
    </w:p>
    <w:p w14:paraId="79AEA9CE" w14:textId="77777777" w:rsidR="007B09DE" w:rsidRPr="00B26E5F" w:rsidRDefault="007B09DE">
      <w:pPr>
        <w:snapToGrid w:val="0"/>
        <w:contextualSpacing/>
        <w:rPr>
          <w:sz w:val="20"/>
          <w:szCs w:val="20"/>
          <w:rPrChange w:id="1359" w:author="Microsoft Office User" w:date="2023-09-11T13:17:00Z">
            <w:rPr/>
          </w:rPrChange>
        </w:rPr>
        <w:pPrChange w:id="1360" w:author="Microsoft Office User" w:date="2023-09-11T13:17:00Z">
          <w:pPr/>
        </w:pPrChange>
      </w:pPr>
    </w:p>
    <w:p w14:paraId="7CCD351F" w14:textId="77777777" w:rsidR="000C56B0" w:rsidRPr="00B26E5F" w:rsidRDefault="00367A15">
      <w:pPr>
        <w:snapToGrid w:val="0"/>
        <w:contextualSpacing/>
        <w:rPr>
          <w:sz w:val="20"/>
          <w:szCs w:val="20"/>
          <w:rPrChange w:id="1361" w:author="Microsoft Office User" w:date="2023-09-11T13:17:00Z">
            <w:rPr/>
          </w:rPrChange>
        </w:rPr>
        <w:pPrChange w:id="1362" w:author="Microsoft Office User" w:date="2023-09-11T13:17:00Z">
          <w:pPr/>
        </w:pPrChange>
      </w:pPr>
      <w:r w:rsidRPr="00B26E5F">
        <w:rPr>
          <w:sz w:val="20"/>
          <w:szCs w:val="20"/>
          <w:rPrChange w:id="1363" w:author="Microsoft Office User" w:date="2023-09-11T13:17:00Z">
            <w:rPr/>
          </w:rPrChange>
        </w:rPr>
        <w:fldChar w:fldCharType="begin"/>
      </w:r>
      <w:r w:rsidRPr="00B26E5F">
        <w:rPr>
          <w:sz w:val="20"/>
          <w:szCs w:val="20"/>
          <w:rPrChange w:id="1364" w:author="Microsoft Office User" w:date="2023-09-11T13:17:00Z">
            <w:rPr/>
          </w:rPrChange>
        </w:rPr>
        <w:instrText>HYPERLINK "https://www.zotero.org/google-docs/?n2Avay" \h</w:instrText>
      </w:r>
      <w:r w:rsidRPr="00E24C39">
        <w:rPr>
          <w:sz w:val="20"/>
          <w:szCs w:val="20"/>
        </w:rPr>
      </w:r>
      <w:r w:rsidRPr="00B26E5F">
        <w:rPr>
          <w:sz w:val="20"/>
          <w:szCs w:val="20"/>
          <w:rPrChange w:id="1365" w:author="Microsoft Office User" w:date="2023-09-11T13:17:00Z">
            <w:rPr/>
          </w:rPrChange>
        </w:rPr>
        <w:fldChar w:fldCharType="separate"/>
      </w:r>
      <w:r w:rsidRPr="00B26E5F">
        <w:rPr>
          <w:sz w:val="20"/>
          <w:szCs w:val="20"/>
          <w:rPrChange w:id="1366" w:author="Microsoft Office User" w:date="2023-09-11T13:17:00Z">
            <w:rPr/>
          </w:rPrChange>
        </w:rPr>
        <w:t>46.</w:t>
      </w:r>
      <w:r w:rsidRPr="00B26E5F">
        <w:rPr>
          <w:sz w:val="20"/>
          <w:szCs w:val="20"/>
          <w:rPrChange w:id="1367" w:author="Microsoft Office User" w:date="2023-09-11T13:17:00Z">
            <w:rPr/>
          </w:rPrChange>
        </w:rPr>
        <w:tab/>
        <w:t xml:space="preserve">Delsuc, F. </w:t>
      </w:r>
      <w:r w:rsidRPr="00B26E5F">
        <w:rPr>
          <w:sz w:val="20"/>
          <w:szCs w:val="20"/>
          <w:rPrChange w:id="1368" w:author="Microsoft Office User" w:date="2023-09-11T13:17:00Z">
            <w:rPr/>
          </w:rPrChange>
        </w:rPr>
        <w:fldChar w:fldCharType="end"/>
      </w:r>
      <w:r w:rsidRPr="00B26E5F">
        <w:rPr>
          <w:sz w:val="20"/>
          <w:szCs w:val="20"/>
          <w:rPrChange w:id="1369" w:author="Microsoft Office User" w:date="2023-09-11T13:17:00Z">
            <w:rPr/>
          </w:rPrChange>
        </w:rPr>
        <w:fldChar w:fldCharType="begin"/>
      </w:r>
      <w:r w:rsidRPr="00B26E5F">
        <w:rPr>
          <w:sz w:val="20"/>
          <w:szCs w:val="20"/>
          <w:rPrChange w:id="1370" w:author="Microsoft Office User" w:date="2023-09-11T13:17:00Z">
            <w:rPr/>
          </w:rPrChange>
        </w:rPr>
        <w:instrText>HYPERLINK "https://www.zotero.org/google-docs/?n2Avay" \h</w:instrText>
      </w:r>
      <w:r w:rsidRPr="00E24C39">
        <w:rPr>
          <w:sz w:val="20"/>
          <w:szCs w:val="20"/>
        </w:rPr>
      </w:r>
      <w:r w:rsidRPr="00B26E5F">
        <w:rPr>
          <w:sz w:val="20"/>
          <w:szCs w:val="20"/>
          <w:rPrChange w:id="1371" w:author="Microsoft Office User" w:date="2023-09-11T13:17:00Z">
            <w:rPr>
              <w:i/>
            </w:rPr>
          </w:rPrChange>
        </w:rPr>
        <w:fldChar w:fldCharType="separate"/>
      </w:r>
      <w:r w:rsidRPr="00B26E5F">
        <w:rPr>
          <w:i/>
          <w:sz w:val="20"/>
          <w:szCs w:val="20"/>
          <w:rPrChange w:id="1372" w:author="Microsoft Office User" w:date="2023-09-11T13:17:00Z">
            <w:rPr>
              <w:i/>
            </w:rPr>
          </w:rPrChange>
        </w:rPr>
        <w:t>et al.</w:t>
      </w:r>
      <w:r w:rsidRPr="00B26E5F">
        <w:rPr>
          <w:i/>
          <w:sz w:val="20"/>
          <w:szCs w:val="20"/>
          <w:rPrChange w:id="1373" w:author="Microsoft Office User" w:date="2023-09-11T13:17:00Z">
            <w:rPr>
              <w:i/>
            </w:rPr>
          </w:rPrChange>
        </w:rPr>
        <w:fldChar w:fldCharType="end"/>
      </w:r>
      <w:r w:rsidRPr="00B26E5F">
        <w:rPr>
          <w:sz w:val="20"/>
          <w:szCs w:val="20"/>
          <w:rPrChange w:id="1374" w:author="Microsoft Office User" w:date="2023-09-11T13:17:00Z">
            <w:rPr/>
          </w:rPrChange>
        </w:rPr>
        <w:fldChar w:fldCharType="begin"/>
      </w:r>
      <w:r w:rsidRPr="00B26E5F">
        <w:rPr>
          <w:sz w:val="20"/>
          <w:szCs w:val="20"/>
          <w:rPrChange w:id="1375" w:author="Microsoft Office User" w:date="2023-09-11T13:17:00Z">
            <w:rPr/>
          </w:rPrChange>
        </w:rPr>
        <w:instrText>HYPERLINK "https://www.zotero.org/google-docs/?n2Avay" \h</w:instrText>
      </w:r>
      <w:r w:rsidRPr="00E24C39">
        <w:rPr>
          <w:sz w:val="20"/>
          <w:szCs w:val="20"/>
        </w:rPr>
      </w:r>
      <w:r w:rsidRPr="00B26E5F">
        <w:rPr>
          <w:sz w:val="20"/>
          <w:szCs w:val="20"/>
          <w:rPrChange w:id="1376" w:author="Microsoft Office User" w:date="2023-09-11T13:17:00Z">
            <w:rPr/>
          </w:rPrChange>
        </w:rPr>
        <w:fldChar w:fldCharType="separate"/>
      </w:r>
      <w:r w:rsidRPr="00B26E5F">
        <w:rPr>
          <w:sz w:val="20"/>
          <w:szCs w:val="20"/>
          <w:rPrChange w:id="1377" w:author="Microsoft Office User" w:date="2023-09-11T13:17:00Z">
            <w:rPr/>
          </w:rPrChange>
        </w:rPr>
        <w:t xml:space="preserve"> Convergence of gut microbiomes in myrmecophagous mammals. </w:t>
      </w:r>
      <w:r w:rsidRPr="00B26E5F">
        <w:rPr>
          <w:sz w:val="20"/>
          <w:szCs w:val="20"/>
          <w:rPrChange w:id="1378" w:author="Microsoft Office User" w:date="2023-09-11T13:17:00Z">
            <w:rPr/>
          </w:rPrChange>
        </w:rPr>
        <w:fldChar w:fldCharType="end"/>
      </w:r>
      <w:r w:rsidRPr="00B26E5F">
        <w:rPr>
          <w:sz w:val="20"/>
          <w:szCs w:val="20"/>
          <w:rPrChange w:id="1379" w:author="Microsoft Office User" w:date="2023-09-11T13:17:00Z">
            <w:rPr/>
          </w:rPrChange>
        </w:rPr>
        <w:fldChar w:fldCharType="begin"/>
      </w:r>
      <w:r w:rsidRPr="00B26E5F">
        <w:rPr>
          <w:sz w:val="20"/>
          <w:szCs w:val="20"/>
          <w:rPrChange w:id="1380" w:author="Microsoft Office User" w:date="2023-09-11T13:17:00Z">
            <w:rPr/>
          </w:rPrChange>
        </w:rPr>
        <w:instrText>HYPERLINK "https://www.zotero.org/google-docs/?n2Avay" \h</w:instrText>
      </w:r>
      <w:r w:rsidRPr="00E24C39">
        <w:rPr>
          <w:sz w:val="20"/>
          <w:szCs w:val="20"/>
        </w:rPr>
      </w:r>
      <w:r w:rsidRPr="00B26E5F">
        <w:rPr>
          <w:sz w:val="20"/>
          <w:szCs w:val="20"/>
          <w:rPrChange w:id="1381" w:author="Microsoft Office User" w:date="2023-09-11T13:17:00Z">
            <w:rPr>
              <w:i/>
            </w:rPr>
          </w:rPrChange>
        </w:rPr>
        <w:fldChar w:fldCharType="separate"/>
      </w:r>
      <w:r w:rsidRPr="00B26E5F">
        <w:rPr>
          <w:i/>
          <w:sz w:val="20"/>
          <w:szCs w:val="20"/>
          <w:rPrChange w:id="1382" w:author="Microsoft Office User" w:date="2023-09-11T13:17:00Z">
            <w:rPr>
              <w:i/>
            </w:rPr>
          </w:rPrChange>
        </w:rPr>
        <w:t xml:space="preserve">Mol. Ecol. </w:t>
      </w:r>
      <w:r w:rsidRPr="00B26E5F">
        <w:rPr>
          <w:i/>
          <w:sz w:val="20"/>
          <w:szCs w:val="20"/>
          <w:rPrChange w:id="1383" w:author="Microsoft Office User" w:date="2023-09-11T13:17:00Z">
            <w:rPr>
              <w:i/>
            </w:rPr>
          </w:rPrChange>
        </w:rPr>
        <w:fldChar w:fldCharType="end"/>
      </w:r>
      <w:r w:rsidRPr="00B26E5F">
        <w:rPr>
          <w:sz w:val="20"/>
          <w:szCs w:val="20"/>
          <w:rPrChange w:id="1384" w:author="Microsoft Office User" w:date="2023-09-11T13:17:00Z">
            <w:rPr/>
          </w:rPrChange>
        </w:rPr>
        <w:fldChar w:fldCharType="begin"/>
      </w:r>
      <w:r w:rsidRPr="00B26E5F">
        <w:rPr>
          <w:sz w:val="20"/>
          <w:szCs w:val="20"/>
          <w:rPrChange w:id="1385" w:author="Microsoft Office User" w:date="2023-09-11T13:17:00Z">
            <w:rPr/>
          </w:rPrChange>
        </w:rPr>
        <w:instrText>HYPERLINK "https://www.zotero.org/google-docs/?n2Avay" \h</w:instrText>
      </w:r>
      <w:r w:rsidRPr="00E24C39">
        <w:rPr>
          <w:sz w:val="20"/>
          <w:szCs w:val="20"/>
        </w:rPr>
      </w:r>
      <w:r w:rsidRPr="00B26E5F">
        <w:rPr>
          <w:sz w:val="20"/>
          <w:szCs w:val="20"/>
          <w:rPrChange w:id="1386" w:author="Microsoft Office User" w:date="2023-09-11T13:17:00Z">
            <w:rPr>
              <w:b/>
            </w:rPr>
          </w:rPrChange>
        </w:rPr>
        <w:fldChar w:fldCharType="separate"/>
      </w:r>
      <w:r w:rsidRPr="00B26E5F">
        <w:rPr>
          <w:b/>
          <w:sz w:val="20"/>
          <w:szCs w:val="20"/>
          <w:rPrChange w:id="1387" w:author="Microsoft Office User" w:date="2023-09-11T13:17:00Z">
            <w:rPr>
              <w:b/>
            </w:rPr>
          </w:rPrChange>
        </w:rPr>
        <w:t>23</w:t>
      </w:r>
      <w:r w:rsidRPr="00B26E5F">
        <w:rPr>
          <w:b/>
          <w:sz w:val="20"/>
          <w:szCs w:val="20"/>
          <w:rPrChange w:id="1388" w:author="Microsoft Office User" w:date="2023-09-11T13:17:00Z">
            <w:rPr>
              <w:b/>
            </w:rPr>
          </w:rPrChange>
        </w:rPr>
        <w:fldChar w:fldCharType="end"/>
      </w:r>
      <w:r w:rsidRPr="00B26E5F">
        <w:rPr>
          <w:sz w:val="20"/>
          <w:szCs w:val="20"/>
          <w:rPrChange w:id="1389" w:author="Microsoft Office User" w:date="2023-09-11T13:17:00Z">
            <w:rPr/>
          </w:rPrChange>
        </w:rPr>
        <w:fldChar w:fldCharType="begin"/>
      </w:r>
      <w:r w:rsidRPr="00B26E5F">
        <w:rPr>
          <w:sz w:val="20"/>
          <w:szCs w:val="20"/>
          <w:rPrChange w:id="1390" w:author="Microsoft Office User" w:date="2023-09-11T13:17:00Z">
            <w:rPr/>
          </w:rPrChange>
        </w:rPr>
        <w:instrText>HYPERLINK "https://www.zotero.org/google-docs/?n2Avay" \h</w:instrText>
      </w:r>
      <w:r w:rsidRPr="00E24C39">
        <w:rPr>
          <w:sz w:val="20"/>
          <w:szCs w:val="20"/>
        </w:rPr>
      </w:r>
      <w:r w:rsidRPr="00B26E5F">
        <w:rPr>
          <w:sz w:val="20"/>
          <w:szCs w:val="20"/>
          <w:rPrChange w:id="1391" w:author="Microsoft Office User" w:date="2023-09-11T13:17:00Z">
            <w:rPr/>
          </w:rPrChange>
        </w:rPr>
        <w:fldChar w:fldCharType="separate"/>
      </w:r>
      <w:r w:rsidRPr="00B26E5F">
        <w:rPr>
          <w:sz w:val="20"/>
          <w:szCs w:val="20"/>
          <w:rPrChange w:id="1392" w:author="Microsoft Office User" w:date="2023-09-11T13:17:00Z">
            <w:rPr/>
          </w:rPrChange>
        </w:rPr>
        <w:t>, 1301–1317 (2014).</w:t>
      </w:r>
      <w:r w:rsidRPr="00B26E5F">
        <w:rPr>
          <w:sz w:val="20"/>
          <w:szCs w:val="20"/>
          <w:rPrChange w:id="1393" w:author="Microsoft Office User" w:date="2023-09-11T13:17:00Z">
            <w:rPr/>
          </w:rPrChange>
        </w:rPr>
        <w:fldChar w:fldCharType="end"/>
      </w:r>
    </w:p>
    <w:p w14:paraId="0E28C62D" w14:textId="77777777" w:rsidR="007B09DE" w:rsidRPr="00B26E5F" w:rsidRDefault="007B09DE">
      <w:pPr>
        <w:snapToGrid w:val="0"/>
        <w:contextualSpacing/>
        <w:rPr>
          <w:sz w:val="20"/>
          <w:szCs w:val="20"/>
          <w:rPrChange w:id="1394" w:author="Microsoft Office User" w:date="2023-09-11T13:17:00Z">
            <w:rPr/>
          </w:rPrChange>
        </w:rPr>
        <w:pPrChange w:id="1395" w:author="Microsoft Office User" w:date="2023-09-11T13:17:00Z">
          <w:pPr/>
        </w:pPrChange>
      </w:pPr>
    </w:p>
    <w:p w14:paraId="677BDE12" w14:textId="77777777" w:rsidR="000C56B0" w:rsidRPr="00B26E5F" w:rsidRDefault="00367A15">
      <w:pPr>
        <w:snapToGrid w:val="0"/>
        <w:contextualSpacing/>
        <w:rPr>
          <w:sz w:val="20"/>
          <w:szCs w:val="20"/>
          <w:rPrChange w:id="1396" w:author="Microsoft Office User" w:date="2023-09-11T13:17:00Z">
            <w:rPr/>
          </w:rPrChange>
        </w:rPr>
        <w:pPrChange w:id="1397" w:author="Microsoft Office User" w:date="2023-09-11T13:17:00Z">
          <w:pPr/>
        </w:pPrChange>
      </w:pPr>
      <w:r w:rsidRPr="00B26E5F">
        <w:rPr>
          <w:sz w:val="20"/>
          <w:szCs w:val="20"/>
          <w:rPrChange w:id="1398" w:author="Microsoft Office User" w:date="2023-09-11T13:17:00Z">
            <w:rPr/>
          </w:rPrChange>
        </w:rPr>
        <w:fldChar w:fldCharType="begin"/>
      </w:r>
      <w:r w:rsidRPr="00B26E5F">
        <w:rPr>
          <w:sz w:val="20"/>
          <w:szCs w:val="20"/>
          <w:rPrChange w:id="1399" w:author="Microsoft Office User" w:date="2023-09-11T13:17:00Z">
            <w:rPr/>
          </w:rPrChange>
        </w:rPr>
        <w:instrText>HYPERLINK "https://www.zotero.org/google-docs/?n2Avay" \h</w:instrText>
      </w:r>
      <w:r w:rsidRPr="00E24C39">
        <w:rPr>
          <w:sz w:val="20"/>
          <w:szCs w:val="20"/>
        </w:rPr>
      </w:r>
      <w:r w:rsidRPr="00B26E5F">
        <w:rPr>
          <w:sz w:val="20"/>
          <w:szCs w:val="20"/>
          <w:rPrChange w:id="1400" w:author="Microsoft Office User" w:date="2023-09-11T13:17:00Z">
            <w:rPr/>
          </w:rPrChange>
        </w:rPr>
        <w:fldChar w:fldCharType="separate"/>
      </w:r>
      <w:r w:rsidRPr="00B26E5F">
        <w:rPr>
          <w:sz w:val="20"/>
          <w:szCs w:val="20"/>
          <w:rPrChange w:id="1401" w:author="Microsoft Office User" w:date="2023-09-11T13:17:00Z">
            <w:rPr/>
          </w:rPrChange>
        </w:rPr>
        <w:t>47.</w:t>
      </w:r>
      <w:r w:rsidRPr="00B26E5F">
        <w:rPr>
          <w:sz w:val="20"/>
          <w:szCs w:val="20"/>
          <w:rPrChange w:id="1402" w:author="Microsoft Office User" w:date="2023-09-11T13:17:00Z">
            <w:rPr/>
          </w:rPrChange>
        </w:rPr>
        <w:tab/>
        <w:t xml:space="preserve">Song, S. J. </w:t>
      </w:r>
      <w:r w:rsidRPr="00B26E5F">
        <w:rPr>
          <w:sz w:val="20"/>
          <w:szCs w:val="20"/>
          <w:rPrChange w:id="1403" w:author="Microsoft Office User" w:date="2023-09-11T13:17:00Z">
            <w:rPr/>
          </w:rPrChange>
        </w:rPr>
        <w:fldChar w:fldCharType="end"/>
      </w:r>
      <w:r w:rsidRPr="00B26E5F">
        <w:rPr>
          <w:sz w:val="20"/>
          <w:szCs w:val="20"/>
          <w:rPrChange w:id="1404" w:author="Microsoft Office User" w:date="2023-09-11T13:17:00Z">
            <w:rPr/>
          </w:rPrChange>
        </w:rPr>
        <w:fldChar w:fldCharType="begin"/>
      </w:r>
      <w:r w:rsidRPr="00B26E5F">
        <w:rPr>
          <w:sz w:val="20"/>
          <w:szCs w:val="20"/>
          <w:rPrChange w:id="1405" w:author="Microsoft Office User" w:date="2023-09-11T13:17:00Z">
            <w:rPr/>
          </w:rPrChange>
        </w:rPr>
        <w:instrText>HYPERLINK "https://www.zotero.org/google-docs/?n2Avay" \h</w:instrText>
      </w:r>
      <w:r w:rsidRPr="00E24C39">
        <w:rPr>
          <w:sz w:val="20"/>
          <w:szCs w:val="20"/>
        </w:rPr>
      </w:r>
      <w:r w:rsidRPr="00B26E5F">
        <w:rPr>
          <w:sz w:val="20"/>
          <w:szCs w:val="20"/>
          <w:rPrChange w:id="1406" w:author="Microsoft Office User" w:date="2023-09-11T13:17:00Z">
            <w:rPr>
              <w:i/>
            </w:rPr>
          </w:rPrChange>
        </w:rPr>
        <w:fldChar w:fldCharType="separate"/>
      </w:r>
      <w:r w:rsidRPr="00B26E5F">
        <w:rPr>
          <w:i/>
          <w:sz w:val="20"/>
          <w:szCs w:val="20"/>
          <w:rPrChange w:id="1407" w:author="Microsoft Office User" w:date="2023-09-11T13:17:00Z">
            <w:rPr>
              <w:i/>
            </w:rPr>
          </w:rPrChange>
        </w:rPr>
        <w:t>et al.</w:t>
      </w:r>
      <w:r w:rsidRPr="00B26E5F">
        <w:rPr>
          <w:i/>
          <w:sz w:val="20"/>
          <w:szCs w:val="20"/>
          <w:rPrChange w:id="1408" w:author="Microsoft Office User" w:date="2023-09-11T13:17:00Z">
            <w:rPr>
              <w:i/>
            </w:rPr>
          </w:rPrChange>
        </w:rPr>
        <w:fldChar w:fldCharType="end"/>
      </w:r>
      <w:r w:rsidRPr="00B26E5F">
        <w:rPr>
          <w:sz w:val="20"/>
          <w:szCs w:val="20"/>
          <w:rPrChange w:id="1409" w:author="Microsoft Office User" w:date="2023-09-11T13:17:00Z">
            <w:rPr/>
          </w:rPrChange>
        </w:rPr>
        <w:fldChar w:fldCharType="begin"/>
      </w:r>
      <w:r w:rsidRPr="00B26E5F">
        <w:rPr>
          <w:sz w:val="20"/>
          <w:szCs w:val="20"/>
          <w:rPrChange w:id="1410" w:author="Microsoft Office User" w:date="2023-09-11T13:17:00Z">
            <w:rPr/>
          </w:rPrChange>
        </w:rPr>
        <w:instrText>HYPERLINK "https://www.zotero.org/google-docs/?n2Avay" \h</w:instrText>
      </w:r>
      <w:r w:rsidRPr="00E24C39">
        <w:rPr>
          <w:sz w:val="20"/>
          <w:szCs w:val="20"/>
        </w:rPr>
      </w:r>
      <w:r w:rsidRPr="00B26E5F">
        <w:rPr>
          <w:sz w:val="20"/>
          <w:szCs w:val="20"/>
          <w:rPrChange w:id="1411" w:author="Microsoft Office User" w:date="2023-09-11T13:17:00Z">
            <w:rPr/>
          </w:rPrChange>
        </w:rPr>
        <w:fldChar w:fldCharType="separate"/>
      </w:r>
      <w:r w:rsidRPr="00B26E5F">
        <w:rPr>
          <w:sz w:val="20"/>
          <w:szCs w:val="20"/>
          <w:rPrChange w:id="1412" w:author="Microsoft Office User" w:date="2023-09-11T13:17:00Z">
            <w:rPr/>
          </w:rPrChange>
        </w:rPr>
        <w:t xml:space="preserve"> Is there convergence of gut microbes in blood-feeding vertebrates? </w:t>
      </w:r>
      <w:r w:rsidRPr="00B26E5F">
        <w:rPr>
          <w:sz w:val="20"/>
          <w:szCs w:val="20"/>
          <w:rPrChange w:id="1413" w:author="Microsoft Office User" w:date="2023-09-11T13:17:00Z">
            <w:rPr/>
          </w:rPrChange>
        </w:rPr>
        <w:fldChar w:fldCharType="end"/>
      </w:r>
      <w:r w:rsidRPr="00B26E5F">
        <w:rPr>
          <w:sz w:val="20"/>
          <w:szCs w:val="20"/>
          <w:rPrChange w:id="1414" w:author="Microsoft Office User" w:date="2023-09-11T13:17:00Z">
            <w:rPr/>
          </w:rPrChange>
        </w:rPr>
        <w:fldChar w:fldCharType="begin"/>
      </w:r>
      <w:r w:rsidRPr="00B26E5F">
        <w:rPr>
          <w:sz w:val="20"/>
          <w:szCs w:val="20"/>
          <w:rPrChange w:id="1415" w:author="Microsoft Office User" w:date="2023-09-11T13:17:00Z">
            <w:rPr/>
          </w:rPrChange>
        </w:rPr>
        <w:instrText>HYPERLINK "https://www.zotero.org/google-docs/?n2Avay" \h</w:instrText>
      </w:r>
      <w:r w:rsidRPr="00E24C39">
        <w:rPr>
          <w:sz w:val="20"/>
          <w:szCs w:val="20"/>
        </w:rPr>
      </w:r>
      <w:r w:rsidRPr="00B26E5F">
        <w:rPr>
          <w:sz w:val="20"/>
          <w:szCs w:val="20"/>
          <w:rPrChange w:id="1416" w:author="Microsoft Office User" w:date="2023-09-11T13:17:00Z">
            <w:rPr>
              <w:i/>
            </w:rPr>
          </w:rPrChange>
        </w:rPr>
        <w:fldChar w:fldCharType="separate"/>
      </w:r>
      <w:r w:rsidRPr="00B26E5F">
        <w:rPr>
          <w:i/>
          <w:sz w:val="20"/>
          <w:szCs w:val="20"/>
          <w:rPrChange w:id="1417" w:author="Microsoft Office User" w:date="2023-09-11T13:17:00Z">
            <w:rPr>
              <w:i/>
            </w:rPr>
          </w:rPrChange>
        </w:rPr>
        <w:t xml:space="preserve">Philos. Trans. R. Soc. B Biol. Sci. </w:t>
      </w:r>
      <w:r w:rsidRPr="00B26E5F">
        <w:rPr>
          <w:i/>
          <w:sz w:val="20"/>
          <w:szCs w:val="20"/>
          <w:rPrChange w:id="1418" w:author="Microsoft Office User" w:date="2023-09-11T13:17:00Z">
            <w:rPr>
              <w:i/>
            </w:rPr>
          </w:rPrChange>
        </w:rPr>
        <w:fldChar w:fldCharType="end"/>
      </w:r>
      <w:r w:rsidRPr="00B26E5F">
        <w:rPr>
          <w:sz w:val="20"/>
          <w:szCs w:val="20"/>
          <w:rPrChange w:id="1419" w:author="Microsoft Office User" w:date="2023-09-11T13:17:00Z">
            <w:rPr/>
          </w:rPrChange>
        </w:rPr>
        <w:fldChar w:fldCharType="begin"/>
      </w:r>
      <w:r w:rsidRPr="00B26E5F">
        <w:rPr>
          <w:sz w:val="20"/>
          <w:szCs w:val="20"/>
          <w:rPrChange w:id="1420" w:author="Microsoft Office User" w:date="2023-09-11T13:17:00Z">
            <w:rPr/>
          </w:rPrChange>
        </w:rPr>
        <w:instrText>HYPERLINK "https://www.zotero.org/google-docs/?n2Avay" \h</w:instrText>
      </w:r>
      <w:r w:rsidRPr="00E24C39">
        <w:rPr>
          <w:sz w:val="20"/>
          <w:szCs w:val="20"/>
        </w:rPr>
      </w:r>
      <w:r w:rsidRPr="00B26E5F">
        <w:rPr>
          <w:sz w:val="20"/>
          <w:szCs w:val="20"/>
          <w:rPrChange w:id="1421" w:author="Microsoft Office User" w:date="2023-09-11T13:17:00Z">
            <w:rPr>
              <w:b/>
            </w:rPr>
          </w:rPrChange>
        </w:rPr>
        <w:fldChar w:fldCharType="separate"/>
      </w:r>
      <w:r w:rsidRPr="00B26E5F">
        <w:rPr>
          <w:b/>
          <w:sz w:val="20"/>
          <w:szCs w:val="20"/>
          <w:rPrChange w:id="1422" w:author="Microsoft Office User" w:date="2023-09-11T13:17:00Z">
            <w:rPr>
              <w:b/>
            </w:rPr>
          </w:rPrChange>
        </w:rPr>
        <w:t>374</w:t>
      </w:r>
      <w:r w:rsidRPr="00B26E5F">
        <w:rPr>
          <w:b/>
          <w:sz w:val="20"/>
          <w:szCs w:val="20"/>
          <w:rPrChange w:id="1423" w:author="Microsoft Office User" w:date="2023-09-11T13:17:00Z">
            <w:rPr>
              <w:b/>
            </w:rPr>
          </w:rPrChange>
        </w:rPr>
        <w:fldChar w:fldCharType="end"/>
      </w:r>
      <w:r w:rsidRPr="00B26E5F">
        <w:rPr>
          <w:sz w:val="20"/>
          <w:szCs w:val="20"/>
          <w:rPrChange w:id="1424" w:author="Microsoft Office User" w:date="2023-09-11T13:17:00Z">
            <w:rPr/>
          </w:rPrChange>
        </w:rPr>
        <w:fldChar w:fldCharType="begin"/>
      </w:r>
      <w:r w:rsidRPr="00B26E5F">
        <w:rPr>
          <w:sz w:val="20"/>
          <w:szCs w:val="20"/>
          <w:rPrChange w:id="1425" w:author="Microsoft Office User" w:date="2023-09-11T13:17:00Z">
            <w:rPr/>
          </w:rPrChange>
        </w:rPr>
        <w:instrText>HYPERLINK "https://www.zotero.org/google-docs/?n2Avay" \h</w:instrText>
      </w:r>
      <w:r w:rsidRPr="00E24C39">
        <w:rPr>
          <w:sz w:val="20"/>
          <w:szCs w:val="20"/>
        </w:rPr>
      </w:r>
      <w:r w:rsidRPr="00B26E5F">
        <w:rPr>
          <w:sz w:val="20"/>
          <w:szCs w:val="20"/>
          <w:rPrChange w:id="1426" w:author="Microsoft Office User" w:date="2023-09-11T13:17:00Z">
            <w:rPr/>
          </w:rPrChange>
        </w:rPr>
        <w:fldChar w:fldCharType="separate"/>
      </w:r>
      <w:r w:rsidRPr="00B26E5F">
        <w:rPr>
          <w:sz w:val="20"/>
          <w:szCs w:val="20"/>
          <w:rPrChange w:id="1427" w:author="Microsoft Office User" w:date="2023-09-11T13:17:00Z">
            <w:rPr/>
          </w:rPrChange>
        </w:rPr>
        <w:t>, 20180249 (2019).</w:t>
      </w:r>
      <w:r w:rsidRPr="00B26E5F">
        <w:rPr>
          <w:sz w:val="20"/>
          <w:szCs w:val="20"/>
          <w:rPrChange w:id="1428" w:author="Microsoft Office User" w:date="2023-09-11T13:17:00Z">
            <w:rPr/>
          </w:rPrChange>
        </w:rPr>
        <w:fldChar w:fldCharType="end"/>
      </w:r>
    </w:p>
    <w:p w14:paraId="493EF047" w14:textId="77777777" w:rsidR="007B09DE" w:rsidRPr="00B26E5F" w:rsidRDefault="007B09DE">
      <w:pPr>
        <w:snapToGrid w:val="0"/>
        <w:contextualSpacing/>
        <w:rPr>
          <w:sz w:val="20"/>
          <w:szCs w:val="20"/>
          <w:rPrChange w:id="1429" w:author="Microsoft Office User" w:date="2023-09-11T13:17:00Z">
            <w:rPr/>
          </w:rPrChange>
        </w:rPr>
        <w:pPrChange w:id="1430" w:author="Microsoft Office User" w:date="2023-09-11T13:17:00Z">
          <w:pPr/>
        </w:pPrChange>
      </w:pPr>
    </w:p>
    <w:p w14:paraId="16034377" w14:textId="77777777" w:rsidR="000C56B0" w:rsidRPr="00B26E5F" w:rsidRDefault="00367A15">
      <w:pPr>
        <w:snapToGrid w:val="0"/>
        <w:contextualSpacing/>
        <w:rPr>
          <w:sz w:val="20"/>
          <w:szCs w:val="20"/>
          <w:rPrChange w:id="1431" w:author="Microsoft Office User" w:date="2023-09-11T13:17:00Z">
            <w:rPr/>
          </w:rPrChange>
        </w:rPr>
        <w:pPrChange w:id="1432" w:author="Microsoft Office User" w:date="2023-09-11T13:17:00Z">
          <w:pPr/>
        </w:pPrChange>
      </w:pPr>
      <w:r w:rsidRPr="00B26E5F">
        <w:rPr>
          <w:sz w:val="20"/>
          <w:szCs w:val="20"/>
          <w:rPrChange w:id="1433" w:author="Microsoft Office User" w:date="2023-09-11T13:17:00Z">
            <w:rPr/>
          </w:rPrChange>
        </w:rPr>
        <w:fldChar w:fldCharType="begin"/>
      </w:r>
      <w:r w:rsidRPr="00B26E5F">
        <w:rPr>
          <w:sz w:val="20"/>
          <w:szCs w:val="20"/>
          <w:rPrChange w:id="1434" w:author="Microsoft Office User" w:date="2023-09-11T13:17:00Z">
            <w:rPr/>
          </w:rPrChange>
        </w:rPr>
        <w:instrText>HYPERLINK "https://www.zotero.org/google-docs/?n2Avay" \h</w:instrText>
      </w:r>
      <w:r w:rsidRPr="00E24C39">
        <w:rPr>
          <w:sz w:val="20"/>
          <w:szCs w:val="20"/>
        </w:rPr>
      </w:r>
      <w:r w:rsidRPr="00B26E5F">
        <w:rPr>
          <w:sz w:val="20"/>
          <w:szCs w:val="20"/>
          <w:rPrChange w:id="1435" w:author="Microsoft Office User" w:date="2023-09-11T13:17:00Z">
            <w:rPr/>
          </w:rPrChange>
        </w:rPr>
        <w:fldChar w:fldCharType="separate"/>
      </w:r>
      <w:r w:rsidRPr="00B26E5F">
        <w:rPr>
          <w:sz w:val="20"/>
          <w:szCs w:val="20"/>
          <w:rPrChange w:id="1436" w:author="Microsoft Office User" w:date="2023-09-11T13:17:00Z">
            <w:rPr/>
          </w:rPrChange>
        </w:rPr>
        <w:t>48.</w:t>
      </w:r>
      <w:r w:rsidRPr="00B26E5F">
        <w:rPr>
          <w:sz w:val="20"/>
          <w:szCs w:val="20"/>
          <w:rPrChange w:id="1437" w:author="Microsoft Office User" w:date="2023-09-11T13:17:00Z">
            <w:rPr/>
          </w:rPrChange>
        </w:rPr>
        <w:tab/>
        <w:t xml:space="preserve">Song, S. J. </w:t>
      </w:r>
      <w:r w:rsidRPr="00B26E5F">
        <w:rPr>
          <w:sz w:val="20"/>
          <w:szCs w:val="20"/>
          <w:rPrChange w:id="1438" w:author="Microsoft Office User" w:date="2023-09-11T13:17:00Z">
            <w:rPr/>
          </w:rPrChange>
        </w:rPr>
        <w:fldChar w:fldCharType="end"/>
      </w:r>
      <w:r w:rsidRPr="00B26E5F">
        <w:rPr>
          <w:sz w:val="20"/>
          <w:szCs w:val="20"/>
          <w:rPrChange w:id="1439" w:author="Microsoft Office User" w:date="2023-09-11T13:17:00Z">
            <w:rPr/>
          </w:rPrChange>
        </w:rPr>
        <w:fldChar w:fldCharType="begin"/>
      </w:r>
      <w:r w:rsidRPr="00B26E5F">
        <w:rPr>
          <w:sz w:val="20"/>
          <w:szCs w:val="20"/>
          <w:rPrChange w:id="1440" w:author="Microsoft Office User" w:date="2023-09-11T13:17:00Z">
            <w:rPr/>
          </w:rPrChange>
        </w:rPr>
        <w:instrText>HYPERLINK "https://www.zotero.org/google-docs/?n2Avay" \h</w:instrText>
      </w:r>
      <w:r w:rsidRPr="00E24C39">
        <w:rPr>
          <w:sz w:val="20"/>
          <w:szCs w:val="20"/>
        </w:rPr>
      </w:r>
      <w:r w:rsidRPr="00B26E5F">
        <w:rPr>
          <w:sz w:val="20"/>
          <w:szCs w:val="20"/>
          <w:rPrChange w:id="1441" w:author="Microsoft Office User" w:date="2023-09-11T13:17:00Z">
            <w:rPr>
              <w:i/>
            </w:rPr>
          </w:rPrChange>
        </w:rPr>
        <w:fldChar w:fldCharType="separate"/>
      </w:r>
      <w:r w:rsidRPr="00B26E5F">
        <w:rPr>
          <w:i/>
          <w:sz w:val="20"/>
          <w:szCs w:val="20"/>
          <w:rPrChange w:id="1442" w:author="Microsoft Office User" w:date="2023-09-11T13:17:00Z">
            <w:rPr>
              <w:i/>
            </w:rPr>
          </w:rPrChange>
        </w:rPr>
        <w:t>et al.</w:t>
      </w:r>
      <w:r w:rsidRPr="00B26E5F">
        <w:rPr>
          <w:i/>
          <w:sz w:val="20"/>
          <w:szCs w:val="20"/>
          <w:rPrChange w:id="1443" w:author="Microsoft Office User" w:date="2023-09-11T13:17:00Z">
            <w:rPr>
              <w:i/>
            </w:rPr>
          </w:rPrChange>
        </w:rPr>
        <w:fldChar w:fldCharType="end"/>
      </w:r>
      <w:r w:rsidRPr="00B26E5F">
        <w:rPr>
          <w:sz w:val="20"/>
          <w:szCs w:val="20"/>
          <w:rPrChange w:id="1444" w:author="Microsoft Office User" w:date="2023-09-11T13:17:00Z">
            <w:rPr/>
          </w:rPrChange>
        </w:rPr>
        <w:fldChar w:fldCharType="begin"/>
      </w:r>
      <w:r w:rsidRPr="00B26E5F">
        <w:rPr>
          <w:sz w:val="20"/>
          <w:szCs w:val="20"/>
          <w:rPrChange w:id="1445" w:author="Microsoft Office User" w:date="2023-09-11T13:17:00Z">
            <w:rPr/>
          </w:rPrChange>
        </w:rPr>
        <w:instrText>HYPERLINK "https://www.zotero.org/google-docs/?n2Avay" \h</w:instrText>
      </w:r>
      <w:r w:rsidRPr="00E24C39">
        <w:rPr>
          <w:sz w:val="20"/>
          <w:szCs w:val="20"/>
        </w:rPr>
      </w:r>
      <w:r w:rsidRPr="00B26E5F">
        <w:rPr>
          <w:sz w:val="20"/>
          <w:szCs w:val="20"/>
          <w:rPrChange w:id="1446" w:author="Microsoft Office User" w:date="2023-09-11T13:17:00Z">
            <w:rPr/>
          </w:rPrChange>
        </w:rPr>
        <w:fldChar w:fldCharType="separate"/>
      </w:r>
      <w:r w:rsidRPr="00B26E5F">
        <w:rPr>
          <w:sz w:val="20"/>
          <w:szCs w:val="20"/>
          <w:rPrChange w:id="1447" w:author="Microsoft Office User" w:date="2023-09-11T13:17:00Z">
            <w:rPr/>
          </w:rPrChange>
        </w:rPr>
        <w:t xml:space="preserve"> Comparative Analyses of Vertebrate Gut Microbiomes Reveal Convergence between Birds and Bats. </w:t>
      </w:r>
      <w:r w:rsidRPr="00B26E5F">
        <w:rPr>
          <w:sz w:val="20"/>
          <w:szCs w:val="20"/>
          <w:rPrChange w:id="1448" w:author="Microsoft Office User" w:date="2023-09-11T13:17:00Z">
            <w:rPr/>
          </w:rPrChange>
        </w:rPr>
        <w:fldChar w:fldCharType="end"/>
      </w:r>
      <w:r w:rsidRPr="00B26E5F">
        <w:rPr>
          <w:sz w:val="20"/>
          <w:szCs w:val="20"/>
          <w:rPrChange w:id="1449" w:author="Microsoft Office User" w:date="2023-09-11T13:17:00Z">
            <w:rPr/>
          </w:rPrChange>
        </w:rPr>
        <w:fldChar w:fldCharType="begin"/>
      </w:r>
      <w:r w:rsidRPr="00B26E5F">
        <w:rPr>
          <w:sz w:val="20"/>
          <w:szCs w:val="20"/>
          <w:rPrChange w:id="1450" w:author="Microsoft Office User" w:date="2023-09-11T13:17:00Z">
            <w:rPr/>
          </w:rPrChange>
        </w:rPr>
        <w:instrText>HYPERLINK "https://www.zotero.org/google-docs/?n2Avay" \h</w:instrText>
      </w:r>
      <w:r w:rsidRPr="00E24C39">
        <w:rPr>
          <w:sz w:val="20"/>
          <w:szCs w:val="20"/>
        </w:rPr>
      </w:r>
      <w:r w:rsidRPr="00B26E5F">
        <w:rPr>
          <w:sz w:val="20"/>
          <w:szCs w:val="20"/>
          <w:rPrChange w:id="1451" w:author="Microsoft Office User" w:date="2023-09-11T13:17:00Z">
            <w:rPr>
              <w:i/>
            </w:rPr>
          </w:rPrChange>
        </w:rPr>
        <w:fldChar w:fldCharType="separate"/>
      </w:r>
      <w:r w:rsidRPr="00B26E5F">
        <w:rPr>
          <w:i/>
          <w:sz w:val="20"/>
          <w:szCs w:val="20"/>
          <w:rPrChange w:id="1452" w:author="Microsoft Office User" w:date="2023-09-11T13:17:00Z">
            <w:rPr>
              <w:i/>
            </w:rPr>
          </w:rPrChange>
        </w:rPr>
        <w:t xml:space="preserve">mBio </w:t>
      </w:r>
      <w:r w:rsidRPr="00B26E5F">
        <w:rPr>
          <w:i/>
          <w:sz w:val="20"/>
          <w:szCs w:val="20"/>
          <w:rPrChange w:id="1453" w:author="Microsoft Office User" w:date="2023-09-11T13:17:00Z">
            <w:rPr>
              <w:i/>
            </w:rPr>
          </w:rPrChange>
        </w:rPr>
        <w:fldChar w:fldCharType="end"/>
      </w:r>
      <w:r w:rsidRPr="00B26E5F">
        <w:rPr>
          <w:sz w:val="20"/>
          <w:szCs w:val="20"/>
          <w:rPrChange w:id="1454" w:author="Microsoft Office User" w:date="2023-09-11T13:17:00Z">
            <w:rPr/>
          </w:rPrChange>
        </w:rPr>
        <w:fldChar w:fldCharType="begin"/>
      </w:r>
      <w:r w:rsidRPr="00B26E5F">
        <w:rPr>
          <w:sz w:val="20"/>
          <w:szCs w:val="20"/>
          <w:rPrChange w:id="1455" w:author="Microsoft Office User" w:date="2023-09-11T13:17:00Z">
            <w:rPr/>
          </w:rPrChange>
        </w:rPr>
        <w:instrText>HYPERLINK "https://www.zotero.org/google-docs/?n2Avay" \h</w:instrText>
      </w:r>
      <w:r w:rsidRPr="00E24C39">
        <w:rPr>
          <w:sz w:val="20"/>
          <w:szCs w:val="20"/>
        </w:rPr>
      </w:r>
      <w:r w:rsidRPr="00B26E5F">
        <w:rPr>
          <w:sz w:val="20"/>
          <w:szCs w:val="20"/>
          <w:rPrChange w:id="1456" w:author="Microsoft Office User" w:date="2023-09-11T13:17:00Z">
            <w:rPr>
              <w:b/>
            </w:rPr>
          </w:rPrChange>
        </w:rPr>
        <w:fldChar w:fldCharType="separate"/>
      </w:r>
      <w:r w:rsidRPr="00B26E5F">
        <w:rPr>
          <w:b/>
          <w:sz w:val="20"/>
          <w:szCs w:val="20"/>
          <w:rPrChange w:id="1457" w:author="Microsoft Office User" w:date="2023-09-11T13:17:00Z">
            <w:rPr>
              <w:b/>
            </w:rPr>
          </w:rPrChange>
        </w:rPr>
        <w:t>11</w:t>
      </w:r>
      <w:r w:rsidRPr="00B26E5F">
        <w:rPr>
          <w:b/>
          <w:sz w:val="20"/>
          <w:szCs w:val="20"/>
          <w:rPrChange w:id="1458" w:author="Microsoft Office User" w:date="2023-09-11T13:17:00Z">
            <w:rPr>
              <w:b/>
            </w:rPr>
          </w:rPrChange>
        </w:rPr>
        <w:fldChar w:fldCharType="end"/>
      </w:r>
      <w:r w:rsidRPr="00B26E5F">
        <w:rPr>
          <w:sz w:val="20"/>
          <w:szCs w:val="20"/>
          <w:rPrChange w:id="1459" w:author="Microsoft Office User" w:date="2023-09-11T13:17:00Z">
            <w:rPr/>
          </w:rPrChange>
        </w:rPr>
        <w:fldChar w:fldCharType="begin"/>
      </w:r>
      <w:r w:rsidRPr="00B26E5F">
        <w:rPr>
          <w:sz w:val="20"/>
          <w:szCs w:val="20"/>
          <w:rPrChange w:id="1460" w:author="Microsoft Office User" w:date="2023-09-11T13:17:00Z">
            <w:rPr/>
          </w:rPrChange>
        </w:rPr>
        <w:instrText>HYPERLINK "https://www.zotero.org/google-docs/?n2Avay" \h</w:instrText>
      </w:r>
      <w:r w:rsidRPr="00E24C39">
        <w:rPr>
          <w:sz w:val="20"/>
          <w:szCs w:val="20"/>
        </w:rPr>
      </w:r>
      <w:r w:rsidRPr="00B26E5F">
        <w:rPr>
          <w:sz w:val="20"/>
          <w:szCs w:val="20"/>
          <w:rPrChange w:id="1461" w:author="Microsoft Office User" w:date="2023-09-11T13:17:00Z">
            <w:rPr/>
          </w:rPrChange>
        </w:rPr>
        <w:fldChar w:fldCharType="separate"/>
      </w:r>
      <w:r w:rsidRPr="00B26E5F">
        <w:rPr>
          <w:sz w:val="20"/>
          <w:szCs w:val="20"/>
          <w:rPrChange w:id="1462" w:author="Microsoft Office User" w:date="2023-09-11T13:17:00Z">
            <w:rPr/>
          </w:rPrChange>
        </w:rPr>
        <w:t>, e02901-19 (2020).</w:t>
      </w:r>
      <w:r w:rsidRPr="00B26E5F">
        <w:rPr>
          <w:sz w:val="20"/>
          <w:szCs w:val="20"/>
          <w:rPrChange w:id="1463" w:author="Microsoft Office User" w:date="2023-09-11T13:17:00Z">
            <w:rPr/>
          </w:rPrChange>
        </w:rPr>
        <w:fldChar w:fldCharType="end"/>
      </w:r>
    </w:p>
    <w:p w14:paraId="7820D9AB" w14:textId="77777777" w:rsidR="007B09DE" w:rsidRPr="00B26E5F" w:rsidRDefault="007B09DE">
      <w:pPr>
        <w:snapToGrid w:val="0"/>
        <w:contextualSpacing/>
        <w:rPr>
          <w:sz w:val="20"/>
          <w:szCs w:val="20"/>
          <w:rPrChange w:id="1464" w:author="Microsoft Office User" w:date="2023-09-11T13:17:00Z">
            <w:rPr/>
          </w:rPrChange>
        </w:rPr>
        <w:pPrChange w:id="1465" w:author="Microsoft Office User" w:date="2023-09-11T13:17:00Z">
          <w:pPr/>
        </w:pPrChange>
      </w:pPr>
    </w:p>
    <w:p w14:paraId="163FE76D" w14:textId="77777777" w:rsidR="000C56B0" w:rsidRPr="00B26E5F" w:rsidRDefault="00367A15">
      <w:pPr>
        <w:snapToGrid w:val="0"/>
        <w:contextualSpacing/>
        <w:rPr>
          <w:sz w:val="20"/>
          <w:szCs w:val="20"/>
          <w:rPrChange w:id="1466" w:author="Microsoft Office User" w:date="2023-09-11T13:17:00Z">
            <w:rPr/>
          </w:rPrChange>
        </w:rPr>
        <w:pPrChange w:id="1467" w:author="Microsoft Office User" w:date="2023-09-11T13:17:00Z">
          <w:pPr/>
        </w:pPrChange>
      </w:pPr>
      <w:r w:rsidRPr="00B26E5F">
        <w:rPr>
          <w:sz w:val="20"/>
          <w:szCs w:val="20"/>
          <w:rPrChange w:id="1468" w:author="Microsoft Office User" w:date="2023-09-11T13:17:00Z">
            <w:rPr/>
          </w:rPrChange>
        </w:rPr>
        <w:fldChar w:fldCharType="begin"/>
      </w:r>
      <w:r w:rsidRPr="00B26E5F">
        <w:rPr>
          <w:sz w:val="20"/>
          <w:szCs w:val="20"/>
          <w:rPrChange w:id="1469" w:author="Microsoft Office User" w:date="2023-09-11T13:17:00Z">
            <w:rPr/>
          </w:rPrChange>
        </w:rPr>
        <w:instrText>HYPERLINK "https://www.zotero.org/google-docs/?n2Avay" \h</w:instrText>
      </w:r>
      <w:r w:rsidRPr="00E24C39">
        <w:rPr>
          <w:sz w:val="20"/>
          <w:szCs w:val="20"/>
        </w:rPr>
      </w:r>
      <w:r w:rsidRPr="00B26E5F">
        <w:rPr>
          <w:sz w:val="20"/>
          <w:szCs w:val="20"/>
          <w:rPrChange w:id="1470" w:author="Microsoft Office User" w:date="2023-09-11T13:17:00Z">
            <w:rPr/>
          </w:rPrChange>
        </w:rPr>
        <w:fldChar w:fldCharType="separate"/>
      </w:r>
      <w:r w:rsidRPr="00B26E5F">
        <w:rPr>
          <w:sz w:val="20"/>
          <w:szCs w:val="20"/>
          <w:rPrChange w:id="1471" w:author="Microsoft Office User" w:date="2023-09-11T13:17:00Z">
            <w:rPr/>
          </w:rPrChange>
        </w:rPr>
        <w:t>49.</w:t>
      </w:r>
      <w:r w:rsidRPr="00B26E5F">
        <w:rPr>
          <w:sz w:val="20"/>
          <w:szCs w:val="20"/>
          <w:rPrChange w:id="1472" w:author="Microsoft Office User" w:date="2023-09-11T13:17:00Z">
            <w:rPr/>
          </w:rPrChange>
        </w:rPr>
        <w:tab/>
        <w:t xml:space="preserve">Palmer, C. V. </w:t>
      </w:r>
      <w:r w:rsidRPr="00B26E5F">
        <w:rPr>
          <w:sz w:val="20"/>
          <w:szCs w:val="20"/>
          <w:rPrChange w:id="1473" w:author="Microsoft Office User" w:date="2023-09-11T13:17:00Z">
            <w:rPr/>
          </w:rPrChange>
        </w:rPr>
        <w:fldChar w:fldCharType="end"/>
      </w:r>
      <w:r w:rsidRPr="00B26E5F">
        <w:rPr>
          <w:sz w:val="20"/>
          <w:szCs w:val="20"/>
          <w:rPrChange w:id="1474" w:author="Microsoft Office User" w:date="2023-09-11T13:17:00Z">
            <w:rPr/>
          </w:rPrChange>
        </w:rPr>
        <w:fldChar w:fldCharType="begin"/>
      </w:r>
      <w:r w:rsidRPr="00B26E5F">
        <w:rPr>
          <w:sz w:val="20"/>
          <w:szCs w:val="20"/>
          <w:rPrChange w:id="1475" w:author="Microsoft Office User" w:date="2023-09-11T13:17:00Z">
            <w:rPr/>
          </w:rPrChange>
        </w:rPr>
        <w:instrText>HYPERLINK "https://www.zotero.org/google-docs/?n2Avay" \h</w:instrText>
      </w:r>
      <w:r w:rsidRPr="00E24C39">
        <w:rPr>
          <w:sz w:val="20"/>
          <w:szCs w:val="20"/>
        </w:rPr>
      </w:r>
      <w:r w:rsidRPr="00B26E5F">
        <w:rPr>
          <w:sz w:val="20"/>
          <w:szCs w:val="20"/>
          <w:rPrChange w:id="1476" w:author="Microsoft Office User" w:date="2023-09-11T13:17:00Z">
            <w:rPr>
              <w:i/>
            </w:rPr>
          </w:rPrChange>
        </w:rPr>
        <w:fldChar w:fldCharType="separate"/>
      </w:r>
      <w:r w:rsidRPr="00B26E5F">
        <w:rPr>
          <w:i/>
          <w:sz w:val="20"/>
          <w:szCs w:val="20"/>
          <w:rPrChange w:id="1477" w:author="Microsoft Office User" w:date="2023-09-11T13:17:00Z">
            <w:rPr>
              <w:i/>
            </w:rPr>
          </w:rPrChange>
        </w:rPr>
        <w:t>et al.</w:t>
      </w:r>
      <w:r w:rsidRPr="00B26E5F">
        <w:rPr>
          <w:i/>
          <w:sz w:val="20"/>
          <w:szCs w:val="20"/>
          <w:rPrChange w:id="1478" w:author="Microsoft Office User" w:date="2023-09-11T13:17:00Z">
            <w:rPr>
              <w:i/>
            </w:rPr>
          </w:rPrChange>
        </w:rPr>
        <w:fldChar w:fldCharType="end"/>
      </w:r>
      <w:r w:rsidRPr="00B26E5F">
        <w:rPr>
          <w:sz w:val="20"/>
          <w:szCs w:val="20"/>
          <w:rPrChange w:id="1479" w:author="Microsoft Office User" w:date="2023-09-11T13:17:00Z">
            <w:rPr/>
          </w:rPrChange>
        </w:rPr>
        <w:fldChar w:fldCharType="begin"/>
      </w:r>
      <w:r w:rsidRPr="00B26E5F">
        <w:rPr>
          <w:sz w:val="20"/>
          <w:szCs w:val="20"/>
          <w:rPrChange w:id="1480" w:author="Microsoft Office User" w:date="2023-09-11T13:17:00Z">
            <w:rPr/>
          </w:rPrChange>
        </w:rPr>
        <w:instrText>HYPERLINK "https://www.zotero.org/google-docs/?n2Avay" \h</w:instrText>
      </w:r>
      <w:r w:rsidRPr="00E24C39">
        <w:rPr>
          <w:sz w:val="20"/>
          <w:szCs w:val="20"/>
        </w:rPr>
      </w:r>
      <w:r w:rsidRPr="00B26E5F">
        <w:rPr>
          <w:sz w:val="20"/>
          <w:szCs w:val="20"/>
          <w:rPrChange w:id="1481" w:author="Microsoft Office User" w:date="2023-09-11T13:17:00Z">
            <w:rPr/>
          </w:rPrChange>
        </w:rPr>
        <w:fldChar w:fldCharType="separate"/>
      </w:r>
      <w:r w:rsidRPr="00B26E5F">
        <w:rPr>
          <w:sz w:val="20"/>
          <w:szCs w:val="20"/>
          <w:rPrChange w:id="1482" w:author="Microsoft Office User" w:date="2023-09-11T13:17:00Z">
            <w:rPr/>
          </w:rPrChange>
        </w:rPr>
        <w:t xml:space="preserve"> Patterns of coral ecological immunology: variation in the responses of Caribbean corals to elevated temperature and a pathogen elicitor. </w:t>
      </w:r>
      <w:r w:rsidRPr="00B26E5F">
        <w:rPr>
          <w:sz w:val="20"/>
          <w:szCs w:val="20"/>
          <w:rPrChange w:id="1483" w:author="Microsoft Office User" w:date="2023-09-11T13:17:00Z">
            <w:rPr/>
          </w:rPrChange>
        </w:rPr>
        <w:fldChar w:fldCharType="end"/>
      </w:r>
      <w:r w:rsidRPr="00B26E5F">
        <w:rPr>
          <w:sz w:val="20"/>
          <w:szCs w:val="20"/>
          <w:rPrChange w:id="1484" w:author="Microsoft Office User" w:date="2023-09-11T13:17:00Z">
            <w:rPr/>
          </w:rPrChange>
        </w:rPr>
        <w:fldChar w:fldCharType="begin"/>
      </w:r>
      <w:r w:rsidRPr="00B26E5F">
        <w:rPr>
          <w:sz w:val="20"/>
          <w:szCs w:val="20"/>
          <w:rPrChange w:id="1485" w:author="Microsoft Office User" w:date="2023-09-11T13:17:00Z">
            <w:rPr/>
          </w:rPrChange>
        </w:rPr>
        <w:instrText>HYPERLINK "https://www.zotero.org/google-docs/?n2Avay" \h</w:instrText>
      </w:r>
      <w:r w:rsidRPr="00E24C39">
        <w:rPr>
          <w:sz w:val="20"/>
          <w:szCs w:val="20"/>
        </w:rPr>
      </w:r>
      <w:r w:rsidRPr="00B26E5F">
        <w:rPr>
          <w:sz w:val="20"/>
          <w:szCs w:val="20"/>
          <w:rPrChange w:id="1486" w:author="Microsoft Office User" w:date="2023-09-11T13:17:00Z">
            <w:rPr>
              <w:i/>
            </w:rPr>
          </w:rPrChange>
        </w:rPr>
        <w:fldChar w:fldCharType="separate"/>
      </w:r>
      <w:r w:rsidRPr="00B26E5F">
        <w:rPr>
          <w:i/>
          <w:sz w:val="20"/>
          <w:szCs w:val="20"/>
          <w:rPrChange w:id="1487" w:author="Microsoft Office User" w:date="2023-09-11T13:17:00Z">
            <w:rPr>
              <w:i/>
            </w:rPr>
          </w:rPrChange>
        </w:rPr>
        <w:t xml:space="preserve">J. Exp. Biol. </w:t>
      </w:r>
      <w:r w:rsidRPr="00B26E5F">
        <w:rPr>
          <w:i/>
          <w:sz w:val="20"/>
          <w:szCs w:val="20"/>
          <w:rPrChange w:id="1488" w:author="Microsoft Office User" w:date="2023-09-11T13:17:00Z">
            <w:rPr>
              <w:i/>
            </w:rPr>
          </w:rPrChange>
        </w:rPr>
        <w:fldChar w:fldCharType="end"/>
      </w:r>
      <w:r w:rsidRPr="00B26E5F">
        <w:rPr>
          <w:sz w:val="20"/>
          <w:szCs w:val="20"/>
          <w:rPrChange w:id="1489" w:author="Microsoft Office User" w:date="2023-09-11T13:17:00Z">
            <w:rPr/>
          </w:rPrChange>
        </w:rPr>
        <w:fldChar w:fldCharType="begin"/>
      </w:r>
      <w:r w:rsidRPr="00B26E5F">
        <w:rPr>
          <w:sz w:val="20"/>
          <w:szCs w:val="20"/>
          <w:rPrChange w:id="1490" w:author="Microsoft Office User" w:date="2023-09-11T13:17:00Z">
            <w:rPr/>
          </w:rPrChange>
        </w:rPr>
        <w:instrText>HYPERLINK "https://www.zotero.org/google-docs/?n2Avay" \h</w:instrText>
      </w:r>
      <w:r w:rsidRPr="00E24C39">
        <w:rPr>
          <w:sz w:val="20"/>
          <w:szCs w:val="20"/>
        </w:rPr>
      </w:r>
      <w:r w:rsidRPr="00B26E5F">
        <w:rPr>
          <w:sz w:val="20"/>
          <w:szCs w:val="20"/>
          <w:rPrChange w:id="1491" w:author="Microsoft Office User" w:date="2023-09-11T13:17:00Z">
            <w:rPr>
              <w:b/>
            </w:rPr>
          </w:rPrChange>
        </w:rPr>
        <w:fldChar w:fldCharType="separate"/>
      </w:r>
      <w:r w:rsidRPr="00B26E5F">
        <w:rPr>
          <w:b/>
          <w:sz w:val="20"/>
          <w:szCs w:val="20"/>
          <w:rPrChange w:id="1492" w:author="Microsoft Office User" w:date="2023-09-11T13:17:00Z">
            <w:rPr>
              <w:b/>
            </w:rPr>
          </w:rPrChange>
        </w:rPr>
        <w:t>214</w:t>
      </w:r>
      <w:r w:rsidRPr="00B26E5F">
        <w:rPr>
          <w:b/>
          <w:sz w:val="20"/>
          <w:szCs w:val="20"/>
          <w:rPrChange w:id="1493" w:author="Microsoft Office User" w:date="2023-09-11T13:17:00Z">
            <w:rPr>
              <w:b/>
            </w:rPr>
          </w:rPrChange>
        </w:rPr>
        <w:fldChar w:fldCharType="end"/>
      </w:r>
      <w:r w:rsidRPr="00B26E5F">
        <w:rPr>
          <w:sz w:val="20"/>
          <w:szCs w:val="20"/>
          <w:rPrChange w:id="1494" w:author="Microsoft Office User" w:date="2023-09-11T13:17:00Z">
            <w:rPr/>
          </w:rPrChange>
        </w:rPr>
        <w:fldChar w:fldCharType="begin"/>
      </w:r>
      <w:r w:rsidRPr="00B26E5F">
        <w:rPr>
          <w:sz w:val="20"/>
          <w:szCs w:val="20"/>
          <w:rPrChange w:id="1495" w:author="Microsoft Office User" w:date="2023-09-11T13:17:00Z">
            <w:rPr/>
          </w:rPrChange>
        </w:rPr>
        <w:instrText>HYPERLINK "https://www.zotero.org/google-docs/?n2Avay" \h</w:instrText>
      </w:r>
      <w:r w:rsidRPr="00E24C39">
        <w:rPr>
          <w:sz w:val="20"/>
          <w:szCs w:val="20"/>
        </w:rPr>
      </w:r>
      <w:r w:rsidRPr="00B26E5F">
        <w:rPr>
          <w:sz w:val="20"/>
          <w:szCs w:val="20"/>
          <w:rPrChange w:id="1496" w:author="Microsoft Office User" w:date="2023-09-11T13:17:00Z">
            <w:rPr/>
          </w:rPrChange>
        </w:rPr>
        <w:fldChar w:fldCharType="separate"/>
      </w:r>
      <w:r w:rsidRPr="00B26E5F">
        <w:rPr>
          <w:sz w:val="20"/>
          <w:szCs w:val="20"/>
          <w:rPrChange w:id="1497" w:author="Microsoft Office User" w:date="2023-09-11T13:17:00Z">
            <w:rPr/>
          </w:rPrChange>
        </w:rPr>
        <w:t>, 4240–4249 (2011).</w:t>
      </w:r>
      <w:r w:rsidRPr="00B26E5F">
        <w:rPr>
          <w:sz w:val="20"/>
          <w:szCs w:val="20"/>
          <w:rPrChange w:id="1498" w:author="Microsoft Office User" w:date="2023-09-11T13:17:00Z">
            <w:rPr/>
          </w:rPrChange>
        </w:rPr>
        <w:fldChar w:fldCharType="end"/>
      </w:r>
    </w:p>
    <w:p w14:paraId="2B797324" w14:textId="77777777" w:rsidR="007B09DE" w:rsidRPr="00B26E5F" w:rsidRDefault="007B09DE">
      <w:pPr>
        <w:snapToGrid w:val="0"/>
        <w:contextualSpacing/>
        <w:rPr>
          <w:sz w:val="20"/>
          <w:szCs w:val="20"/>
          <w:rPrChange w:id="1499" w:author="Microsoft Office User" w:date="2023-09-11T13:17:00Z">
            <w:rPr/>
          </w:rPrChange>
        </w:rPr>
        <w:pPrChange w:id="1500" w:author="Microsoft Office User" w:date="2023-09-11T13:17:00Z">
          <w:pPr/>
        </w:pPrChange>
      </w:pPr>
    </w:p>
    <w:p w14:paraId="2C9E071B" w14:textId="77777777" w:rsidR="000C56B0" w:rsidRPr="00B26E5F" w:rsidRDefault="00367A15">
      <w:pPr>
        <w:snapToGrid w:val="0"/>
        <w:contextualSpacing/>
        <w:rPr>
          <w:sz w:val="20"/>
          <w:szCs w:val="20"/>
          <w:rPrChange w:id="1501" w:author="Microsoft Office User" w:date="2023-09-11T13:17:00Z">
            <w:rPr/>
          </w:rPrChange>
        </w:rPr>
        <w:pPrChange w:id="1502" w:author="Microsoft Office User" w:date="2023-09-11T13:17:00Z">
          <w:pPr/>
        </w:pPrChange>
      </w:pPr>
      <w:r w:rsidRPr="00B26E5F">
        <w:rPr>
          <w:sz w:val="20"/>
          <w:szCs w:val="20"/>
          <w:rPrChange w:id="1503" w:author="Microsoft Office User" w:date="2023-09-11T13:17:00Z">
            <w:rPr/>
          </w:rPrChange>
        </w:rPr>
        <w:fldChar w:fldCharType="begin"/>
      </w:r>
      <w:r w:rsidRPr="00B26E5F">
        <w:rPr>
          <w:sz w:val="20"/>
          <w:szCs w:val="20"/>
          <w:rPrChange w:id="1504" w:author="Microsoft Office User" w:date="2023-09-11T13:17:00Z">
            <w:rPr/>
          </w:rPrChange>
        </w:rPr>
        <w:instrText>HYPERLINK "https://www.zotero.org/google-docs/?n2Avay" \h</w:instrText>
      </w:r>
      <w:r w:rsidRPr="00E24C39">
        <w:rPr>
          <w:sz w:val="20"/>
          <w:szCs w:val="20"/>
        </w:rPr>
      </w:r>
      <w:r w:rsidRPr="00B26E5F">
        <w:rPr>
          <w:sz w:val="20"/>
          <w:szCs w:val="20"/>
          <w:rPrChange w:id="1505" w:author="Microsoft Office User" w:date="2023-09-11T13:17:00Z">
            <w:rPr/>
          </w:rPrChange>
        </w:rPr>
        <w:fldChar w:fldCharType="separate"/>
      </w:r>
      <w:r w:rsidRPr="00B26E5F">
        <w:rPr>
          <w:sz w:val="20"/>
          <w:szCs w:val="20"/>
          <w:rPrChange w:id="1506" w:author="Microsoft Office User" w:date="2023-09-11T13:17:00Z">
            <w:rPr/>
          </w:rPrChange>
        </w:rPr>
        <w:t>50.</w:t>
      </w:r>
      <w:r w:rsidRPr="00B26E5F">
        <w:rPr>
          <w:sz w:val="20"/>
          <w:szCs w:val="20"/>
          <w:rPrChange w:id="1507" w:author="Microsoft Office User" w:date="2023-09-11T13:17:00Z">
            <w:rPr/>
          </w:rPrChange>
        </w:rPr>
        <w:tab/>
        <w:t xml:space="preserve">Palmer, C., Bythell, J. &amp; Willis, B. Enzyme activity demonstrates multiple pathways of innate immunity in Indo-Pacific anthozoans. </w:t>
      </w:r>
      <w:r w:rsidRPr="00B26E5F">
        <w:rPr>
          <w:sz w:val="20"/>
          <w:szCs w:val="20"/>
          <w:rPrChange w:id="1508" w:author="Microsoft Office User" w:date="2023-09-11T13:17:00Z">
            <w:rPr/>
          </w:rPrChange>
        </w:rPr>
        <w:fldChar w:fldCharType="end"/>
      </w:r>
      <w:r w:rsidRPr="00B26E5F">
        <w:rPr>
          <w:sz w:val="20"/>
          <w:szCs w:val="20"/>
          <w:rPrChange w:id="1509" w:author="Microsoft Office User" w:date="2023-09-11T13:17:00Z">
            <w:rPr/>
          </w:rPrChange>
        </w:rPr>
        <w:fldChar w:fldCharType="begin"/>
      </w:r>
      <w:r w:rsidRPr="00B26E5F">
        <w:rPr>
          <w:sz w:val="20"/>
          <w:szCs w:val="20"/>
          <w:rPrChange w:id="1510" w:author="Microsoft Office User" w:date="2023-09-11T13:17:00Z">
            <w:rPr/>
          </w:rPrChange>
        </w:rPr>
        <w:instrText>HYPERLINK "https://www.zotero.org/google-docs/?n2Avay" \h</w:instrText>
      </w:r>
      <w:r w:rsidRPr="00E24C39">
        <w:rPr>
          <w:sz w:val="20"/>
          <w:szCs w:val="20"/>
        </w:rPr>
      </w:r>
      <w:r w:rsidRPr="00B26E5F">
        <w:rPr>
          <w:sz w:val="20"/>
          <w:szCs w:val="20"/>
          <w:rPrChange w:id="1511" w:author="Microsoft Office User" w:date="2023-09-11T13:17:00Z">
            <w:rPr>
              <w:i/>
            </w:rPr>
          </w:rPrChange>
        </w:rPr>
        <w:fldChar w:fldCharType="separate"/>
      </w:r>
      <w:r w:rsidRPr="00B26E5F">
        <w:rPr>
          <w:i/>
          <w:sz w:val="20"/>
          <w:szCs w:val="20"/>
          <w:rPrChange w:id="1512" w:author="Microsoft Office User" w:date="2023-09-11T13:17:00Z">
            <w:rPr>
              <w:i/>
            </w:rPr>
          </w:rPrChange>
        </w:rPr>
        <w:t xml:space="preserve">Proc. R. Soc. B Biol. Sci. </w:t>
      </w:r>
      <w:r w:rsidRPr="00B26E5F">
        <w:rPr>
          <w:i/>
          <w:sz w:val="20"/>
          <w:szCs w:val="20"/>
          <w:rPrChange w:id="1513" w:author="Microsoft Office User" w:date="2023-09-11T13:17:00Z">
            <w:rPr>
              <w:i/>
            </w:rPr>
          </w:rPrChange>
        </w:rPr>
        <w:fldChar w:fldCharType="end"/>
      </w:r>
      <w:r w:rsidRPr="00B26E5F">
        <w:rPr>
          <w:sz w:val="20"/>
          <w:szCs w:val="20"/>
          <w:rPrChange w:id="1514" w:author="Microsoft Office User" w:date="2023-09-11T13:17:00Z">
            <w:rPr/>
          </w:rPrChange>
        </w:rPr>
        <w:fldChar w:fldCharType="begin"/>
      </w:r>
      <w:r w:rsidRPr="00B26E5F">
        <w:rPr>
          <w:sz w:val="20"/>
          <w:szCs w:val="20"/>
          <w:rPrChange w:id="1515" w:author="Microsoft Office User" w:date="2023-09-11T13:17:00Z">
            <w:rPr/>
          </w:rPrChange>
        </w:rPr>
        <w:instrText>HYPERLINK "https://www.zotero.org/google-docs/?n2Avay" \h</w:instrText>
      </w:r>
      <w:r w:rsidRPr="00E24C39">
        <w:rPr>
          <w:sz w:val="20"/>
          <w:szCs w:val="20"/>
        </w:rPr>
      </w:r>
      <w:r w:rsidRPr="00B26E5F">
        <w:rPr>
          <w:sz w:val="20"/>
          <w:szCs w:val="20"/>
          <w:rPrChange w:id="1516" w:author="Microsoft Office User" w:date="2023-09-11T13:17:00Z">
            <w:rPr>
              <w:b/>
            </w:rPr>
          </w:rPrChange>
        </w:rPr>
        <w:fldChar w:fldCharType="separate"/>
      </w:r>
      <w:r w:rsidRPr="00B26E5F">
        <w:rPr>
          <w:b/>
          <w:sz w:val="20"/>
          <w:szCs w:val="20"/>
          <w:rPrChange w:id="1517" w:author="Microsoft Office User" w:date="2023-09-11T13:17:00Z">
            <w:rPr>
              <w:b/>
            </w:rPr>
          </w:rPrChange>
        </w:rPr>
        <w:t>279</w:t>
      </w:r>
      <w:r w:rsidRPr="00B26E5F">
        <w:rPr>
          <w:b/>
          <w:sz w:val="20"/>
          <w:szCs w:val="20"/>
          <w:rPrChange w:id="1518" w:author="Microsoft Office User" w:date="2023-09-11T13:17:00Z">
            <w:rPr>
              <w:b/>
            </w:rPr>
          </w:rPrChange>
        </w:rPr>
        <w:fldChar w:fldCharType="end"/>
      </w:r>
      <w:r w:rsidRPr="00B26E5F">
        <w:rPr>
          <w:sz w:val="20"/>
          <w:szCs w:val="20"/>
          <w:rPrChange w:id="1519" w:author="Microsoft Office User" w:date="2023-09-11T13:17:00Z">
            <w:rPr/>
          </w:rPrChange>
        </w:rPr>
        <w:fldChar w:fldCharType="begin"/>
      </w:r>
      <w:r w:rsidRPr="00B26E5F">
        <w:rPr>
          <w:sz w:val="20"/>
          <w:szCs w:val="20"/>
          <w:rPrChange w:id="1520" w:author="Microsoft Office User" w:date="2023-09-11T13:17:00Z">
            <w:rPr/>
          </w:rPrChange>
        </w:rPr>
        <w:instrText>HYPERLINK "https://www.zotero.org/google-docs/?n2Avay" \h</w:instrText>
      </w:r>
      <w:r w:rsidRPr="00E24C39">
        <w:rPr>
          <w:sz w:val="20"/>
          <w:szCs w:val="20"/>
        </w:rPr>
      </w:r>
      <w:r w:rsidRPr="00B26E5F">
        <w:rPr>
          <w:sz w:val="20"/>
          <w:szCs w:val="20"/>
          <w:rPrChange w:id="1521" w:author="Microsoft Office User" w:date="2023-09-11T13:17:00Z">
            <w:rPr/>
          </w:rPrChange>
        </w:rPr>
        <w:fldChar w:fldCharType="separate"/>
      </w:r>
      <w:r w:rsidRPr="00B26E5F">
        <w:rPr>
          <w:sz w:val="20"/>
          <w:szCs w:val="20"/>
          <w:rPrChange w:id="1522" w:author="Microsoft Office User" w:date="2023-09-11T13:17:00Z">
            <w:rPr/>
          </w:rPrChange>
        </w:rPr>
        <w:t>, 3879–3887 (2012).</w:t>
      </w:r>
      <w:r w:rsidRPr="00B26E5F">
        <w:rPr>
          <w:sz w:val="20"/>
          <w:szCs w:val="20"/>
          <w:rPrChange w:id="1523" w:author="Microsoft Office User" w:date="2023-09-11T13:17:00Z">
            <w:rPr/>
          </w:rPrChange>
        </w:rPr>
        <w:fldChar w:fldCharType="end"/>
      </w:r>
    </w:p>
    <w:p w14:paraId="3E0208A8" w14:textId="77777777" w:rsidR="007B09DE" w:rsidRPr="00B26E5F" w:rsidRDefault="007B09DE">
      <w:pPr>
        <w:snapToGrid w:val="0"/>
        <w:contextualSpacing/>
        <w:rPr>
          <w:sz w:val="20"/>
          <w:szCs w:val="20"/>
          <w:rPrChange w:id="1524" w:author="Microsoft Office User" w:date="2023-09-11T13:17:00Z">
            <w:rPr/>
          </w:rPrChange>
        </w:rPr>
        <w:pPrChange w:id="1525" w:author="Microsoft Office User" w:date="2023-09-11T13:17:00Z">
          <w:pPr/>
        </w:pPrChange>
      </w:pPr>
    </w:p>
    <w:p w14:paraId="45836DBA" w14:textId="77777777" w:rsidR="000C56B0" w:rsidRPr="00B26E5F" w:rsidRDefault="00367A15">
      <w:pPr>
        <w:snapToGrid w:val="0"/>
        <w:contextualSpacing/>
        <w:rPr>
          <w:sz w:val="20"/>
          <w:szCs w:val="20"/>
          <w:rPrChange w:id="1526" w:author="Microsoft Office User" w:date="2023-09-11T13:17:00Z">
            <w:rPr/>
          </w:rPrChange>
        </w:rPr>
        <w:pPrChange w:id="1527" w:author="Microsoft Office User" w:date="2023-09-11T13:17:00Z">
          <w:pPr/>
        </w:pPrChange>
      </w:pPr>
      <w:r w:rsidRPr="00B26E5F">
        <w:rPr>
          <w:sz w:val="20"/>
          <w:szCs w:val="20"/>
          <w:rPrChange w:id="1528" w:author="Microsoft Office User" w:date="2023-09-11T13:17:00Z">
            <w:rPr/>
          </w:rPrChange>
        </w:rPr>
        <w:fldChar w:fldCharType="begin"/>
      </w:r>
      <w:r w:rsidRPr="00B26E5F">
        <w:rPr>
          <w:sz w:val="20"/>
          <w:szCs w:val="20"/>
          <w:rPrChange w:id="1529" w:author="Microsoft Office User" w:date="2023-09-11T13:17:00Z">
            <w:rPr/>
          </w:rPrChange>
        </w:rPr>
        <w:instrText>HYPERLINK "https://www.zotero.org/google-docs/?n2Avay" \h</w:instrText>
      </w:r>
      <w:r w:rsidRPr="00E24C39">
        <w:rPr>
          <w:sz w:val="20"/>
          <w:szCs w:val="20"/>
        </w:rPr>
      </w:r>
      <w:r w:rsidRPr="00B26E5F">
        <w:rPr>
          <w:sz w:val="20"/>
          <w:szCs w:val="20"/>
          <w:rPrChange w:id="1530" w:author="Microsoft Office User" w:date="2023-09-11T13:17:00Z">
            <w:rPr/>
          </w:rPrChange>
        </w:rPr>
        <w:fldChar w:fldCharType="separate"/>
      </w:r>
      <w:r w:rsidRPr="00B26E5F">
        <w:rPr>
          <w:sz w:val="20"/>
          <w:szCs w:val="20"/>
          <w:rPrChange w:id="1531" w:author="Microsoft Office User" w:date="2023-09-11T13:17:00Z">
            <w:rPr/>
          </w:rPrChange>
        </w:rPr>
        <w:t>51.</w:t>
      </w:r>
      <w:r w:rsidRPr="00B26E5F">
        <w:rPr>
          <w:sz w:val="20"/>
          <w:szCs w:val="20"/>
          <w:rPrChange w:id="1532" w:author="Microsoft Office User" w:date="2023-09-11T13:17:00Z">
            <w:rPr/>
          </w:rPrChange>
        </w:rPr>
        <w:tab/>
        <w:t xml:space="preserve">Brown, T., Sonett, D., Zaneveld, J. R. &amp; Padilla-Gamiño, J. L. Characterization of the microbiome and immune response in corals with chronic Montipora white syndrome. </w:t>
      </w:r>
      <w:r w:rsidRPr="00B26E5F">
        <w:rPr>
          <w:sz w:val="20"/>
          <w:szCs w:val="20"/>
          <w:rPrChange w:id="1533" w:author="Microsoft Office User" w:date="2023-09-11T13:17:00Z">
            <w:rPr/>
          </w:rPrChange>
        </w:rPr>
        <w:fldChar w:fldCharType="end"/>
      </w:r>
      <w:r w:rsidRPr="00B26E5F">
        <w:rPr>
          <w:sz w:val="20"/>
          <w:szCs w:val="20"/>
          <w:rPrChange w:id="1534" w:author="Microsoft Office User" w:date="2023-09-11T13:17:00Z">
            <w:rPr/>
          </w:rPrChange>
        </w:rPr>
        <w:fldChar w:fldCharType="begin"/>
      </w:r>
      <w:r w:rsidRPr="00B26E5F">
        <w:rPr>
          <w:sz w:val="20"/>
          <w:szCs w:val="20"/>
          <w:rPrChange w:id="1535" w:author="Microsoft Office User" w:date="2023-09-11T13:17:00Z">
            <w:rPr/>
          </w:rPrChange>
        </w:rPr>
        <w:instrText>HYPERLINK "https://www.zotero.org/google-docs/?n2Avay" \h</w:instrText>
      </w:r>
      <w:r w:rsidRPr="00E24C39">
        <w:rPr>
          <w:sz w:val="20"/>
          <w:szCs w:val="20"/>
        </w:rPr>
      </w:r>
      <w:r w:rsidRPr="00B26E5F">
        <w:rPr>
          <w:sz w:val="20"/>
          <w:szCs w:val="20"/>
          <w:rPrChange w:id="1536" w:author="Microsoft Office User" w:date="2023-09-11T13:17:00Z">
            <w:rPr>
              <w:i/>
            </w:rPr>
          </w:rPrChange>
        </w:rPr>
        <w:fldChar w:fldCharType="separate"/>
      </w:r>
      <w:r w:rsidRPr="00B26E5F">
        <w:rPr>
          <w:i/>
          <w:sz w:val="20"/>
          <w:szCs w:val="20"/>
          <w:rPrChange w:id="1537" w:author="Microsoft Office User" w:date="2023-09-11T13:17:00Z">
            <w:rPr>
              <w:i/>
            </w:rPr>
          </w:rPrChange>
        </w:rPr>
        <w:t xml:space="preserve">Mol. Ecol. </w:t>
      </w:r>
      <w:r w:rsidRPr="00B26E5F">
        <w:rPr>
          <w:i/>
          <w:sz w:val="20"/>
          <w:szCs w:val="20"/>
          <w:rPrChange w:id="1538" w:author="Microsoft Office User" w:date="2023-09-11T13:17:00Z">
            <w:rPr>
              <w:i/>
            </w:rPr>
          </w:rPrChange>
        </w:rPr>
        <w:fldChar w:fldCharType="end"/>
      </w:r>
      <w:r w:rsidRPr="00B26E5F">
        <w:rPr>
          <w:sz w:val="20"/>
          <w:szCs w:val="20"/>
          <w:rPrChange w:id="1539" w:author="Microsoft Office User" w:date="2023-09-11T13:17:00Z">
            <w:rPr/>
          </w:rPrChange>
        </w:rPr>
        <w:fldChar w:fldCharType="begin"/>
      </w:r>
      <w:r w:rsidRPr="00B26E5F">
        <w:rPr>
          <w:sz w:val="20"/>
          <w:szCs w:val="20"/>
          <w:rPrChange w:id="1540" w:author="Microsoft Office User" w:date="2023-09-11T13:17:00Z">
            <w:rPr/>
          </w:rPrChange>
        </w:rPr>
        <w:instrText>HYPERLINK "https://www.zotero.org/google-docs/?n2Avay" \h</w:instrText>
      </w:r>
      <w:r w:rsidRPr="00E24C39">
        <w:rPr>
          <w:sz w:val="20"/>
          <w:szCs w:val="20"/>
        </w:rPr>
      </w:r>
      <w:r w:rsidRPr="00B26E5F">
        <w:rPr>
          <w:sz w:val="20"/>
          <w:szCs w:val="20"/>
          <w:rPrChange w:id="1541" w:author="Microsoft Office User" w:date="2023-09-11T13:17:00Z">
            <w:rPr>
              <w:b/>
            </w:rPr>
          </w:rPrChange>
        </w:rPr>
        <w:fldChar w:fldCharType="separate"/>
      </w:r>
      <w:r w:rsidRPr="00B26E5F">
        <w:rPr>
          <w:b/>
          <w:sz w:val="20"/>
          <w:szCs w:val="20"/>
          <w:rPrChange w:id="1542" w:author="Microsoft Office User" w:date="2023-09-11T13:17:00Z">
            <w:rPr>
              <w:b/>
            </w:rPr>
          </w:rPrChange>
        </w:rPr>
        <w:t>30</w:t>
      </w:r>
      <w:r w:rsidRPr="00B26E5F">
        <w:rPr>
          <w:b/>
          <w:sz w:val="20"/>
          <w:szCs w:val="20"/>
          <w:rPrChange w:id="1543" w:author="Microsoft Office User" w:date="2023-09-11T13:17:00Z">
            <w:rPr>
              <w:b/>
            </w:rPr>
          </w:rPrChange>
        </w:rPr>
        <w:fldChar w:fldCharType="end"/>
      </w:r>
      <w:r w:rsidRPr="00B26E5F">
        <w:rPr>
          <w:sz w:val="20"/>
          <w:szCs w:val="20"/>
          <w:rPrChange w:id="1544" w:author="Microsoft Office User" w:date="2023-09-11T13:17:00Z">
            <w:rPr/>
          </w:rPrChange>
        </w:rPr>
        <w:fldChar w:fldCharType="begin"/>
      </w:r>
      <w:r w:rsidRPr="00B26E5F">
        <w:rPr>
          <w:sz w:val="20"/>
          <w:szCs w:val="20"/>
          <w:rPrChange w:id="1545" w:author="Microsoft Office User" w:date="2023-09-11T13:17:00Z">
            <w:rPr/>
          </w:rPrChange>
        </w:rPr>
        <w:instrText>HYPERLINK "https://www.zotero.org/google-docs/?n2Avay" \h</w:instrText>
      </w:r>
      <w:r w:rsidRPr="00E24C39">
        <w:rPr>
          <w:sz w:val="20"/>
          <w:szCs w:val="20"/>
        </w:rPr>
      </w:r>
      <w:r w:rsidRPr="00B26E5F">
        <w:rPr>
          <w:sz w:val="20"/>
          <w:szCs w:val="20"/>
          <w:rPrChange w:id="1546" w:author="Microsoft Office User" w:date="2023-09-11T13:17:00Z">
            <w:rPr/>
          </w:rPrChange>
        </w:rPr>
        <w:fldChar w:fldCharType="separate"/>
      </w:r>
      <w:r w:rsidRPr="00B26E5F">
        <w:rPr>
          <w:sz w:val="20"/>
          <w:szCs w:val="20"/>
          <w:rPrChange w:id="1547" w:author="Microsoft Office User" w:date="2023-09-11T13:17:00Z">
            <w:rPr/>
          </w:rPrChange>
        </w:rPr>
        <w:t>, 2591–2606 (2021).</w:t>
      </w:r>
      <w:r w:rsidRPr="00B26E5F">
        <w:rPr>
          <w:sz w:val="20"/>
          <w:szCs w:val="20"/>
          <w:rPrChange w:id="1548" w:author="Microsoft Office User" w:date="2023-09-11T13:17:00Z">
            <w:rPr/>
          </w:rPrChange>
        </w:rPr>
        <w:fldChar w:fldCharType="end"/>
      </w:r>
    </w:p>
    <w:p w14:paraId="45206A26" w14:textId="77777777" w:rsidR="007B09DE" w:rsidRPr="00B26E5F" w:rsidRDefault="007B09DE">
      <w:pPr>
        <w:snapToGrid w:val="0"/>
        <w:contextualSpacing/>
        <w:rPr>
          <w:sz w:val="20"/>
          <w:szCs w:val="20"/>
          <w:rPrChange w:id="1549" w:author="Microsoft Office User" w:date="2023-09-11T13:17:00Z">
            <w:rPr/>
          </w:rPrChange>
        </w:rPr>
        <w:pPrChange w:id="1550" w:author="Microsoft Office User" w:date="2023-09-11T13:17:00Z">
          <w:pPr/>
        </w:pPrChange>
      </w:pPr>
    </w:p>
    <w:p w14:paraId="5E154705" w14:textId="77777777" w:rsidR="000C56B0" w:rsidRPr="00B26E5F" w:rsidRDefault="00367A15">
      <w:pPr>
        <w:snapToGrid w:val="0"/>
        <w:contextualSpacing/>
        <w:rPr>
          <w:sz w:val="20"/>
          <w:szCs w:val="20"/>
          <w:rPrChange w:id="1551" w:author="Microsoft Office User" w:date="2023-09-11T13:17:00Z">
            <w:rPr/>
          </w:rPrChange>
        </w:rPr>
        <w:pPrChange w:id="1552" w:author="Microsoft Office User" w:date="2023-09-11T13:17:00Z">
          <w:pPr/>
        </w:pPrChange>
      </w:pPr>
      <w:r w:rsidRPr="00B26E5F">
        <w:rPr>
          <w:sz w:val="20"/>
          <w:szCs w:val="20"/>
          <w:rPrChange w:id="1553" w:author="Microsoft Office User" w:date="2023-09-11T13:17:00Z">
            <w:rPr/>
          </w:rPrChange>
        </w:rPr>
        <w:fldChar w:fldCharType="begin"/>
      </w:r>
      <w:r w:rsidRPr="00B26E5F">
        <w:rPr>
          <w:sz w:val="20"/>
          <w:szCs w:val="20"/>
          <w:rPrChange w:id="1554" w:author="Microsoft Office User" w:date="2023-09-11T13:17:00Z">
            <w:rPr/>
          </w:rPrChange>
        </w:rPr>
        <w:instrText>HYPERLINK "https://www.zotero.org/google-docs/?n2Avay" \h</w:instrText>
      </w:r>
      <w:r w:rsidRPr="00E24C39">
        <w:rPr>
          <w:sz w:val="20"/>
          <w:szCs w:val="20"/>
        </w:rPr>
      </w:r>
      <w:r w:rsidRPr="00B26E5F">
        <w:rPr>
          <w:sz w:val="20"/>
          <w:szCs w:val="20"/>
          <w:rPrChange w:id="1555" w:author="Microsoft Office User" w:date="2023-09-11T13:17:00Z">
            <w:rPr/>
          </w:rPrChange>
        </w:rPr>
        <w:fldChar w:fldCharType="separate"/>
      </w:r>
      <w:r w:rsidRPr="00B26E5F">
        <w:rPr>
          <w:sz w:val="20"/>
          <w:szCs w:val="20"/>
          <w:rPrChange w:id="1556" w:author="Microsoft Office User" w:date="2023-09-11T13:17:00Z">
            <w:rPr/>
          </w:rPrChange>
        </w:rPr>
        <w:t>52.</w:t>
      </w:r>
      <w:r w:rsidRPr="00B26E5F">
        <w:rPr>
          <w:sz w:val="20"/>
          <w:szCs w:val="20"/>
          <w:rPrChange w:id="1557" w:author="Microsoft Office User" w:date="2023-09-11T13:17:00Z">
            <w:rPr/>
          </w:rPrChange>
        </w:rPr>
        <w:tab/>
        <w:t xml:space="preserve">Thaiss, C. A., Levy, M., Suez, J. &amp; Elinav, E. The interplay between the innate immune system and the microbiota. </w:t>
      </w:r>
      <w:r w:rsidRPr="00B26E5F">
        <w:rPr>
          <w:sz w:val="20"/>
          <w:szCs w:val="20"/>
          <w:rPrChange w:id="1558" w:author="Microsoft Office User" w:date="2023-09-11T13:17:00Z">
            <w:rPr/>
          </w:rPrChange>
        </w:rPr>
        <w:fldChar w:fldCharType="end"/>
      </w:r>
      <w:r w:rsidRPr="00B26E5F">
        <w:rPr>
          <w:sz w:val="20"/>
          <w:szCs w:val="20"/>
          <w:rPrChange w:id="1559" w:author="Microsoft Office User" w:date="2023-09-11T13:17:00Z">
            <w:rPr/>
          </w:rPrChange>
        </w:rPr>
        <w:fldChar w:fldCharType="begin"/>
      </w:r>
      <w:r w:rsidRPr="00B26E5F">
        <w:rPr>
          <w:sz w:val="20"/>
          <w:szCs w:val="20"/>
          <w:rPrChange w:id="1560" w:author="Microsoft Office User" w:date="2023-09-11T13:17:00Z">
            <w:rPr/>
          </w:rPrChange>
        </w:rPr>
        <w:instrText>HYPERLINK "https://www.zotero.org/google-docs/?n2Avay" \h</w:instrText>
      </w:r>
      <w:r w:rsidRPr="00E24C39">
        <w:rPr>
          <w:sz w:val="20"/>
          <w:szCs w:val="20"/>
        </w:rPr>
      </w:r>
      <w:r w:rsidRPr="00B26E5F">
        <w:rPr>
          <w:sz w:val="20"/>
          <w:szCs w:val="20"/>
          <w:rPrChange w:id="1561" w:author="Microsoft Office User" w:date="2023-09-11T13:17:00Z">
            <w:rPr>
              <w:i/>
            </w:rPr>
          </w:rPrChange>
        </w:rPr>
        <w:fldChar w:fldCharType="separate"/>
      </w:r>
      <w:r w:rsidRPr="00B26E5F">
        <w:rPr>
          <w:i/>
          <w:sz w:val="20"/>
          <w:szCs w:val="20"/>
          <w:rPrChange w:id="1562" w:author="Microsoft Office User" w:date="2023-09-11T13:17:00Z">
            <w:rPr>
              <w:i/>
            </w:rPr>
          </w:rPrChange>
        </w:rPr>
        <w:t xml:space="preserve">Curr. Opin. Immunol. </w:t>
      </w:r>
      <w:r w:rsidRPr="00B26E5F">
        <w:rPr>
          <w:i/>
          <w:sz w:val="20"/>
          <w:szCs w:val="20"/>
          <w:rPrChange w:id="1563" w:author="Microsoft Office User" w:date="2023-09-11T13:17:00Z">
            <w:rPr>
              <w:i/>
            </w:rPr>
          </w:rPrChange>
        </w:rPr>
        <w:fldChar w:fldCharType="end"/>
      </w:r>
      <w:r w:rsidRPr="00B26E5F">
        <w:rPr>
          <w:sz w:val="20"/>
          <w:szCs w:val="20"/>
          <w:rPrChange w:id="1564" w:author="Microsoft Office User" w:date="2023-09-11T13:17:00Z">
            <w:rPr/>
          </w:rPrChange>
        </w:rPr>
        <w:fldChar w:fldCharType="begin"/>
      </w:r>
      <w:r w:rsidRPr="00B26E5F">
        <w:rPr>
          <w:sz w:val="20"/>
          <w:szCs w:val="20"/>
          <w:rPrChange w:id="1565" w:author="Microsoft Office User" w:date="2023-09-11T13:17:00Z">
            <w:rPr/>
          </w:rPrChange>
        </w:rPr>
        <w:instrText>HYPERLINK "https://www.zotero.org/google-docs/?n2Avay" \h</w:instrText>
      </w:r>
      <w:r w:rsidRPr="00E24C39">
        <w:rPr>
          <w:sz w:val="20"/>
          <w:szCs w:val="20"/>
        </w:rPr>
      </w:r>
      <w:r w:rsidRPr="00B26E5F">
        <w:rPr>
          <w:sz w:val="20"/>
          <w:szCs w:val="20"/>
          <w:rPrChange w:id="1566" w:author="Microsoft Office User" w:date="2023-09-11T13:17:00Z">
            <w:rPr>
              <w:b/>
            </w:rPr>
          </w:rPrChange>
        </w:rPr>
        <w:fldChar w:fldCharType="separate"/>
      </w:r>
      <w:r w:rsidRPr="00B26E5F">
        <w:rPr>
          <w:b/>
          <w:sz w:val="20"/>
          <w:szCs w:val="20"/>
          <w:rPrChange w:id="1567" w:author="Microsoft Office User" w:date="2023-09-11T13:17:00Z">
            <w:rPr>
              <w:b/>
            </w:rPr>
          </w:rPrChange>
        </w:rPr>
        <w:t>26</w:t>
      </w:r>
      <w:r w:rsidRPr="00B26E5F">
        <w:rPr>
          <w:b/>
          <w:sz w:val="20"/>
          <w:szCs w:val="20"/>
          <w:rPrChange w:id="1568" w:author="Microsoft Office User" w:date="2023-09-11T13:17:00Z">
            <w:rPr>
              <w:b/>
            </w:rPr>
          </w:rPrChange>
        </w:rPr>
        <w:fldChar w:fldCharType="end"/>
      </w:r>
      <w:r w:rsidRPr="00B26E5F">
        <w:rPr>
          <w:sz w:val="20"/>
          <w:szCs w:val="20"/>
          <w:rPrChange w:id="1569" w:author="Microsoft Office User" w:date="2023-09-11T13:17:00Z">
            <w:rPr/>
          </w:rPrChange>
        </w:rPr>
        <w:fldChar w:fldCharType="begin"/>
      </w:r>
      <w:r w:rsidRPr="00B26E5F">
        <w:rPr>
          <w:sz w:val="20"/>
          <w:szCs w:val="20"/>
          <w:rPrChange w:id="1570" w:author="Microsoft Office User" w:date="2023-09-11T13:17:00Z">
            <w:rPr/>
          </w:rPrChange>
        </w:rPr>
        <w:instrText>HYPERLINK "https://www.zotero.org/google-docs/?n2Avay" \h</w:instrText>
      </w:r>
      <w:r w:rsidRPr="00E24C39">
        <w:rPr>
          <w:sz w:val="20"/>
          <w:szCs w:val="20"/>
        </w:rPr>
      </w:r>
      <w:r w:rsidRPr="00B26E5F">
        <w:rPr>
          <w:sz w:val="20"/>
          <w:szCs w:val="20"/>
          <w:rPrChange w:id="1571" w:author="Microsoft Office User" w:date="2023-09-11T13:17:00Z">
            <w:rPr/>
          </w:rPrChange>
        </w:rPr>
        <w:fldChar w:fldCharType="separate"/>
      </w:r>
      <w:r w:rsidRPr="00B26E5F">
        <w:rPr>
          <w:sz w:val="20"/>
          <w:szCs w:val="20"/>
          <w:rPrChange w:id="1572" w:author="Microsoft Office User" w:date="2023-09-11T13:17:00Z">
            <w:rPr/>
          </w:rPrChange>
        </w:rPr>
        <w:t>, 41–48 (2014).</w:t>
      </w:r>
      <w:r w:rsidRPr="00B26E5F">
        <w:rPr>
          <w:sz w:val="20"/>
          <w:szCs w:val="20"/>
          <w:rPrChange w:id="1573" w:author="Microsoft Office User" w:date="2023-09-11T13:17:00Z">
            <w:rPr/>
          </w:rPrChange>
        </w:rPr>
        <w:fldChar w:fldCharType="end"/>
      </w:r>
    </w:p>
    <w:p w14:paraId="7BA3CB56" w14:textId="77777777" w:rsidR="007B09DE" w:rsidRPr="00B26E5F" w:rsidRDefault="007B09DE">
      <w:pPr>
        <w:snapToGrid w:val="0"/>
        <w:contextualSpacing/>
        <w:rPr>
          <w:sz w:val="20"/>
          <w:szCs w:val="20"/>
          <w:rPrChange w:id="1574" w:author="Microsoft Office User" w:date="2023-09-11T13:17:00Z">
            <w:rPr/>
          </w:rPrChange>
        </w:rPr>
        <w:pPrChange w:id="1575" w:author="Microsoft Office User" w:date="2023-09-11T13:17:00Z">
          <w:pPr/>
        </w:pPrChange>
      </w:pPr>
    </w:p>
    <w:p w14:paraId="71526B79" w14:textId="77777777" w:rsidR="000C56B0" w:rsidRPr="00B26E5F" w:rsidRDefault="00367A15">
      <w:pPr>
        <w:snapToGrid w:val="0"/>
        <w:contextualSpacing/>
        <w:rPr>
          <w:sz w:val="20"/>
          <w:szCs w:val="20"/>
          <w:rPrChange w:id="1576" w:author="Microsoft Office User" w:date="2023-09-11T13:17:00Z">
            <w:rPr/>
          </w:rPrChange>
        </w:rPr>
        <w:pPrChange w:id="1577" w:author="Microsoft Office User" w:date="2023-09-11T13:17:00Z">
          <w:pPr/>
        </w:pPrChange>
      </w:pPr>
      <w:r w:rsidRPr="00B26E5F">
        <w:rPr>
          <w:sz w:val="20"/>
          <w:szCs w:val="20"/>
          <w:rPrChange w:id="1578" w:author="Microsoft Office User" w:date="2023-09-11T13:17:00Z">
            <w:rPr/>
          </w:rPrChange>
        </w:rPr>
        <w:lastRenderedPageBreak/>
        <w:fldChar w:fldCharType="begin"/>
      </w:r>
      <w:r w:rsidRPr="00B26E5F">
        <w:rPr>
          <w:sz w:val="20"/>
          <w:szCs w:val="20"/>
          <w:rPrChange w:id="1579" w:author="Microsoft Office User" w:date="2023-09-11T13:17:00Z">
            <w:rPr/>
          </w:rPrChange>
        </w:rPr>
        <w:instrText>HYPERLINK "https://www.zotero.org/google-docs/?n2Avay" \h</w:instrText>
      </w:r>
      <w:r w:rsidRPr="00E24C39">
        <w:rPr>
          <w:sz w:val="20"/>
          <w:szCs w:val="20"/>
        </w:rPr>
      </w:r>
      <w:r w:rsidRPr="00B26E5F">
        <w:rPr>
          <w:sz w:val="20"/>
          <w:szCs w:val="20"/>
          <w:rPrChange w:id="1580" w:author="Microsoft Office User" w:date="2023-09-11T13:17:00Z">
            <w:rPr/>
          </w:rPrChange>
        </w:rPr>
        <w:fldChar w:fldCharType="separate"/>
      </w:r>
      <w:r w:rsidRPr="00B26E5F">
        <w:rPr>
          <w:sz w:val="20"/>
          <w:szCs w:val="20"/>
          <w:rPrChange w:id="1581" w:author="Microsoft Office User" w:date="2023-09-11T13:17:00Z">
            <w:rPr/>
          </w:rPrChange>
        </w:rPr>
        <w:t>53.</w:t>
      </w:r>
      <w:r w:rsidRPr="00B26E5F">
        <w:rPr>
          <w:sz w:val="20"/>
          <w:szCs w:val="20"/>
          <w:rPrChange w:id="1582" w:author="Microsoft Office User" w:date="2023-09-11T13:17:00Z">
            <w:rPr/>
          </w:rPrChange>
        </w:rPr>
        <w:tab/>
        <w:t xml:space="preserve">Fonseca, J. P., Lakshmanan, V., Boschiero, C. &amp; Mysore, K. S. The Pattern Recognition Receptor FLS2 Can Shape the Arabidopsis Rhizosphere Microbiome β-Diversity but Not EFR1 and CERK1. </w:t>
      </w:r>
      <w:r w:rsidRPr="00B26E5F">
        <w:rPr>
          <w:sz w:val="20"/>
          <w:szCs w:val="20"/>
          <w:rPrChange w:id="1583" w:author="Microsoft Office User" w:date="2023-09-11T13:17:00Z">
            <w:rPr/>
          </w:rPrChange>
        </w:rPr>
        <w:fldChar w:fldCharType="end"/>
      </w:r>
      <w:r w:rsidRPr="00B26E5F">
        <w:rPr>
          <w:sz w:val="20"/>
          <w:szCs w:val="20"/>
          <w:rPrChange w:id="1584" w:author="Microsoft Office User" w:date="2023-09-11T13:17:00Z">
            <w:rPr/>
          </w:rPrChange>
        </w:rPr>
        <w:fldChar w:fldCharType="begin"/>
      </w:r>
      <w:r w:rsidRPr="00B26E5F">
        <w:rPr>
          <w:sz w:val="20"/>
          <w:szCs w:val="20"/>
          <w:rPrChange w:id="1585" w:author="Microsoft Office User" w:date="2023-09-11T13:17:00Z">
            <w:rPr/>
          </w:rPrChange>
        </w:rPr>
        <w:instrText>HYPERLINK "https://www.zotero.org/google-docs/?n2Avay" \h</w:instrText>
      </w:r>
      <w:r w:rsidRPr="00E24C39">
        <w:rPr>
          <w:sz w:val="20"/>
          <w:szCs w:val="20"/>
        </w:rPr>
      </w:r>
      <w:r w:rsidRPr="00B26E5F">
        <w:rPr>
          <w:sz w:val="20"/>
          <w:szCs w:val="20"/>
          <w:rPrChange w:id="1586" w:author="Microsoft Office User" w:date="2023-09-11T13:17:00Z">
            <w:rPr>
              <w:i/>
            </w:rPr>
          </w:rPrChange>
        </w:rPr>
        <w:fldChar w:fldCharType="separate"/>
      </w:r>
      <w:r w:rsidRPr="00B26E5F">
        <w:rPr>
          <w:i/>
          <w:sz w:val="20"/>
          <w:szCs w:val="20"/>
          <w:rPrChange w:id="1587" w:author="Microsoft Office User" w:date="2023-09-11T13:17:00Z">
            <w:rPr>
              <w:i/>
            </w:rPr>
          </w:rPrChange>
        </w:rPr>
        <w:t xml:space="preserve">Plants </w:t>
      </w:r>
      <w:r w:rsidRPr="00B26E5F">
        <w:rPr>
          <w:i/>
          <w:sz w:val="20"/>
          <w:szCs w:val="20"/>
          <w:rPrChange w:id="1588" w:author="Microsoft Office User" w:date="2023-09-11T13:17:00Z">
            <w:rPr>
              <w:i/>
            </w:rPr>
          </w:rPrChange>
        </w:rPr>
        <w:fldChar w:fldCharType="end"/>
      </w:r>
      <w:r w:rsidRPr="00B26E5F">
        <w:rPr>
          <w:sz w:val="20"/>
          <w:szCs w:val="20"/>
          <w:rPrChange w:id="1589" w:author="Microsoft Office User" w:date="2023-09-11T13:17:00Z">
            <w:rPr/>
          </w:rPrChange>
        </w:rPr>
        <w:fldChar w:fldCharType="begin"/>
      </w:r>
      <w:r w:rsidRPr="00B26E5F">
        <w:rPr>
          <w:sz w:val="20"/>
          <w:szCs w:val="20"/>
          <w:rPrChange w:id="1590" w:author="Microsoft Office User" w:date="2023-09-11T13:17:00Z">
            <w:rPr/>
          </w:rPrChange>
        </w:rPr>
        <w:instrText>HYPERLINK "https://www.zotero.org/google-docs/?n2Avay" \h</w:instrText>
      </w:r>
      <w:r w:rsidRPr="00E24C39">
        <w:rPr>
          <w:sz w:val="20"/>
          <w:szCs w:val="20"/>
        </w:rPr>
      </w:r>
      <w:r w:rsidRPr="00B26E5F">
        <w:rPr>
          <w:sz w:val="20"/>
          <w:szCs w:val="20"/>
          <w:rPrChange w:id="1591" w:author="Microsoft Office User" w:date="2023-09-11T13:17:00Z">
            <w:rPr>
              <w:b/>
            </w:rPr>
          </w:rPrChange>
        </w:rPr>
        <w:fldChar w:fldCharType="separate"/>
      </w:r>
      <w:r w:rsidRPr="00B26E5F">
        <w:rPr>
          <w:b/>
          <w:sz w:val="20"/>
          <w:szCs w:val="20"/>
          <w:rPrChange w:id="1592" w:author="Microsoft Office User" w:date="2023-09-11T13:17:00Z">
            <w:rPr>
              <w:b/>
            </w:rPr>
          </w:rPrChange>
        </w:rPr>
        <w:t>11</w:t>
      </w:r>
      <w:r w:rsidRPr="00B26E5F">
        <w:rPr>
          <w:b/>
          <w:sz w:val="20"/>
          <w:szCs w:val="20"/>
          <w:rPrChange w:id="1593" w:author="Microsoft Office User" w:date="2023-09-11T13:17:00Z">
            <w:rPr>
              <w:b/>
            </w:rPr>
          </w:rPrChange>
        </w:rPr>
        <w:fldChar w:fldCharType="end"/>
      </w:r>
      <w:r w:rsidRPr="00B26E5F">
        <w:rPr>
          <w:sz w:val="20"/>
          <w:szCs w:val="20"/>
          <w:rPrChange w:id="1594" w:author="Microsoft Office User" w:date="2023-09-11T13:17:00Z">
            <w:rPr/>
          </w:rPrChange>
        </w:rPr>
        <w:fldChar w:fldCharType="begin"/>
      </w:r>
      <w:r w:rsidRPr="00B26E5F">
        <w:rPr>
          <w:sz w:val="20"/>
          <w:szCs w:val="20"/>
          <w:rPrChange w:id="1595" w:author="Microsoft Office User" w:date="2023-09-11T13:17:00Z">
            <w:rPr/>
          </w:rPrChange>
        </w:rPr>
        <w:instrText>HYPERLINK "https://www.zotero.org/google-docs/?n2Avay" \h</w:instrText>
      </w:r>
      <w:r w:rsidRPr="00E24C39">
        <w:rPr>
          <w:sz w:val="20"/>
          <w:szCs w:val="20"/>
        </w:rPr>
      </w:r>
      <w:r w:rsidRPr="00B26E5F">
        <w:rPr>
          <w:sz w:val="20"/>
          <w:szCs w:val="20"/>
          <w:rPrChange w:id="1596" w:author="Microsoft Office User" w:date="2023-09-11T13:17:00Z">
            <w:rPr/>
          </w:rPrChange>
        </w:rPr>
        <w:fldChar w:fldCharType="separate"/>
      </w:r>
      <w:r w:rsidRPr="00B26E5F">
        <w:rPr>
          <w:sz w:val="20"/>
          <w:szCs w:val="20"/>
          <w:rPrChange w:id="1597" w:author="Microsoft Office User" w:date="2023-09-11T13:17:00Z">
            <w:rPr/>
          </w:rPrChange>
        </w:rPr>
        <w:t>, 1323 (2022).</w:t>
      </w:r>
      <w:r w:rsidRPr="00B26E5F">
        <w:rPr>
          <w:sz w:val="20"/>
          <w:szCs w:val="20"/>
          <w:rPrChange w:id="1598" w:author="Microsoft Office User" w:date="2023-09-11T13:17:00Z">
            <w:rPr/>
          </w:rPrChange>
        </w:rPr>
        <w:fldChar w:fldCharType="end"/>
      </w:r>
    </w:p>
    <w:p w14:paraId="3E3E1D5B" w14:textId="77777777" w:rsidR="007B09DE" w:rsidRPr="00B26E5F" w:rsidRDefault="007B09DE">
      <w:pPr>
        <w:snapToGrid w:val="0"/>
        <w:contextualSpacing/>
        <w:rPr>
          <w:sz w:val="20"/>
          <w:szCs w:val="20"/>
          <w:rPrChange w:id="1599" w:author="Microsoft Office User" w:date="2023-09-11T13:17:00Z">
            <w:rPr/>
          </w:rPrChange>
        </w:rPr>
        <w:pPrChange w:id="1600" w:author="Microsoft Office User" w:date="2023-09-11T13:17:00Z">
          <w:pPr/>
        </w:pPrChange>
      </w:pPr>
    </w:p>
    <w:p w14:paraId="01F1E6F0" w14:textId="77777777" w:rsidR="000C56B0" w:rsidRPr="00B26E5F" w:rsidRDefault="00367A15">
      <w:pPr>
        <w:snapToGrid w:val="0"/>
        <w:contextualSpacing/>
        <w:rPr>
          <w:sz w:val="20"/>
          <w:szCs w:val="20"/>
          <w:rPrChange w:id="1601" w:author="Microsoft Office User" w:date="2023-09-11T13:17:00Z">
            <w:rPr/>
          </w:rPrChange>
        </w:rPr>
        <w:pPrChange w:id="1602" w:author="Microsoft Office User" w:date="2023-09-11T13:17:00Z">
          <w:pPr/>
        </w:pPrChange>
      </w:pPr>
      <w:r w:rsidRPr="00B26E5F">
        <w:rPr>
          <w:sz w:val="20"/>
          <w:szCs w:val="20"/>
          <w:rPrChange w:id="1603" w:author="Microsoft Office User" w:date="2023-09-11T13:17:00Z">
            <w:rPr/>
          </w:rPrChange>
        </w:rPr>
        <w:fldChar w:fldCharType="begin"/>
      </w:r>
      <w:r w:rsidRPr="00B26E5F">
        <w:rPr>
          <w:sz w:val="20"/>
          <w:szCs w:val="20"/>
          <w:rPrChange w:id="1604" w:author="Microsoft Office User" w:date="2023-09-11T13:17:00Z">
            <w:rPr/>
          </w:rPrChange>
        </w:rPr>
        <w:instrText>HYPERLINK "https://www.zotero.org/google-docs/?n2Avay" \h</w:instrText>
      </w:r>
      <w:r w:rsidRPr="00E24C39">
        <w:rPr>
          <w:sz w:val="20"/>
          <w:szCs w:val="20"/>
        </w:rPr>
      </w:r>
      <w:r w:rsidRPr="00B26E5F">
        <w:rPr>
          <w:sz w:val="20"/>
          <w:szCs w:val="20"/>
          <w:rPrChange w:id="1605" w:author="Microsoft Office User" w:date="2023-09-11T13:17:00Z">
            <w:rPr/>
          </w:rPrChange>
        </w:rPr>
        <w:fldChar w:fldCharType="separate"/>
      </w:r>
      <w:r w:rsidRPr="00B26E5F">
        <w:rPr>
          <w:sz w:val="20"/>
          <w:szCs w:val="20"/>
          <w:rPrChange w:id="1606" w:author="Microsoft Office User" w:date="2023-09-11T13:17:00Z">
            <w:rPr/>
          </w:rPrChange>
        </w:rPr>
        <w:t>54.</w:t>
      </w:r>
      <w:r w:rsidRPr="00B26E5F">
        <w:rPr>
          <w:sz w:val="20"/>
          <w:szCs w:val="20"/>
          <w:rPrChange w:id="1607" w:author="Microsoft Office User" w:date="2023-09-11T13:17:00Z">
            <w:rPr/>
          </w:rPrChange>
        </w:rPr>
        <w:tab/>
        <w:t xml:space="preserve">Axworthy, J. B. </w:t>
      </w:r>
      <w:r w:rsidRPr="00B26E5F">
        <w:rPr>
          <w:sz w:val="20"/>
          <w:szCs w:val="20"/>
          <w:rPrChange w:id="1608" w:author="Microsoft Office User" w:date="2023-09-11T13:17:00Z">
            <w:rPr/>
          </w:rPrChange>
        </w:rPr>
        <w:fldChar w:fldCharType="end"/>
      </w:r>
      <w:r w:rsidRPr="00B26E5F">
        <w:rPr>
          <w:sz w:val="20"/>
          <w:szCs w:val="20"/>
          <w:rPrChange w:id="1609" w:author="Microsoft Office User" w:date="2023-09-11T13:17:00Z">
            <w:rPr/>
          </w:rPrChange>
        </w:rPr>
        <w:fldChar w:fldCharType="begin"/>
      </w:r>
      <w:r w:rsidRPr="00B26E5F">
        <w:rPr>
          <w:sz w:val="20"/>
          <w:szCs w:val="20"/>
          <w:rPrChange w:id="1610" w:author="Microsoft Office User" w:date="2023-09-11T13:17:00Z">
            <w:rPr/>
          </w:rPrChange>
        </w:rPr>
        <w:instrText>HYPERLINK "https://www.zotero.org/google-docs/?n2Avay" \h</w:instrText>
      </w:r>
      <w:r w:rsidRPr="00E24C39">
        <w:rPr>
          <w:sz w:val="20"/>
          <w:szCs w:val="20"/>
        </w:rPr>
      </w:r>
      <w:r w:rsidRPr="00B26E5F">
        <w:rPr>
          <w:sz w:val="20"/>
          <w:szCs w:val="20"/>
          <w:rPrChange w:id="1611" w:author="Microsoft Office User" w:date="2023-09-11T13:17:00Z">
            <w:rPr>
              <w:i/>
            </w:rPr>
          </w:rPrChange>
        </w:rPr>
        <w:fldChar w:fldCharType="separate"/>
      </w:r>
      <w:r w:rsidRPr="00B26E5F">
        <w:rPr>
          <w:i/>
          <w:sz w:val="20"/>
          <w:szCs w:val="20"/>
          <w:rPrChange w:id="1612" w:author="Microsoft Office User" w:date="2023-09-11T13:17:00Z">
            <w:rPr>
              <w:i/>
            </w:rPr>
          </w:rPrChange>
        </w:rPr>
        <w:t>et al.</w:t>
      </w:r>
      <w:r w:rsidRPr="00B26E5F">
        <w:rPr>
          <w:i/>
          <w:sz w:val="20"/>
          <w:szCs w:val="20"/>
          <w:rPrChange w:id="1613" w:author="Microsoft Office User" w:date="2023-09-11T13:17:00Z">
            <w:rPr>
              <w:i/>
            </w:rPr>
          </w:rPrChange>
        </w:rPr>
        <w:fldChar w:fldCharType="end"/>
      </w:r>
      <w:r w:rsidRPr="00B26E5F">
        <w:rPr>
          <w:sz w:val="20"/>
          <w:szCs w:val="20"/>
          <w:rPrChange w:id="1614" w:author="Microsoft Office User" w:date="2023-09-11T13:17:00Z">
            <w:rPr/>
          </w:rPrChange>
        </w:rPr>
        <w:fldChar w:fldCharType="begin"/>
      </w:r>
      <w:r w:rsidRPr="00B26E5F">
        <w:rPr>
          <w:sz w:val="20"/>
          <w:szCs w:val="20"/>
          <w:rPrChange w:id="1615" w:author="Microsoft Office User" w:date="2023-09-11T13:17:00Z">
            <w:rPr/>
          </w:rPrChange>
        </w:rPr>
        <w:instrText>HYPERLINK "https://www.zotero.org/google-docs/?n2Avay" \h</w:instrText>
      </w:r>
      <w:r w:rsidRPr="00E24C39">
        <w:rPr>
          <w:sz w:val="20"/>
          <w:szCs w:val="20"/>
        </w:rPr>
      </w:r>
      <w:r w:rsidRPr="00B26E5F">
        <w:rPr>
          <w:sz w:val="20"/>
          <w:szCs w:val="20"/>
          <w:rPrChange w:id="1616" w:author="Microsoft Office User" w:date="2023-09-11T13:17:00Z">
            <w:rPr/>
          </w:rPrChange>
        </w:rPr>
        <w:fldChar w:fldCharType="separate"/>
      </w:r>
      <w:r w:rsidRPr="00B26E5F">
        <w:rPr>
          <w:sz w:val="20"/>
          <w:szCs w:val="20"/>
          <w:rPrChange w:id="1617" w:author="Microsoft Office User" w:date="2023-09-11T13:17:00Z">
            <w:rPr/>
          </w:rPrChange>
        </w:rPr>
        <w:t xml:space="preserve"> Shotgun Proteomics Identifies Active Metabolic Pathways in Bleached Coral Tissue and Intraskeletal Compartments. </w:t>
      </w:r>
      <w:r w:rsidRPr="00B26E5F">
        <w:rPr>
          <w:sz w:val="20"/>
          <w:szCs w:val="20"/>
          <w:rPrChange w:id="1618" w:author="Microsoft Office User" w:date="2023-09-11T13:17:00Z">
            <w:rPr/>
          </w:rPrChange>
        </w:rPr>
        <w:fldChar w:fldCharType="end"/>
      </w:r>
      <w:r w:rsidRPr="00B26E5F">
        <w:rPr>
          <w:sz w:val="20"/>
          <w:szCs w:val="20"/>
          <w:rPrChange w:id="1619" w:author="Microsoft Office User" w:date="2023-09-11T13:17:00Z">
            <w:rPr/>
          </w:rPrChange>
        </w:rPr>
        <w:fldChar w:fldCharType="begin"/>
      </w:r>
      <w:r w:rsidRPr="00B26E5F">
        <w:rPr>
          <w:sz w:val="20"/>
          <w:szCs w:val="20"/>
          <w:rPrChange w:id="1620" w:author="Microsoft Office User" w:date="2023-09-11T13:17:00Z">
            <w:rPr/>
          </w:rPrChange>
        </w:rPr>
        <w:instrText>HYPERLINK "https://www.zotero.org/google-docs/?n2Avay" \h</w:instrText>
      </w:r>
      <w:r w:rsidRPr="00E24C39">
        <w:rPr>
          <w:sz w:val="20"/>
          <w:szCs w:val="20"/>
        </w:rPr>
      </w:r>
      <w:r w:rsidRPr="00B26E5F">
        <w:rPr>
          <w:sz w:val="20"/>
          <w:szCs w:val="20"/>
          <w:rPrChange w:id="1621" w:author="Microsoft Office User" w:date="2023-09-11T13:17:00Z">
            <w:rPr>
              <w:i/>
            </w:rPr>
          </w:rPrChange>
        </w:rPr>
        <w:fldChar w:fldCharType="separate"/>
      </w:r>
      <w:r w:rsidRPr="00B26E5F">
        <w:rPr>
          <w:i/>
          <w:sz w:val="20"/>
          <w:szCs w:val="20"/>
          <w:rPrChange w:id="1622" w:author="Microsoft Office User" w:date="2023-09-11T13:17:00Z">
            <w:rPr>
              <w:i/>
            </w:rPr>
          </w:rPrChange>
        </w:rPr>
        <w:t>Front. Mar. Sci.</w:t>
      </w:r>
      <w:r w:rsidRPr="00B26E5F">
        <w:rPr>
          <w:i/>
          <w:sz w:val="20"/>
          <w:szCs w:val="20"/>
          <w:rPrChange w:id="1623" w:author="Microsoft Office User" w:date="2023-09-11T13:17:00Z">
            <w:rPr>
              <w:i/>
            </w:rPr>
          </w:rPrChange>
        </w:rPr>
        <w:fldChar w:fldCharType="end"/>
      </w:r>
      <w:r w:rsidRPr="00B26E5F">
        <w:rPr>
          <w:sz w:val="20"/>
          <w:szCs w:val="20"/>
          <w:rPrChange w:id="1624" w:author="Microsoft Office User" w:date="2023-09-11T13:17:00Z">
            <w:rPr/>
          </w:rPrChange>
        </w:rPr>
        <w:fldChar w:fldCharType="begin"/>
      </w:r>
      <w:r w:rsidRPr="00B26E5F">
        <w:rPr>
          <w:sz w:val="20"/>
          <w:szCs w:val="20"/>
          <w:rPrChange w:id="1625" w:author="Microsoft Office User" w:date="2023-09-11T13:17:00Z">
            <w:rPr/>
          </w:rPrChange>
        </w:rPr>
        <w:instrText>HYPERLINK "https://www.zotero.org/google-docs/?n2Avay" \h</w:instrText>
      </w:r>
      <w:r w:rsidRPr="00E24C39">
        <w:rPr>
          <w:sz w:val="20"/>
          <w:szCs w:val="20"/>
        </w:rPr>
      </w:r>
      <w:r w:rsidRPr="00B26E5F">
        <w:rPr>
          <w:sz w:val="20"/>
          <w:szCs w:val="20"/>
          <w:rPrChange w:id="1626" w:author="Microsoft Office User" w:date="2023-09-11T13:17:00Z">
            <w:rPr/>
          </w:rPrChange>
        </w:rPr>
        <w:fldChar w:fldCharType="separate"/>
      </w:r>
      <w:r w:rsidRPr="00B26E5F">
        <w:rPr>
          <w:sz w:val="20"/>
          <w:szCs w:val="20"/>
          <w:rPrChange w:id="1627" w:author="Microsoft Office User" w:date="2023-09-11T13:17:00Z">
            <w:rPr/>
          </w:rPrChange>
        </w:rPr>
        <w:t xml:space="preserve"> (2022).</w:t>
      </w:r>
      <w:r w:rsidRPr="00B26E5F">
        <w:rPr>
          <w:sz w:val="20"/>
          <w:szCs w:val="20"/>
          <w:rPrChange w:id="1628" w:author="Microsoft Office User" w:date="2023-09-11T13:17:00Z">
            <w:rPr/>
          </w:rPrChange>
        </w:rPr>
        <w:fldChar w:fldCharType="end"/>
      </w:r>
    </w:p>
    <w:p w14:paraId="3D059584" w14:textId="77777777" w:rsidR="007B09DE" w:rsidRPr="00B26E5F" w:rsidRDefault="007B09DE">
      <w:pPr>
        <w:snapToGrid w:val="0"/>
        <w:contextualSpacing/>
        <w:rPr>
          <w:sz w:val="20"/>
          <w:szCs w:val="20"/>
          <w:rPrChange w:id="1629" w:author="Microsoft Office User" w:date="2023-09-11T13:17:00Z">
            <w:rPr/>
          </w:rPrChange>
        </w:rPr>
        <w:pPrChange w:id="1630" w:author="Microsoft Office User" w:date="2023-09-11T13:17:00Z">
          <w:pPr/>
        </w:pPrChange>
      </w:pPr>
    </w:p>
    <w:p w14:paraId="383540E8" w14:textId="77777777" w:rsidR="000C56B0" w:rsidRPr="00B26E5F" w:rsidRDefault="00367A15">
      <w:pPr>
        <w:snapToGrid w:val="0"/>
        <w:contextualSpacing/>
        <w:rPr>
          <w:sz w:val="20"/>
          <w:szCs w:val="20"/>
          <w:rPrChange w:id="1631" w:author="Microsoft Office User" w:date="2023-09-11T13:17:00Z">
            <w:rPr/>
          </w:rPrChange>
        </w:rPr>
        <w:pPrChange w:id="1632" w:author="Microsoft Office User" w:date="2023-09-11T13:17:00Z">
          <w:pPr/>
        </w:pPrChange>
      </w:pPr>
      <w:r w:rsidRPr="00B26E5F">
        <w:rPr>
          <w:sz w:val="20"/>
          <w:szCs w:val="20"/>
          <w:rPrChange w:id="1633" w:author="Microsoft Office User" w:date="2023-09-11T13:17:00Z">
            <w:rPr/>
          </w:rPrChange>
        </w:rPr>
        <w:fldChar w:fldCharType="begin"/>
      </w:r>
      <w:r w:rsidRPr="00B26E5F">
        <w:rPr>
          <w:sz w:val="20"/>
          <w:szCs w:val="20"/>
          <w:rPrChange w:id="1634" w:author="Microsoft Office User" w:date="2023-09-11T13:17:00Z">
            <w:rPr/>
          </w:rPrChange>
        </w:rPr>
        <w:instrText>HYPERLINK "https://www.zotero.org/google-docs/?n2Avay" \h</w:instrText>
      </w:r>
      <w:r w:rsidRPr="00E24C39">
        <w:rPr>
          <w:sz w:val="20"/>
          <w:szCs w:val="20"/>
        </w:rPr>
      </w:r>
      <w:r w:rsidRPr="00B26E5F">
        <w:rPr>
          <w:sz w:val="20"/>
          <w:szCs w:val="20"/>
          <w:rPrChange w:id="1635" w:author="Microsoft Office User" w:date="2023-09-11T13:17:00Z">
            <w:rPr/>
          </w:rPrChange>
        </w:rPr>
        <w:fldChar w:fldCharType="separate"/>
      </w:r>
      <w:r w:rsidRPr="00B26E5F">
        <w:rPr>
          <w:sz w:val="20"/>
          <w:szCs w:val="20"/>
          <w:rPrChange w:id="1636" w:author="Microsoft Office User" w:date="2023-09-11T13:17:00Z">
            <w:rPr/>
          </w:rPrChange>
        </w:rPr>
        <w:t>55.</w:t>
      </w:r>
      <w:r w:rsidRPr="00B26E5F">
        <w:rPr>
          <w:sz w:val="20"/>
          <w:szCs w:val="20"/>
          <w:rPrChange w:id="1637" w:author="Microsoft Office User" w:date="2023-09-11T13:17:00Z">
            <w:rPr/>
          </w:rPrChange>
        </w:rPr>
        <w:tab/>
        <w:t xml:space="preserve">Levy, S. &amp; Mass, T. The Skeleton and Biomineralization Mechanism as Part of the Innate Immune System of Stony Corals. </w:t>
      </w:r>
      <w:r w:rsidRPr="00B26E5F">
        <w:rPr>
          <w:sz w:val="20"/>
          <w:szCs w:val="20"/>
          <w:rPrChange w:id="1638" w:author="Microsoft Office User" w:date="2023-09-11T13:17:00Z">
            <w:rPr/>
          </w:rPrChange>
        </w:rPr>
        <w:fldChar w:fldCharType="end"/>
      </w:r>
      <w:r w:rsidRPr="00B26E5F">
        <w:rPr>
          <w:sz w:val="20"/>
          <w:szCs w:val="20"/>
          <w:rPrChange w:id="1639" w:author="Microsoft Office User" w:date="2023-09-11T13:17:00Z">
            <w:rPr/>
          </w:rPrChange>
        </w:rPr>
        <w:fldChar w:fldCharType="begin"/>
      </w:r>
      <w:r w:rsidRPr="00B26E5F">
        <w:rPr>
          <w:sz w:val="20"/>
          <w:szCs w:val="20"/>
          <w:rPrChange w:id="1640" w:author="Microsoft Office User" w:date="2023-09-11T13:17:00Z">
            <w:rPr/>
          </w:rPrChange>
        </w:rPr>
        <w:instrText>HYPERLINK "https://www.zotero.org/google-docs/?n2Avay" \h</w:instrText>
      </w:r>
      <w:r w:rsidRPr="00E24C39">
        <w:rPr>
          <w:sz w:val="20"/>
          <w:szCs w:val="20"/>
        </w:rPr>
      </w:r>
      <w:r w:rsidRPr="00B26E5F">
        <w:rPr>
          <w:sz w:val="20"/>
          <w:szCs w:val="20"/>
          <w:rPrChange w:id="1641" w:author="Microsoft Office User" w:date="2023-09-11T13:17:00Z">
            <w:rPr>
              <w:i/>
            </w:rPr>
          </w:rPrChange>
        </w:rPr>
        <w:fldChar w:fldCharType="separate"/>
      </w:r>
      <w:r w:rsidRPr="00B26E5F">
        <w:rPr>
          <w:i/>
          <w:sz w:val="20"/>
          <w:szCs w:val="20"/>
          <w:rPrChange w:id="1642" w:author="Microsoft Office User" w:date="2023-09-11T13:17:00Z">
            <w:rPr>
              <w:i/>
            </w:rPr>
          </w:rPrChange>
        </w:rPr>
        <w:t xml:space="preserve">Front. Immunol. </w:t>
      </w:r>
      <w:r w:rsidRPr="00B26E5F">
        <w:rPr>
          <w:i/>
          <w:sz w:val="20"/>
          <w:szCs w:val="20"/>
          <w:rPrChange w:id="1643" w:author="Microsoft Office User" w:date="2023-09-11T13:17:00Z">
            <w:rPr>
              <w:i/>
            </w:rPr>
          </w:rPrChange>
        </w:rPr>
        <w:fldChar w:fldCharType="end"/>
      </w:r>
      <w:r w:rsidRPr="00B26E5F">
        <w:rPr>
          <w:sz w:val="20"/>
          <w:szCs w:val="20"/>
          <w:rPrChange w:id="1644" w:author="Microsoft Office User" w:date="2023-09-11T13:17:00Z">
            <w:rPr/>
          </w:rPrChange>
        </w:rPr>
        <w:fldChar w:fldCharType="begin"/>
      </w:r>
      <w:r w:rsidRPr="00B26E5F">
        <w:rPr>
          <w:sz w:val="20"/>
          <w:szCs w:val="20"/>
          <w:rPrChange w:id="1645" w:author="Microsoft Office User" w:date="2023-09-11T13:17:00Z">
            <w:rPr/>
          </w:rPrChange>
        </w:rPr>
        <w:instrText>HYPERLINK "https://www.zotero.org/google-docs/?n2Avay" \h</w:instrText>
      </w:r>
      <w:r w:rsidRPr="00E24C39">
        <w:rPr>
          <w:sz w:val="20"/>
          <w:szCs w:val="20"/>
        </w:rPr>
      </w:r>
      <w:r w:rsidRPr="00B26E5F">
        <w:rPr>
          <w:sz w:val="20"/>
          <w:szCs w:val="20"/>
          <w:rPrChange w:id="1646" w:author="Microsoft Office User" w:date="2023-09-11T13:17:00Z">
            <w:rPr>
              <w:b/>
            </w:rPr>
          </w:rPrChange>
        </w:rPr>
        <w:fldChar w:fldCharType="separate"/>
      </w:r>
      <w:r w:rsidRPr="00B26E5F">
        <w:rPr>
          <w:b/>
          <w:sz w:val="20"/>
          <w:szCs w:val="20"/>
          <w:rPrChange w:id="1647" w:author="Microsoft Office User" w:date="2023-09-11T13:17:00Z">
            <w:rPr>
              <w:b/>
            </w:rPr>
          </w:rPrChange>
        </w:rPr>
        <w:t>13</w:t>
      </w:r>
      <w:r w:rsidRPr="00B26E5F">
        <w:rPr>
          <w:b/>
          <w:sz w:val="20"/>
          <w:szCs w:val="20"/>
          <w:rPrChange w:id="1648" w:author="Microsoft Office User" w:date="2023-09-11T13:17:00Z">
            <w:rPr>
              <w:b/>
            </w:rPr>
          </w:rPrChange>
        </w:rPr>
        <w:fldChar w:fldCharType="end"/>
      </w:r>
      <w:r w:rsidRPr="00B26E5F">
        <w:rPr>
          <w:sz w:val="20"/>
          <w:szCs w:val="20"/>
          <w:rPrChange w:id="1649" w:author="Microsoft Office User" w:date="2023-09-11T13:17:00Z">
            <w:rPr/>
          </w:rPrChange>
        </w:rPr>
        <w:fldChar w:fldCharType="begin"/>
      </w:r>
      <w:r w:rsidRPr="00B26E5F">
        <w:rPr>
          <w:sz w:val="20"/>
          <w:szCs w:val="20"/>
          <w:rPrChange w:id="1650" w:author="Microsoft Office User" w:date="2023-09-11T13:17:00Z">
            <w:rPr/>
          </w:rPrChange>
        </w:rPr>
        <w:instrText>HYPERLINK "https://www.zotero.org/google-docs/?n2Avay" \h</w:instrText>
      </w:r>
      <w:r w:rsidRPr="00E24C39">
        <w:rPr>
          <w:sz w:val="20"/>
          <w:szCs w:val="20"/>
        </w:rPr>
      </w:r>
      <w:r w:rsidRPr="00B26E5F">
        <w:rPr>
          <w:sz w:val="20"/>
          <w:szCs w:val="20"/>
          <w:rPrChange w:id="1651" w:author="Microsoft Office User" w:date="2023-09-11T13:17:00Z">
            <w:rPr/>
          </w:rPrChange>
        </w:rPr>
        <w:fldChar w:fldCharType="separate"/>
      </w:r>
      <w:r w:rsidRPr="00B26E5F">
        <w:rPr>
          <w:sz w:val="20"/>
          <w:szCs w:val="20"/>
          <w:rPrChange w:id="1652" w:author="Microsoft Office User" w:date="2023-09-11T13:17:00Z">
            <w:rPr/>
          </w:rPrChange>
        </w:rPr>
        <w:t>, (2022).</w:t>
      </w:r>
      <w:r w:rsidRPr="00B26E5F">
        <w:rPr>
          <w:sz w:val="20"/>
          <w:szCs w:val="20"/>
          <w:rPrChange w:id="1653" w:author="Microsoft Office User" w:date="2023-09-11T13:17:00Z">
            <w:rPr/>
          </w:rPrChange>
        </w:rPr>
        <w:fldChar w:fldCharType="end"/>
      </w:r>
    </w:p>
    <w:p w14:paraId="7F54CE2D" w14:textId="77777777" w:rsidR="007B09DE" w:rsidRPr="00B26E5F" w:rsidRDefault="007B09DE">
      <w:pPr>
        <w:snapToGrid w:val="0"/>
        <w:contextualSpacing/>
        <w:rPr>
          <w:sz w:val="20"/>
          <w:szCs w:val="20"/>
          <w:rPrChange w:id="1654" w:author="Microsoft Office User" w:date="2023-09-11T13:17:00Z">
            <w:rPr/>
          </w:rPrChange>
        </w:rPr>
        <w:pPrChange w:id="1655" w:author="Microsoft Office User" w:date="2023-09-11T13:17:00Z">
          <w:pPr/>
        </w:pPrChange>
      </w:pPr>
    </w:p>
    <w:p w14:paraId="6E07D534" w14:textId="77777777" w:rsidR="000C56B0" w:rsidRPr="00B26E5F" w:rsidRDefault="00367A15">
      <w:pPr>
        <w:snapToGrid w:val="0"/>
        <w:contextualSpacing/>
        <w:rPr>
          <w:sz w:val="20"/>
          <w:szCs w:val="20"/>
          <w:rPrChange w:id="1656" w:author="Microsoft Office User" w:date="2023-09-11T13:17:00Z">
            <w:rPr/>
          </w:rPrChange>
        </w:rPr>
        <w:pPrChange w:id="1657" w:author="Microsoft Office User" w:date="2023-09-11T13:17:00Z">
          <w:pPr/>
        </w:pPrChange>
      </w:pPr>
      <w:r w:rsidRPr="00B26E5F">
        <w:rPr>
          <w:sz w:val="20"/>
          <w:szCs w:val="20"/>
          <w:rPrChange w:id="1658" w:author="Microsoft Office User" w:date="2023-09-11T13:17:00Z">
            <w:rPr/>
          </w:rPrChange>
        </w:rPr>
        <w:fldChar w:fldCharType="begin"/>
      </w:r>
      <w:r w:rsidRPr="00B26E5F">
        <w:rPr>
          <w:sz w:val="20"/>
          <w:szCs w:val="20"/>
          <w:rPrChange w:id="1659" w:author="Microsoft Office User" w:date="2023-09-11T13:17:00Z">
            <w:rPr/>
          </w:rPrChange>
        </w:rPr>
        <w:instrText>HYPERLINK "https://www.zotero.org/google-docs/?n2Avay" \h</w:instrText>
      </w:r>
      <w:r w:rsidRPr="00E24C39">
        <w:rPr>
          <w:sz w:val="20"/>
          <w:szCs w:val="20"/>
        </w:rPr>
      </w:r>
      <w:r w:rsidRPr="00B26E5F">
        <w:rPr>
          <w:sz w:val="20"/>
          <w:szCs w:val="20"/>
          <w:rPrChange w:id="1660" w:author="Microsoft Office User" w:date="2023-09-11T13:17:00Z">
            <w:rPr/>
          </w:rPrChange>
        </w:rPr>
        <w:fldChar w:fldCharType="separate"/>
      </w:r>
      <w:r w:rsidRPr="00B26E5F">
        <w:rPr>
          <w:sz w:val="20"/>
          <w:szCs w:val="20"/>
          <w:rPrChange w:id="1661" w:author="Microsoft Office User" w:date="2023-09-11T13:17:00Z">
            <w:rPr/>
          </w:rPrChange>
        </w:rPr>
        <w:t>56.</w:t>
      </w:r>
      <w:r w:rsidRPr="00B26E5F">
        <w:rPr>
          <w:sz w:val="20"/>
          <w:szCs w:val="20"/>
          <w:rPrChange w:id="1662" w:author="Microsoft Office User" w:date="2023-09-11T13:17:00Z">
            <w:rPr/>
          </w:rPrChange>
        </w:rPr>
        <w:tab/>
        <w:t xml:space="preserve">Vega Thurber, R. </w:t>
      </w:r>
      <w:r w:rsidRPr="00B26E5F">
        <w:rPr>
          <w:sz w:val="20"/>
          <w:szCs w:val="20"/>
          <w:rPrChange w:id="1663" w:author="Microsoft Office User" w:date="2023-09-11T13:17:00Z">
            <w:rPr/>
          </w:rPrChange>
        </w:rPr>
        <w:fldChar w:fldCharType="end"/>
      </w:r>
      <w:r w:rsidRPr="00B26E5F">
        <w:rPr>
          <w:sz w:val="20"/>
          <w:szCs w:val="20"/>
          <w:rPrChange w:id="1664" w:author="Microsoft Office User" w:date="2023-09-11T13:17:00Z">
            <w:rPr/>
          </w:rPrChange>
        </w:rPr>
        <w:fldChar w:fldCharType="begin"/>
      </w:r>
      <w:r w:rsidRPr="00B26E5F">
        <w:rPr>
          <w:sz w:val="20"/>
          <w:szCs w:val="20"/>
          <w:rPrChange w:id="1665" w:author="Microsoft Office User" w:date="2023-09-11T13:17:00Z">
            <w:rPr/>
          </w:rPrChange>
        </w:rPr>
        <w:instrText>HYPERLINK "https://www.zotero.org/google-docs/?n2Avay" \h</w:instrText>
      </w:r>
      <w:r w:rsidRPr="00E24C39">
        <w:rPr>
          <w:sz w:val="20"/>
          <w:szCs w:val="20"/>
        </w:rPr>
      </w:r>
      <w:r w:rsidRPr="00B26E5F">
        <w:rPr>
          <w:sz w:val="20"/>
          <w:szCs w:val="20"/>
          <w:rPrChange w:id="1666" w:author="Microsoft Office User" w:date="2023-09-11T13:17:00Z">
            <w:rPr>
              <w:i/>
            </w:rPr>
          </w:rPrChange>
        </w:rPr>
        <w:fldChar w:fldCharType="separate"/>
      </w:r>
      <w:r w:rsidRPr="00B26E5F">
        <w:rPr>
          <w:i/>
          <w:sz w:val="20"/>
          <w:szCs w:val="20"/>
          <w:rPrChange w:id="1667" w:author="Microsoft Office User" w:date="2023-09-11T13:17:00Z">
            <w:rPr>
              <w:i/>
            </w:rPr>
          </w:rPrChange>
        </w:rPr>
        <w:t>et al.</w:t>
      </w:r>
      <w:r w:rsidRPr="00B26E5F">
        <w:rPr>
          <w:i/>
          <w:sz w:val="20"/>
          <w:szCs w:val="20"/>
          <w:rPrChange w:id="1668" w:author="Microsoft Office User" w:date="2023-09-11T13:17:00Z">
            <w:rPr>
              <w:i/>
            </w:rPr>
          </w:rPrChange>
        </w:rPr>
        <w:fldChar w:fldCharType="end"/>
      </w:r>
      <w:r w:rsidRPr="00B26E5F">
        <w:rPr>
          <w:sz w:val="20"/>
          <w:szCs w:val="20"/>
          <w:rPrChange w:id="1669" w:author="Microsoft Office User" w:date="2023-09-11T13:17:00Z">
            <w:rPr/>
          </w:rPrChange>
        </w:rPr>
        <w:fldChar w:fldCharType="begin"/>
      </w:r>
      <w:r w:rsidRPr="00B26E5F">
        <w:rPr>
          <w:sz w:val="20"/>
          <w:szCs w:val="20"/>
          <w:rPrChange w:id="1670" w:author="Microsoft Office User" w:date="2023-09-11T13:17:00Z">
            <w:rPr/>
          </w:rPrChange>
        </w:rPr>
        <w:instrText>HYPERLINK "https://www.zotero.org/google-docs/?n2Avay" \h</w:instrText>
      </w:r>
      <w:r w:rsidRPr="00E24C39">
        <w:rPr>
          <w:sz w:val="20"/>
          <w:szCs w:val="20"/>
        </w:rPr>
      </w:r>
      <w:r w:rsidRPr="00B26E5F">
        <w:rPr>
          <w:sz w:val="20"/>
          <w:szCs w:val="20"/>
          <w:rPrChange w:id="1671" w:author="Microsoft Office User" w:date="2023-09-11T13:17:00Z">
            <w:rPr/>
          </w:rPrChange>
        </w:rPr>
        <w:fldChar w:fldCharType="separate"/>
      </w:r>
      <w:r w:rsidRPr="00B26E5F">
        <w:rPr>
          <w:sz w:val="20"/>
          <w:szCs w:val="20"/>
          <w:rPrChange w:id="1672" w:author="Microsoft Office User" w:date="2023-09-11T13:17:00Z">
            <w:rPr/>
          </w:rPrChange>
        </w:rPr>
        <w:t xml:space="preserve"> Deciphering coral disease dynamics: integrating host, microbiome, and the changing environment. </w:t>
      </w:r>
      <w:r w:rsidRPr="00B26E5F">
        <w:rPr>
          <w:sz w:val="20"/>
          <w:szCs w:val="20"/>
          <w:rPrChange w:id="1673" w:author="Microsoft Office User" w:date="2023-09-11T13:17:00Z">
            <w:rPr/>
          </w:rPrChange>
        </w:rPr>
        <w:fldChar w:fldCharType="end"/>
      </w:r>
      <w:r w:rsidRPr="00B26E5F">
        <w:rPr>
          <w:sz w:val="20"/>
          <w:szCs w:val="20"/>
          <w:rPrChange w:id="1674" w:author="Microsoft Office User" w:date="2023-09-11T13:17:00Z">
            <w:rPr/>
          </w:rPrChange>
        </w:rPr>
        <w:fldChar w:fldCharType="begin"/>
      </w:r>
      <w:r w:rsidRPr="00B26E5F">
        <w:rPr>
          <w:sz w:val="20"/>
          <w:szCs w:val="20"/>
          <w:rPrChange w:id="1675" w:author="Microsoft Office User" w:date="2023-09-11T13:17:00Z">
            <w:rPr/>
          </w:rPrChange>
        </w:rPr>
        <w:instrText>HYPERLINK "https://www.zotero.org/google-docs/?n2Avay" \h</w:instrText>
      </w:r>
      <w:r w:rsidRPr="00E24C39">
        <w:rPr>
          <w:sz w:val="20"/>
          <w:szCs w:val="20"/>
        </w:rPr>
      </w:r>
      <w:r w:rsidRPr="00B26E5F">
        <w:rPr>
          <w:sz w:val="20"/>
          <w:szCs w:val="20"/>
          <w:rPrChange w:id="1676" w:author="Microsoft Office User" w:date="2023-09-11T13:17:00Z">
            <w:rPr>
              <w:i/>
            </w:rPr>
          </w:rPrChange>
        </w:rPr>
        <w:fldChar w:fldCharType="separate"/>
      </w:r>
      <w:r w:rsidRPr="00B26E5F">
        <w:rPr>
          <w:i/>
          <w:sz w:val="20"/>
          <w:szCs w:val="20"/>
          <w:rPrChange w:id="1677" w:author="Microsoft Office User" w:date="2023-09-11T13:17:00Z">
            <w:rPr>
              <w:i/>
            </w:rPr>
          </w:rPrChange>
        </w:rPr>
        <w:t xml:space="preserve">Front. Ecol. Evol. </w:t>
      </w:r>
      <w:r w:rsidRPr="00B26E5F">
        <w:rPr>
          <w:i/>
          <w:sz w:val="20"/>
          <w:szCs w:val="20"/>
          <w:rPrChange w:id="1678" w:author="Microsoft Office User" w:date="2023-09-11T13:17:00Z">
            <w:rPr>
              <w:i/>
            </w:rPr>
          </w:rPrChange>
        </w:rPr>
        <w:fldChar w:fldCharType="end"/>
      </w:r>
      <w:r w:rsidRPr="00B26E5F">
        <w:rPr>
          <w:sz w:val="20"/>
          <w:szCs w:val="20"/>
          <w:rPrChange w:id="1679" w:author="Microsoft Office User" w:date="2023-09-11T13:17:00Z">
            <w:rPr/>
          </w:rPrChange>
        </w:rPr>
        <w:fldChar w:fldCharType="begin"/>
      </w:r>
      <w:r w:rsidRPr="00B26E5F">
        <w:rPr>
          <w:sz w:val="20"/>
          <w:szCs w:val="20"/>
          <w:rPrChange w:id="1680" w:author="Microsoft Office User" w:date="2023-09-11T13:17:00Z">
            <w:rPr/>
          </w:rPrChange>
        </w:rPr>
        <w:instrText>HYPERLINK "https://www.zotero.org/google-docs/?n2Avay" \h</w:instrText>
      </w:r>
      <w:r w:rsidRPr="00E24C39">
        <w:rPr>
          <w:sz w:val="20"/>
          <w:szCs w:val="20"/>
        </w:rPr>
      </w:r>
      <w:r w:rsidRPr="00B26E5F">
        <w:rPr>
          <w:sz w:val="20"/>
          <w:szCs w:val="20"/>
          <w:rPrChange w:id="1681" w:author="Microsoft Office User" w:date="2023-09-11T13:17:00Z">
            <w:rPr>
              <w:b/>
            </w:rPr>
          </w:rPrChange>
        </w:rPr>
        <w:fldChar w:fldCharType="separate"/>
      </w:r>
      <w:r w:rsidRPr="00B26E5F">
        <w:rPr>
          <w:b/>
          <w:sz w:val="20"/>
          <w:szCs w:val="20"/>
          <w:rPrChange w:id="1682" w:author="Microsoft Office User" w:date="2023-09-11T13:17:00Z">
            <w:rPr>
              <w:b/>
            </w:rPr>
          </w:rPrChange>
        </w:rPr>
        <w:t>8</w:t>
      </w:r>
      <w:r w:rsidRPr="00B26E5F">
        <w:rPr>
          <w:b/>
          <w:sz w:val="20"/>
          <w:szCs w:val="20"/>
          <w:rPrChange w:id="1683" w:author="Microsoft Office User" w:date="2023-09-11T13:17:00Z">
            <w:rPr>
              <w:b/>
            </w:rPr>
          </w:rPrChange>
        </w:rPr>
        <w:fldChar w:fldCharType="end"/>
      </w:r>
      <w:r w:rsidRPr="00B26E5F">
        <w:rPr>
          <w:sz w:val="20"/>
          <w:szCs w:val="20"/>
          <w:rPrChange w:id="1684" w:author="Microsoft Office User" w:date="2023-09-11T13:17:00Z">
            <w:rPr/>
          </w:rPrChange>
        </w:rPr>
        <w:fldChar w:fldCharType="begin"/>
      </w:r>
      <w:r w:rsidRPr="00B26E5F">
        <w:rPr>
          <w:sz w:val="20"/>
          <w:szCs w:val="20"/>
          <w:rPrChange w:id="1685" w:author="Microsoft Office User" w:date="2023-09-11T13:17:00Z">
            <w:rPr/>
          </w:rPrChange>
        </w:rPr>
        <w:instrText>HYPERLINK "https://www.zotero.org/google-docs/?n2Avay" \h</w:instrText>
      </w:r>
      <w:r w:rsidRPr="00E24C39">
        <w:rPr>
          <w:sz w:val="20"/>
          <w:szCs w:val="20"/>
        </w:rPr>
      </w:r>
      <w:r w:rsidRPr="00B26E5F">
        <w:rPr>
          <w:sz w:val="20"/>
          <w:szCs w:val="20"/>
          <w:rPrChange w:id="1686" w:author="Microsoft Office User" w:date="2023-09-11T13:17:00Z">
            <w:rPr/>
          </w:rPrChange>
        </w:rPr>
        <w:fldChar w:fldCharType="separate"/>
      </w:r>
      <w:r w:rsidRPr="00B26E5F">
        <w:rPr>
          <w:sz w:val="20"/>
          <w:szCs w:val="20"/>
          <w:rPrChange w:id="1687" w:author="Microsoft Office User" w:date="2023-09-11T13:17:00Z">
            <w:rPr/>
          </w:rPrChange>
        </w:rPr>
        <w:t>, 575927 (2020).</w:t>
      </w:r>
      <w:r w:rsidRPr="00B26E5F">
        <w:rPr>
          <w:sz w:val="20"/>
          <w:szCs w:val="20"/>
          <w:rPrChange w:id="1688" w:author="Microsoft Office User" w:date="2023-09-11T13:17:00Z">
            <w:rPr/>
          </w:rPrChange>
        </w:rPr>
        <w:fldChar w:fldCharType="end"/>
      </w:r>
    </w:p>
    <w:p w14:paraId="26927DF4" w14:textId="77777777" w:rsidR="007B09DE" w:rsidRPr="00B26E5F" w:rsidRDefault="007B09DE">
      <w:pPr>
        <w:snapToGrid w:val="0"/>
        <w:contextualSpacing/>
        <w:rPr>
          <w:sz w:val="20"/>
          <w:szCs w:val="20"/>
          <w:rPrChange w:id="1689" w:author="Microsoft Office User" w:date="2023-09-11T13:17:00Z">
            <w:rPr/>
          </w:rPrChange>
        </w:rPr>
        <w:pPrChange w:id="1690" w:author="Microsoft Office User" w:date="2023-09-11T13:17:00Z">
          <w:pPr/>
        </w:pPrChange>
      </w:pPr>
    </w:p>
    <w:p w14:paraId="3D8B2354" w14:textId="77777777" w:rsidR="000C56B0" w:rsidRPr="00B26E5F" w:rsidRDefault="00367A15">
      <w:pPr>
        <w:snapToGrid w:val="0"/>
        <w:contextualSpacing/>
        <w:rPr>
          <w:sz w:val="20"/>
          <w:szCs w:val="20"/>
          <w:rPrChange w:id="1691" w:author="Microsoft Office User" w:date="2023-09-11T13:17:00Z">
            <w:rPr/>
          </w:rPrChange>
        </w:rPr>
        <w:pPrChange w:id="1692" w:author="Microsoft Office User" w:date="2023-09-11T13:17:00Z">
          <w:pPr/>
        </w:pPrChange>
      </w:pPr>
      <w:r w:rsidRPr="00B26E5F">
        <w:rPr>
          <w:sz w:val="20"/>
          <w:szCs w:val="20"/>
          <w:rPrChange w:id="1693" w:author="Microsoft Office User" w:date="2023-09-11T13:17:00Z">
            <w:rPr/>
          </w:rPrChange>
        </w:rPr>
        <w:fldChar w:fldCharType="begin"/>
      </w:r>
      <w:r w:rsidRPr="00B26E5F">
        <w:rPr>
          <w:sz w:val="20"/>
          <w:szCs w:val="20"/>
          <w:rPrChange w:id="1694" w:author="Microsoft Office User" w:date="2023-09-11T13:17:00Z">
            <w:rPr/>
          </w:rPrChange>
        </w:rPr>
        <w:instrText>HYPERLINK "https://www.zotero.org/google-docs/?n2Avay" \h</w:instrText>
      </w:r>
      <w:r w:rsidRPr="00E24C39">
        <w:rPr>
          <w:sz w:val="20"/>
          <w:szCs w:val="20"/>
        </w:rPr>
      </w:r>
      <w:r w:rsidRPr="00B26E5F">
        <w:rPr>
          <w:sz w:val="20"/>
          <w:szCs w:val="20"/>
          <w:rPrChange w:id="1695" w:author="Microsoft Office User" w:date="2023-09-11T13:17:00Z">
            <w:rPr/>
          </w:rPrChange>
        </w:rPr>
        <w:fldChar w:fldCharType="separate"/>
      </w:r>
      <w:r w:rsidRPr="00B26E5F">
        <w:rPr>
          <w:sz w:val="20"/>
          <w:szCs w:val="20"/>
          <w:rPrChange w:id="1696" w:author="Microsoft Office User" w:date="2023-09-11T13:17:00Z">
            <w:rPr/>
          </w:rPrChange>
        </w:rPr>
        <w:t>57.</w:t>
      </w:r>
      <w:r w:rsidRPr="00B26E5F">
        <w:rPr>
          <w:sz w:val="20"/>
          <w:szCs w:val="20"/>
          <w:rPrChange w:id="1697" w:author="Microsoft Office User" w:date="2023-09-11T13:17:00Z">
            <w:rPr/>
          </w:rPrChange>
        </w:rPr>
        <w:tab/>
        <w:t xml:space="preserve">Elton, C. S. </w:t>
      </w:r>
      <w:r w:rsidRPr="00B26E5F">
        <w:rPr>
          <w:sz w:val="20"/>
          <w:szCs w:val="20"/>
          <w:rPrChange w:id="1698" w:author="Microsoft Office User" w:date="2023-09-11T13:17:00Z">
            <w:rPr/>
          </w:rPrChange>
        </w:rPr>
        <w:fldChar w:fldCharType="end"/>
      </w:r>
      <w:r w:rsidRPr="00B26E5F">
        <w:rPr>
          <w:sz w:val="20"/>
          <w:szCs w:val="20"/>
          <w:rPrChange w:id="1699" w:author="Microsoft Office User" w:date="2023-09-11T13:17:00Z">
            <w:rPr/>
          </w:rPrChange>
        </w:rPr>
        <w:fldChar w:fldCharType="begin"/>
      </w:r>
      <w:r w:rsidRPr="00B26E5F">
        <w:rPr>
          <w:sz w:val="20"/>
          <w:szCs w:val="20"/>
          <w:rPrChange w:id="1700" w:author="Microsoft Office User" w:date="2023-09-11T13:17:00Z">
            <w:rPr/>
          </w:rPrChange>
        </w:rPr>
        <w:instrText>HYPERLINK "https://www.zotero.org/google-docs/?n2Avay" \h</w:instrText>
      </w:r>
      <w:r w:rsidRPr="00E24C39">
        <w:rPr>
          <w:sz w:val="20"/>
          <w:szCs w:val="20"/>
        </w:rPr>
      </w:r>
      <w:r w:rsidRPr="00B26E5F">
        <w:rPr>
          <w:sz w:val="20"/>
          <w:szCs w:val="20"/>
          <w:rPrChange w:id="1701" w:author="Microsoft Office User" w:date="2023-09-11T13:17:00Z">
            <w:rPr>
              <w:i/>
            </w:rPr>
          </w:rPrChange>
        </w:rPr>
        <w:fldChar w:fldCharType="separate"/>
      </w:r>
      <w:r w:rsidRPr="00B26E5F">
        <w:rPr>
          <w:i/>
          <w:sz w:val="20"/>
          <w:szCs w:val="20"/>
          <w:rPrChange w:id="1702" w:author="Microsoft Office User" w:date="2023-09-11T13:17:00Z">
            <w:rPr>
              <w:i/>
            </w:rPr>
          </w:rPrChange>
        </w:rPr>
        <w:t>The Ecology of Invasions by Animals and Plants</w:t>
      </w:r>
      <w:r w:rsidRPr="00B26E5F">
        <w:rPr>
          <w:i/>
          <w:sz w:val="20"/>
          <w:szCs w:val="20"/>
          <w:rPrChange w:id="1703" w:author="Microsoft Office User" w:date="2023-09-11T13:17:00Z">
            <w:rPr>
              <w:i/>
            </w:rPr>
          </w:rPrChange>
        </w:rPr>
        <w:fldChar w:fldCharType="end"/>
      </w:r>
      <w:r w:rsidRPr="00B26E5F">
        <w:rPr>
          <w:sz w:val="20"/>
          <w:szCs w:val="20"/>
          <w:rPrChange w:id="1704" w:author="Microsoft Office User" w:date="2023-09-11T13:17:00Z">
            <w:rPr/>
          </w:rPrChange>
        </w:rPr>
        <w:fldChar w:fldCharType="begin"/>
      </w:r>
      <w:r w:rsidRPr="00B26E5F">
        <w:rPr>
          <w:sz w:val="20"/>
          <w:szCs w:val="20"/>
          <w:rPrChange w:id="1705" w:author="Microsoft Office User" w:date="2023-09-11T13:17:00Z">
            <w:rPr/>
          </w:rPrChange>
        </w:rPr>
        <w:instrText>HYPERLINK "https://www.zotero.org/google-docs/?n2Avay" \h</w:instrText>
      </w:r>
      <w:r w:rsidRPr="00E24C39">
        <w:rPr>
          <w:sz w:val="20"/>
          <w:szCs w:val="20"/>
        </w:rPr>
      </w:r>
      <w:r w:rsidRPr="00B26E5F">
        <w:rPr>
          <w:sz w:val="20"/>
          <w:szCs w:val="20"/>
          <w:rPrChange w:id="1706" w:author="Microsoft Office User" w:date="2023-09-11T13:17:00Z">
            <w:rPr/>
          </w:rPrChange>
        </w:rPr>
        <w:fldChar w:fldCharType="separate"/>
      </w:r>
      <w:r w:rsidRPr="00B26E5F">
        <w:rPr>
          <w:sz w:val="20"/>
          <w:szCs w:val="20"/>
          <w:rPrChange w:id="1707" w:author="Microsoft Office User" w:date="2023-09-11T13:17:00Z">
            <w:rPr/>
          </w:rPrChange>
        </w:rPr>
        <w:t>. (Springer Nature, 2020).</w:t>
      </w:r>
      <w:r w:rsidRPr="00B26E5F">
        <w:rPr>
          <w:sz w:val="20"/>
          <w:szCs w:val="20"/>
          <w:rPrChange w:id="1708" w:author="Microsoft Office User" w:date="2023-09-11T13:17:00Z">
            <w:rPr/>
          </w:rPrChange>
        </w:rPr>
        <w:fldChar w:fldCharType="end"/>
      </w:r>
    </w:p>
    <w:p w14:paraId="03F3A92C" w14:textId="77777777" w:rsidR="007B09DE" w:rsidRPr="00B26E5F" w:rsidRDefault="007B09DE">
      <w:pPr>
        <w:snapToGrid w:val="0"/>
        <w:contextualSpacing/>
        <w:rPr>
          <w:sz w:val="20"/>
          <w:szCs w:val="20"/>
          <w:rPrChange w:id="1709" w:author="Microsoft Office User" w:date="2023-09-11T13:17:00Z">
            <w:rPr/>
          </w:rPrChange>
        </w:rPr>
        <w:pPrChange w:id="1710" w:author="Microsoft Office User" w:date="2023-09-11T13:17:00Z">
          <w:pPr/>
        </w:pPrChange>
      </w:pPr>
    </w:p>
    <w:p w14:paraId="1DD715AD" w14:textId="77777777" w:rsidR="000C56B0" w:rsidRPr="00B26E5F" w:rsidRDefault="00367A15">
      <w:pPr>
        <w:snapToGrid w:val="0"/>
        <w:contextualSpacing/>
        <w:rPr>
          <w:sz w:val="20"/>
          <w:szCs w:val="20"/>
          <w:rPrChange w:id="1711" w:author="Microsoft Office User" w:date="2023-09-11T13:17:00Z">
            <w:rPr/>
          </w:rPrChange>
        </w:rPr>
        <w:pPrChange w:id="1712" w:author="Microsoft Office User" w:date="2023-09-11T13:17:00Z">
          <w:pPr/>
        </w:pPrChange>
      </w:pPr>
      <w:r w:rsidRPr="00B26E5F">
        <w:rPr>
          <w:sz w:val="20"/>
          <w:szCs w:val="20"/>
          <w:rPrChange w:id="1713" w:author="Microsoft Office User" w:date="2023-09-11T13:17:00Z">
            <w:rPr/>
          </w:rPrChange>
        </w:rPr>
        <w:fldChar w:fldCharType="begin"/>
      </w:r>
      <w:r w:rsidRPr="00B26E5F">
        <w:rPr>
          <w:sz w:val="20"/>
          <w:szCs w:val="20"/>
          <w:rPrChange w:id="1714" w:author="Microsoft Office User" w:date="2023-09-11T13:17:00Z">
            <w:rPr/>
          </w:rPrChange>
        </w:rPr>
        <w:instrText>HYPERLINK "https://www.zotero.org/google-docs/?n2Avay" \h</w:instrText>
      </w:r>
      <w:r w:rsidRPr="00E24C39">
        <w:rPr>
          <w:sz w:val="20"/>
          <w:szCs w:val="20"/>
        </w:rPr>
      </w:r>
      <w:r w:rsidRPr="00B26E5F">
        <w:rPr>
          <w:sz w:val="20"/>
          <w:szCs w:val="20"/>
          <w:rPrChange w:id="1715" w:author="Microsoft Office User" w:date="2023-09-11T13:17:00Z">
            <w:rPr/>
          </w:rPrChange>
        </w:rPr>
        <w:fldChar w:fldCharType="separate"/>
      </w:r>
      <w:r w:rsidRPr="00B26E5F">
        <w:rPr>
          <w:sz w:val="20"/>
          <w:szCs w:val="20"/>
          <w:rPrChange w:id="1716" w:author="Microsoft Office User" w:date="2023-09-11T13:17:00Z">
            <w:rPr/>
          </w:rPrChange>
        </w:rPr>
        <w:t>58.</w:t>
      </w:r>
      <w:r w:rsidRPr="00B26E5F">
        <w:rPr>
          <w:sz w:val="20"/>
          <w:szCs w:val="20"/>
          <w:rPrChange w:id="1717" w:author="Microsoft Office User" w:date="2023-09-11T13:17:00Z">
            <w:rPr/>
          </w:rPrChange>
        </w:rPr>
        <w:tab/>
        <w:t xml:space="preserve">Marraffini, M. L. &amp; Geller, J. B. Species richness and interacting factors control invasibility of a marine community. </w:t>
      </w:r>
      <w:r w:rsidRPr="00B26E5F">
        <w:rPr>
          <w:sz w:val="20"/>
          <w:szCs w:val="20"/>
          <w:rPrChange w:id="1718" w:author="Microsoft Office User" w:date="2023-09-11T13:17:00Z">
            <w:rPr/>
          </w:rPrChange>
        </w:rPr>
        <w:fldChar w:fldCharType="end"/>
      </w:r>
      <w:r w:rsidRPr="00B26E5F">
        <w:rPr>
          <w:sz w:val="20"/>
          <w:szCs w:val="20"/>
          <w:rPrChange w:id="1719" w:author="Microsoft Office User" w:date="2023-09-11T13:17:00Z">
            <w:rPr/>
          </w:rPrChange>
        </w:rPr>
        <w:fldChar w:fldCharType="begin"/>
      </w:r>
      <w:r w:rsidRPr="00B26E5F">
        <w:rPr>
          <w:sz w:val="20"/>
          <w:szCs w:val="20"/>
          <w:rPrChange w:id="1720" w:author="Microsoft Office User" w:date="2023-09-11T13:17:00Z">
            <w:rPr/>
          </w:rPrChange>
        </w:rPr>
        <w:instrText>HYPERLINK "https://www.zotero.org/google-docs/?n2Avay" \h</w:instrText>
      </w:r>
      <w:r w:rsidRPr="00E24C39">
        <w:rPr>
          <w:sz w:val="20"/>
          <w:szCs w:val="20"/>
        </w:rPr>
      </w:r>
      <w:r w:rsidRPr="00B26E5F">
        <w:rPr>
          <w:sz w:val="20"/>
          <w:szCs w:val="20"/>
          <w:rPrChange w:id="1721" w:author="Microsoft Office User" w:date="2023-09-11T13:17:00Z">
            <w:rPr>
              <w:i/>
            </w:rPr>
          </w:rPrChange>
        </w:rPr>
        <w:fldChar w:fldCharType="separate"/>
      </w:r>
      <w:r w:rsidRPr="00B26E5F">
        <w:rPr>
          <w:i/>
          <w:sz w:val="20"/>
          <w:szCs w:val="20"/>
          <w:rPrChange w:id="1722" w:author="Microsoft Office User" w:date="2023-09-11T13:17:00Z">
            <w:rPr>
              <w:i/>
            </w:rPr>
          </w:rPrChange>
        </w:rPr>
        <w:t xml:space="preserve">Proc. R. Soc. B Biol. Sci. </w:t>
      </w:r>
      <w:r w:rsidRPr="00B26E5F">
        <w:rPr>
          <w:i/>
          <w:sz w:val="20"/>
          <w:szCs w:val="20"/>
          <w:rPrChange w:id="1723" w:author="Microsoft Office User" w:date="2023-09-11T13:17:00Z">
            <w:rPr>
              <w:i/>
            </w:rPr>
          </w:rPrChange>
        </w:rPr>
        <w:fldChar w:fldCharType="end"/>
      </w:r>
      <w:r w:rsidRPr="00B26E5F">
        <w:rPr>
          <w:sz w:val="20"/>
          <w:szCs w:val="20"/>
          <w:rPrChange w:id="1724" w:author="Microsoft Office User" w:date="2023-09-11T13:17:00Z">
            <w:rPr/>
          </w:rPrChange>
        </w:rPr>
        <w:fldChar w:fldCharType="begin"/>
      </w:r>
      <w:r w:rsidRPr="00B26E5F">
        <w:rPr>
          <w:sz w:val="20"/>
          <w:szCs w:val="20"/>
          <w:rPrChange w:id="1725" w:author="Microsoft Office User" w:date="2023-09-11T13:17:00Z">
            <w:rPr/>
          </w:rPrChange>
        </w:rPr>
        <w:instrText>HYPERLINK "https://www.zotero.org/google-docs/?n2Avay" \h</w:instrText>
      </w:r>
      <w:r w:rsidRPr="00E24C39">
        <w:rPr>
          <w:sz w:val="20"/>
          <w:szCs w:val="20"/>
        </w:rPr>
      </w:r>
      <w:r w:rsidRPr="00B26E5F">
        <w:rPr>
          <w:sz w:val="20"/>
          <w:szCs w:val="20"/>
          <w:rPrChange w:id="1726" w:author="Microsoft Office User" w:date="2023-09-11T13:17:00Z">
            <w:rPr>
              <w:b/>
            </w:rPr>
          </w:rPrChange>
        </w:rPr>
        <w:fldChar w:fldCharType="separate"/>
      </w:r>
      <w:r w:rsidRPr="00B26E5F">
        <w:rPr>
          <w:b/>
          <w:sz w:val="20"/>
          <w:szCs w:val="20"/>
          <w:rPrChange w:id="1727" w:author="Microsoft Office User" w:date="2023-09-11T13:17:00Z">
            <w:rPr>
              <w:b/>
            </w:rPr>
          </w:rPrChange>
        </w:rPr>
        <w:t>282</w:t>
      </w:r>
      <w:r w:rsidRPr="00B26E5F">
        <w:rPr>
          <w:b/>
          <w:sz w:val="20"/>
          <w:szCs w:val="20"/>
          <w:rPrChange w:id="1728" w:author="Microsoft Office User" w:date="2023-09-11T13:17:00Z">
            <w:rPr>
              <w:b/>
            </w:rPr>
          </w:rPrChange>
        </w:rPr>
        <w:fldChar w:fldCharType="end"/>
      </w:r>
      <w:r w:rsidRPr="00B26E5F">
        <w:rPr>
          <w:sz w:val="20"/>
          <w:szCs w:val="20"/>
          <w:rPrChange w:id="1729" w:author="Microsoft Office User" w:date="2023-09-11T13:17:00Z">
            <w:rPr/>
          </w:rPrChange>
        </w:rPr>
        <w:fldChar w:fldCharType="begin"/>
      </w:r>
      <w:r w:rsidRPr="00B26E5F">
        <w:rPr>
          <w:sz w:val="20"/>
          <w:szCs w:val="20"/>
          <w:rPrChange w:id="1730" w:author="Microsoft Office User" w:date="2023-09-11T13:17:00Z">
            <w:rPr/>
          </w:rPrChange>
        </w:rPr>
        <w:instrText>HYPERLINK "https://www.zotero.org/google-docs/?n2Avay" \h</w:instrText>
      </w:r>
      <w:r w:rsidRPr="00E24C39">
        <w:rPr>
          <w:sz w:val="20"/>
          <w:szCs w:val="20"/>
        </w:rPr>
      </w:r>
      <w:r w:rsidRPr="00B26E5F">
        <w:rPr>
          <w:sz w:val="20"/>
          <w:szCs w:val="20"/>
          <w:rPrChange w:id="1731" w:author="Microsoft Office User" w:date="2023-09-11T13:17:00Z">
            <w:rPr/>
          </w:rPrChange>
        </w:rPr>
        <w:fldChar w:fldCharType="separate"/>
      </w:r>
      <w:r w:rsidRPr="00B26E5F">
        <w:rPr>
          <w:sz w:val="20"/>
          <w:szCs w:val="20"/>
          <w:rPrChange w:id="1732" w:author="Microsoft Office User" w:date="2023-09-11T13:17:00Z">
            <w:rPr/>
          </w:rPrChange>
        </w:rPr>
        <w:t>, 20150439 (2015).</w:t>
      </w:r>
      <w:r w:rsidRPr="00B26E5F">
        <w:rPr>
          <w:sz w:val="20"/>
          <w:szCs w:val="20"/>
          <w:rPrChange w:id="1733" w:author="Microsoft Office User" w:date="2023-09-11T13:17:00Z">
            <w:rPr/>
          </w:rPrChange>
        </w:rPr>
        <w:fldChar w:fldCharType="end"/>
      </w:r>
    </w:p>
    <w:p w14:paraId="342E6930" w14:textId="77777777" w:rsidR="007B09DE" w:rsidRPr="00B26E5F" w:rsidRDefault="007B09DE">
      <w:pPr>
        <w:snapToGrid w:val="0"/>
        <w:contextualSpacing/>
        <w:rPr>
          <w:sz w:val="20"/>
          <w:szCs w:val="20"/>
          <w:rPrChange w:id="1734" w:author="Microsoft Office User" w:date="2023-09-11T13:17:00Z">
            <w:rPr/>
          </w:rPrChange>
        </w:rPr>
        <w:pPrChange w:id="1735" w:author="Microsoft Office User" w:date="2023-09-11T13:17:00Z">
          <w:pPr/>
        </w:pPrChange>
      </w:pPr>
    </w:p>
    <w:p w14:paraId="5F673E40" w14:textId="77777777" w:rsidR="000C56B0" w:rsidRPr="00B26E5F" w:rsidRDefault="00367A15">
      <w:pPr>
        <w:snapToGrid w:val="0"/>
        <w:contextualSpacing/>
        <w:rPr>
          <w:sz w:val="20"/>
          <w:szCs w:val="20"/>
          <w:rPrChange w:id="1736" w:author="Microsoft Office User" w:date="2023-09-11T13:17:00Z">
            <w:rPr/>
          </w:rPrChange>
        </w:rPr>
        <w:pPrChange w:id="1737" w:author="Microsoft Office User" w:date="2023-09-11T13:17:00Z">
          <w:pPr/>
        </w:pPrChange>
      </w:pPr>
      <w:r w:rsidRPr="00B26E5F">
        <w:rPr>
          <w:sz w:val="20"/>
          <w:szCs w:val="20"/>
          <w:rPrChange w:id="1738" w:author="Microsoft Office User" w:date="2023-09-11T13:17:00Z">
            <w:rPr/>
          </w:rPrChange>
        </w:rPr>
        <w:fldChar w:fldCharType="begin"/>
      </w:r>
      <w:r w:rsidRPr="00B26E5F">
        <w:rPr>
          <w:sz w:val="20"/>
          <w:szCs w:val="20"/>
          <w:rPrChange w:id="1739" w:author="Microsoft Office User" w:date="2023-09-11T13:17:00Z">
            <w:rPr/>
          </w:rPrChange>
        </w:rPr>
        <w:instrText>HYPERLINK "https://www.zotero.org/google-docs/?n2Avay" \h</w:instrText>
      </w:r>
      <w:r w:rsidRPr="00E24C39">
        <w:rPr>
          <w:sz w:val="20"/>
          <w:szCs w:val="20"/>
        </w:rPr>
      </w:r>
      <w:r w:rsidRPr="00B26E5F">
        <w:rPr>
          <w:sz w:val="20"/>
          <w:szCs w:val="20"/>
          <w:rPrChange w:id="1740" w:author="Microsoft Office User" w:date="2023-09-11T13:17:00Z">
            <w:rPr/>
          </w:rPrChange>
        </w:rPr>
        <w:fldChar w:fldCharType="separate"/>
      </w:r>
      <w:r w:rsidRPr="00B26E5F">
        <w:rPr>
          <w:sz w:val="20"/>
          <w:szCs w:val="20"/>
          <w:rPrChange w:id="1741" w:author="Microsoft Office User" w:date="2023-09-11T13:17:00Z">
            <w:rPr/>
          </w:rPrChange>
        </w:rPr>
        <w:t>59.</w:t>
      </w:r>
      <w:r w:rsidRPr="00B26E5F">
        <w:rPr>
          <w:sz w:val="20"/>
          <w:szCs w:val="20"/>
          <w:rPrChange w:id="1742" w:author="Microsoft Office User" w:date="2023-09-11T13:17:00Z">
            <w:rPr/>
          </w:rPrChange>
        </w:rPr>
        <w:tab/>
        <w:t xml:space="preserve">Sommer, F. </w:t>
      </w:r>
      <w:r w:rsidRPr="00B26E5F">
        <w:rPr>
          <w:sz w:val="20"/>
          <w:szCs w:val="20"/>
          <w:rPrChange w:id="1743" w:author="Microsoft Office User" w:date="2023-09-11T13:17:00Z">
            <w:rPr/>
          </w:rPrChange>
        </w:rPr>
        <w:fldChar w:fldCharType="end"/>
      </w:r>
      <w:r w:rsidRPr="00B26E5F">
        <w:rPr>
          <w:sz w:val="20"/>
          <w:szCs w:val="20"/>
          <w:rPrChange w:id="1744" w:author="Microsoft Office User" w:date="2023-09-11T13:17:00Z">
            <w:rPr/>
          </w:rPrChange>
        </w:rPr>
        <w:fldChar w:fldCharType="begin"/>
      </w:r>
      <w:r w:rsidRPr="00B26E5F">
        <w:rPr>
          <w:sz w:val="20"/>
          <w:szCs w:val="20"/>
          <w:rPrChange w:id="1745" w:author="Microsoft Office User" w:date="2023-09-11T13:17:00Z">
            <w:rPr/>
          </w:rPrChange>
        </w:rPr>
        <w:instrText>HYPERLINK "https://www.zotero.org/google-docs/?n2Avay" \h</w:instrText>
      </w:r>
      <w:r w:rsidRPr="00E24C39">
        <w:rPr>
          <w:sz w:val="20"/>
          <w:szCs w:val="20"/>
        </w:rPr>
      </w:r>
      <w:r w:rsidRPr="00B26E5F">
        <w:rPr>
          <w:sz w:val="20"/>
          <w:szCs w:val="20"/>
          <w:rPrChange w:id="1746" w:author="Microsoft Office User" w:date="2023-09-11T13:17:00Z">
            <w:rPr>
              <w:i/>
            </w:rPr>
          </w:rPrChange>
        </w:rPr>
        <w:fldChar w:fldCharType="separate"/>
      </w:r>
      <w:r w:rsidRPr="00B26E5F">
        <w:rPr>
          <w:i/>
          <w:sz w:val="20"/>
          <w:szCs w:val="20"/>
          <w:rPrChange w:id="1747" w:author="Microsoft Office User" w:date="2023-09-11T13:17:00Z">
            <w:rPr>
              <w:i/>
            </w:rPr>
          </w:rPrChange>
        </w:rPr>
        <w:t>et al.</w:t>
      </w:r>
      <w:r w:rsidRPr="00B26E5F">
        <w:rPr>
          <w:i/>
          <w:sz w:val="20"/>
          <w:szCs w:val="20"/>
          <w:rPrChange w:id="1748" w:author="Microsoft Office User" w:date="2023-09-11T13:17:00Z">
            <w:rPr>
              <w:i/>
            </w:rPr>
          </w:rPrChange>
        </w:rPr>
        <w:fldChar w:fldCharType="end"/>
      </w:r>
      <w:r w:rsidRPr="00B26E5F">
        <w:rPr>
          <w:sz w:val="20"/>
          <w:szCs w:val="20"/>
          <w:rPrChange w:id="1749" w:author="Microsoft Office User" w:date="2023-09-11T13:17:00Z">
            <w:rPr/>
          </w:rPrChange>
        </w:rPr>
        <w:fldChar w:fldCharType="begin"/>
      </w:r>
      <w:r w:rsidRPr="00B26E5F">
        <w:rPr>
          <w:sz w:val="20"/>
          <w:szCs w:val="20"/>
          <w:rPrChange w:id="1750" w:author="Microsoft Office User" w:date="2023-09-11T13:17:00Z">
            <w:rPr/>
          </w:rPrChange>
        </w:rPr>
        <w:instrText>HYPERLINK "https://www.zotero.org/google-docs/?n2Avay" \h</w:instrText>
      </w:r>
      <w:r w:rsidRPr="00E24C39">
        <w:rPr>
          <w:sz w:val="20"/>
          <w:szCs w:val="20"/>
        </w:rPr>
      </w:r>
      <w:r w:rsidRPr="00B26E5F">
        <w:rPr>
          <w:sz w:val="20"/>
          <w:szCs w:val="20"/>
          <w:rPrChange w:id="1751" w:author="Microsoft Office User" w:date="2023-09-11T13:17:00Z">
            <w:rPr/>
          </w:rPrChange>
        </w:rPr>
        <w:fldChar w:fldCharType="separate"/>
      </w:r>
      <w:r w:rsidRPr="00B26E5F">
        <w:rPr>
          <w:sz w:val="20"/>
          <w:szCs w:val="20"/>
          <w:rPrChange w:id="1752" w:author="Microsoft Office User" w:date="2023-09-11T13:17:00Z">
            <w:rPr/>
          </w:rPrChange>
        </w:rPr>
        <w:t xml:space="preserve"> Microbiomarkers in inflammatory bowel diseases: caveats come with caviar. </w:t>
      </w:r>
      <w:r w:rsidRPr="00B26E5F">
        <w:rPr>
          <w:sz w:val="20"/>
          <w:szCs w:val="20"/>
          <w:rPrChange w:id="1753" w:author="Microsoft Office User" w:date="2023-09-11T13:17:00Z">
            <w:rPr/>
          </w:rPrChange>
        </w:rPr>
        <w:fldChar w:fldCharType="end"/>
      </w:r>
      <w:r w:rsidRPr="00B26E5F">
        <w:rPr>
          <w:sz w:val="20"/>
          <w:szCs w:val="20"/>
          <w:rPrChange w:id="1754" w:author="Microsoft Office User" w:date="2023-09-11T13:17:00Z">
            <w:rPr/>
          </w:rPrChange>
        </w:rPr>
        <w:fldChar w:fldCharType="begin"/>
      </w:r>
      <w:r w:rsidRPr="00B26E5F">
        <w:rPr>
          <w:sz w:val="20"/>
          <w:szCs w:val="20"/>
          <w:rPrChange w:id="1755" w:author="Microsoft Office User" w:date="2023-09-11T13:17:00Z">
            <w:rPr/>
          </w:rPrChange>
        </w:rPr>
        <w:instrText>HYPERLINK "https://www.zotero.org/google-docs/?n2Avay" \h</w:instrText>
      </w:r>
      <w:r w:rsidRPr="00E24C39">
        <w:rPr>
          <w:sz w:val="20"/>
          <w:szCs w:val="20"/>
        </w:rPr>
      </w:r>
      <w:r w:rsidRPr="00B26E5F">
        <w:rPr>
          <w:sz w:val="20"/>
          <w:szCs w:val="20"/>
          <w:rPrChange w:id="1756" w:author="Microsoft Office User" w:date="2023-09-11T13:17:00Z">
            <w:rPr>
              <w:i/>
            </w:rPr>
          </w:rPrChange>
        </w:rPr>
        <w:fldChar w:fldCharType="separate"/>
      </w:r>
      <w:r w:rsidRPr="00B26E5F">
        <w:rPr>
          <w:i/>
          <w:sz w:val="20"/>
          <w:szCs w:val="20"/>
          <w:rPrChange w:id="1757" w:author="Microsoft Office User" w:date="2023-09-11T13:17:00Z">
            <w:rPr>
              <w:i/>
            </w:rPr>
          </w:rPrChange>
        </w:rPr>
        <w:t xml:space="preserve">Gut </w:t>
      </w:r>
      <w:r w:rsidRPr="00B26E5F">
        <w:rPr>
          <w:i/>
          <w:sz w:val="20"/>
          <w:szCs w:val="20"/>
          <w:rPrChange w:id="1758" w:author="Microsoft Office User" w:date="2023-09-11T13:17:00Z">
            <w:rPr>
              <w:i/>
            </w:rPr>
          </w:rPrChange>
        </w:rPr>
        <w:fldChar w:fldCharType="end"/>
      </w:r>
      <w:r w:rsidRPr="00B26E5F">
        <w:rPr>
          <w:sz w:val="20"/>
          <w:szCs w:val="20"/>
          <w:rPrChange w:id="1759" w:author="Microsoft Office User" w:date="2023-09-11T13:17:00Z">
            <w:rPr/>
          </w:rPrChange>
        </w:rPr>
        <w:fldChar w:fldCharType="begin"/>
      </w:r>
      <w:r w:rsidRPr="00B26E5F">
        <w:rPr>
          <w:sz w:val="20"/>
          <w:szCs w:val="20"/>
          <w:rPrChange w:id="1760" w:author="Microsoft Office User" w:date="2023-09-11T13:17:00Z">
            <w:rPr/>
          </w:rPrChange>
        </w:rPr>
        <w:instrText>HYPERLINK "https://www.zotero.org/google-docs/?n2Avay" \h</w:instrText>
      </w:r>
      <w:r w:rsidRPr="00E24C39">
        <w:rPr>
          <w:sz w:val="20"/>
          <w:szCs w:val="20"/>
        </w:rPr>
      </w:r>
      <w:r w:rsidRPr="00B26E5F">
        <w:rPr>
          <w:sz w:val="20"/>
          <w:szCs w:val="20"/>
          <w:rPrChange w:id="1761" w:author="Microsoft Office User" w:date="2023-09-11T13:17:00Z">
            <w:rPr>
              <w:b/>
            </w:rPr>
          </w:rPrChange>
        </w:rPr>
        <w:fldChar w:fldCharType="separate"/>
      </w:r>
      <w:r w:rsidRPr="00B26E5F">
        <w:rPr>
          <w:b/>
          <w:sz w:val="20"/>
          <w:szCs w:val="20"/>
          <w:rPrChange w:id="1762" w:author="Microsoft Office User" w:date="2023-09-11T13:17:00Z">
            <w:rPr>
              <w:b/>
            </w:rPr>
          </w:rPrChange>
        </w:rPr>
        <w:t>66</w:t>
      </w:r>
      <w:r w:rsidRPr="00B26E5F">
        <w:rPr>
          <w:b/>
          <w:sz w:val="20"/>
          <w:szCs w:val="20"/>
          <w:rPrChange w:id="1763" w:author="Microsoft Office User" w:date="2023-09-11T13:17:00Z">
            <w:rPr>
              <w:b/>
            </w:rPr>
          </w:rPrChange>
        </w:rPr>
        <w:fldChar w:fldCharType="end"/>
      </w:r>
      <w:r w:rsidRPr="00B26E5F">
        <w:rPr>
          <w:sz w:val="20"/>
          <w:szCs w:val="20"/>
          <w:rPrChange w:id="1764" w:author="Microsoft Office User" w:date="2023-09-11T13:17:00Z">
            <w:rPr/>
          </w:rPrChange>
        </w:rPr>
        <w:fldChar w:fldCharType="begin"/>
      </w:r>
      <w:r w:rsidRPr="00B26E5F">
        <w:rPr>
          <w:sz w:val="20"/>
          <w:szCs w:val="20"/>
          <w:rPrChange w:id="1765" w:author="Microsoft Office User" w:date="2023-09-11T13:17:00Z">
            <w:rPr/>
          </w:rPrChange>
        </w:rPr>
        <w:instrText>HYPERLINK "https://www.zotero.org/google-docs/?n2Avay" \h</w:instrText>
      </w:r>
      <w:r w:rsidRPr="00E24C39">
        <w:rPr>
          <w:sz w:val="20"/>
          <w:szCs w:val="20"/>
        </w:rPr>
      </w:r>
      <w:r w:rsidRPr="00B26E5F">
        <w:rPr>
          <w:sz w:val="20"/>
          <w:szCs w:val="20"/>
          <w:rPrChange w:id="1766" w:author="Microsoft Office User" w:date="2023-09-11T13:17:00Z">
            <w:rPr/>
          </w:rPrChange>
        </w:rPr>
        <w:fldChar w:fldCharType="separate"/>
      </w:r>
      <w:r w:rsidRPr="00B26E5F">
        <w:rPr>
          <w:sz w:val="20"/>
          <w:szCs w:val="20"/>
          <w:rPrChange w:id="1767" w:author="Microsoft Office User" w:date="2023-09-11T13:17:00Z">
            <w:rPr/>
          </w:rPrChange>
        </w:rPr>
        <w:t>, 1734–1738 (2017).</w:t>
      </w:r>
      <w:r w:rsidRPr="00B26E5F">
        <w:rPr>
          <w:sz w:val="20"/>
          <w:szCs w:val="20"/>
          <w:rPrChange w:id="1768" w:author="Microsoft Office User" w:date="2023-09-11T13:17:00Z">
            <w:rPr/>
          </w:rPrChange>
        </w:rPr>
        <w:fldChar w:fldCharType="end"/>
      </w:r>
    </w:p>
    <w:p w14:paraId="606C1229" w14:textId="77777777" w:rsidR="007B09DE" w:rsidRPr="00B26E5F" w:rsidRDefault="007B09DE">
      <w:pPr>
        <w:snapToGrid w:val="0"/>
        <w:contextualSpacing/>
        <w:rPr>
          <w:sz w:val="20"/>
          <w:szCs w:val="20"/>
          <w:rPrChange w:id="1769" w:author="Microsoft Office User" w:date="2023-09-11T13:17:00Z">
            <w:rPr/>
          </w:rPrChange>
        </w:rPr>
        <w:pPrChange w:id="1770" w:author="Microsoft Office User" w:date="2023-09-11T13:17:00Z">
          <w:pPr/>
        </w:pPrChange>
      </w:pPr>
    </w:p>
    <w:p w14:paraId="16CC0421" w14:textId="77777777" w:rsidR="000C56B0" w:rsidRPr="00B26E5F" w:rsidRDefault="00367A15">
      <w:pPr>
        <w:snapToGrid w:val="0"/>
        <w:contextualSpacing/>
        <w:rPr>
          <w:sz w:val="20"/>
          <w:szCs w:val="20"/>
          <w:rPrChange w:id="1771" w:author="Microsoft Office User" w:date="2023-09-11T13:17:00Z">
            <w:rPr/>
          </w:rPrChange>
        </w:rPr>
        <w:pPrChange w:id="1772" w:author="Microsoft Office User" w:date="2023-09-11T13:17:00Z">
          <w:pPr/>
        </w:pPrChange>
      </w:pPr>
      <w:r w:rsidRPr="00B26E5F">
        <w:rPr>
          <w:sz w:val="20"/>
          <w:szCs w:val="20"/>
          <w:rPrChange w:id="1773" w:author="Microsoft Office User" w:date="2023-09-11T13:17:00Z">
            <w:rPr/>
          </w:rPrChange>
        </w:rPr>
        <w:fldChar w:fldCharType="begin"/>
      </w:r>
      <w:r w:rsidRPr="00B26E5F">
        <w:rPr>
          <w:sz w:val="20"/>
          <w:szCs w:val="20"/>
          <w:rPrChange w:id="1774" w:author="Microsoft Office User" w:date="2023-09-11T13:17:00Z">
            <w:rPr/>
          </w:rPrChange>
        </w:rPr>
        <w:instrText>HYPERLINK "https://www.zotero.org/google-docs/?n2Avay" \h</w:instrText>
      </w:r>
      <w:r w:rsidRPr="00E24C39">
        <w:rPr>
          <w:sz w:val="20"/>
          <w:szCs w:val="20"/>
        </w:rPr>
      </w:r>
      <w:r w:rsidRPr="00B26E5F">
        <w:rPr>
          <w:sz w:val="20"/>
          <w:szCs w:val="20"/>
          <w:rPrChange w:id="1775" w:author="Microsoft Office User" w:date="2023-09-11T13:17:00Z">
            <w:rPr/>
          </w:rPrChange>
        </w:rPr>
        <w:fldChar w:fldCharType="separate"/>
      </w:r>
      <w:r w:rsidRPr="00B26E5F">
        <w:rPr>
          <w:sz w:val="20"/>
          <w:szCs w:val="20"/>
          <w:rPrChange w:id="1776" w:author="Microsoft Office User" w:date="2023-09-11T13:17:00Z">
            <w:rPr/>
          </w:rPrChange>
        </w:rPr>
        <w:t>60.</w:t>
      </w:r>
      <w:r w:rsidRPr="00B26E5F">
        <w:rPr>
          <w:sz w:val="20"/>
          <w:szCs w:val="20"/>
          <w:rPrChange w:id="1777" w:author="Microsoft Office User" w:date="2023-09-11T13:17:00Z">
            <w:rPr/>
          </w:rPrChange>
        </w:rPr>
        <w:tab/>
        <w:t xml:space="preserve">Sommer, F., Anderson, J. M., Bharti, R., Raes, J. &amp; Rosenstiel, P. The resilience of the intestinal microbiota influences health and disease. </w:t>
      </w:r>
      <w:r w:rsidRPr="00B26E5F">
        <w:rPr>
          <w:sz w:val="20"/>
          <w:szCs w:val="20"/>
          <w:rPrChange w:id="1778" w:author="Microsoft Office User" w:date="2023-09-11T13:17:00Z">
            <w:rPr/>
          </w:rPrChange>
        </w:rPr>
        <w:fldChar w:fldCharType="end"/>
      </w:r>
      <w:r w:rsidRPr="00B26E5F">
        <w:rPr>
          <w:sz w:val="20"/>
          <w:szCs w:val="20"/>
          <w:rPrChange w:id="1779" w:author="Microsoft Office User" w:date="2023-09-11T13:17:00Z">
            <w:rPr/>
          </w:rPrChange>
        </w:rPr>
        <w:fldChar w:fldCharType="begin"/>
      </w:r>
      <w:r w:rsidRPr="00B26E5F">
        <w:rPr>
          <w:sz w:val="20"/>
          <w:szCs w:val="20"/>
          <w:rPrChange w:id="1780" w:author="Microsoft Office User" w:date="2023-09-11T13:17:00Z">
            <w:rPr/>
          </w:rPrChange>
        </w:rPr>
        <w:instrText>HYPERLINK "https://www.zotero.org/google-docs/?n2Avay" \h</w:instrText>
      </w:r>
      <w:r w:rsidRPr="00E24C39">
        <w:rPr>
          <w:sz w:val="20"/>
          <w:szCs w:val="20"/>
        </w:rPr>
      </w:r>
      <w:r w:rsidRPr="00B26E5F">
        <w:rPr>
          <w:sz w:val="20"/>
          <w:szCs w:val="20"/>
          <w:rPrChange w:id="1781" w:author="Microsoft Office User" w:date="2023-09-11T13:17:00Z">
            <w:rPr>
              <w:i/>
            </w:rPr>
          </w:rPrChange>
        </w:rPr>
        <w:fldChar w:fldCharType="separate"/>
      </w:r>
      <w:r w:rsidRPr="00B26E5F">
        <w:rPr>
          <w:i/>
          <w:sz w:val="20"/>
          <w:szCs w:val="20"/>
          <w:rPrChange w:id="1782" w:author="Microsoft Office User" w:date="2023-09-11T13:17:00Z">
            <w:rPr>
              <w:i/>
            </w:rPr>
          </w:rPrChange>
        </w:rPr>
        <w:t xml:space="preserve">Nat. Rev. Microbiol. </w:t>
      </w:r>
      <w:r w:rsidRPr="00B26E5F">
        <w:rPr>
          <w:i/>
          <w:sz w:val="20"/>
          <w:szCs w:val="20"/>
          <w:rPrChange w:id="1783" w:author="Microsoft Office User" w:date="2023-09-11T13:17:00Z">
            <w:rPr>
              <w:i/>
            </w:rPr>
          </w:rPrChange>
        </w:rPr>
        <w:fldChar w:fldCharType="end"/>
      </w:r>
      <w:r w:rsidRPr="00B26E5F">
        <w:rPr>
          <w:sz w:val="20"/>
          <w:szCs w:val="20"/>
          <w:rPrChange w:id="1784" w:author="Microsoft Office User" w:date="2023-09-11T13:17:00Z">
            <w:rPr/>
          </w:rPrChange>
        </w:rPr>
        <w:fldChar w:fldCharType="begin"/>
      </w:r>
      <w:r w:rsidRPr="00B26E5F">
        <w:rPr>
          <w:sz w:val="20"/>
          <w:szCs w:val="20"/>
          <w:rPrChange w:id="1785" w:author="Microsoft Office User" w:date="2023-09-11T13:17:00Z">
            <w:rPr/>
          </w:rPrChange>
        </w:rPr>
        <w:instrText>HYPERLINK "https://www.zotero.org/google-docs/?n2Avay" \h</w:instrText>
      </w:r>
      <w:r w:rsidRPr="00E24C39">
        <w:rPr>
          <w:sz w:val="20"/>
          <w:szCs w:val="20"/>
        </w:rPr>
      </w:r>
      <w:r w:rsidRPr="00B26E5F">
        <w:rPr>
          <w:sz w:val="20"/>
          <w:szCs w:val="20"/>
          <w:rPrChange w:id="1786" w:author="Microsoft Office User" w:date="2023-09-11T13:17:00Z">
            <w:rPr>
              <w:b/>
            </w:rPr>
          </w:rPrChange>
        </w:rPr>
        <w:fldChar w:fldCharType="separate"/>
      </w:r>
      <w:r w:rsidRPr="00B26E5F">
        <w:rPr>
          <w:b/>
          <w:sz w:val="20"/>
          <w:szCs w:val="20"/>
          <w:rPrChange w:id="1787" w:author="Microsoft Office User" w:date="2023-09-11T13:17:00Z">
            <w:rPr>
              <w:b/>
            </w:rPr>
          </w:rPrChange>
        </w:rPr>
        <w:t>15</w:t>
      </w:r>
      <w:r w:rsidRPr="00B26E5F">
        <w:rPr>
          <w:b/>
          <w:sz w:val="20"/>
          <w:szCs w:val="20"/>
          <w:rPrChange w:id="1788" w:author="Microsoft Office User" w:date="2023-09-11T13:17:00Z">
            <w:rPr>
              <w:b/>
            </w:rPr>
          </w:rPrChange>
        </w:rPr>
        <w:fldChar w:fldCharType="end"/>
      </w:r>
      <w:r w:rsidRPr="00B26E5F">
        <w:rPr>
          <w:sz w:val="20"/>
          <w:szCs w:val="20"/>
          <w:rPrChange w:id="1789" w:author="Microsoft Office User" w:date="2023-09-11T13:17:00Z">
            <w:rPr/>
          </w:rPrChange>
        </w:rPr>
        <w:fldChar w:fldCharType="begin"/>
      </w:r>
      <w:r w:rsidRPr="00B26E5F">
        <w:rPr>
          <w:sz w:val="20"/>
          <w:szCs w:val="20"/>
          <w:rPrChange w:id="1790" w:author="Microsoft Office User" w:date="2023-09-11T13:17:00Z">
            <w:rPr/>
          </w:rPrChange>
        </w:rPr>
        <w:instrText>HYPERLINK "https://www.zotero.org/google-docs/?n2Avay" \h</w:instrText>
      </w:r>
      <w:r w:rsidRPr="00E24C39">
        <w:rPr>
          <w:sz w:val="20"/>
          <w:szCs w:val="20"/>
        </w:rPr>
      </w:r>
      <w:r w:rsidRPr="00B26E5F">
        <w:rPr>
          <w:sz w:val="20"/>
          <w:szCs w:val="20"/>
          <w:rPrChange w:id="1791" w:author="Microsoft Office User" w:date="2023-09-11T13:17:00Z">
            <w:rPr/>
          </w:rPrChange>
        </w:rPr>
        <w:fldChar w:fldCharType="separate"/>
      </w:r>
      <w:r w:rsidRPr="00B26E5F">
        <w:rPr>
          <w:sz w:val="20"/>
          <w:szCs w:val="20"/>
          <w:rPrChange w:id="1792" w:author="Microsoft Office User" w:date="2023-09-11T13:17:00Z">
            <w:rPr/>
          </w:rPrChange>
        </w:rPr>
        <w:t>, 630–638 (2017).</w:t>
      </w:r>
      <w:r w:rsidRPr="00B26E5F">
        <w:rPr>
          <w:sz w:val="20"/>
          <w:szCs w:val="20"/>
          <w:rPrChange w:id="1793" w:author="Microsoft Office User" w:date="2023-09-11T13:17:00Z">
            <w:rPr/>
          </w:rPrChange>
        </w:rPr>
        <w:fldChar w:fldCharType="end"/>
      </w:r>
    </w:p>
    <w:p w14:paraId="7B170692" w14:textId="77777777" w:rsidR="007B09DE" w:rsidRPr="00B26E5F" w:rsidRDefault="007B09DE">
      <w:pPr>
        <w:snapToGrid w:val="0"/>
        <w:contextualSpacing/>
        <w:rPr>
          <w:sz w:val="20"/>
          <w:szCs w:val="20"/>
          <w:rPrChange w:id="1794" w:author="Microsoft Office User" w:date="2023-09-11T13:17:00Z">
            <w:rPr/>
          </w:rPrChange>
        </w:rPr>
        <w:pPrChange w:id="1795" w:author="Microsoft Office User" w:date="2023-09-11T13:17:00Z">
          <w:pPr/>
        </w:pPrChange>
      </w:pPr>
    </w:p>
    <w:p w14:paraId="2BC72887" w14:textId="77777777" w:rsidR="000C56B0" w:rsidRPr="00B26E5F" w:rsidRDefault="00367A15">
      <w:pPr>
        <w:snapToGrid w:val="0"/>
        <w:contextualSpacing/>
        <w:rPr>
          <w:sz w:val="20"/>
          <w:szCs w:val="20"/>
          <w:rPrChange w:id="1796" w:author="Microsoft Office User" w:date="2023-09-11T13:17:00Z">
            <w:rPr/>
          </w:rPrChange>
        </w:rPr>
        <w:pPrChange w:id="1797" w:author="Microsoft Office User" w:date="2023-09-11T13:17:00Z">
          <w:pPr/>
        </w:pPrChange>
      </w:pPr>
      <w:r w:rsidRPr="00B26E5F">
        <w:rPr>
          <w:sz w:val="20"/>
          <w:szCs w:val="20"/>
          <w:rPrChange w:id="1798" w:author="Microsoft Office User" w:date="2023-09-11T13:17:00Z">
            <w:rPr/>
          </w:rPrChange>
        </w:rPr>
        <w:fldChar w:fldCharType="begin"/>
      </w:r>
      <w:r w:rsidRPr="00B26E5F">
        <w:rPr>
          <w:sz w:val="20"/>
          <w:szCs w:val="20"/>
          <w:rPrChange w:id="1799" w:author="Microsoft Office User" w:date="2023-09-11T13:17:00Z">
            <w:rPr/>
          </w:rPrChange>
        </w:rPr>
        <w:instrText>HYPERLINK "https://www.zotero.org/google-docs/?n2Avay" \h</w:instrText>
      </w:r>
      <w:r w:rsidRPr="00E24C39">
        <w:rPr>
          <w:sz w:val="20"/>
          <w:szCs w:val="20"/>
        </w:rPr>
      </w:r>
      <w:r w:rsidRPr="00B26E5F">
        <w:rPr>
          <w:sz w:val="20"/>
          <w:szCs w:val="20"/>
          <w:rPrChange w:id="1800" w:author="Microsoft Office User" w:date="2023-09-11T13:17:00Z">
            <w:rPr/>
          </w:rPrChange>
        </w:rPr>
        <w:fldChar w:fldCharType="separate"/>
      </w:r>
      <w:r w:rsidRPr="00B26E5F">
        <w:rPr>
          <w:sz w:val="20"/>
          <w:szCs w:val="20"/>
          <w:rPrChange w:id="1801" w:author="Microsoft Office User" w:date="2023-09-11T13:17:00Z">
            <w:rPr/>
          </w:rPrChange>
        </w:rPr>
        <w:t>61.</w:t>
      </w:r>
      <w:r w:rsidRPr="00B26E5F">
        <w:rPr>
          <w:sz w:val="20"/>
          <w:szCs w:val="20"/>
          <w:rPrChange w:id="1802" w:author="Microsoft Office User" w:date="2023-09-11T13:17:00Z">
            <w:rPr/>
          </w:rPrChange>
        </w:rPr>
        <w:tab/>
        <w:t xml:space="preserve">Palmer, C. V. Immunity and the coral crisis. </w:t>
      </w:r>
      <w:r w:rsidRPr="00B26E5F">
        <w:rPr>
          <w:sz w:val="20"/>
          <w:szCs w:val="20"/>
          <w:rPrChange w:id="1803" w:author="Microsoft Office User" w:date="2023-09-11T13:17:00Z">
            <w:rPr/>
          </w:rPrChange>
        </w:rPr>
        <w:fldChar w:fldCharType="end"/>
      </w:r>
      <w:r w:rsidRPr="00B26E5F">
        <w:rPr>
          <w:sz w:val="20"/>
          <w:szCs w:val="20"/>
          <w:rPrChange w:id="1804" w:author="Microsoft Office User" w:date="2023-09-11T13:17:00Z">
            <w:rPr/>
          </w:rPrChange>
        </w:rPr>
        <w:fldChar w:fldCharType="begin"/>
      </w:r>
      <w:r w:rsidRPr="00B26E5F">
        <w:rPr>
          <w:sz w:val="20"/>
          <w:szCs w:val="20"/>
          <w:rPrChange w:id="1805" w:author="Microsoft Office User" w:date="2023-09-11T13:17:00Z">
            <w:rPr/>
          </w:rPrChange>
        </w:rPr>
        <w:instrText>HYPERLINK "https://www.zotero.org/google-docs/?n2Avay" \h</w:instrText>
      </w:r>
      <w:r w:rsidRPr="00E24C39">
        <w:rPr>
          <w:sz w:val="20"/>
          <w:szCs w:val="20"/>
        </w:rPr>
      </w:r>
      <w:r w:rsidRPr="00B26E5F">
        <w:rPr>
          <w:sz w:val="20"/>
          <w:szCs w:val="20"/>
          <w:rPrChange w:id="1806" w:author="Microsoft Office User" w:date="2023-09-11T13:17:00Z">
            <w:rPr>
              <w:i/>
            </w:rPr>
          </w:rPrChange>
        </w:rPr>
        <w:fldChar w:fldCharType="separate"/>
      </w:r>
      <w:r w:rsidRPr="00B26E5F">
        <w:rPr>
          <w:i/>
          <w:sz w:val="20"/>
          <w:szCs w:val="20"/>
          <w:rPrChange w:id="1807" w:author="Microsoft Office User" w:date="2023-09-11T13:17:00Z">
            <w:rPr>
              <w:i/>
            </w:rPr>
          </w:rPrChange>
        </w:rPr>
        <w:t xml:space="preserve">Commun. Biol. </w:t>
      </w:r>
      <w:r w:rsidRPr="00B26E5F">
        <w:rPr>
          <w:i/>
          <w:sz w:val="20"/>
          <w:szCs w:val="20"/>
          <w:rPrChange w:id="1808" w:author="Microsoft Office User" w:date="2023-09-11T13:17:00Z">
            <w:rPr>
              <w:i/>
            </w:rPr>
          </w:rPrChange>
        </w:rPr>
        <w:fldChar w:fldCharType="end"/>
      </w:r>
      <w:r w:rsidRPr="00B26E5F">
        <w:rPr>
          <w:sz w:val="20"/>
          <w:szCs w:val="20"/>
          <w:rPrChange w:id="1809" w:author="Microsoft Office User" w:date="2023-09-11T13:17:00Z">
            <w:rPr/>
          </w:rPrChange>
        </w:rPr>
        <w:fldChar w:fldCharType="begin"/>
      </w:r>
      <w:r w:rsidRPr="00B26E5F">
        <w:rPr>
          <w:sz w:val="20"/>
          <w:szCs w:val="20"/>
          <w:rPrChange w:id="1810" w:author="Microsoft Office User" w:date="2023-09-11T13:17:00Z">
            <w:rPr/>
          </w:rPrChange>
        </w:rPr>
        <w:instrText>HYPERLINK "https://www.zotero.org/google-docs/?n2Avay" \h</w:instrText>
      </w:r>
      <w:r w:rsidRPr="00E24C39">
        <w:rPr>
          <w:sz w:val="20"/>
          <w:szCs w:val="20"/>
        </w:rPr>
      </w:r>
      <w:r w:rsidRPr="00B26E5F">
        <w:rPr>
          <w:sz w:val="20"/>
          <w:szCs w:val="20"/>
          <w:rPrChange w:id="1811" w:author="Microsoft Office User" w:date="2023-09-11T13:17:00Z">
            <w:rPr>
              <w:b/>
            </w:rPr>
          </w:rPrChange>
        </w:rPr>
        <w:fldChar w:fldCharType="separate"/>
      </w:r>
      <w:r w:rsidRPr="00B26E5F">
        <w:rPr>
          <w:b/>
          <w:sz w:val="20"/>
          <w:szCs w:val="20"/>
          <w:rPrChange w:id="1812" w:author="Microsoft Office User" w:date="2023-09-11T13:17:00Z">
            <w:rPr>
              <w:b/>
            </w:rPr>
          </w:rPrChange>
        </w:rPr>
        <w:t>1</w:t>
      </w:r>
      <w:r w:rsidRPr="00B26E5F">
        <w:rPr>
          <w:b/>
          <w:sz w:val="20"/>
          <w:szCs w:val="20"/>
          <w:rPrChange w:id="1813" w:author="Microsoft Office User" w:date="2023-09-11T13:17:00Z">
            <w:rPr>
              <w:b/>
            </w:rPr>
          </w:rPrChange>
        </w:rPr>
        <w:fldChar w:fldCharType="end"/>
      </w:r>
      <w:r w:rsidRPr="00B26E5F">
        <w:rPr>
          <w:sz w:val="20"/>
          <w:szCs w:val="20"/>
          <w:rPrChange w:id="1814" w:author="Microsoft Office User" w:date="2023-09-11T13:17:00Z">
            <w:rPr/>
          </w:rPrChange>
        </w:rPr>
        <w:fldChar w:fldCharType="begin"/>
      </w:r>
      <w:r w:rsidRPr="00B26E5F">
        <w:rPr>
          <w:sz w:val="20"/>
          <w:szCs w:val="20"/>
          <w:rPrChange w:id="1815" w:author="Microsoft Office User" w:date="2023-09-11T13:17:00Z">
            <w:rPr/>
          </w:rPrChange>
        </w:rPr>
        <w:instrText>HYPERLINK "https://www.zotero.org/google-docs/?n2Avay" \h</w:instrText>
      </w:r>
      <w:r w:rsidRPr="00E24C39">
        <w:rPr>
          <w:sz w:val="20"/>
          <w:szCs w:val="20"/>
        </w:rPr>
      </w:r>
      <w:r w:rsidRPr="00B26E5F">
        <w:rPr>
          <w:sz w:val="20"/>
          <w:szCs w:val="20"/>
          <w:rPrChange w:id="1816" w:author="Microsoft Office User" w:date="2023-09-11T13:17:00Z">
            <w:rPr/>
          </w:rPrChange>
        </w:rPr>
        <w:fldChar w:fldCharType="separate"/>
      </w:r>
      <w:r w:rsidRPr="00B26E5F">
        <w:rPr>
          <w:sz w:val="20"/>
          <w:szCs w:val="20"/>
          <w:rPrChange w:id="1817" w:author="Microsoft Office User" w:date="2023-09-11T13:17:00Z">
            <w:rPr/>
          </w:rPrChange>
        </w:rPr>
        <w:t>, 91 (2018).</w:t>
      </w:r>
      <w:r w:rsidRPr="00B26E5F">
        <w:rPr>
          <w:sz w:val="20"/>
          <w:szCs w:val="20"/>
          <w:rPrChange w:id="1818" w:author="Microsoft Office User" w:date="2023-09-11T13:17:00Z">
            <w:rPr/>
          </w:rPrChange>
        </w:rPr>
        <w:fldChar w:fldCharType="end"/>
      </w:r>
    </w:p>
    <w:p w14:paraId="3FBE30E5" w14:textId="77777777" w:rsidR="007B09DE" w:rsidRPr="00B26E5F" w:rsidRDefault="007B09DE">
      <w:pPr>
        <w:snapToGrid w:val="0"/>
        <w:contextualSpacing/>
        <w:rPr>
          <w:sz w:val="20"/>
          <w:szCs w:val="20"/>
          <w:rPrChange w:id="1819" w:author="Microsoft Office User" w:date="2023-09-11T13:17:00Z">
            <w:rPr/>
          </w:rPrChange>
        </w:rPr>
        <w:pPrChange w:id="1820" w:author="Microsoft Office User" w:date="2023-09-11T13:17:00Z">
          <w:pPr/>
        </w:pPrChange>
      </w:pPr>
    </w:p>
    <w:p w14:paraId="126A81E9" w14:textId="77777777" w:rsidR="000C56B0" w:rsidRPr="00B26E5F" w:rsidRDefault="00367A15">
      <w:pPr>
        <w:snapToGrid w:val="0"/>
        <w:contextualSpacing/>
        <w:rPr>
          <w:sz w:val="20"/>
          <w:szCs w:val="20"/>
          <w:rPrChange w:id="1821" w:author="Microsoft Office User" w:date="2023-09-11T13:17:00Z">
            <w:rPr/>
          </w:rPrChange>
        </w:rPr>
        <w:pPrChange w:id="1822" w:author="Microsoft Office User" w:date="2023-09-11T13:17:00Z">
          <w:pPr/>
        </w:pPrChange>
      </w:pPr>
      <w:r w:rsidRPr="00B26E5F">
        <w:rPr>
          <w:sz w:val="20"/>
          <w:szCs w:val="20"/>
          <w:rPrChange w:id="1823" w:author="Microsoft Office User" w:date="2023-09-11T13:17:00Z">
            <w:rPr/>
          </w:rPrChange>
        </w:rPr>
        <w:fldChar w:fldCharType="begin"/>
      </w:r>
      <w:r w:rsidRPr="00B26E5F">
        <w:rPr>
          <w:sz w:val="20"/>
          <w:szCs w:val="20"/>
          <w:rPrChange w:id="1824" w:author="Microsoft Office User" w:date="2023-09-11T13:17:00Z">
            <w:rPr/>
          </w:rPrChange>
        </w:rPr>
        <w:instrText>HYPERLINK "https://www.zotero.org/google-docs/?n2Avay" \h</w:instrText>
      </w:r>
      <w:r w:rsidRPr="00E24C39">
        <w:rPr>
          <w:sz w:val="20"/>
          <w:szCs w:val="20"/>
        </w:rPr>
      </w:r>
      <w:r w:rsidRPr="00B26E5F">
        <w:rPr>
          <w:sz w:val="20"/>
          <w:szCs w:val="20"/>
          <w:rPrChange w:id="1825" w:author="Microsoft Office User" w:date="2023-09-11T13:17:00Z">
            <w:rPr/>
          </w:rPrChange>
        </w:rPr>
        <w:fldChar w:fldCharType="separate"/>
      </w:r>
      <w:r w:rsidRPr="00B26E5F">
        <w:rPr>
          <w:sz w:val="20"/>
          <w:szCs w:val="20"/>
          <w:rPrChange w:id="1826" w:author="Microsoft Office User" w:date="2023-09-11T13:17:00Z">
            <w:rPr/>
          </w:rPrChange>
        </w:rPr>
        <w:t>62.</w:t>
      </w:r>
      <w:r w:rsidRPr="00B26E5F">
        <w:rPr>
          <w:sz w:val="20"/>
          <w:szCs w:val="20"/>
          <w:rPrChange w:id="1827" w:author="Microsoft Office User" w:date="2023-09-11T13:17:00Z">
            <w:rPr/>
          </w:rPrChange>
        </w:rPr>
        <w:tab/>
        <w:t xml:space="preserve">Feng, G., Sun, W., Zhang, F., Karthik, L. &amp; Li, Z. Inhabitancy of active Nitrosopumilus-like ammonia-oxidizing archaea and Nitrospira nitrite-oxidizing bacteria in the sponge Theonella swinhoei. </w:t>
      </w:r>
      <w:r w:rsidRPr="00B26E5F">
        <w:rPr>
          <w:sz w:val="20"/>
          <w:szCs w:val="20"/>
          <w:rPrChange w:id="1828" w:author="Microsoft Office User" w:date="2023-09-11T13:17:00Z">
            <w:rPr/>
          </w:rPrChange>
        </w:rPr>
        <w:fldChar w:fldCharType="end"/>
      </w:r>
      <w:r w:rsidRPr="00B26E5F">
        <w:rPr>
          <w:sz w:val="20"/>
          <w:szCs w:val="20"/>
          <w:rPrChange w:id="1829" w:author="Microsoft Office User" w:date="2023-09-11T13:17:00Z">
            <w:rPr/>
          </w:rPrChange>
        </w:rPr>
        <w:fldChar w:fldCharType="begin"/>
      </w:r>
      <w:r w:rsidRPr="00B26E5F">
        <w:rPr>
          <w:sz w:val="20"/>
          <w:szCs w:val="20"/>
          <w:rPrChange w:id="1830" w:author="Microsoft Office User" w:date="2023-09-11T13:17:00Z">
            <w:rPr/>
          </w:rPrChange>
        </w:rPr>
        <w:instrText>HYPERLINK "https://www.zotero.org/google-docs/?n2Avay" \h</w:instrText>
      </w:r>
      <w:r w:rsidRPr="00E24C39">
        <w:rPr>
          <w:sz w:val="20"/>
          <w:szCs w:val="20"/>
        </w:rPr>
      </w:r>
      <w:r w:rsidRPr="00B26E5F">
        <w:rPr>
          <w:sz w:val="20"/>
          <w:szCs w:val="20"/>
          <w:rPrChange w:id="1831" w:author="Microsoft Office User" w:date="2023-09-11T13:17:00Z">
            <w:rPr>
              <w:i/>
            </w:rPr>
          </w:rPrChange>
        </w:rPr>
        <w:fldChar w:fldCharType="separate"/>
      </w:r>
      <w:r w:rsidRPr="00B26E5F">
        <w:rPr>
          <w:i/>
          <w:sz w:val="20"/>
          <w:szCs w:val="20"/>
          <w:rPrChange w:id="1832" w:author="Microsoft Office User" w:date="2023-09-11T13:17:00Z">
            <w:rPr>
              <w:i/>
            </w:rPr>
          </w:rPrChange>
        </w:rPr>
        <w:t xml:space="preserve">Sci. Rep. </w:t>
      </w:r>
      <w:r w:rsidRPr="00B26E5F">
        <w:rPr>
          <w:i/>
          <w:sz w:val="20"/>
          <w:szCs w:val="20"/>
          <w:rPrChange w:id="1833" w:author="Microsoft Office User" w:date="2023-09-11T13:17:00Z">
            <w:rPr>
              <w:i/>
            </w:rPr>
          </w:rPrChange>
        </w:rPr>
        <w:fldChar w:fldCharType="end"/>
      </w:r>
      <w:r w:rsidRPr="00B26E5F">
        <w:rPr>
          <w:sz w:val="20"/>
          <w:szCs w:val="20"/>
          <w:rPrChange w:id="1834" w:author="Microsoft Office User" w:date="2023-09-11T13:17:00Z">
            <w:rPr/>
          </w:rPrChange>
        </w:rPr>
        <w:fldChar w:fldCharType="begin"/>
      </w:r>
      <w:r w:rsidRPr="00B26E5F">
        <w:rPr>
          <w:sz w:val="20"/>
          <w:szCs w:val="20"/>
          <w:rPrChange w:id="1835" w:author="Microsoft Office User" w:date="2023-09-11T13:17:00Z">
            <w:rPr/>
          </w:rPrChange>
        </w:rPr>
        <w:instrText>HYPERLINK "https://www.zotero.org/google-docs/?n2Avay" \h</w:instrText>
      </w:r>
      <w:r w:rsidRPr="00E24C39">
        <w:rPr>
          <w:sz w:val="20"/>
          <w:szCs w:val="20"/>
        </w:rPr>
      </w:r>
      <w:r w:rsidRPr="00B26E5F">
        <w:rPr>
          <w:sz w:val="20"/>
          <w:szCs w:val="20"/>
          <w:rPrChange w:id="1836" w:author="Microsoft Office User" w:date="2023-09-11T13:17:00Z">
            <w:rPr>
              <w:b/>
            </w:rPr>
          </w:rPrChange>
        </w:rPr>
        <w:fldChar w:fldCharType="separate"/>
      </w:r>
      <w:r w:rsidRPr="00B26E5F">
        <w:rPr>
          <w:b/>
          <w:sz w:val="20"/>
          <w:szCs w:val="20"/>
          <w:rPrChange w:id="1837" w:author="Microsoft Office User" w:date="2023-09-11T13:17:00Z">
            <w:rPr>
              <w:b/>
            </w:rPr>
          </w:rPrChange>
        </w:rPr>
        <w:t>6</w:t>
      </w:r>
      <w:r w:rsidRPr="00B26E5F">
        <w:rPr>
          <w:b/>
          <w:sz w:val="20"/>
          <w:szCs w:val="20"/>
          <w:rPrChange w:id="1838" w:author="Microsoft Office User" w:date="2023-09-11T13:17:00Z">
            <w:rPr>
              <w:b/>
            </w:rPr>
          </w:rPrChange>
        </w:rPr>
        <w:fldChar w:fldCharType="end"/>
      </w:r>
      <w:r w:rsidRPr="00B26E5F">
        <w:rPr>
          <w:sz w:val="20"/>
          <w:szCs w:val="20"/>
          <w:rPrChange w:id="1839" w:author="Microsoft Office User" w:date="2023-09-11T13:17:00Z">
            <w:rPr/>
          </w:rPrChange>
        </w:rPr>
        <w:fldChar w:fldCharType="begin"/>
      </w:r>
      <w:r w:rsidRPr="00B26E5F">
        <w:rPr>
          <w:sz w:val="20"/>
          <w:szCs w:val="20"/>
          <w:rPrChange w:id="1840" w:author="Microsoft Office User" w:date="2023-09-11T13:17:00Z">
            <w:rPr/>
          </w:rPrChange>
        </w:rPr>
        <w:instrText>HYPERLINK "https://www.zotero.org/google-docs/?n2Avay" \h</w:instrText>
      </w:r>
      <w:r w:rsidRPr="00E24C39">
        <w:rPr>
          <w:sz w:val="20"/>
          <w:szCs w:val="20"/>
        </w:rPr>
      </w:r>
      <w:r w:rsidRPr="00B26E5F">
        <w:rPr>
          <w:sz w:val="20"/>
          <w:szCs w:val="20"/>
          <w:rPrChange w:id="1841" w:author="Microsoft Office User" w:date="2023-09-11T13:17:00Z">
            <w:rPr/>
          </w:rPrChange>
        </w:rPr>
        <w:fldChar w:fldCharType="separate"/>
      </w:r>
      <w:r w:rsidRPr="00B26E5F">
        <w:rPr>
          <w:sz w:val="20"/>
          <w:szCs w:val="20"/>
          <w:rPrChange w:id="1842" w:author="Microsoft Office User" w:date="2023-09-11T13:17:00Z">
            <w:rPr/>
          </w:rPrChange>
        </w:rPr>
        <w:t>, 1–11 (2016).</w:t>
      </w:r>
      <w:r w:rsidRPr="00B26E5F">
        <w:rPr>
          <w:sz w:val="20"/>
          <w:szCs w:val="20"/>
          <w:rPrChange w:id="1843" w:author="Microsoft Office User" w:date="2023-09-11T13:17:00Z">
            <w:rPr/>
          </w:rPrChange>
        </w:rPr>
        <w:fldChar w:fldCharType="end"/>
      </w:r>
    </w:p>
    <w:p w14:paraId="41E8ECFC" w14:textId="77777777" w:rsidR="007B09DE" w:rsidRPr="00B26E5F" w:rsidRDefault="007B09DE">
      <w:pPr>
        <w:snapToGrid w:val="0"/>
        <w:contextualSpacing/>
        <w:rPr>
          <w:sz w:val="20"/>
          <w:szCs w:val="20"/>
          <w:rPrChange w:id="1844" w:author="Microsoft Office User" w:date="2023-09-11T13:17:00Z">
            <w:rPr/>
          </w:rPrChange>
        </w:rPr>
        <w:pPrChange w:id="1845" w:author="Microsoft Office User" w:date="2023-09-11T13:17:00Z">
          <w:pPr/>
        </w:pPrChange>
      </w:pPr>
    </w:p>
    <w:p w14:paraId="1B068A55" w14:textId="77777777" w:rsidR="000C56B0" w:rsidRPr="00B26E5F" w:rsidRDefault="00367A15">
      <w:pPr>
        <w:snapToGrid w:val="0"/>
        <w:contextualSpacing/>
        <w:rPr>
          <w:sz w:val="20"/>
          <w:szCs w:val="20"/>
          <w:rPrChange w:id="1846" w:author="Microsoft Office User" w:date="2023-09-11T13:17:00Z">
            <w:rPr/>
          </w:rPrChange>
        </w:rPr>
        <w:pPrChange w:id="1847" w:author="Microsoft Office User" w:date="2023-09-11T13:17:00Z">
          <w:pPr/>
        </w:pPrChange>
      </w:pPr>
      <w:r w:rsidRPr="00B26E5F">
        <w:rPr>
          <w:sz w:val="20"/>
          <w:szCs w:val="20"/>
          <w:rPrChange w:id="1848" w:author="Microsoft Office User" w:date="2023-09-11T13:17:00Z">
            <w:rPr/>
          </w:rPrChange>
        </w:rPr>
        <w:fldChar w:fldCharType="begin"/>
      </w:r>
      <w:r w:rsidRPr="00B26E5F">
        <w:rPr>
          <w:sz w:val="20"/>
          <w:szCs w:val="20"/>
          <w:rPrChange w:id="1849" w:author="Microsoft Office User" w:date="2023-09-11T13:17:00Z">
            <w:rPr/>
          </w:rPrChange>
        </w:rPr>
        <w:instrText>HYPERLINK "https://www.zotero.org/google-docs/?n2Avay" \h</w:instrText>
      </w:r>
      <w:r w:rsidRPr="00E24C39">
        <w:rPr>
          <w:sz w:val="20"/>
          <w:szCs w:val="20"/>
        </w:rPr>
      </w:r>
      <w:r w:rsidRPr="00B26E5F">
        <w:rPr>
          <w:sz w:val="20"/>
          <w:szCs w:val="20"/>
          <w:rPrChange w:id="1850" w:author="Microsoft Office User" w:date="2023-09-11T13:17:00Z">
            <w:rPr/>
          </w:rPrChange>
        </w:rPr>
        <w:fldChar w:fldCharType="separate"/>
      </w:r>
      <w:r w:rsidRPr="00B26E5F">
        <w:rPr>
          <w:sz w:val="20"/>
          <w:szCs w:val="20"/>
          <w:rPrChange w:id="1851" w:author="Microsoft Office User" w:date="2023-09-11T13:17:00Z">
            <w:rPr/>
          </w:rPrChange>
        </w:rPr>
        <w:t>63.</w:t>
      </w:r>
      <w:r w:rsidRPr="00B26E5F">
        <w:rPr>
          <w:sz w:val="20"/>
          <w:szCs w:val="20"/>
          <w:rPrChange w:id="1852" w:author="Microsoft Office User" w:date="2023-09-11T13:17:00Z">
            <w:rPr/>
          </w:rPrChange>
        </w:rPr>
        <w:tab/>
        <w:t xml:space="preserve">Kim, S.-H., Kim, J.-H., Park, M.-A., Hwang, S. D. &amp; Kang, J.-C. The toxic effects of ammonia exposure on antioxidant and immune responses in Rockfish, Sebastes schlegelii during thermal stress. </w:t>
      </w:r>
      <w:r w:rsidRPr="00B26E5F">
        <w:rPr>
          <w:sz w:val="20"/>
          <w:szCs w:val="20"/>
          <w:rPrChange w:id="1853" w:author="Microsoft Office User" w:date="2023-09-11T13:17:00Z">
            <w:rPr/>
          </w:rPrChange>
        </w:rPr>
        <w:fldChar w:fldCharType="end"/>
      </w:r>
      <w:r w:rsidRPr="00B26E5F">
        <w:rPr>
          <w:sz w:val="20"/>
          <w:szCs w:val="20"/>
          <w:rPrChange w:id="1854" w:author="Microsoft Office User" w:date="2023-09-11T13:17:00Z">
            <w:rPr/>
          </w:rPrChange>
        </w:rPr>
        <w:fldChar w:fldCharType="begin"/>
      </w:r>
      <w:r w:rsidRPr="00B26E5F">
        <w:rPr>
          <w:sz w:val="20"/>
          <w:szCs w:val="20"/>
          <w:rPrChange w:id="1855" w:author="Microsoft Office User" w:date="2023-09-11T13:17:00Z">
            <w:rPr/>
          </w:rPrChange>
        </w:rPr>
        <w:instrText>HYPERLINK "https://www.zotero.org/google-docs/?n2Avay" \h</w:instrText>
      </w:r>
      <w:r w:rsidRPr="00E24C39">
        <w:rPr>
          <w:sz w:val="20"/>
          <w:szCs w:val="20"/>
        </w:rPr>
      </w:r>
      <w:r w:rsidRPr="00B26E5F">
        <w:rPr>
          <w:sz w:val="20"/>
          <w:szCs w:val="20"/>
          <w:rPrChange w:id="1856" w:author="Microsoft Office User" w:date="2023-09-11T13:17:00Z">
            <w:rPr>
              <w:i/>
            </w:rPr>
          </w:rPrChange>
        </w:rPr>
        <w:fldChar w:fldCharType="separate"/>
      </w:r>
      <w:r w:rsidRPr="00B26E5F">
        <w:rPr>
          <w:i/>
          <w:sz w:val="20"/>
          <w:szCs w:val="20"/>
          <w:rPrChange w:id="1857" w:author="Microsoft Office User" w:date="2023-09-11T13:17:00Z">
            <w:rPr>
              <w:i/>
            </w:rPr>
          </w:rPrChange>
        </w:rPr>
        <w:t xml:space="preserve">Environ. Toxicol. Pharmacol. </w:t>
      </w:r>
      <w:r w:rsidRPr="00B26E5F">
        <w:rPr>
          <w:i/>
          <w:sz w:val="20"/>
          <w:szCs w:val="20"/>
          <w:rPrChange w:id="1858" w:author="Microsoft Office User" w:date="2023-09-11T13:17:00Z">
            <w:rPr>
              <w:i/>
            </w:rPr>
          </w:rPrChange>
        </w:rPr>
        <w:fldChar w:fldCharType="end"/>
      </w:r>
      <w:r w:rsidRPr="00B26E5F">
        <w:rPr>
          <w:sz w:val="20"/>
          <w:szCs w:val="20"/>
          <w:rPrChange w:id="1859" w:author="Microsoft Office User" w:date="2023-09-11T13:17:00Z">
            <w:rPr/>
          </w:rPrChange>
        </w:rPr>
        <w:fldChar w:fldCharType="begin"/>
      </w:r>
      <w:r w:rsidRPr="00B26E5F">
        <w:rPr>
          <w:sz w:val="20"/>
          <w:szCs w:val="20"/>
          <w:rPrChange w:id="1860" w:author="Microsoft Office User" w:date="2023-09-11T13:17:00Z">
            <w:rPr/>
          </w:rPrChange>
        </w:rPr>
        <w:instrText>HYPERLINK "https://www.zotero.org/google-docs/?n2Avay" \h</w:instrText>
      </w:r>
      <w:r w:rsidRPr="00E24C39">
        <w:rPr>
          <w:sz w:val="20"/>
          <w:szCs w:val="20"/>
        </w:rPr>
      </w:r>
      <w:r w:rsidRPr="00B26E5F">
        <w:rPr>
          <w:sz w:val="20"/>
          <w:szCs w:val="20"/>
          <w:rPrChange w:id="1861" w:author="Microsoft Office User" w:date="2023-09-11T13:17:00Z">
            <w:rPr>
              <w:b/>
            </w:rPr>
          </w:rPrChange>
        </w:rPr>
        <w:fldChar w:fldCharType="separate"/>
      </w:r>
      <w:r w:rsidRPr="00B26E5F">
        <w:rPr>
          <w:b/>
          <w:sz w:val="20"/>
          <w:szCs w:val="20"/>
          <w:rPrChange w:id="1862" w:author="Microsoft Office User" w:date="2023-09-11T13:17:00Z">
            <w:rPr>
              <w:b/>
            </w:rPr>
          </w:rPrChange>
        </w:rPr>
        <w:t>40</w:t>
      </w:r>
      <w:r w:rsidRPr="00B26E5F">
        <w:rPr>
          <w:b/>
          <w:sz w:val="20"/>
          <w:szCs w:val="20"/>
          <w:rPrChange w:id="1863" w:author="Microsoft Office User" w:date="2023-09-11T13:17:00Z">
            <w:rPr>
              <w:b/>
            </w:rPr>
          </w:rPrChange>
        </w:rPr>
        <w:fldChar w:fldCharType="end"/>
      </w:r>
      <w:r w:rsidRPr="00B26E5F">
        <w:rPr>
          <w:sz w:val="20"/>
          <w:szCs w:val="20"/>
          <w:rPrChange w:id="1864" w:author="Microsoft Office User" w:date="2023-09-11T13:17:00Z">
            <w:rPr/>
          </w:rPrChange>
        </w:rPr>
        <w:fldChar w:fldCharType="begin"/>
      </w:r>
      <w:r w:rsidRPr="00B26E5F">
        <w:rPr>
          <w:sz w:val="20"/>
          <w:szCs w:val="20"/>
          <w:rPrChange w:id="1865" w:author="Microsoft Office User" w:date="2023-09-11T13:17:00Z">
            <w:rPr/>
          </w:rPrChange>
        </w:rPr>
        <w:instrText>HYPERLINK "https://www.zotero.org/google-docs/?n2Avay" \h</w:instrText>
      </w:r>
      <w:r w:rsidRPr="00E24C39">
        <w:rPr>
          <w:sz w:val="20"/>
          <w:szCs w:val="20"/>
        </w:rPr>
      </w:r>
      <w:r w:rsidRPr="00B26E5F">
        <w:rPr>
          <w:sz w:val="20"/>
          <w:szCs w:val="20"/>
          <w:rPrChange w:id="1866" w:author="Microsoft Office User" w:date="2023-09-11T13:17:00Z">
            <w:rPr/>
          </w:rPrChange>
        </w:rPr>
        <w:fldChar w:fldCharType="separate"/>
      </w:r>
      <w:r w:rsidRPr="00B26E5F">
        <w:rPr>
          <w:sz w:val="20"/>
          <w:szCs w:val="20"/>
          <w:rPrChange w:id="1867" w:author="Microsoft Office User" w:date="2023-09-11T13:17:00Z">
            <w:rPr/>
          </w:rPrChange>
        </w:rPr>
        <w:t>, 954–959 (2015).</w:t>
      </w:r>
      <w:r w:rsidRPr="00B26E5F">
        <w:rPr>
          <w:sz w:val="20"/>
          <w:szCs w:val="20"/>
          <w:rPrChange w:id="1868" w:author="Microsoft Office User" w:date="2023-09-11T13:17:00Z">
            <w:rPr/>
          </w:rPrChange>
        </w:rPr>
        <w:fldChar w:fldCharType="end"/>
      </w:r>
    </w:p>
    <w:p w14:paraId="471B5CF8" w14:textId="77777777" w:rsidR="007B09DE" w:rsidRPr="00B26E5F" w:rsidRDefault="007B09DE">
      <w:pPr>
        <w:snapToGrid w:val="0"/>
        <w:contextualSpacing/>
        <w:rPr>
          <w:sz w:val="20"/>
          <w:szCs w:val="20"/>
          <w:rPrChange w:id="1869" w:author="Microsoft Office User" w:date="2023-09-11T13:17:00Z">
            <w:rPr/>
          </w:rPrChange>
        </w:rPr>
        <w:pPrChange w:id="1870" w:author="Microsoft Office User" w:date="2023-09-11T13:17:00Z">
          <w:pPr/>
        </w:pPrChange>
      </w:pPr>
    </w:p>
    <w:p w14:paraId="64F5ABAE" w14:textId="77777777" w:rsidR="000C56B0" w:rsidRPr="00B26E5F" w:rsidRDefault="00367A15">
      <w:pPr>
        <w:snapToGrid w:val="0"/>
        <w:contextualSpacing/>
        <w:rPr>
          <w:sz w:val="20"/>
          <w:szCs w:val="20"/>
          <w:rPrChange w:id="1871" w:author="Microsoft Office User" w:date="2023-09-11T13:17:00Z">
            <w:rPr/>
          </w:rPrChange>
        </w:rPr>
        <w:pPrChange w:id="1872" w:author="Microsoft Office User" w:date="2023-09-11T13:17:00Z">
          <w:pPr/>
        </w:pPrChange>
      </w:pPr>
      <w:r w:rsidRPr="00B26E5F">
        <w:rPr>
          <w:sz w:val="20"/>
          <w:szCs w:val="20"/>
          <w:rPrChange w:id="1873" w:author="Microsoft Office User" w:date="2023-09-11T13:17:00Z">
            <w:rPr/>
          </w:rPrChange>
        </w:rPr>
        <w:fldChar w:fldCharType="begin"/>
      </w:r>
      <w:r w:rsidRPr="00B26E5F">
        <w:rPr>
          <w:sz w:val="20"/>
          <w:szCs w:val="20"/>
          <w:rPrChange w:id="1874" w:author="Microsoft Office User" w:date="2023-09-11T13:17:00Z">
            <w:rPr/>
          </w:rPrChange>
        </w:rPr>
        <w:instrText>HYPERLINK "https://www.zotero.org/google-docs/?n2Avay" \h</w:instrText>
      </w:r>
      <w:r w:rsidRPr="00E24C39">
        <w:rPr>
          <w:sz w:val="20"/>
          <w:szCs w:val="20"/>
        </w:rPr>
      </w:r>
      <w:r w:rsidRPr="00B26E5F">
        <w:rPr>
          <w:sz w:val="20"/>
          <w:szCs w:val="20"/>
          <w:rPrChange w:id="1875" w:author="Microsoft Office User" w:date="2023-09-11T13:17:00Z">
            <w:rPr/>
          </w:rPrChange>
        </w:rPr>
        <w:fldChar w:fldCharType="separate"/>
      </w:r>
      <w:r w:rsidRPr="00B26E5F">
        <w:rPr>
          <w:sz w:val="20"/>
          <w:szCs w:val="20"/>
          <w:rPrChange w:id="1876" w:author="Microsoft Office User" w:date="2023-09-11T13:17:00Z">
            <w:rPr/>
          </w:rPrChange>
        </w:rPr>
        <w:t>64.</w:t>
      </w:r>
      <w:r w:rsidRPr="00B26E5F">
        <w:rPr>
          <w:sz w:val="20"/>
          <w:szCs w:val="20"/>
          <w:rPrChange w:id="1877" w:author="Microsoft Office User" w:date="2023-09-11T13:17:00Z">
            <w:rPr/>
          </w:rPrChange>
        </w:rPr>
        <w:tab/>
        <w:t>Kvennefors, E., Sampayo, E., Ridgway, T., Barnes, A. &amp; Hoegh-Guldberg, O. Bacterial Communities of Two Ubiquitous Great Barrier Reef Corals. (2010).</w:t>
      </w:r>
      <w:r w:rsidRPr="00B26E5F">
        <w:rPr>
          <w:sz w:val="20"/>
          <w:szCs w:val="20"/>
          <w:rPrChange w:id="1878" w:author="Microsoft Office User" w:date="2023-09-11T13:17:00Z">
            <w:rPr/>
          </w:rPrChange>
        </w:rPr>
        <w:fldChar w:fldCharType="end"/>
      </w:r>
    </w:p>
    <w:p w14:paraId="134EFFD8" w14:textId="77777777" w:rsidR="007B09DE" w:rsidRPr="00B26E5F" w:rsidRDefault="007B09DE">
      <w:pPr>
        <w:snapToGrid w:val="0"/>
        <w:contextualSpacing/>
        <w:rPr>
          <w:sz w:val="20"/>
          <w:szCs w:val="20"/>
          <w:rPrChange w:id="1879" w:author="Microsoft Office User" w:date="2023-09-11T13:17:00Z">
            <w:rPr/>
          </w:rPrChange>
        </w:rPr>
        <w:pPrChange w:id="1880" w:author="Microsoft Office User" w:date="2023-09-11T13:17:00Z">
          <w:pPr/>
        </w:pPrChange>
      </w:pPr>
    </w:p>
    <w:p w14:paraId="3FC81305" w14:textId="77777777" w:rsidR="000C56B0" w:rsidRPr="00B26E5F" w:rsidRDefault="00367A15">
      <w:pPr>
        <w:snapToGrid w:val="0"/>
        <w:contextualSpacing/>
        <w:rPr>
          <w:sz w:val="20"/>
          <w:szCs w:val="20"/>
          <w:rPrChange w:id="1881" w:author="Microsoft Office User" w:date="2023-09-11T13:17:00Z">
            <w:rPr/>
          </w:rPrChange>
        </w:rPr>
        <w:pPrChange w:id="1882" w:author="Microsoft Office User" w:date="2023-09-11T13:17:00Z">
          <w:pPr/>
        </w:pPrChange>
      </w:pPr>
      <w:r w:rsidRPr="00B26E5F">
        <w:rPr>
          <w:sz w:val="20"/>
          <w:szCs w:val="20"/>
          <w:rPrChange w:id="1883" w:author="Microsoft Office User" w:date="2023-09-11T13:17:00Z">
            <w:rPr/>
          </w:rPrChange>
        </w:rPr>
        <w:fldChar w:fldCharType="begin"/>
      </w:r>
      <w:r w:rsidRPr="00B26E5F">
        <w:rPr>
          <w:sz w:val="20"/>
          <w:szCs w:val="20"/>
          <w:rPrChange w:id="1884" w:author="Microsoft Office User" w:date="2023-09-11T13:17:00Z">
            <w:rPr/>
          </w:rPrChange>
        </w:rPr>
        <w:instrText>HYPERLINK "https://www.zotero.org/google-docs/?n2Avay" \h</w:instrText>
      </w:r>
      <w:r w:rsidRPr="00E24C39">
        <w:rPr>
          <w:sz w:val="20"/>
          <w:szCs w:val="20"/>
        </w:rPr>
      </w:r>
      <w:r w:rsidRPr="00B26E5F">
        <w:rPr>
          <w:sz w:val="20"/>
          <w:szCs w:val="20"/>
          <w:rPrChange w:id="1885" w:author="Microsoft Office User" w:date="2023-09-11T13:17:00Z">
            <w:rPr/>
          </w:rPrChange>
        </w:rPr>
        <w:fldChar w:fldCharType="separate"/>
      </w:r>
      <w:r w:rsidRPr="00B26E5F">
        <w:rPr>
          <w:sz w:val="20"/>
          <w:szCs w:val="20"/>
          <w:rPrChange w:id="1886" w:author="Microsoft Office User" w:date="2023-09-11T13:17:00Z">
            <w:rPr/>
          </w:rPrChange>
        </w:rPr>
        <w:t>65.</w:t>
      </w:r>
      <w:r w:rsidRPr="00B26E5F">
        <w:rPr>
          <w:sz w:val="20"/>
          <w:szCs w:val="20"/>
          <w:rPrChange w:id="1887" w:author="Microsoft Office User" w:date="2023-09-11T13:17:00Z">
            <w:rPr/>
          </w:rPrChange>
        </w:rPr>
        <w:tab/>
        <w:t xml:space="preserve">Aronson, R. B. &amp; Precht, W. F. White-band disease and the changing face of Caribbean coral reefs. in </w:t>
      </w:r>
      <w:r w:rsidRPr="00B26E5F">
        <w:rPr>
          <w:sz w:val="20"/>
          <w:szCs w:val="20"/>
          <w:rPrChange w:id="1888" w:author="Microsoft Office User" w:date="2023-09-11T13:17:00Z">
            <w:rPr/>
          </w:rPrChange>
        </w:rPr>
        <w:fldChar w:fldCharType="end"/>
      </w:r>
      <w:r w:rsidRPr="00B26E5F">
        <w:rPr>
          <w:sz w:val="20"/>
          <w:szCs w:val="20"/>
          <w:rPrChange w:id="1889" w:author="Microsoft Office User" w:date="2023-09-11T13:17:00Z">
            <w:rPr/>
          </w:rPrChange>
        </w:rPr>
        <w:fldChar w:fldCharType="begin"/>
      </w:r>
      <w:r w:rsidRPr="00B26E5F">
        <w:rPr>
          <w:sz w:val="20"/>
          <w:szCs w:val="20"/>
          <w:rPrChange w:id="1890" w:author="Microsoft Office User" w:date="2023-09-11T13:17:00Z">
            <w:rPr/>
          </w:rPrChange>
        </w:rPr>
        <w:instrText>HYPERLINK "https://www.zotero.org/google-docs/?n2Avay" \h</w:instrText>
      </w:r>
      <w:r w:rsidRPr="00E24C39">
        <w:rPr>
          <w:sz w:val="20"/>
          <w:szCs w:val="20"/>
        </w:rPr>
      </w:r>
      <w:r w:rsidRPr="00B26E5F">
        <w:rPr>
          <w:sz w:val="20"/>
          <w:szCs w:val="20"/>
          <w:rPrChange w:id="1891" w:author="Microsoft Office User" w:date="2023-09-11T13:17:00Z">
            <w:rPr>
              <w:i/>
            </w:rPr>
          </w:rPrChange>
        </w:rPr>
        <w:fldChar w:fldCharType="separate"/>
      </w:r>
      <w:r w:rsidRPr="00B26E5F">
        <w:rPr>
          <w:i/>
          <w:sz w:val="20"/>
          <w:szCs w:val="20"/>
          <w:rPrChange w:id="1892" w:author="Microsoft Office User" w:date="2023-09-11T13:17:00Z">
            <w:rPr>
              <w:i/>
            </w:rPr>
          </w:rPrChange>
        </w:rPr>
        <w:t>The ecology and etiology of newly emerging marine diseases</w:t>
      </w:r>
      <w:r w:rsidRPr="00B26E5F">
        <w:rPr>
          <w:i/>
          <w:sz w:val="20"/>
          <w:szCs w:val="20"/>
          <w:rPrChange w:id="1893" w:author="Microsoft Office User" w:date="2023-09-11T13:17:00Z">
            <w:rPr>
              <w:i/>
            </w:rPr>
          </w:rPrChange>
        </w:rPr>
        <w:fldChar w:fldCharType="end"/>
      </w:r>
      <w:r w:rsidRPr="00B26E5F">
        <w:rPr>
          <w:sz w:val="20"/>
          <w:szCs w:val="20"/>
          <w:rPrChange w:id="1894" w:author="Microsoft Office User" w:date="2023-09-11T13:17:00Z">
            <w:rPr/>
          </w:rPrChange>
        </w:rPr>
        <w:fldChar w:fldCharType="begin"/>
      </w:r>
      <w:r w:rsidRPr="00B26E5F">
        <w:rPr>
          <w:sz w:val="20"/>
          <w:szCs w:val="20"/>
          <w:rPrChange w:id="1895" w:author="Microsoft Office User" w:date="2023-09-11T13:17:00Z">
            <w:rPr/>
          </w:rPrChange>
        </w:rPr>
        <w:instrText>HYPERLINK "https://www.zotero.org/google-docs/?n2Avay" \h</w:instrText>
      </w:r>
      <w:r w:rsidRPr="00E24C39">
        <w:rPr>
          <w:sz w:val="20"/>
          <w:szCs w:val="20"/>
        </w:rPr>
      </w:r>
      <w:r w:rsidRPr="00B26E5F">
        <w:rPr>
          <w:sz w:val="20"/>
          <w:szCs w:val="20"/>
          <w:rPrChange w:id="1896" w:author="Microsoft Office User" w:date="2023-09-11T13:17:00Z">
            <w:rPr/>
          </w:rPrChange>
        </w:rPr>
        <w:fldChar w:fldCharType="separate"/>
      </w:r>
      <w:r w:rsidRPr="00B26E5F">
        <w:rPr>
          <w:sz w:val="20"/>
          <w:szCs w:val="20"/>
          <w:rPrChange w:id="1897" w:author="Microsoft Office User" w:date="2023-09-11T13:17:00Z">
            <w:rPr/>
          </w:rPrChange>
        </w:rPr>
        <w:t xml:space="preserve"> 25–38 (Springer, 2001).</w:t>
      </w:r>
      <w:r w:rsidRPr="00B26E5F">
        <w:rPr>
          <w:sz w:val="20"/>
          <w:szCs w:val="20"/>
          <w:rPrChange w:id="1898" w:author="Microsoft Office User" w:date="2023-09-11T13:17:00Z">
            <w:rPr/>
          </w:rPrChange>
        </w:rPr>
        <w:fldChar w:fldCharType="end"/>
      </w:r>
    </w:p>
    <w:p w14:paraId="6ABDD2C9" w14:textId="77777777" w:rsidR="007B09DE" w:rsidRPr="00B26E5F" w:rsidRDefault="007B09DE">
      <w:pPr>
        <w:snapToGrid w:val="0"/>
        <w:contextualSpacing/>
        <w:rPr>
          <w:sz w:val="20"/>
          <w:szCs w:val="20"/>
          <w:rPrChange w:id="1899" w:author="Microsoft Office User" w:date="2023-09-11T13:17:00Z">
            <w:rPr/>
          </w:rPrChange>
        </w:rPr>
        <w:pPrChange w:id="1900" w:author="Microsoft Office User" w:date="2023-09-11T13:17:00Z">
          <w:pPr/>
        </w:pPrChange>
      </w:pPr>
    </w:p>
    <w:p w14:paraId="798E745D" w14:textId="77777777" w:rsidR="000C56B0" w:rsidRPr="00B26E5F" w:rsidRDefault="00367A15">
      <w:pPr>
        <w:snapToGrid w:val="0"/>
        <w:contextualSpacing/>
        <w:rPr>
          <w:sz w:val="20"/>
          <w:szCs w:val="20"/>
          <w:rPrChange w:id="1901" w:author="Microsoft Office User" w:date="2023-09-11T13:17:00Z">
            <w:rPr/>
          </w:rPrChange>
        </w:rPr>
        <w:pPrChange w:id="1902" w:author="Microsoft Office User" w:date="2023-09-11T13:17:00Z">
          <w:pPr/>
        </w:pPrChange>
      </w:pPr>
      <w:r w:rsidRPr="00B26E5F">
        <w:rPr>
          <w:sz w:val="20"/>
          <w:szCs w:val="20"/>
          <w:rPrChange w:id="1903" w:author="Microsoft Office User" w:date="2023-09-11T13:17:00Z">
            <w:rPr/>
          </w:rPrChange>
        </w:rPr>
        <w:fldChar w:fldCharType="begin"/>
      </w:r>
      <w:r w:rsidRPr="00B26E5F">
        <w:rPr>
          <w:sz w:val="20"/>
          <w:szCs w:val="20"/>
          <w:rPrChange w:id="1904" w:author="Microsoft Office User" w:date="2023-09-11T13:17:00Z">
            <w:rPr/>
          </w:rPrChange>
        </w:rPr>
        <w:instrText>HYPERLINK "https://www.zotero.org/google-docs/?n2Avay" \h</w:instrText>
      </w:r>
      <w:r w:rsidRPr="00E24C39">
        <w:rPr>
          <w:sz w:val="20"/>
          <w:szCs w:val="20"/>
        </w:rPr>
      </w:r>
      <w:r w:rsidRPr="00B26E5F">
        <w:rPr>
          <w:sz w:val="20"/>
          <w:szCs w:val="20"/>
          <w:rPrChange w:id="1905" w:author="Microsoft Office User" w:date="2023-09-11T13:17:00Z">
            <w:rPr/>
          </w:rPrChange>
        </w:rPr>
        <w:fldChar w:fldCharType="separate"/>
      </w:r>
      <w:r w:rsidRPr="00B26E5F">
        <w:rPr>
          <w:sz w:val="20"/>
          <w:szCs w:val="20"/>
          <w:rPrChange w:id="1906" w:author="Microsoft Office User" w:date="2023-09-11T13:17:00Z">
            <w:rPr/>
          </w:rPrChange>
        </w:rPr>
        <w:t>66.</w:t>
      </w:r>
      <w:r w:rsidRPr="00B26E5F">
        <w:rPr>
          <w:sz w:val="20"/>
          <w:szCs w:val="20"/>
          <w:rPrChange w:id="1907" w:author="Microsoft Office User" w:date="2023-09-11T13:17:00Z">
            <w:rPr/>
          </w:rPrChange>
        </w:rPr>
        <w:tab/>
        <w:t xml:space="preserve">Casas, V. </w:t>
      </w:r>
      <w:r w:rsidRPr="00B26E5F">
        <w:rPr>
          <w:sz w:val="20"/>
          <w:szCs w:val="20"/>
          <w:rPrChange w:id="1908" w:author="Microsoft Office User" w:date="2023-09-11T13:17:00Z">
            <w:rPr/>
          </w:rPrChange>
        </w:rPr>
        <w:fldChar w:fldCharType="end"/>
      </w:r>
      <w:r w:rsidRPr="00B26E5F">
        <w:rPr>
          <w:sz w:val="20"/>
          <w:szCs w:val="20"/>
          <w:rPrChange w:id="1909" w:author="Microsoft Office User" w:date="2023-09-11T13:17:00Z">
            <w:rPr/>
          </w:rPrChange>
        </w:rPr>
        <w:fldChar w:fldCharType="begin"/>
      </w:r>
      <w:r w:rsidRPr="00B26E5F">
        <w:rPr>
          <w:sz w:val="20"/>
          <w:szCs w:val="20"/>
          <w:rPrChange w:id="1910" w:author="Microsoft Office User" w:date="2023-09-11T13:17:00Z">
            <w:rPr/>
          </w:rPrChange>
        </w:rPr>
        <w:instrText>HYPERLINK "https://www.zotero.org/google-docs/?n2Avay" \h</w:instrText>
      </w:r>
      <w:r w:rsidRPr="00E24C39">
        <w:rPr>
          <w:sz w:val="20"/>
          <w:szCs w:val="20"/>
        </w:rPr>
      </w:r>
      <w:r w:rsidRPr="00B26E5F">
        <w:rPr>
          <w:sz w:val="20"/>
          <w:szCs w:val="20"/>
          <w:rPrChange w:id="1911" w:author="Microsoft Office User" w:date="2023-09-11T13:17:00Z">
            <w:rPr>
              <w:i/>
            </w:rPr>
          </w:rPrChange>
        </w:rPr>
        <w:fldChar w:fldCharType="separate"/>
      </w:r>
      <w:r w:rsidRPr="00B26E5F">
        <w:rPr>
          <w:i/>
          <w:sz w:val="20"/>
          <w:szCs w:val="20"/>
          <w:rPrChange w:id="1912" w:author="Microsoft Office User" w:date="2023-09-11T13:17:00Z">
            <w:rPr>
              <w:i/>
            </w:rPr>
          </w:rPrChange>
        </w:rPr>
        <w:t>et al.</w:t>
      </w:r>
      <w:r w:rsidRPr="00B26E5F">
        <w:rPr>
          <w:i/>
          <w:sz w:val="20"/>
          <w:szCs w:val="20"/>
          <w:rPrChange w:id="1913" w:author="Microsoft Office User" w:date="2023-09-11T13:17:00Z">
            <w:rPr>
              <w:i/>
            </w:rPr>
          </w:rPrChange>
        </w:rPr>
        <w:fldChar w:fldCharType="end"/>
      </w:r>
      <w:r w:rsidRPr="00B26E5F">
        <w:rPr>
          <w:sz w:val="20"/>
          <w:szCs w:val="20"/>
          <w:rPrChange w:id="1914" w:author="Microsoft Office User" w:date="2023-09-11T13:17:00Z">
            <w:rPr/>
          </w:rPrChange>
        </w:rPr>
        <w:fldChar w:fldCharType="begin"/>
      </w:r>
      <w:r w:rsidRPr="00B26E5F">
        <w:rPr>
          <w:sz w:val="20"/>
          <w:szCs w:val="20"/>
          <w:rPrChange w:id="1915" w:author="Microsoft Office User" w:date="2023-09-11T13:17:00Z">
            <w:rPr/>
          </w:rPrChange>
        </w:rPr>
        <w:instrText>HYPERLINK "https://www.zotero.org/google-docs/?n2Avay" \h</w:instrText>
      </w:r>
      <w:r w:rsidRPr="00E24C39">
        <w:rPr>
          <w:sz w:val="20"/>
          <w:szCs w:val="20"/>
        </w:rPr>
      </w:r>
      <w:r w:rsidRPr="00B26E5F">
        <w:rPr>
          <w:sz w:val="20"/>
          <w:szCs w:val="20"/>
          <w:rPrChange w:id="1916" w:author="Microsoft Office User" w:date="2023-09-11T13:17:00Z">
            <w:rPr/>
          </w:rPrChange>
        </w:rPr>
        <w:fldChar w:fldCharType="separate"/>
      </w:r>
      <w:r w:rsidRPr="00B26E5F">
        <w:rPr>
          <w:sz w:val="20"/>
          <w:szCs w:val="20"/>
          <w:rPrChange w:id="1917" w:author="Microsoft Office User" w:date="2023-09-11T13:17:00Z">
            <w:rPr/>
          </w:rPrChange>
        </w:rPr>
        <w:t xml:space="preserve"> Widespread association of a Rickettsiales‐like bacterium with reef‐building corals. </w:t>
      </w:r>
      <w:r w:rsidRPr="00B26E5F">
        <w:rPr>
          <w:sz w:val="20"/>
          <w:szCs w:val="20"/>
          <w:rPrChange w:id="1918" w:author="Microsoft Office User" w:date="2023-09-11T13:17:00Z">
            <w:rPr/>
          </w:rPrChange>
        </w:rPr>
        <w:fldChar w:fldCharType="end"/>
      </w:r>
      <w:r w:rsidRPr="00B26E5F">
        <w:rPr>
          <w:sz w:val="20"/>
          <w:szCs w:val="20"/>
          <w:rPrChange w:id="1919" w:author="Microsoft Office User" w:date="2023-09-11T13:17:00Z">
            <w:rPr/>
          </w:rPrChange>
        </w:rPr>
        <w:fldChar w:fldCharType="begin"/>
      </w:r>
      <w:r w:rsidRPr="00B26E5F">
        <w:rPr>
          <w:sz w:val="20"/>
          <w:szCs w:val="20"/>
          <w:rPrChange w:id="1920" w:author="Microsoft Office User" w:date="2023-09-11T13:17:00Z">
            <w:rPr/>
          </w:rPrChange>
        </w:rPr>
        <w:instrText>HYPERLINK "https://www.zotero.org/google-docs/?n2Avay" \h</w:instrText>
      </w:r>
      <w:r w:rsidRPr="00E24C39">
        <w:rPr>
          <w:sz w:val="20"/>
          <w:szCs w:val="20"/>
        </w:rPr>
      </w:r>
      <w:r w:rsidRPr="00B26E5F">
        <w:rPr>
          <w:sz w:val="20"/>
          <w:szCs w:val="20"/>
          <w:rPrChange w:id="1921" w:author="Microsoft Office User" w:date="2023-09-11T13:17:00Z">
            <w:rPr>
              <w:i/>
            </w:rPr>
          </w:rPrChange>
        </w:rPr>
        <w:fldChar w:fldCharType="separate"/>
      </w:r>
      <w:r w:rsidRPr="00B26E5F">
        <w:rPr>
          <w:i/>
          <w:sz w:val="20"/>
          <w:szCs w:val="20"/>
          <w:rPrChange w:id="1922" w:author="Microsoft Office User" w:date="2023-09-11T13:17:00Z">
            <w:rPr>
              <w:i/>
            </w:rPr>
          </w:rPrChange>
        </w:rPr>
        <w:t xml:space="preserve">Environ. Microbiol. </w:t>
      </w:r>
      <w:r w:rsidRPr="00B26E5F">
        <w:rPr>
          <w:i/>
          <w:sz w:val="20"/>
          <w:szCs w:val="20"/>
          <w:rPrChange w:id="1923" w:author="Microsoft Office User" w:date="2023-09-11T13:17:00Z">
            <w:rPr>
              <w:i/>
            </w:rPr>
          </w:rPrChange>
        </w:rPr>
        <w:fldChar w:fldCharType="end"/>
      </w:r>
      <w:r w:rsidRPr="00B26E5F">
        <w:rPr>
          <w:sz w:val="20"/>
          <w:szCs w:val="20"/>
          <w:rPrChange w:id="1924" w:author="Microsoft Office User" w:date="2023-09-11T13:17:00Z">
            <w:rPr/>
          </w:rPrChange>
        </w:rPr>
        <w:fldChar w:fldCharType="begin"/>
      </w:r>
      <w:r w:rsidRPr="00B26E5F">
        <w:rPr>
          <w:sz w:val="20"/>
          <w:szCs w:val="20"/>
          <w:rPrChange w:id="1925" w:author="Microsoft Office User" w:date="2023-09-11T13:17:00Z">
            <w:rPr/>
          </w:rPrChange>
        </w:rPr>
        <w:instrText>HYPERLINK "https://www.zotero.org/google-docs/?n2Avay" \h</w:instrText>
      </w:r>
      <w:r w:rsidRPr="00E24C39">
        <w:rPr>
          <w:sz w:val="20"/>
          <w:szCs w:val="20"/>
        </w:rPr>
      </w:r>
      <w:r w:rsidRPr="00B26E5F">
        <w:rPr>
          <w:sz w:val="20"/>
          <w:szCs w:val="20"/>
          <w:rPrChange w:id="1926" w:author="Microsoft Office User" w:date="2023-09-11T13:17:00Z">
            <w:rPr>
              <w:b/>
            </w:rPr>
          </w:rPrChange>
        </w:rPr>
        <w:fldChar w:fldCharType="separate"/>
      </w:r>
      <w:r w:rsidRPr="00B26E5F">
        <w:rPr>
          <w:b/>
          <w:sz w:val="20"/>
          <w:szCs w:val="20"/>
          <w:rPrChange w:id="1927" w:author="Microsoft Office User" w:date="2023-09-11T13:17:00Z">
            <w:rPr>
              <w:b/>
            </w:rPr>
          </w:rPrChange>
        </w:rPr>
        <w:t>6</w:t>
      </w:r>
      <w:r w:rsidRPr="00B26E5F">
        <w:rPr>
          <w:b/>
          <w:sz w:val="20"/>
          <w:szCs w:val="20"/>
          <w:rPrChange w:id="1928" w:author="Microsoft Office User" w:date="2023-09-11T13:17:00Z">
            <w:rPr>
              <w:b/>
            </w:rPr>
          </w:rPrChange>
        </w:rPr>
        <w:fldChar w:fldCharType="end"/>
      </w:r>
      <w:r w:rsidRPr="00B26E5F">
        <w:rPr>
          <w:sz w:val="20"/>
          <w:szCs w:val="20"/>
          <w:rPrChange w:id="1929" w:author="Microsoft Office User" w:date="2023-09-11T13:17:00Z">
            <w:rPr/>
          </w:rPrChange>
        </w:rPr>
        <w:fldChar w:fldCharType="begin"/>
      </w:r>
      <w:r w:rsidRPr="00B26E5F">
        <w:rPr>
          <w:sz w:val="20"/>
          <w:szCs w:val="20"/>
          <w:rPrChange w:id="1930" w:author="Microsoft Office User" w:date="2023-09-11T13:17:00Z">
            <w:rPr/>
          </w:rPrChange>
        </w:rPr>
        <w:instrText>HYPERLINK "https://www.zotero.org/google-docs/?n2Avay" \h</w:instrText>
      </w:r>
      <w:r w:rsidRPr="00E24C39">
        <w:rPr>
          <w:sz w:val="20"/>
          <w:szCs w:val="20"/>
        </w:rPr>
      </w:r>
      <w:r w:rsidRPr="00B26E5F">
        <w:rPr>
          <w:sz w:val="20"/>
          <w:szCs w:val="20"/>
          <w:rPrChange w:id="1931" w:author="Microsoft Office User" w:date="2023-09-11T13:17:00Z">
            <w:rPr/>
          </w:rPrChange>
        </w:rPr>
        <w:fldChar w:fldCharType="separate"/>
      </w:r>
      <w:r w:rsidRPr="00B26E5F">
        <w:rPr>
          <w:sz w:val="20"/>
          <w:szCs w:val="20"/>
          <w:rPrChange w:id="1932" w:author="Microsoft Office User" w:date="2023-09-11T13:17:00Z">
            <w:rPr/>
          </w:rPrChange>
        </w:rPr>
        <w:t>, 1137–1148 (2004).</w:t>
      </w:r>
      <w:r w:rsidRPr="00B26E5F">
        <w:rPr>
          <w:sz w:val="20"/>
          <w:szCs w:val="20"/>
          <w:rPrChange w:id="1933" w:author="Microsoft Office User" w:date="2023-09-11T13:17:00Z">
            <w:rPr/>
          </w:rPrChange>
        </w:rPr>
        <w:fldChar w:fldCharType="end"/>
      </w:r>
    </w:p>
    <w:p w14:paraId="000ED129" w14:textId="77777777" w:rsidR="007B09DE" w:rsidRPr="00B26E5F" w:rsidRDefault="007B09DE">
      <w:pPr>
        <w:snapToGrid w:val="0"/>
        <w:contextualSpacing/>
        <w:rPr>
          <w:sz w:val="20"/>
          <w:szCs w:val="20"/>
          <w:rPrChange w:id="1934" w:author="Microsoft Office User" w:date="2023-09-11T13:17:00Z">
            <w:rPr/>
          </w:rPrChange>
        </w:rPr>
        <w:pPrChange w:id="1935" w:author="Microsoft Office User" w:date="2023-09-11T13:17:00Z">
          <w:pPr/>
        </w:pPrChange>
      </w:pPr>
    </w:p>
    <w:p w14:paraId="691313E9" w14:textId="77777777" w:rsidR="000C56B0" w:rsidRPr="00B26E5F" w:rsidRDefault="00367A15">
      <w:pPr>
        <w:snapToGrid w:val="0"/>
        <w:contextualSpacing/>
        <w:rPr>
          <w:sz w:val="20"/>
          <w:szCs w:val="20"/>
          <w:rPrChange w:id="1936" w:author="Microsoft Office User" w:date="2023-09-11T13:17:00Z">
            <w:rPr/>
          </w:rPrChange>
        </w:rPr>
        <w:pPrChange w:id="1937" w:author="Microsoft Office User" w:date="2023-09-11T13:17:00Z">
          <w:pPr/>
        </w:pPrChange>
      </w:pPr>
      <w:r w:rsidRPr="00B26E5F">
        <w:rPr>
          <w:sz w:val="20"/>
          <w:szCs w:val="20"/>
          <w:rPrChange w:id="1938" w:author="Microsoft Office User" w:date="2023-09-11T13:17:00Z">
            <w:rPr/>
          </w:rPrChange>
        </w:rPr>
        <w:fldChar w:fldCharType="begin"/>
      </w:r>
      <w:r w:rsidRPr="00B26E5F">
        <w:rPr>
          <w:sz w:val="20"/>
          <w:szCs w:val="20"/>
          <w:rPrChange w:id="1939" w:author="Microsoft Office User" w:date="2023-09-11T13:17:00Z">
            <w:rPr/>
          </w:rPrChange>
        </w:rPr>
        <w:instrText>HYPERLINK "https://www.zotero.org/google-docs/?n2Avay" \h</w:instrText>
      </w:r>
      <w:r w:rsidRPr="00E24C39">
        <w:rPr>
          <w:sz w:val="20"/>
          <w:szCs w:val="20"/>
        </w:rPr>
      </w:r>
      <w:r w:rsidRPr="00B26E5F">
        <w:rPr>
          <w:sz w:val="20"/>
          <w:szCs w:val="20"/>
          <w:rPrChange w:id="1940" w:author="Microsoft Office User" w:date="2023-09-11T13:17:00Z">
            <w:rPr/>
          </w:rPrChange>
        </w:rPr>
        <w:fldChar w:fldCharType="separate"/>
      </w:r>
      <w:r w:rsidRPr="00B26E5F">
        <w:rPr>
          <w:sz w:val="20"/>
          <w:szCs w:val="20"/>
          <w:rPrChange w:id="1941" w:author="Microsoft Office User" w:date="2023-09-11T13:17:00Z">
            <w:rPr/>
          </w:rPrChange>
        </w:rPr>
        <w:t>67.</w:t>
      </w:r>
      <w:r w:rsidRPr="00B26E5F">
        <w:rPr>
          <w:sz w:val="20"/>
          <w:szCs w:val="20"/>
          <w:rPrChange w:id="1942" w:author="Microsoft Office User" w:date="2023-09-11T13:17:00Z">
            <w:rPr/>
          </w:rPrChange>
        </w:rPr>
        <w:tab/>
        <w:t xml:space="preserve">Gignoux-Wolfsohn, S., Marks, C. J. &amp; Vollmer, S. V. White Band Disease transmission in the threatened coral, </w:t>
      </w:r>
      <w:r w:rsidRPr="00B26E5F">
        <w:rPr>
          <w:i/>
          <w:iCs/>
          <w:sz w:val="20"/>
          <w:szCs w:val="20"/>
          <w:rPrChange w:id="1943" w:author="Microsoft Office User" w:date="2023-09-11T13:17:00Z">
            <w:rPr>
              <w:i/>
              <w:iCs/>
            </w:rPr>
          </w:rPrChange>
        </w:rPr>
        <w:t>Acropora cervicornis</w:t>
      </w:r>
      <w:r w:rsidRPr="00B26E5F">
        <w:rPr>
          <w:sz w:val="20"/>
          <w:szCs w:val="20"/>
          <w:rPrChange w:id="1944" w:author="Microsoft Office User" w:date="2023-09-11T13:17:00Z">
            <w:rPr/>
          </w:rPrChange>
        </w:rPr>
        <w:t xml:space="preserve">. </w:t>
      </w:r>
      <w:r w:rsidRPr="00B26E5F">
        <w:rPr>
          <w:sz w:val="20"/>
          <w:szCs w:val="20"/>
          <w:rPrChange w:id="1945" w:author="Microsoft Office User" w:date="2023-09-11T13:17:00Z">
            <w:rPr/>
          </w:rPrChange>
        </w:rPr>
        <w:fldChar w:fldCharType="end"/>
      </w:r>
      <w:r w:rsidRPr="00B26E5F">
        <w:rPr>
          <w:sz w:val="20"/>
          <w:szCs w:val="20"/>
          <w:rPrChange w:id="1946" w:author="Microsoft Office User" w:date="2023-09-11T13:17:00Z">
            <w:rPr/>
          </w:rPrChange>
        </w:rPr>
        <w:fldChar w:fldCharType="begin"/>
      </w:r>
      <w:r w:rsidRPr="00B26E5F">
        <w:rPr>
          <w:sz w:val="20"/>
          <w:szCs w:val="20"/>
          <w:rPrChange w:id="1947" w:author="Microsoft Office User" w:date="2023-09-11T13:17:00Z">
            <w:rPr/>
          </w:rPrChange>
        </w:rPr>
        <w:instrText>HYPERLINK "https://www.zotero.org/google-docs/?n2Avay" \h</w:instrText>
      </w:r>
      <w:r w:rsidRPr="00E24C39">
        <w:rPr>
          <w:sz w:val="20"/>
          <w:szCs w:val="20"/>
        </w:rPr>
      </w:r>
      <w:r w:rsidRPr="00B26E5F">
        <w:rPr>
          <w:sz w:val="20"/>
          <w:szCs w:val="20"/>
          <w:rPrChange w:id="1948" w:author="Microsoft Office User" w:date="2023-09-11T13:17:00Z">
            <w:rPr>
              <w:i/>
            </w:rPr>
          </w:rPrChange>
        </w:rPr>
        <w:fldChar w:fldCharType="separate"/>
      </w:r>
      <w:r w:rsidRPr="00B26E5F">
        <w:rPr>
          <w:i/>
          <w:sz w:val="20"/>
          <w:szCs w:val="20"/>
          <w:rPrChange w:id="1949" w:author="Microsoft Office User" w:date="2023-09-11T13:17:00Z">
            <w:rPr>
              <w:i/>
            </w:rPr>
          </w:rPrChange>
        </w:rPr>
        <w:t xml:space="preserve">Sci. Rep. </w:t>
      </w:r>
      <w:r w:rsidRPr="00B26E5F">
        <w:rPr>
          <w:i/>
          <w:sz w:val="20"/>
          <w:szCs w:val="20"/>
          <w:rPrChange w:id="1950" w:author="Microsoft Office User" w:date="2023-09-11T13:17:00Z">
            <w:rPr>
              <w:i/>
            </w:rPr>
          </w:rPrChange>
        </w:rPr>
        <w:fldChar w:fldCharType="end"/>
      </w:r>
      <w:r w:rsidRPr="00B26E5F">
        <w:rPr>
          <w:sz w:val="20"/>
          <w:szCs w:val="20"/>
          <w:rPrChange w:id="1951" w:author="Microsoft Office User" w:date="2023-09-11T13:17:00Z">
            <w:rPr/>
          </w:rPrChange>
        </w:rPr>
        <w:fldChar w:fldCharType="begin"/>
      </w:r>
      <w:r w:rsidRPr="00B26E5F">
        <w:rPr>
          <w:sz w:val="20"/>
          <w:szCs w:val="20"/>
          <w:rPrChange w:id="1952" w:author="Microsoft Office User" w:date="2023-09-11T13:17:00Z">
            <w:rPr/>
          </w:rPrChange>
        </w:rPr>
        <w:instrText>HYPERLINK "https://www.zotero.org/google-docs/?n2Avay" \h</w:instrText>
      </w:r>
      <w:r w:rsidRPr="00E24C39">
        <w:rPr>
          <w:sz w:val="20"/>
          <w:szCs w:val="20"/>
        </w:rPr>
      </w:r>
      <w:r w:rsidRPr="00B26E5F">
        <w:rPr>
          <w:sz w:val="20"/>
          <w:szCs w:val="20"/>
          <w:rPrChange w:id="1953" w:author="Microsoft Office User" w:date="2023-09-11T13:17:00Z">
            <w:rPr>
              <w:b/>
            </w:rPr>
          </w:rPrChange>
        </w:rPr>
        <w:fldChar w:fldCharType="separate"/>
      </w:r>
      <w:r w:rsidRPr="00B26E5F">
        <w:rPr>
          <w:b/>
          <w:sz w:val="20"/>
          <w:szCs w:val="20"/>
          <w:rPrChange w:id="1954" w:author="Microsoft Office User" w:date="2023-09-11T13:17:00Z">
            <w:rPr>
              <w:b/>
            </w:rPr>
          </w:rPrChange>
        </w:rPr>
        <w:t>2</w:t>
      </w:r>
      <w:r w:rsidRPr="00B26E5F">
        <w:rPr>
          <w:b/>
          <w:sz w:val="20"/>
          <w:szCs w:val="20"/>
          <w:rPrChange w:id="1955" w:author="Microsoft Office User" w:date="2023-09-11T13:17:00Z">
            <w:rPr>
              <w:b/>
            </w:rPr>
          </w:rPrChange>
        </w:rPr>
        <w:fldChar w:fldCharType="end"/>
      </w:r>
      <w:r w:rsidRPr="00B26E5F">
        <w:rPr>
          <w:sz w:val="20"/>
          <w:szCs w:val="20"/>
          <w:rPrChange w:id="1956" w:author="Microsoft Office User" w:date="2023-09-11T13:17:00Z">
            <w:rPr/>
          </w:rPrChange>
        </w:rPr>
        <w:fldChar w:fldCharType="begin"/>
      </w:r>
      <w:r w:rsidRPr="00B26E5F">
        <w:rPr>
          <w:sz w:val="20"/>
          <w:szCs w:val="20"/>
          <w:rPrChange w:id="1957" w:author="Microsoft Office User" w:date="2023-09-11T13:17:00Z">
            <w:rPr/>
          </w:rPrChange>
        </w:rPr>
        <w:instrText>HYPERLINK "https://www.zotero.org/google-docs/?n2Avay" \h</w:instrText>
      </w:r>
      <w:r w:rsidRPr="00E24C39">
        <w:rPr>
          <w:sz w:val="20"/>
          <w:szCs w:val="20"/>
        </w:rPr>
      </w:r>
      <w:r w:rsidRPr="00B26E5F">
        <w:rPr>
          <w:sz w:val="20"/>
          <w:szCs w:val="20"/>
          <w:rPrChange w:id="1958" w:author="Microsoft Office User" w:date="2023-09-11T13:17:00Z">
            <w:rPr/>
          </w:rPrChange>
        </w:rPr>
        <w:fldChar w:fldCharType="separate"/>
      </w:r>
      <w:r w:rsidRPr="00B26E5F">
        <w:rPr>
          <w:sz w:val="20"/>
          <w:szCs w:val="20"/>
          <w:rPrChange w:id="1959" w:author="Microsoft Office User" w:date="2023-09-11T13:17:00Z">
            <w:rPr/>
          </w:rPrChange>
        </w:rPr>
        <w:t>, 1–3 (2012).</w:t>
      </w:r>
      <w:r w:rsidRPr="00B26E5F">
        <w:rPr>
          <w:sz w:val="20"/>
          <w:szCs w:val="20"/>
          <w:rPrChange w:id="1960" w:author="Microsoft Office User" w:date="2023-09-11T13:17:00Z">
            <w:rPr/>
          </w:rPrChange>
        </w:rPr>
        <w:fldChar w:fldCharType="end"/>
      </w:r>
    </w:p>
    <w:p w14:paraId="287C98FB" w14:textId="77777777" w:rsidR="007B09DE" w:rsidRPr="00B26E5F" w:rsidRDefault="007B09DE">
      <w:pPr>
        <w:snapToGrid w:val="0"/>
        <w:contextualSpacing/>
        <w:rPr>
          <w:sz w:val="20"/>
          <w:szCs w:val="20"/>
          <w:rPrChange w:id="1961" w:author="Microsoft Office User" w:date="2023-09-11T13:17:00Z">
            <w:rPr/>
          </w:rPrChange>
        </w:rPr>
        <w:pPrChange w:id="1962" w:author="Microsoft Office User" w:date="2023-09-11T13:17:00Z">
          <w:pPr/>
        </w:pPrChange>
      </w:pPr>
    </w:p>
    <w:p w14:paraId="1BEFC2DD" w14:textId="77777777" w:rsidR="000C56B0" w:rsidRPr="00B26E5F" w:rsidRDefault="00367A15">
      <w:pPr>
        <w:snapToGrid w:val="0"/>
        <w:contextualSpacing/>
        <w:rPr>
          <w:sz w:val="20"/>
          <w:szCs w:val="20"/>
          <w:rPrChange w:id="1963" w:author="Microsoft Office User" w:date="2023-09-11T13:17:00Z">
            <w:rPr/>
          </w:rPrChange>
        </w:rPr>
        <w:pPrChange w:id="1964" w:author="Microsoft Office User" w:date="2023-09-11T13:17:00Z">
          <w:pPr/>
        </w:pPrChange>
      </w:pPr>
      <w:r w:rsidRPr="00B26E5F">
        <w:rPr>
          <w:sz w:val="20"/>
          <w:szCs w:val="20"/>
          <w:rPrChange w:id="1965" w:author="Microsoft Office User" w:date="2023-09-11T13:17:00Z">
            <w:rPr/>
          </w:rPrChange>
        </w:rPr>
        <w:fldChar w:fldCharType="begin"/>
      </w:r>
      <w:r w:rsidRPr="00B26E5F">
        <w:rPr>
          <w:sz w:val="20"/>
          <w:szCs w:val="20"/>
          <w:rPrChange w:id="1966" w:author="Microsoft Office User" w:date="2023-09-11T13:17:00Z">
            <w:rPr/>
          </w:rPrChange>
        </w:rPr>
        <w:instrText>HYPERLINK "https://www.zotero.org/google-docs/?n2Avay" \h</w:instrText>
      </w:r>
      <w:r w:rsidRPr="00E24C39">
        <w:rPr>
          <w:sz w:val="20"/>
          <w:szCs w:val="20"/>
        </w:rPr>
      </w:r>
      <w:r w:rsidRPr="00B26E5F">
        <w:rPr>
          <w:sz w:val="20"/>
          <w:szCs w:val="20"/>
          <w:rPrChange w:id="1967" w:author="Microsoft Office User" w:date="2023-09-11T13:17:00Z">
            <w:rPr/>
          </w:rPrChange>
        </w:rPr>
        <w:fldChar w:fldCharType="separate"/>
      </w:r>
      <w:r w:rsidRPr="00B26E5F">
        <w:rPr>
          <w:sz w:val="20"/>
          <w:szCs w:val="20"/>
          <w:rPrChange w:id="1968" w:author="Microsoft Office User" w:date="2023-09-11T13:17:00Z">
            <w:rPr/>
          </w:rPrChange>
        </w:rPr>
        <w:t>68.</w:t>
      </w:r>
      <w:r w:rsidRPr="00B26E5F">
        <w:rPr>
          <w:sz w:val="20"/>
          <w:szCs w:val="20"/>
          <w:rPrChange w:id="1969" w:author="Microsoft Office User" w:date="2023-09-11T13:17:00Z">
            <w:rPr/>
          </w:rPrChange>
        </w:rPr>
        <w:tab/>
        <w:t xml:space="preserve">Miller, M. W., Lohr, K. E., Cameron, C. M., Williams, D. E. &amp; Peters, E. C. Disease dynamics and potential mitigation among restored and wild staghorn coral, </w:t>
      </w:r>
      <w:r w:rsidRPr="00B26E5F">
        <w:rPr>
          <w:i/>
          <w:iCs/>
          <w:sz w:val="20"/>
          <w:szCs w:val="20"/>
          <w:rPrChange w:id="1970" w:author="Microsoft Office User" w:date="2023-09-11T13:17:00Z">
            <w:rPr>
              <w:i/>
              <w:iCs/>
            </w:rPr>
          </w:rPrChange>
        </w:rPr>
        <w:t>Acropora cervicornis</w:t>
      </w:r>
      <w:r w:rsidRPr="00B26E5F">
        <w:rPr>
          <w:sz w:val="20"/>
          <w:szCs w:val="20"/>
          <w:rPrChange w:id="1971" w:author="Microsoft Office User" w:date="2023-09-11T13:17:00Z">
            <w:rPr/>
          </w:rPrChange>
        </w:rPr>
        <w:t xml:space="preserve">. </w:t>
      </w:r>
      <w:r w:rsidRPr="00B26E5F">
        <w:rPr>
          <w:sz w:val="20"/>
          <w:szCs w:val="20"/>
          <w:rPrChange w:id="1972" w:author="Microsoft Office User" w:date="2023-09-11T13:17:00Z">
            <w:rPr/>
          </w:rPrChange>
        </w:rPr>
        <w:fldChar w:fldCharType="end"/>
      </w:r>
      <w:r w:rsidRPr="00B26E5F">
        <w:rPr>
          <w:sz w:val="20"/>
          <w:szCs w:val="20"/>
          <w:rPrChange w:id="1973" w:author="Microsoft Office User" w:date="2023-09-11T13:17:00Z">
            <w:rPr/>
          </w:rPrChange>
        </w:rPr>
        <w:fldChar w:fldCharType="begin"/>
      </w:r>
      <w:r w:rsidRPr="00B26E5F">
        <w:rPr>
          <w:sz w:val="20"/>
          <w:szCs w:val="20"/>
          <w:rPrChange w:id="1974" w:author="Microsoft Office User" w:date="2023-09-11T13:17:00Z">
            <w:rPr/>
          </w:rPrChange>
        </w:rPr>
        <w:instrText>HYPERLINK "https://www.zotero.org/google-docs/?n2Avay" \h</w:instrText>
      </w:r>
      <w:r w:rsidRPr="00E24C39">
        <w:rPr>
          <w:sz w:val="20"/>
          <w:szCs w:val="20"/>
        </w:rPr>
      </w:r>
      <w:r w:rsidRPr="00B26E5F">
        <w:rPr>
          <w:sz w:val="20"/>
          <w:szCs w:val="20"/>
          <w:rPrChange w:id="1975" w:author="Microsoft Office User" w:date="2023-09-11T13:17:00Z">
            <w:rPr>
              <w:i/>
            </w:rPr>
          </w:rPrChange>
        </w:rPr>
        <w:fldChar w:fldCharType="separate"/>
      </w:r>
      <w:r w:rsidRPr="00B26E5F">
        <w:rPr>
          <w:i/>
          <w:sz w:val="20"/>
          <w:szCs w:val="20"/>
          <w:rPrChange w:id="1976" w:author="Microsoft Office User" w:date="2023-09-11T13:17:00Z">
            <w:rPr>
              <w:i/>
            </w:rPr>
          </w:rPrChange>
        </w:rPr>
        <w:t xml:space="preserve">PeerJ </w:t>
      </w:r>
      <w:r w:rsidRPr="00B26E5F">
        <w:rPr>
          <w:i/>
          <w:sz w:val="20"/>
          <w:szCs w:val="20"/>
          <w:rPrChange w:id="1977" w:author="Microsoft Office User" w:date="2023-09-11T13:17:00Z">
            <w:rPr>
              <w:i/>
            </w:rPr>
          </w:rPrChange>
        </w:rPr>
        <w:fldChar w:fldCharType="end"/>
      </w:r>
      <w:r w:rsidRPr="00B26E5F">
        <w:rPr>
          <w:sz w:val="20"/>
          <w:szCs w:val="20"/>
          <w:rPrChange w:id="1978" w:author="Microsoft Office User" w:date="2023-09-11T13:17:00Z">
            <w:rPr/>
          </w:rPrChange>
        </w:rPr>
        <w:fldChar w:fldCharType="begin"/>
      </w:r>
      <w:r w:rsidRPr="00B26E5F">
        <w:rPr>
          <w:sz w:val="20"/>
          <w:szCs w:val="20"/>
          <w:rPrChange w:id="1979" w:author="Microsoft Office User" w:date="2023-09-11T13:17:00Z">
            <w:rPr/>
          </w:rPrChange>
        </w:rPr>
        <w:instrText>HYPERLINK "https://www.zotero.org/google-docs/?n2Avay" \h</w:instrText>
      </w:r>
      <w:r w:rsidRPr="00E24C39">
        <w:rPr>
          <w:sz w:val="20"/>
          <w:szCs w:val="20"/>
        </w:rPr>
      </w:r>
      <w:r w:rsidRPr="00B26E5F">
        <w:rPr>
          <w:sz w:val="20"/>
          <w:szCs w:val="20"/>
          <w:rPrChange w:id="1980" w:author="Microsoft Office User" w:date="2023-09-11T13:17:00Z">
            <w:rPr>
              <w:b/>
            </w:rPr>
          </w:rPrChange>
        </w:rPr>
        <w:fldChar w:fldCharType="separate"/>
      </w:r>
      <w:r w:rsidRPr="00B26E5F">
        <w:rPr>
          <w:b/>
          <w:sz w:val="20"/>
          <w:szCs w:val="20"/>
          <w:rPrChange w:id="1981" w:author="Microsoft Office User" w:date="2023-09-11T13:17:00Z">
            <w:rPr>
              <w:b/>
            </w:rPr>
          </w:rPrChange>
        </w:rPr>
        <w:t>2</w:t>
      </w:r>
      <w:r w:rsidRPr="00B26E5F">
        <w:rPr>
          <w:b/>
          <w:sz w:val="20"/>
          <w:szCs w:val="20"/>
          <w:rPrChange w:id="1982" w:author="Microsoft Office User" w:date="2023-09-11T13:17:00Z">
            <w:rPr>
              <w:b/>
            </w:rPr>
          </w:rPrChange>
        </w:rPr>
        <w:fldChar w:fldCharType="end"/>
      </w:r>
      <w:r w:rsidRPr="00B26E5F">
        <w:rPr>
          <w:sz w:val="20"/>
          <w:szCs w:val="20"/>
          <w:rPrChange w:id="1983" w:author="Microsoft Office User" w:date="2023-09-11T13:17:00Z">
            <w:rPr/>
          </w:rPrChange>
        </w:rPr>
        <w:fldChar w:fldCharType="begin"/>
      </w:r>
      <w:r w:rsidRPr="00B26E5F">
        <w:rPr>
          <w:sz w:val="20"/>
          <w:szCs w:val="20"/>
          <w:rPrChange w:id="1984" w:author="Microsoft Office User" w:date="2023-09-11T13:17:00Z">
            <w:rPr/>
          </w:rPrChange>
        </w:rPr>
        <w:instrText>HYPERLINK "https://www.zotero.org/google-docs/?n2Avay" \h</w:instrText>
      </w:r>
      <w:r w:rsidRPr="00E24C39">
        <w:rPr>
          <w:sz w:val="20"/>
          <w:szCs w:val="20"/>
        </w:rPr>
      </w:r>
      <w:r w:rsidRPr="00B26E5F">
        <w:rPr>
          <w:sz w:val="20"/>
          <w:szCs w:val="20"/>
          <w:rPrChange w:id="1985" w:author="Microsoft Office User" w:date="2023-09-11T13:17:00Z">
            <w:rPr/>
          </w:rPrChange>
        </w:rPr>
        <w:fldChar w:fldCharType="separate"/>
      </w:r>
      <w:r w:rsidRPr="00B26E5F">
        <w:rPr>
          <w:sz w:val="20"/>
          <w:szCs w:val="20"/>
          <w:rPrChange w:id="1986" w:author="Microsoft Office User" w:date="2023-09-11T13:17:00Z">
            <w:rPr/>
          </w:rPrChange>
        </w:rPr>
        <w:t>, e541 (2014).</w:t>
      </w:r>
      <w:r w:rsidRPr="00B26E5F">
        <w:rPr>
          <w:sz w:val="20"/>
          <w:szCs w:val="20"/>
          <w:rPrChange w:id="1987" w:author="Microsoft Office User" w:date="2023-09-11T13:17:00Z">
            <w:rPr/>
          </w:rPrChange>
        </w:rPr>
        <w:fldChar w:fldCharType="end"/>
      </w:r>
    </w:p>
    <w:p w14:paraId="236C80A7" w14:textId="77777777" w:rsidR="007B09DE" w:rsidRPr="00B26E5F" w:rsidRDefault="007B09DE">
      <w:pPr>
        <w:snapToGrid w:val="0"/>
        <w:contextualSpacing/>
        <w:rPr>
          <w:sz w:val="20"/>
          <w:szCs w:val="20"/>
          <w:rPrChange w:id="1988" w:author="Microsoft Office User" w:date="2023-09-11T13:17:00Z">
            <w:rPr/>
          </w:rPrChange>
        </w:rPr>
        <w:pPrChange w:id="1989" w:author="Microsoft Office User" w:date="2023-09-11T13:17:00Z">
          <w:pPr/>
        </w:pPrChange>
      </w:pPr>
    </w:p>
    <w:p w14:paraId="58135D5E" w14:textId="77777777" w:rsidR="000C56B0" w:rsidRPr="00B26E5F" w:rsidRDefault="00367A15">
      <w:pPr>
        <w:snapToGrid w:val="0"/>
        <w:contextualSpacing/>
        <w:rPr>
          <w:sz w:val="20"/>
          <w:szCs w:val="20"/>
          <w:rPrChange w:id="1990" w:author="Microsoft Office User" w:date="2023-09-11T13:17:00Z">
            <w:rPr/>
          </w:rPrChange>
        </w:rPr>
        <w:pPrChange w:id="1991" w:author="Microsoft Office User" w:date="2023-09-11T13:17:00Z">
          <w:pPr/>
        </w:pPrChange>
      </w:pPr>
      <w:r w:rsidRPr="00B26E5F">
        <w:rPr>
          <w:sz w:val="20"/>
          <w:szCs w:val="20"/>
          <w:rPrChange w:id="1992" w:author="Microsoft Office User" w:date="2023-09-11T13:17:00Z">
            <w:rPr/>
          </w:rPrChange>
        </w:rPr>
        <w:fldChar w:fldCharType="begin"/>
      </w:r>
      <w:r w:rsidRPr="00B26E5F">
        <w:rPr>
          <w:sz w:val="20"/>
          <w:szCs w:val="20"/>
          <w:rPrChange w:id="1993" w:author="Microsoft Office User" w:date="2023-09-11T13:17:00Z">
            <w:rPr/>
          </w:rPrChange>
        </w:rPr>
        <w:instrText>HYPERLINK "https://www.zotero.org/google-docs/?n2Avay" \h</w:instrText>
      </w:r>
      <w:r w:rsidRPr="00E24C39">
        <w:rPr>
          <w:sz w:val="20"/>
          <w:szCs w:val="20"/>
        </w:rPr>
      </w:r>
      <w:r w:rsidRPr="00B26E5F">
        <w:rPr>
          <w:sz w:val="20"/>
          <w:szCs w:val="20"/>
          <w:rPrChange w:id="1994" w:author="Microsoft Office User" w:date="2023-09-11T13:17:00Z">
            <w:rPr/>
          </w:rPrChange>
        </w:rPr>
        <w:fldChar w:fldCharType="separate"/>
      </w:r>
      <w:r w:rsidRPr="00B26E5F">
        <w:rPr>
          <w:sz w:val="20"/>
          <w:szCs w:val="20"/>
          <w:rPrChange w:id="1995" w:author="Microsoft Office User" w:date="2023-09-11T13:17:00Z">
            <w:rPr/>
          </w:rPrChange>
        </w:rPr>
        <w:t>69.</w:t>
      </w:r>
      <w:r w:rsidRPr="00B26E5F">
        <w:rPr>
          <w:sz w:val="20"/>
          <w:szCs w:val="20"/>
          <w:rPrChange w:id="1996" w:author="Microsoft Office User" w:date="2023-09-11T13:17:00Z">
            <w:rPr/>
          </w:rPrChange>
        </w:rPr>
        <w:tab/>
        <w:t xml:space="preserve">Wan, S. J. </w:t>
      </w:r>
      <w:r w:rsidRPr="00B26E5F">
        <w:rPr>
          <w:sz w:val="20"/>
          <w:szCs w:val="20"/>
          <w:rPrChange w:id="1997" w:author="Microsoft Office User" w:date="2023-09-11T13:17:00Z">
            <w:rPr/>
          </w:rPrChange>
        </w:rPr>
        <w:fldChar w:fldCharType="end"/>
      </w:r>
      <w:r w:rsidRPr="00B26E5F">
        <w:rPr>
          <w:sz w:val="20"/>
          <w:szCs w:val="20"/>
          <w:rPrChange w:id="1998" w:author="Microsoft Office User" w:date="2023-09-11T13:17:00Z">
            <w:rPr/>
          </w:rPrChange>
        </w:rPr>
        <w:fldChar w:fldCharType="begin"/>
      </w:r>
      <w:r w:rsidRPr="00B26E5F">
        <w:rPr>
          <w:sz w:val="20"/>
          <w:szCs w:val="20"/>
          <w:rPrChange w:id="1999" w:author="Microsoft Office User" w:date="2023-09-11T13:17:00Z">
            <w:rPr/>
          </w:rPrChange>
        </w:rPr>
        <w:instrText>HYPERLINK "https://www.zotero.org/google-docs/?n2Avay" \h</w:instrText>
      </w:r>
      <w:r w:rsidRPr="00E24C39">
        <w:rPr>
          <w:sz w:val="20"/>
          <w:szCs w:val="20"/>
        </w:rPr>
      </w:r>
      <w:r w:rsidRPr="00B26E5F">
        <w:rPr>
          <w:sz w:val="20"/>
          <w:szCs w:val="20"/>
          <w:rPrChange w:id="2000" w:author="Microsoft Office User" w:date="2023-09-11T13:17:00Z">
            <w:rPr>
              <w:i/>
            </w:rPr>
          </w:rPrChange>
        </w:rPr>
        <w:fldChar w:fldCharType="separate"/>
      </w:r>
      <w:r w:rsidRPr="00B26E5F">
        <w:rPr>
          <w:i/>
          <w:sz w:val="20"/>
          <w:szCs w:val="20"/>
          <w:rPrChange w:id="2001" w:author="Microsoft Office User" w:date="2023-09-11T13:17:00Z">
            <w:rPr>
              <w:i/>
            </w:rPr>
          </w:rPrChange>
        </w:rPr>
        <w:t>et al.</w:t>
      </w:r>
      <w:r w:rsidRPr="00B26E5F">
        <w:rPr>
          <w:i/>
          <w:sz w:val="20"/>
          <w:szCs w:val="20"/>
          <w:rPrChange w:id="2002" w:author="Microsoft Office User" w:date="2023-09-11T13:17:00Z">
            <w:rPr>
              <w:i/>
            </w:rPr>
          </w:rPrChange>
        </w:rPr>
        <w:fldChar w:fldCharType="end"/>
      </w:r>
      <w:r w:rsidRPr="00B26E5F">
        <w:rPr>
          <w:sz w:val="20"/>
          <w:szCs w:val="20"/>
          <w:rPrChange w:id="2003" w:author="Microsoft Office User" w:date="2023-09-11T13:17:00Z">
            <w:rPr/>
          </w:rPrChange>
        </w:rPr>
        <w:fldChar w:fldCharType="begin"/>
      </w:r>
      <w:r w:rsidRPr="00B26E5F">
        <w:rPr>
          <w:sz w:val="20"/>
          <w:szCs w:val="20"/>
          <w:rPrChange w:id="2004" w:author="Microsoft Office User" w:date="2023-09-11T13:17:00Z">
            <w:rPr/>
          </w:rPrChange>
        </w:rPr>
        <w:instrText>HYPERLINK "https://www.zotero.org/google-docs/?n2Avay" \h</w:instrText>
      </w:r>
      <w:r w:rsidRPr="00E24C39">
        <w:rPr>
          <w:sz w:val="20"/>
          <w:szCs w:val="20"/>
        </w:rPr>
      </w:r>
      <w:r w:rsidRPr="00B26E5F">
        <w:rPr>
          <w:sz w:val="20"/>
          <w:szCs w:val="20"/>
          <w:rPrChange w:id="2005" w:author="Microsoft Office User" w:date="2023-09-11T13:17:00Z">
            <w:rPr/>
          </w:rPrChange>
        </w:rPr>
        <w:fldChar w:fldCharType="separate"/>
      </w:r>
      <w:r w:rsidRPr="00B26E5F">
        <w:rPr>
          <w:sz w:val="20"/>
          <w:szCs w:val="20"/>
          <w:rPrChange w:id="2006" w:author="Microsoft Office User" w:date="2023-09-11T13:17:00Z">
            <w:rPr/>
          </w:rPrChange>
        </w:rPr>
        <w:t xml:space="preserve"> IL-1R and MyD88 Contribute to the Absence of a Bacterial Microbiome on the Healthy Murine Cornea. </w:t>
      </w:r>
      <w:r w:rsidRPr="00B26E5F">
        <w:rPr>
          <w:sz w:val="20"/>
          <w:szCs w:val="20"/>
          <w:rPrChange w:id="2007" w:author="Microsoft Office User" w:date="2023-09-11T13:17:00Z">
            <w:rPr/>
          </w:rPrChange>
        </w:rPr>
        <w:fldChar w:fldCharType="end"/>
      </w:r>
      <w:r w:rsidRPr="00B26E5F">
        <w:rPr>
          <w:sz w:val="20"/>
          <w:szCs w:val="20"/>
          <w:rPrChange w:id="2008" w:author="Microsoft Office User" w:date="2023-09-11T13:17:00Z">
            <w:rPr/>
          </w:rPrChange>
        </w:rPr>
        <w:fldChar w:fldCharType="begin"/>
      </w:r>
      <w:r w:rsidRPr="00B26E5F">
        <w:rPr>
          <w:sz w:val="20"/>
          <w:szCs w:val="20"/>
          <w:rPrChange w:id="2009" w:author="Microsoft Office User" w:date="2023-09-11T13:17:00Z">
            <w:rPr/>
          </w:rPrChange>
        </w:rPr>
        <w:instrText>HYPERLINK "https://www.zotero.org/google-docs/?n2Avay" \h</w:instrText>
      </w:r>
      <w:r w:rsidRPr="00E24C39">
        <w:rPr>
          <w:sz w:val="20"/>
          <w:szCs w:val="20"/>
        </w:rPr>
      </w:r>
      <w:r w:rsidRPr="00B26E5F">
        <w:rPr>
          <w:sz w:val="20"/>
          <w:szCs w:val="20"/>
          <w:rPrChange w:id="2010" w:author="Microsoft Office User" w:date="2023-09-11T13:17:00Z">
            <w:rPr>
              <w:i/>
            </w:rPr>
          </w:rPrChange>
        </w:rPr>
        <w:fldChar w:fldCharType="separate"/>
      </w:r>
      <w:r w:rsidRPr="00B26E5F">
        <w:rPr>
          <w:i/>
          <w:sz w:val="20"/>
          <w:szCs w:val="20"/>
          <w:rPrChange w:id="2011" w:author="Microsoft Office User" w:date="2023-09-11T13:17:00Z">
            <w:rPr>
              <w:i/>
            </w:rPr>
          </w:rPrChange>
        </w:rPr>
        <w:t xml:space="preserve">Front. Microbiol. </w:t>
      </w:r>
      <w:r w:rsidRPr="00B26E5F">
        <w:rPr>
          <w:i/>
          <w:sz w:val="20"/>
          <w:szCs w:val="20"/>
          <w:rPrChange w:id="2012" w:author="Microsoft Office User" w:date="2023-09-11T13:17:00Z">
            <w:rPr>
              <w:i/>
            </w:rPr>
          </w:rPrChange>
        </w:rPr>
        <w:fldChar w:fldCharType="end"/>
      </w:r>
      <w:r w:rsidRPr="00B26E5F">
        <w:rPr>
          <w:sz w:val="20"/>
          <w:szCs w:val="20"/>
          <w:rPrChange w:id="2013" w:author="Microsoft Office User" w:date="2023-09-11T13:17:00Z">
            <w:rPr/>
          </w:rPrChange>
        </w:rPr>
        <w:fldChar w:fldCharType="begin"/>
      </w:r>
      <w:r w:rsidRPr="00B26E5F">
        <w:rPr>
          <w:sz w:val="20"/>
          <w:szCs w:val="20"/>
          <w:rPrChange w:id="2014" w:author="Microsoft Office User" w:date="2023-09-11T13:17:00Z">
            <w:rPr/>
          </w:rPrChange>
        </w:rPr>
        <w:instrText>HYPERLINK "https://www.zotero.org/google-docs/?n2Avay" \h</w:instrText>
      </w:r>
      <w:r w:rsidRPr="00E24C39">
        <w:rPr>
          <w:sz w:val="20"/>
          <w:szCs w:val="20"/>
        </w:rPr>
      </w:r>
      <w:r w:rsidRPr="00B26E5F">
        <w:rPr>
          <w:sz w:val="20"/>
          <w:szCs w:val="20"/>
          <w:rPrChange w:id="2015" w:author="Microsoft Office User" w:date="2023-09-11T13:17:00Z">
            <w:rPr>
              <w:b/>
            </w:rPr>
          </w:rPrChange>
        </w:rPr>
        <w:fldChar w:fldCharType="separate"/>
      </w:r>
      <w:r w:rsidRPr="00B26E5F">
        <w:rPr>
          <w:b/>
          <w:sz w:val="20"/>
          <w:szCs w:val="20"/>
          <w:rPrChange w:id="2016" w:author="Microsoft Office User" w:date="2023-09-11T13:17:00Z">
            <w:rPr>
              <w:b/>
            </w:rPr>
          </w:rPrChange>
        </w:rPr>
        <w:t>9</w:t>
      </w:r>
      <w:r w:rsidRPr="00B26E5F">
        <w:rPr>
          <w:b/>
          <w:sz w:val="20"/>
          <w:szCs w:val="20"/>
          <w:rPrChange w:id="2017" w:author="Microsoft Office User" w:date="2023-09-11T13:17:00Z">
            <w:rPr>
              <w:b/>
            </w:rPr>
          </w:rPrChange>
        </w:rPr>
        <w:fldChar w:fldCharType="end"/>
      </w:r>
      <w:r w:rsidRPr="00B26E5F">
        <w:rPr>
          <w:sz w:val="20"/>
          <w:szCs w:val="20"/>
          <w:rPrChange w:id="2018" w:author="Microsoft Office User" w:date="2023-09-11T13:17:00Z">
            <w:rPr/>
          </w:rPrChange>
        </w:rPr>
        <w:fldChar w:fldCharType="begin"/>
      </w:r>
      <w:r w:rsidRPr="00B26E5F">
        <w:rPr>
          <w:sz w:val="20"/>
          <w:szCs w:val="20"/>
          <w:rPrChange w:id="2019" w:author="Microsoft Office User" w:date="2023-09-11T13:17:00Z">
            <w:rPr/>
          </w:rPrChange>
        </w:rPr>
        <w:instrText>HYPERLINK "https://www.zotero.org/google-docs/?n2Avay" \h</w:instrText>
      </w:r>
      <w:r w:rsidRPr="00E24C39">
        <w:rPr>
          <w:sz w:val="20"/>
          <w:szCs w:val="20"/>
        </w:rPr>
      </w:r>
      <w:r w:rsidRPr="00B26E5F">
        <w:rPr>
          <w:sz w:val="20"/>
          <w:szCs w:val="20"/>
          <w:rPrChange w:id="2020" w:author="Microsoft Office User" w:date="2023-09-11T13:17:00Z">
            <w:rPr/>
          </w:rPrChange>
        </w:rPr>
        <w:fldChar w:fldCharType="separate"/>
      </w:r>
      <w:r w:rsidRPr="00B26E5F">
        <w:rPr>
          <w:sz w:val="20"/>
          <w:szCs w:val="20"/>
          <w:rPrChange w:id="2021" w:author="Microsoft Office User" w:date="2023-09-11T13:17:00Z">
            <w:rPr/>
          </w:rPrChange>
        </w:rPr>
        <w:t>, 1117 (2018).</w:t>
      </w:r>
      <w:r w:rsidRPr="00B26E5F">
        <w:rPr>
          <w:sz w:val="20"/>
          <w:szCs w:val="20"/>
          <w:rPrChange w:id="2022" w:author="Microsoft Office User" w:date="2023-09-11T13:17:00Z">
            <w:rPr/>
          </w:rPrChange>
        </w:rPr>
        <w:fldChar w:fldCharType="end"/>
      </w:r>
    </w:p>
    <w:p w14:paraId="7FF6025D" w14:textId="77777777" w:rsidR="007B09DE" w:rsidRPr="00B26E5F" w:rsidRDefault="007B09DE">
      <w:pPr>
        <w:snapToGrid w:val="0"/>
        <w:contextualSpacing/>
        <w:rPr>
          <w:sz w:val="20"/>
          <w:szCs w:val="20"/>
          <w:rPrChange w:id="2023" w:author="Microsoft Office User" w:date="2023-09-11T13:17:00Z">
            <w:rPr/>
          </w:rPrChange>
        </w:rPr>
        <w:pPrChange w:id="2024" w:author="Microsoft Office User" w:date="2023-09-11T13:17:00Z">
          <w:pPr/>
        </w:pPrChange>
      </w:pPr>
    </w:p>
    <w:p w14:paraId="79F1CB1E" w14:textId="77777777" w:rsidR="000C56B0" w:rsidRPr="00B26E5F" w:rsidRDefault="00367A15">
      <w:pPr>
        <w:snapToGrid w:val="0"/>
        <w:contextualSpacing/>
        <w:rPr>
          <w:sz w:val="20"/>
          <w:szCs w:val="20"/>
          <w:rPrChange w:id="2025" w:author="Microsoft Office User" w:date="2023-09-11T13:17:00Z">
            <w:rPr/>
          </w:rPrChange>
        </w:rPr>
        <w:pPrChange w:id="2026" w:author="Microsoft Office User" w:date="2023-09-11T13:17:00Z">
          <w:pPr/>
        </w:pPrChange>
      </w:pPr>
      <w:r w:rsidRPr="00B26E5F">
        <w:rPr>
          <w:sz w:val="20"/>
          <w:szCs w:val="20"/>
          <w:rPrChange w:id="2027" w:author="Microsoft Office User" w:date="2023-09-11T13:17:00Z">
            <w:rPr/>
          </w:rPrChange>
        </w:rPr>
        <w:fldChar w:fldCharType="begin"/>
      </w:r>
      <w:r w:rsidRPr="00B26E5F">
        <w:rPr>
          <w:sz w:val="20"/>
          <w:szCs w:val="20"/>
          <w:rPrChange w:id="2028" w:author="Microsoft Office User" w:date="2023-09-11T13:17:00Z">
            <w:rPr/>
          </w:rPrChange>
        </w:rPr>
        <w:instrText>HYPERLINK "https://www.zotero.org/google-docs/?n2Avay" \h</w:instrText>
      </w:r>
      <w:r w:rsidRPr="00E24C39">
        <w:rPr>
          <w:sz w:val="20"/>
          <w:szCs w:val="20"/>
        </w:rPr>
      </w:r>
      <w:r w:rsidRPr="00B26E5F">
        <w:rPr>
          <w:sz w:val="20"/>
          <w:szCs w:val="20"/>
          <w:rPrChange w:id="2029" w:author="Microsoft Office User" w:date="2023-09-11T13:17:00Z">
            <w:rPr/>
          </w:rPrChange>
        </w:rPr>
        <w:fldChar w:fldCharType="separate"/>
      </w:r>
      <w:r w:rsidRPr="00B26E5F">
        <w:rPr>
          <w:sz w:val="20"/>
          <w:szCs w:val="20"/>
          <w:rPrChange w:id="2030" w:author="Microsoft Office User" w:date="2023-09-11T13:17:00Z">
            <w:rPr/>
          </w:rPrChange>
        </w:rPr>
        <w:t>70.</w:t>
      </w:r>
      <w:r w:rsidRPr="00B26E5F">
        <w:rPr>
          <w:sz w:val="20"/>
          <w:szCs w:val="20"/>
          <w:rPrChange w:id="2031" w:author="Microsoft Office User" w:date="2023-09-11T13:17:00Z">
            <w:rPr/>
          </w:rPrChange>
        </w:rPr>
        <w:tab/>
        <w:t xml:space="preserve">Gerardo, N. M., Hoang, K. L. &amp; Stoy, K. S. Evolution of animal immunity in the light of beneficial symbioses. </w:t>
      </w:r>
      <w:r w:rsidRPr="00B26E5F">
        <w:rPr>
          <w:sz w:val="20"/>
          <w:szCs w:val="20"/>
          <w:rPrChange w:id="2032" w:author="Microsoft Office User" w:date="2023-09-11T13:17:00Z">
            <w:rPr/>
          </w:rPrChange>
        </w:rPr>
        <w:fldChar w:fldCharType="end"/>
      </w:r>
      <w:r w:rsidRPr="00B26E5F">
        <w:rPr>
          <w:sz w:val="20"/>
          <w:szCs w:val="20"/>
          <w:rPrChange w:id="2033" w:author="Microsoft Office User" w:date="2023-09-11T13:17:00Z">
            <w:rPr/>
          </w:rPrChange>
        </w:rPr>
        <w:fldChar w:fldCharType="begin"/>
      </w:r>
      <w:r w:rsidRPr="00B26E5F">
        <w:rPr>
          <w:sz w:val="20"/>
          <w:szCs w:val="20"/>
          <w:rPrChange w:id="2034" w:author="Microsoft Office User" w:date="2023-09-11T13:17:00Z">
            <w:rPr/>
          </w:rPrChange>
        </w:rPr>
        <w:instrText>HYPERLINK "https://www.zotero.org/google-docs/?n2Avay" \h</w:instrText>
      </w:r>
      <w:r w:rsidRPr="00E24C39">
        <w:rPr>
          <w:sz w:val="20"/>
          <w:szCs w:val="20"/>
        </w:rPr>
      </w:r>
      <w:r w:rsidRPr="00B26E5F">
        <w:rPr>
          <w:sz w:val="20"/>
          <w:szCs w:val="20"/>
          <w:rPrChange w:id="2035" w:author="Microsoft Office User" w:date="2023-09-11T13:17:00Z">
            <w:rPr>
              <w:i/>
            </w:rPr>
          </w:rPrChange>
        </w:rPr>
        <w:fldChar w:fldCharType="separate"/>
      </w:r>
      <w:r w:rsidRPr="00B26E5F">
        <w:rPr>
          <w:i/>
          <w:sz w:val="20"/>
          <w:szCs w:val="20"/>
          <w:rPrChange w:id="2036" w:author="Microsoft Office User" w:date="2023-09-11T13:17:00Z">
            <w:rPr>
              <w:i/>
            </w:rPr>
          </w:rPrChange>
        </w:rPr>
        <w:t xml:space="preserve">Philos. Trans. R. Soc. Lond. B. Biol. Sci. </w:t>
      </w:r>
      <w:r w:rsidRPr="00B26E5F">
        <w:rPr>
          <w:i/>
          <w:sz w:val="20"/>
          <w:szCs w:val="20"/>
          <w:rPrChange w:id="2037" w:author="Microsoft Office User" w:date="2023-09-11T13:17:00Z">
            <w:rPr>
              <w:i/>
            </w:rPr>
          </w:rPrChange>
        </w:rPr>
        <w:fldChar w:fldCharType="end"/>
      </w:r>
      <w:r w:rsidRPr="00B26E5F">
        <w:rPr>
          <w:sz w:val="20"/>
          <w:szCs w:val="20"/>
          <w:rPrChange w:id="2038" w:author="Microsoft Office User" w:date="2023-09-11T13:17:00Z">
            <w:rPr/>
          </w:rPrChange>
        </w:rPr>
        <w:fldChar w:fldCharType="begin"/>
      </w:r>
      <w:r w:rsidRPr="00B26E5F">
        <w:rPr>
          <w:sz w:val="20"/>
          <w:szCs w:val="20"/>
          <w:rPrChange w:id="2039" w:author="Microsoft Office User" w:date="2023-09-11T13:17:00Z">
            <w:rPr/>
          </w:rPrChange>
        </w:rPr>
        <w:instrText>HYPERLINK "https://www.zotero.org/google-docs/?n2Avay" \h</w:instrText>
      </w:r>
      <w:r w:rsidRPr="00E24C39">
        <w:rPr>
          <w:sz w:val="20"/>
          <w:szCs w:val="20"/>
        </w:rPr>
      </w:r>
      <w:r w:rsidRPr="00B26E5F">
        <w:rPr>
          <w:sz w:val="20"/>
          <w:szCs w:val="20"/>
          <w:rPrChange w:id="2040" w:author="Microsoft Office User" w:date="2023-09-11T13:17:00Z">
            <w:rPr>
              <w:b/>
            </w:rPr>
          </w:rPrChange>
        </w:rPr>
        <w:fldChar w:fldCharType="separate"/>
      </w:r>
      <w:r w:rsidRPr="00B26E5F">
        <w:rPr>
          <w:b/>
          <w:sz w:val="20"/>
          <w:szCs w:val="20"/>
          <w:rPrChange w:id="2041" w:author="Microsoft Office User" w:date="2023-09-11T13:17:00Z">
            <w:rPr>
              <w:b/>
            </w:rPr>
          </w:rPrChange>
        </w:rPr>
        <w:t>375</w:t>
      </w:r>
      <w:r w:rsidRPr="00B26E5F">
        <w:rPr>
          <w:b/>
          <w:sz w:val="20"/>
          <w:szCs w:val="20"/>
          <w:rPrChange w:id="2042" w:author="Microsoft Office User" w:date="2023-09-11T13:17:00Z">
            <w:rPr>
              <w:b/>
            </w:rPr>
          </w:rPrChange>
        </w:rPr>
        <w:fldChar w:fldCharType="end"/>
      </w:r>
      <w:r w:rsidRPr="00B26E5F">
        <w:rPr>
          <w:sz w:val="20"/>
          <w:szCs w:val="20"/>
          <w:rPrChange w:id="2043" w:author="Microsoft Office User" w:date="2023-09-11T13:17:00Z">
            <w:rPr/>
          </w:rPrChange>
        </w:rPr>
        <w:fldChar w:fldCharType="begin"/>
      </w:r>
      <w:r w:rsidRPr="00B26E5F">
        <w:rPr>
          <w:sz w:val="20"/>
          <w:szCs w:val="20"/>
          <w:rPrChange w:id="2044" w:author="Microsoft Office User" w:date="2023-09-11T13:17:00Z">
            <w:rPr/>
          </w:rPrChange>
        </w:rPr>
        <w:instrText>HYPERLINK "https://www.zotero.org/google-docs/?n2Avay" \h</w:instrText>
      </w:r>
      <w:r w:rsidRPr="00E24C39">
        <w:rPr>
          <w:sz w:val="20"/>
          <w:szCs w:val="20"/>
        </w:rPr>
      </w:r>
      <w:r w:rsidRPr="00B26E5F">
        <w:rPr>
          <w:sz w:val="20"/>
          <w:szCs w:val="20"/>
          <w:rPrChange w:id="2045" w:author="Microsoft Office User" w:date="2023-09-11T13:17:00Z">
            <w:rPr/>
          </w:rPrChange>
        </w:rPr>
        <w:fldChar w:fldCharType="separate"/>
      </w:r>
      <w:r w:rsidRPr="00B26E5F">
        <w:rPr>
          <w:sz w:val="20"/>
          <w:szCs w:val="20"/>
          <w:rPrChange w:id="2046" w:author="Microsoft Office User" w:date="2023-09-11T13:17:00Z">
            <w:rPr/>
          </w:rPrChange>
        </w:rPr>
        <w:t>, 20190601 (2020).</w:t>
      </w:r>
      <w:r w:rsidRPr="00B26E5F">
        <w:rPr>
          <w:sz w:val="20"/>
          <w:szCs w:val="20"/>
          <w:rPrChange w:id="2047" w:author="Microsoft Office User" w:date="2023-09-11T13:17:00Z">
            <w:rPr/>
          </w:rPrChange>
        </w:rPr>
        <w:fldChar w:fldCharType="end"/>
      </w:r>
    </w:p>
    <w:p w14:paraId="080EAC8F" w14:textId="77777777" w:rsidR="007B09DE" w:rsidRPr="00B26E5F" w:rsidRDefault="007B09DE">
      <w:pPr>
        <w:snapToGrid w:val="0"/>
        <w:contextualSpacing/>
        <w:rPr>
          <w:sz w:val="20"/>
          <w:szCs w:val="20"/>
          <w:rPrChange w:id="2048" w:author="Microsoft Office User" w:date="2023-09-11T13:17:00Z">
            <w:rPr/>
          </w:rPrChange>
        </w:rPr>
        <w:pPrChange w:id="2049" w:author="Microsoft Office User" w:date="2023-09-11T13:17:00Z">
          <w:pPr/>
        </w:pPrChange>
      </w:pPr>
    </w:p>
    <w:p w14:paraId="4C0A3449" w14:textId="77777777" w:rsidR="000C56B0" w:rsidRPr="00B26E5F" w:rsidRDefault="00367A15">
      <w:pPr>
        <w:snapToGrid w:val="0"/>
        <w:contextualSpacing/>
        <w:rPr>
          <w:sz w:val="20"/>
          <w:szCs w:val="20"/>
          <w:rPrChange w:id="2050" w:author="Microsoft Office User" w:date="2023-09-11T13:17:00Z">
            <w:rPr/>
          </w:rPrChange>
        </w:rPr>
        <w:pPrChange w:id="2051" w:author="Microsoft Office User" w:date="2023-09-11T13:17:00Z">
          <w:pPr/>
        </w:pPrChange>
      </w:pPr>
      <w:r w:rsidRPr="00B26E5F">
        <w:rPr>
          <w:sz w:val="20"/>
          <w:szCs w:val="20"/>
          <w:rPrChange w:id="2052" w:author="Microsoft Office User" w:date="2023-09-11T13:17:00Z">
            <w:rPr/>
          </w:rPrChange>
        </w:rPr>
        <w:lastRenderedPageBreak/>
        <w:fldChar w:fldCharType="begin"/>
      </w:r>
      <w:r w:rsidRPr="00B26E5F">
        <w:rPr>
          <w:sz w:val="20"/>
          <w:szCs w:val="20"/>
          <w:rPrChange w:id="2053" w:author="Microsoft Office User" w:date="2023-09-11T13:17:00Z">
            <w:rPr/>
          </w:rPrChange>
        </w:rPr>
        <w:instrText>HYPERLINK "https://www.zotero.org/google-docs/?n2Avay" \h</w:instrText>
      </w:r>
      <w:r w:rsidRPr="00E24C39">
        <w:rPr>
          <w:sz w:val="20"/>
          <w:szCs w:val="20"/>
        </w:rPr>
      </w:r>
      <w:r w:rsidRPr="00B26E5F">
        <w:rPr>
          <w:sz w:val="20"/>
          <w:szCs w:val="20"/>
          <w:rPrChange w:id="2054" w:author="Microsoft Office User" w:date="2023-09-11T13:17:00Z">
            <w:rPr/>
          </w:rPrChange>
        </w:rPr>
        <w:fldChar w:fldCharType="separate"/>
      </w:r>
      <w:r w:rsidRPr="00B26E5F">
        <w:rPr>
          <w:sz w:val="20"/>
          <w:szCs w:val="20"/>
          <w:rPrChange w:id="2055" w:author="Microsoft Office User" w:date="2023-09-11T13:17:00Z">
            <w:rPr/>
          </w:rPrChange>
        </w:rPr>
        <w:t>71.</w:t>
      </w:r>
      <w:r w:rsidRPr="00B26E5F">
        <w:rPr>
          <w:sz w:val="20"/>
          <w:szCs w:val="20"/>
          <w:rPrChange w:id="2056" w:author="Microsoft Office User" w:date="2023-09-11T13:17:00Z">
            <w:rPr/>
          </w:rPrChange>
        </w:rPr>
        <w:tab/>
        <w:t xml:space="preserve">McFall-Ngai, M. Care for the community. </w:t>
      </w:r>
      <w:r w:rsidRPr="00B26E5F">
        <w:rPr>
          <w:sz w:val="20"/>
          <w:szCs w:val="20"/>
          <w:rPrChange w:id="2057" w:author="Microsoft Office User" w:date="2023-09-11T13:17:00Z">
            <w:rPr/>
          </w:rPrChange>
        </w:rPr>
        <w:fldChar w:fldCharType="end"/>
      </w:r>
      <w:r w:rsidRPr="00B26E5F">
        <w:rPr>
          <w:sz w:val="20"/>
          <w:szCs w:val="20"/>
          <w:rPrChange w:id="2058" w:author="Microsoft Office User" w:date="2023-09-11T13:17:00Z">
            <w:rPr/>
          </w:rPrChange>
        </w:rPr>
        <w:fldChar w:fldCharType="begin"/>
      </w:r>
      <w:r w:rsidRPr="00B26E5F">
        <w:rPr>
          <w:sz w:val="20"/>
          <w:szCs w:val="20"/>
          <w:rPrChange w:id="2059" w:author="Microsoft Office User" w:date="2023-09-11T13:17:00Z">
            <w:rPr/>
          </w:rPrChange>
        </w:rPr>
        <w:instrText>HYPERLINK "https://www.zotero.org/google-docs/?n2Avay" \h</w:instrText>
      </w:r>
      <w:r w:rsidRPr="00E24C39">
        <w:rPr>
          <w:sz w:val="20"/>
          <w:szCs w:val="20"/>
        </w:rPr>
      </w:r>
      <w:r w:rsidRPr="00B26E5F">
        <w:rPr>
          <w:sz w:val="20"/>
          <w:szCs w:val="20"/>
          <w:rPrChange w:id="2060" w:author="Microsoft Office User" w:date="2023-09-11T13:17:00Z">
            <w:rPr>
              <w:i/>
            </w:rPr>
          </w:rPrChange>
        </w:rPr>
        <w:fldChar w:fldCharType="separate"/>
      </w:r>
      <w:r w:rsidRPr="00B26E5F">
        <w:rPr>
          <w:i/>
          <w:sz w:val="20"/>
          <w:szCs w:val="20"/>
          <w:rPrChange w:id="2061" w:author="Microsoft Office User" w:date="2023-09-11T13:17:00Z">
            <w:rPr>
              <w:i/>
            </w:rPr>
          </w:rPrChange>
        </w:rPr>
        <w:t xml:space="preserve">Nature </w:t>
      </w:r>
      <w:r w:rsidRPr="00B26E5F">
        <w:rPr>
          <w:i/>
          <w:sz w:val="20"/>
          <w:szCs w:val="20"/>
          <w:rPrChange w:id="2062" w:author="Microsoft Office User" w:date="2023-09-11T13:17:00Z">
            <w:rPr>
              <w:i/>
            </w:rPr>
          </w:rPrChange>
        </w:rPr>
        <w:fldChar w:fldCharType="end"/>
      </w:r>
      <w:r w:rsidRPr="00B26E5F">
        <w:rPr>
          <w:sz w:val="20"/>
          <w:szCs w:val="20"/>
          <w:rPrChange w:id="2063" w:author="Microsoft Office User" w:date="2023-09-11T13:17:00Z">
            <w:rPr/>
          </w:rPrChange>
        </w:rPr>
        <w:fldChar w:fldCharType="begin"/>
      </w:r>
      <w:r w:rsidRPr="00B26E5F">
        <w:rPr>
          <w:sz w:val="20"/>
          <w:szCs w:val="20"/>
          <w:rPrChange w:id="2064" w:author="Microsoft Office User" w:date="2023-09-11T13:17:00Z">
            <w:rPr/>
          </w:rPrChange>
        </w:rPr>
        <w:instrText>HYPERLINK "https://www.zotero.org/google-docs/?n2Avay" \h</w:instrText>
      </w:r>
      <w:r w:rsidRPr="00E24C39">
        <w:rPr>
          <w:sz w:val="20"/>
          <w:szCs w:val="20"/>
        </w:rPr>
      </w:r>
      <w:r w:rsidRPr="00B26E5F">
        <w:rPr>
          <w:sz w:val="20"/>
          <w:szCs w:val="20"/>
          <w:rPrChange w:id="2065" w:author="Microsoft Office User" w:date="2023-09-11T13:17:00Z">
            <w:rPr>
              <w:b/>
            </w:rPr>
          </w:rPrChange>
        </w:rPr>
        <w:fldChar w:fldCharType="separate"/>
      </w:r>
      <w:r w:rsidRPr="00B26E5F">
        <w:rPr>
          <w:b/>
          <w:sz w:val="20"/>
          <w:szCs w:val="20"/>
          <w:rPrChange w:id="2066" w:author="Microsoft Office User" w:date="2023-09-11T13:17:00Z">
            <w:rPr>
              <w:b/>
            </w:rPr>
          </w:rPrChange>
        </w:rPr>
        <w:t>445</w:t>
      </w:r>
      <w:r w:rsidRPr="00B26E5F">
        <w:rPr>
          <w:b/>
          <w:sz w:val="20"/>
          <w:szCs w:val="20"/>
          <w:rPrChange w:id="2067" w:author="Microsoft Office User" w:date="2023-09-11T13:17:00Z">
            <w:rPr>
              <w:b/>
            </w:rPr>
          </w:rPrChange>
        </w:rPr>
        <w:fldChar w:fldCharType="end"/>
      </w:r>
      <w:r w:rsidRPr="00B26E5F">
        <w:rPr>
          <w:sz w:val="20"/>
          <w:szCs w:val="20"/>
          <w:rPrChange w:id="2068" w:author="Microsoft Office User" w:date="2023-09-11T13:17:00Z">
            <w:rPr/>
          </w:rPrChange>
        </w:rPr>
        <w:fldChar w:fldCharType="begin"/>
      </w:r>
      <w:r w:rsidRPr="00B26E5F">
        <w:rPr>
          <w:sz w:val="20"/>
          <w:szCs w:val="20"/>
          <w:rPrChange w:id="2069" w:author="Microsoft Office User" w:date="2023-09-11T13:17:00Z">
            <w:rPr/>
          </w:rPrChange>
        </w:rPr>
        <w:instrText>HYPERLINK "https://www.zotero.org/google-docs/?n2Avay" \h</w:instrText>
      </w:r>
      <w:r w:rsidRPr="00E24C39">
        <w:rPr>
          <w:sz w:val="20"/>
          <w:szCs w:val="20"/>
        </w:rPr>
      </w:r>
      <w:r w:rsidRPr="00B26E5F">
        <w:rPr>
          <w:sz w:val="20"/>
          <w:szCs w:val="20"/>
          <w:rPrChange w:id="2070" w:author="Microsoft Office User" w:date="2023-09-11T13:17:00Z">
            <w:rPr/>
          </w:rPrChange>
        </w:rPr>
        <w:fldChar w:fldCharType="separate"/>
      </w:r>
      <w:r w:rsidRPr="00B26E5F">
        <w:rPr>
          <w:sz w:val="20"/>
          <w:szCs w:val="20"/>
          <w:rPrChange w:id="2071" w:author="Microsoft Office User" w:date="2023-09-11T13:17:00Z">
            <w:rPr/>
          </w:rPrChange>
        </w:rPr>
        <w:t>, 153–153 (2007).</w:t>
      </w:r>
      <w:r w:rsidRPr="00B26E5F">
        <w:rPr>
          <w:sz w:val="20"/>
          <w:szCs w:val="20"/>
          <w:rPrChange w:id="2072" w:author="Microsoft Office User" w:date="2023-09-11T13:17:00Z">
            <w:rPr/>
          </w:rPrChange>
        </w:rPr>
        <w:fldChar w:fldCharType="end"/>
      </w:r>
    </w:p>
    <w:p w14:paraId="0437CCC8" w14:textId="77777777" w:rsidR="007B09DE" w:rsidRPr="00B26E5F" w:rsidRDefault="007B09DE">
      <w:pPr>
        <w:snapToGrid w:val="0"/>
        <w:contextualSpacing/>
        <w:rPr>
          <w:sz w:val="20"/>
          <w:szCs w:val="20"/>
          <w:rPrChange w:id="2073" w:author="Microsoft Office User" w:date="2023-09-11T13:17:00Z">
            <w:rPr/>
          </w:rPrChange>
        </w:rPr>
        <w:pPrChange w:id="2074" w:author="Microsoft Office User" w:date="2023-09-11T13:17:00Z">
          <w:pPr/>
        </w:pPrChange>
      </w:pPr>
    </w:p>
    <w:p w14:paraId="3E84AE0F" w14:textId="77777777" w:rsidR="000C56B0" w:rsidRPr="00B26E5F" w:rsidRDefault="00367A15">
      <w:pPr>
        <w:snapToGrid w:val="0"/>
        <w:contextualSpacing/>
        <w:rPr>
          <w:sz w:val="20"/>
          <w:szCs w:val="20"/>
          <w:rPrChange w:id="2075" w:author="Microsoft Office User" w:date="2023-09-11T13:17:00Z">
            <w:rPr/>
          </w:rPrChange>
        </w:rPr>
        <w:pPrChange w:id="2076" w:author="Microsoft Office User" w:date="2023-09-11T13:17:00Z">
          <w:pPr/>
        </w:pPrChange>
      </w:pPr>
      <w:r w:rsidRPr="00B26E5F">
        <w:rPr>
          <w:sz w:val="20"/>
          <w:szCs w:val="20"/>
          <w:rPrChange w:id="2077" w:author="Microsoft Office User" w:date="2023-09-11T13:17:00Z">
            <w:rPr/>
          </w:rPrChange>
        </w:rPr>
        <w:fldChar w:fldCharType="begin"/>
      </w:r>
      <w:r w:rsidRPr="00B26E5F">
        <w:rPr>
          <w:sz w:val="20"/>
          <w:szCs w:val="20"/>
          <w:rPrChange w:id="2078" w:author="Microsoft Office User" w:date="2023-09-11T13:17:00Z">
            <w:rPr/>
          </w:rPrChange>
        </w:rPr>
        <w:instrText>HYPERLINK "https://www.zotero.org/google-docs/?n2Avay" \h</w:instrText>
      </w:r>
      <w:r w:rsidRPr="00E24C39">
        <w:rPr>
          <w:sz w:val="20"/>
          <w:szCs w:val="20"/>
        </w:rPr>
      </w:r>
      <w:r w:rsidRPr="00B26E5F">
        <w:rPr>
          <w:sz w:val="20"/>
          <w:szCs w:val="20"/>
          <w:rPrChange w:id="2079" w:author="Microsoft Office User" w:date="2023-09-11T13:17:00Z">
            <w:rPr/>
          </w:rPrChange>
        </w:rPr>
        <w:fldChar w:fldCharType="separate"/>
      </w:r>
      <w:r w:rsidRPr="00B26E5F">
        <w:rPr>
          <w:sz w:val="20"/>
          <w:szCs w:val="20"/>
          <w:rPrChange w:id="2080" w:author="Microsoft Office User" w:date="2023-09-11T13:17:00Z">
            <w:rPr/>
          </w:rPrChange>
        </w:rPr>
        <w:t>72.</w:t>
      </w:r>
      <w:r w:rsidRPr="00B26E5F">
        <w:rPr>
          <w:sz w:val="20"/>
          <w:szCs w:val="20"/>
          <w:rPrChange w:id="2081" w:author="Microsoft Office User" w:date="2023-09-11T13:17:00Z">
            <w:rPr/>
          </w:rPrChange>
        </w:rPr>
        <w:tab/>
        <w:t xml:space="preserve">Moreira, L. A. </w:t>
      </w:r>
      <w:r w:rsidRPr="00B26E5F">
        <w:rPr>
          <w:sz w:val="20"/>
          <w:szCs w:val="20"/>
          <w:rPrChange w:id="2082" w:author="Microsoft Office User" w:date="2023-09-11T13:17:00Z">
            <w:rPr/>
          </w:rPrChange>
        </w:rPr>
        <w:fldChar w:fldCharType="end"/>
      </w:r>
      <w:r w:rsidRPr="00B26E5F">
        <w:rPr>
          <w:sz w:val="20"/>
          <w:szCs w:val="20"/>
          <w:rPrChange w:id="2083" w:author="Microsoft Office User" w:date="2023-09-11T13:17:00Z">
            <w:rPr/>
          </w:rPrChange>
        </w:rPr>
        <w:fldChar w:fldCharType="begin"/>
      </w:r>
      <w:r w:rsidRPr="00B26E5F">
        <w:rPr>
          <w:sz w:val="20"/>
          <w:szCs w:val="20"/>
          <w:rPrChange w:id="2084" w:author="Microsoft Office User" w:date="2023-09-11T13:17:00Z">
            <w:rPr/>
          </w:rPrChange>
        </w:rPr>
        <w:instrText>HYPERLINK "https://www.zotero.org/google-docs/?n2Avay" \h</w:instrText>
      </w:r>
      <w:r w:rsidRPr="00E24C39">
        <w:rPr>
          <w:sz w:val="20"/>
          <w:szCs w:val="20"/>
        </w:rPr>
      </w:r>
      <w:r w:rsidRPr="00B26E5F">
        <w:rPr>
          <w:sz w:val="20"/>
          <w:szCs w:val="20"/>
          <w:rPrChange w:id="2085" w:author="Microsoft Office User" w:date="2023-09-11T13:17:00Z">
            <w:rPr>
              <w:i/>
            </w:rPr>
          </w:rPrChange>
        </w:rPr>
        <w:fldChar w:fldCharType="separate"/>
      </w:r>
      <w:r w:rsidRPr="00B26E5F">
        <w:rPr>
          <w:i/>
          <w:sz w:val="20"/>
          <w:szCs w:val="20"/>
          <w:rPrChange w:id="2086" w:author="Microsoft Office User" w:date="2023-09-11T13:17:00Z">
            <w:rPr>
              <w:i/>
            </w:rPr>
          </w:rPrChange>
        </w:rPr>
        <w:t>et al.</w:t>
      </w:r>
      <w:r w:rsidRPr="00B26E5F">
        <w:rPr>
          <w:i/>
          <w:sz w:val="20"/>
          <w:szCs w:val="20"/>
          <w:rPrChange w:id="2087" w:author="Microsoft Office User" w:date="2023-09-11T13:17:00Z">
            <w:rPr>
              <w:i/>
            </w:rPr>
          </w:rPrChange>
        </w:rPr>
        <w:fldChar w:fldCharType="end"/>
      </w:r>
      <w:r w:rsidRPr="00B26E5F">
        <w:rPr>
          <w:sz w:val="20"/>
          <w:szCs w:val="20"/>
          <w:rPrChange w:id="2088" w:author="Microsoft Office User" w:date="2023-09-11T13:17:00Z">
            <w:rPr/>
          </w:rPrChange>
        </w:rPr>
        <w:fldChar w:fldCharType="begin"/>
      </w:r>
      <w:r w:rsidRPr="00B26E5F">
        <w:rPr>
          <w:sz w:val="20"/>
          <w:szCs w:val="20"/>
          <w:rPrChange w:id="2089" w:author="Microsoft Office User" w:date="2023-09-11T13:17:00Z">
            <w:rPr/>
          </w:rPrChange>
        </w:rPr>
        <w:instrText>HYPERLINK "https://www.zotero.org/google-docs/?n2Avay" \h</w:instrText>
      </w:r>
      <w:r w:rsidRPr="00E24C39">
        <w:rPr>
          <w:sz w:val="20"/>
          <w:szCs w:val="20"/>
        </w:rPr>
      </w:r>
      <w:r w:rsidRPr="00B26E5F">
        <w:rPr>
          <w:sz w:val="20"/>
          <w:szCs w:val="20"/>
          <w:rPrChange w:id="2090" w:author="Microsoft Office User" w:date="2023-09-11T13:17:00Z">
            <w:rPr/>
          </w:rPrChange>
        </w:rPr>
        <w:fldChar w:fldCharType="separate"/>
      </w:r>
      <w:r w:rsidRPr="00B26E5F">
        <w:rPr>
          <w:sz w:val="20"/>
          <w:szCs w:val="20"/>
          <w:rPrChange w:id="2091" w:author="Microsoft Office User" w:date="2023-09-11T13:17:00Z">
            <w:rPr/>
          </w:rPrChange>
        </w:rPr>
        <w:t xml:space="preserve"> A Wolbachia symbiont in Aedes aegypti limits infection with dengue, Chikungunya, and Plasmodium. </w:t>
      </w:r>
      <w:r w:rsidRPr="00B26E5F">
        <w:rPr>
          <w:sz w:val="20"/>
          <w:szCs w:val="20"/>
          <w:rPrChange w:id="2092" w:author="Microsoft Office User" w:date="2023-09-11T13:17:00Z">
            <w:rPr/>
          </w:rPrChange>
        </w:rPr>
        <w:fldChar w:fldCharType="end"/>
      </w:r>
      <w:r w:rsidRPr="00B26E5F">
        <w:rPr>
          <w:sz w:val="20"/>
          <w:szCs w:val="20"/>
          <w:rPrChange w:id="2093" w:author="Microsoft Office User" w:date="2023-09-11T13:17:00Z">
            <w:rPr/>
          </w:rPrChange>
        </w:rPr>
        <w:fldChar w:fldCharType="begin"/>
      </w:r>
      <w:r w:rsidRPr="00B26E5F">
        <w:rPr>
          <w:sz w:val="20"/>
          <w:szCs w:val="20"/>
          <w:rPrChange w:id="2094" w:author="Microsoft Office User" w:date="2023-09-11T13:17:00Z">
            <w:rPr/>
          </w:rPrChange>
        </w:rPr>
        <w:instrText>HYPERLINK "https://www.zotero.org/google-docs/?n2Avay" \h</w:instrText>
      </w:r>
      <w:r w:rsidRPr="00E24C39">
        <w:rPr>
          <w:sz w:val="20"/>
          <w:szCs w:val="20"/>
        </w:rPr>
      </w:r>
      <w:r w:rsidRPr="00B26E5F">
        <w:rPr>
          <w:sz w:val="20"/>
          <w:szCs w:val="20"/>
          <w:rPrChange w:id="2095" w:author="Microsoft Office User" w:date="2023-09-11T13:17:00Z">
            <w:rPr>
              <w:i/>
            </w:rPr>
          </w:rPrChange>
        </w:rPr>
        <w:fldChar w:fldCharType="separate"/>
      </w:r>
      <w:r w:rsidRPr="00B26E5F">
        <w:rPr>
          <w:i/>
          <w:sz w:val="20"/>
          <w:szCs w:val="20"/>
          <w:rPrChange w:id="2096" w:author="Microsoft Office User" w:date="2023-09-11T13:17:00Z">
            <w:rPr>
              <w:i/>
            </w:rPr>
          </w:rPrChange>
        </w:rPr>
        <w:t xml:space="preserve">Cell </w:t>
      </w:r>
      <w:r w:rsidRPr="00B26E5F">
        <w:rPr>
          <w:i/>
          <w:sz w:val="20"/>
          <w:szCs w:val="20"/>
          <w:rPrChange w:id="2097" w:author="Microsoft Office User" w:date="2023-09-11T13:17:00Z">
            <w:rPr>
              <w:i/>
            </w:rPr>
          </w:rPrChange>
        </w:rPr>
        <w:fldChar w:fldCharType="end"/>
      </w:r>
      <w:r w:rsidRPr="00B26E5F">
        <w:rPr>
          <w:sz w:val="20"/>
          <w:szCs w:val="20"/>
          <w:rPrChange w:id="2098" w:author="Microsoft Office User" w:date="2023-09-11T13:17:00Z">
            <w:rPr/>
          </w:rPrChange>
        </w:rPr>
        <w:fldChar w:fldCharType="begin"/>
      </w:r>
      <w:r w:rsidRPr="00B26E5F">
        <w:rPr>
          <w:sz w:val="20"/>
          <w:szCs w:val="20"/>
          <w:rPrChange w:id="2099" w:author="Microsoft Office User" w:date="2023-09-11T13:17:00Z">
            <w:rPr/>
          </w:rPrChange>
        </w:rPr>
        <w:instrText>HYPERLINK "https://www.zotero.org/google-docs/?n2Avay" \h</w:instrText>
      </w:r>
      <w:r w:rsidRPr="00E24C39">
        <w:rPr>
          <w:sz w:val="20"/>
          <w:szCs w:val="20"/>
        </w:rPr>
      </w:r>
      <w:r w:rsidRPr="00B26E5F">
        <w:rPr>
          <w:sz w:val="20"/>
          <w:szCs w:val="20"/>
          <w:rPrChange w:id="2100" w:author="Microsoft Office User" w:date="2023-09-11T13:17:00Z">
            <w:rPr>
              <w:b/>
            </w:rPr>
          </w:rPrChange>
        </w:rPr>
        <w:fldChar w:fldCharType="separate"/>
      </w:r>
      <w:r w:rsidRPr="00B26E5F">
        <w:rPr>
          <w:b/>
          <w:sz w:val="20"/>
          <w:szCs w:val="20"/>
          <w:rPrChange w:id="2101" w:author="Microsoft Office User" w:date="2023-09-11T13:17:00Z">
            <w:rPr>
              <w:b/>
            </w:rPr>
          </w:rPrChange>
        </w:rPr>
        <w:t>139</w:t>
      </w:r>
      <w:r w:rsidRPr="00B26E5F">
        <w:rPr>
          <w:b/>
          <w:sz w:val="20"/>
          <w:szCs w:val="20"/>
          <w:rPrChange w:id="2102" w:author="Microsoft Office User" w:date="2023-09-11T13:17:00Z">
            <w:rPr>
              <w:b/>
            </w:rPr>
          </w:rPrChange>
        </w:rPr>
        <w:fldChar w:fldCharType="end"/>
      </w:r>
      <w:r w:rsidRPr="00B26E5F">
        <w:rPr>
          <w:sz w:val="20"/>
          <w:szCs w:val="20"/>
          <w:rPrChange w:id="2103" w:author="Microsoft Office User" w:date="2023-09-11T13:17:00Z">
            <w:rPr/>
          </w:rPrChange>
        </w:rPr>
        <w:fldChar w:fldCharType="begin"/>
      </w:r>
      <w:r w:rsidRPr="00B26E5F">
        <w:rPr>
          <w:sz w:val="20"/>
          <w:szCs w:val="20"/>
          <w:rPrChange w:id="2104" w:author="Microsoft Office User" w:date="2023-09-11T13:17:00Z">
            <w:rPr/>
          </w:rPrChange>
        </w:rPr>
        <w:instrText>HYPERLINK "https://www.zotero.org/google-docs/?n2Avay" \h</w:instrText>
      </w:r>
      <w:r w:rsidRPr="00E24C39">
        <w:rPr>
          <w:sz w:val="20"/>
          <w:szCs w:val="20"/>
        </w:rPr>
      </w:r>
      <w:r w:rsidRPr="00B26E5F">
        <w:rPr>
          <w:sz w:val="20"/>
          <w:szCs w:val="20"/>
          <w:rPrChange w:id="2105" w:author="Microsoft Office User" w:date="2023-09-11T13:17:00Z">
            <w:rPr/>
          </w:rPrChange>
        </w:rPr>
        <w:fldChar w:fldCharType="separate"/>
      </w:r>
      <w:r w:rsidRPr="00B26E5F">
        <w:rPr>
          <w:sz w:val="20"/>
          <w:szCs w:val="20"/>
          <w:rPrChange w:id="2106" w:author="Microsoft Office User" w:date="2023-09-11T13:17:00Z">
            <w:rPr/>
          </w:rPrChange>
        </w:rPr>
        <w:t>, 1268–1278 (2009).</w:t>
      </w:r>
      <w:r w:rsidRPr="00B26E5F">
        <w:rPr>
          <w:sz w:val="20"/>
          <w:szCs w:val="20"/>
          <w:rPrChange w:id="2107" w:author="Microsoft Office User" w:date="2023-09-11T13:17:00Z">
            <w:rPr/>
          </w:rPrChange>
        </w:rPr>
        <w:fldChar w:fldCharType="end"/>
      </w:r>
    </w:p>
    <w:p w14:paraId="0506EC35" w14:textId="77777777" w:rsidR="007B09DE" w:rsidRPr="00B26E5F" w:rsidRDefault="007B09DE">
      <w:pPr>
        <w:snapToGrid w:val="0"/>
        <w:contextualSpacing/>
        <w:rPr>
          <w:sz w:val="20"/>
          <w:szCs w:val="20"/>
          <w:rPrChange w:id="2108" w:author="Microsoft Office User" w:date="2023-09-11T13:17:00Z">
            <w:rPr/>
          </w:rPrChange>
        </w:rPr>
        <w:pPrChange w:id="2109" w:author="Microsoft Office User" w:date="2023-09-11T13:17:00Z">
          <w:pPr/>
        </w:pPrChange>
      </w:pPr>
    </w:p>
    <w:p w14:paraId="0316519D" w14:textId="77777777" w:rsidR="000C56B0" w:rsidRPr="00B26E5F" w:rsidRDefault="00367A15">
      <w:pPr>
        <w:snapToGrid w:val="0"/>
        <w:contextualSpacing/>
        <w:rPr>
          <w:sz w:val="20"/>
          <w:szCs w:val="20"/>
          <w:rPrChange w:id="2110" w:author="Microsoft Office User" w:date="2023-09-11T13:17:00Z">
            <w:rPr/>
          </w:rPrChange>
        </w:rPr>
        <w:pPrChange w:id="2111" w:author="Microsoft Office User" w:date="2023-09-11T13:17:00Z">
          <w:pPr/>
        </w:pPrChange>
      </w:pPr>
      <w:r w:rsidRPr="00B26E5F">
        <w:rPr>
          <w:sz w:val="20"/>
          <w:szCs w:val="20"/>
          <w:rPrChange w:id="2112" w:author="Microsoft Office User" w:date="2023-09-11T13:17:00Z">
            <w:rPr/>
          </w:rPrChange>
        </w:rPr>
        <w:fldChar w:fldCharType="begin"/>
      </w:r>
      <w:r w:rsidRPr="00B26E5F">
        <w:rPr>
          <w:sz w:val="20"/>
          <w:szCs w:val="20"/>
          <w:rPrChange w:id="2113" w:author="Microsoft Office User" w:date="2023-09-11T13:17:00Z">
            <w:rPr/>
          </w:rPrChange>
        </w:rPr>
        <w:instrText>HYPERLINK "https://www.zotero.org/google-docs/?n2Avay" \h</w:instrText>
      </w:r>
      <w:r w:rsidRPr="00E24C39">
        <w:rPr>
          <w:sz w:val="20"/>
          <w:szCs w:val="20"/>
        </w:rPr>
      </w:r>
      <w:r w:rsidRPr="00B26E5F">
        <w:rPr>
          <w:sz w:val="20"/>
          <w:szCs w:val="20"/>
          <w:rPrChange w:id="2114" w:author="Microsoft Office User" w:date="2023-09-11T13:17:00Z">
            <w:rPr/>
          </w:rPrChange>
        </w:rPr>
        <w:fldChar w:fldCharType="separate"/>
      </w:r>
      <w:r w:rsidRPr="00B26E5F">
        <w:rPr>
          <w:sz w:val="20"/>
          <w:szCs w:val="20"/>
          <w:rPrChange w:id="2115" w:author="Microsoft Office User" w:date="2023-09-11T13:17:00Z">
            <w:rPr/>
          </w:rPrChange>
        </w:rPr>
        <w:t>73.</w:t>
      </w:r>
      <w:r w:rsidRPr="00B26E5F">
        <w:rPr>
          <w:sz w:val="20"/>
          <w:szCs w:val="20"/>
          <w:rPrChange w:id="2116" w:author="Microsoft Office User" w:date="2023-09-11T13:17:00Z">
            <w:rPr/>
          </w:rPrChange>
        </w:rPr>
        <w:tab/>
        <w:t xml:space="preserve">Lee, K. H. &amp; Ruby, E. G. Effect of the Squid Host on the Abundance and Distribution of Symbiotic Vibrio fischeri in Nature. </w:t>
      </w:r>
      <w:r w:rsidRPr="00B26E5F">
        <w:rPr>
          <w:sz w:val="20"/>
          <w:szCs w:val="20"/>
          <w:rPrChange w:id="2117" w:author="Microsoft Office User" w:date="2023-09-11T13:17:00Z">
            <w:rPr/>
          </w:rPrChange>
        </w:rPr>
        <w:fldChar w:fldCharType="end"/>
      </w:r>
      <w:r w:rsidRPr="00B26E5F">
        <w:rPr>
          <w:sz w:val="20"/>
          <w:szCs w:val="20"/>
          <w:rPrChange w:id="2118" w:author="Microsoft Office User" w:date="2023-09-11T13:17:00Z">
            <w:rPr/>
          </w:rPrChange>
        </w:rPr>
        <w:fldChar w:fldCharType="begin"/>
      </w:r>
      <w:r w:rsidRPr="00B26E5F">
        <w:rPr>
          <w:sz w:val="20"/>
          <w:szCs w:val="20"/>
          <w:rPrChange w:id="2119" w:author="Microsoft Office User" w:date="2023-09-11T13:17:00Z">
            <w:rPr/>
          </w:rPrChange>
        </w:rPr>
        <w:instrText>HYPERLINK "https://www.zotero.org/google-docs/?n2Avay" \h</w:instrText>
      </w:r>
      <w:r w:rsidRPr="00E24C39">
        <w:rPr>
          <w:sz w:val="20"/>
          <w:szCs w:val="20"/>
        </w:rPr>
      </w:r>
      <w:r w:rsidRPr="00B26E5F">
        <w:rPr>
          <w:sz w:val="20"/>
          <w:szCs w:val="20"/>
          <w:rPrChange w:id="2120" w:author="Microsoft Office User" w:date="2023-09-11T13:17:00Z">
            <w:rPr>
              <w:i/>
            </w:rPr>
          </w:rPrChange>
        </w:rPr>
        <w:fldChar w:fldCharType="separate"/>
      </w:r>
      <w:r w:rsidRPr="00B26E5F">
        <w:rPr>
          <w:i/>
          <w:sz w:val="20"/>
          <w:szCs w:val="20"/>
          <w:rPrChange w:id="2121" w:author="Microsoft Office User" w:date="2023-09-11T13:17:00Z">
            <w:rPr>
              <w:i/>
            </w:rPr>
          </w:rPrChange>
        </w:rPr>
        <w:t xml:space="preserve">Appl. Environ. Microbiol. </w:t>
      </w:r>
      <w:r w:rsidRPr="00B26E5F">
        <w:rPr>
          <w:i/>
          <w:sz w:val="20"/>
          <w:szCs w:val="20"/>
          <w:rPrChange w:id="2122" w:author="Microsoft Office User" w:date="2023-09-11T13:17:00Z">
            <w:rPr>
              <w:i/>
            </w:rPr>
          </w:rPrChange>
        </w:rPr>
        <w:fldChar w:fldCharType="end"/>
      </w:r>
      <w:r w:rsidRPr="00B26E5F">
        <w:rPr>
          <w:sz w:val="20"/>
          <w:szCs w:val="20"/>
          <w:rPrChange w:id="2123" w:author="Microsoft Office User" w:date="2023-09-11T13:17:00Z">
            <w:rPr/>
          </w:rPrChange>
        </w:rPr>
        <w:fldChar w:fldCharType="begin"/>
      </w:r>
      <w:r w:rsidRPr="00B26E5F">
        <w:rPr>
          <w:sz w:val="20"/>
          <w:szCs w:val="20"/>
          <w:rPrChange w:id="2124" w:author="Microsoft Office User" w:date="2023-09-11T13:17:00Z">
            <w:rPr/>
          </w:rPrChange>
        </w:rPr>
        <w:instrText>HYPERLINK "https://www.zotero.org/google-docs/?n2Avay" \h</w:instrText>
      </w:r>
      <w:r w:rsidRPr="00E24C39">
        <w:rPr>
          <w:sz w:val="20"/>
          <w:szCs w:val="20"/>
        </w:rPr>
      </w:r>
      <w:r w:rsidRPr="00B26E5F">
        <w:rPr>
          <w:sz w:val="20"/>
          <w:szCs w:val="20"/>
          <w:rPrChange w:id="2125" w:author="Microsoft Office User" w:date="2023-09-11T13:17:00Z">
            <w:rPr>
              <w:b/>
            </w:rPr>
          </w:rPrChange>
        </w:rPr>
        <w:fldChar w:fldCharType="separate"/>
      </w:r>
      <w:r w:rsidRPr="00B26E5F">
        <w:rPr>
          <w:b/>
          <w:sz w:val="20"/>
          <w:szCs w:val="20"/>
          <w:rPrChange w:id="2126" w:author="Microsoft Office User" w:date="2023-09-11T13:17:00Z">
            <w:rPr>
              <w:b/>
            </w:rPr>
          </w:rPrChange>
        </w:rPr>
        <w:t>60</w:t>
      </w:r>
      <w:r w:rsidRPr="00B26E5F">
        <w:rPr>
          <w:b/>
          <w:sz w:val="20"/>
          <w:szCs w:val="20"/>
          <w:rPrChange w:id="2127" w:author="Microsoft Office User" w:date="2023-09-11T13:17:00Z">
            <w:rPr>
              <w:b/>
            </w:rPr>
          </w:rPrChange>
        </w:rPr>
        <w:fldChar w:fldCharType="end"/>
      </w:r>
      <w:r w:rsidRPr="00B26E5F">
        <w:rPr>
          <w:sz w:val="20"/>
          <w:szCs w:val="20"/>
          <w:rPrChange w:id="2128" w:author="Microsoft Office User" w:date="2023-09-11T13:17:00Z">
            <w:rPr/>
          </w:rPrChange>
        </w:rPr>
        <w:fldChar w:fldCharType="begin"/>
      </w:r>
      <w:r w:rsidRPr="00B26E5F">
        <w:rPr>
          <w:sz w:val="20"/>
          <w:szCs w:val="20"/>
          <w:rPrChange w:id="2129" w:author="Microsoft Office User" w:date="2023-09-11T13:17:00Z">
            <w:rPr/>
          </w:rPrChange>
        </w:rPr>
        <w:instrText>HYPERLINK "https://www.zotero.org/google-docs/?n2Avay" \h</w:instrText>
      </w:r>
      <w:r w:rsidRPr="00E24C39">
        <w:rPr>
          <w:sz w:val="20"/>
          <w:szCs w:val="20"/>
        </w:rPr>
      </w:r>
      <w:r w:rsidRPr="00B26E5F">
        <w:rPr>
          <w:sz w:val="20"/>
          <w:szCs w:val="20"/>
          <w:rPrChange w:id="2130" w:author="Microsoft Office User" w:date="2023-09-11T13:17:00Z">
            <w:rPr/>
          </w:rPrChange>
        </w:rPr>
        <w:fldChar w:fldCharType="separate"/>
      </w:r>
      <w:r w:rsidRPr="00B26E5F">
        <w:rPr>
          <w:sz w:val="20"/>
          <w:szCs w:val="20"/>
          <w:rPrChange w:id="2131" w:author="Microsoft Office User" w:date="2023-09-11T13:17:00Z">
            <w:rPr/>
          </w:rPrChange>
        </w:rPr>
        <w:t>, 1565–1571 (1994).</w:t>
      </w:r>
      <w:r w:rsidRPr="00B26E5F">
        <w:rPr>
          <w:sz w:val="20"/>
          <w:szCs w:val="20"/>
          <w:rPrChange w:id="2132" w:author="Microsoft Office User" w:date="2023-09-11T13:17:00Z">
            <w:rPr/>
          </w:rPrChange>
        </w:rPr>
        <w:fldChar w:fldCharType="end"/>
      </w:r>
    </w:p>
    <w:p w14:paraId="2591AD43" w14:textId="77777777" w:rsidR="007B09DE" w:rsidRPr="00B26E5F" w:rsidRDefault="007B09DE">
      <w:pPr>
        <w:snapToGrid w:val="0"/>
        <w:contextualSpacing/>
        <w:rPr>
          <w:sz w:val="20"/>
          <w:szCs w:val="20"/>
          <w:rPrChange w:id="2133" w:author="Microsoft Office User" w:date="2023-09-11T13:17:00Z">
            <w:rPr/>
          </w:rPrChange>
        </w:rPr>
        <w:pPrChange w:id="2134" w:author="Microsoft Office User" w:date="2023-09-11T13:17:00Z">
          <w:pPr/>
        </w:pPrChange>
      </w:pPr>
    </w:p>
    <w:p w14:paraId="0A45B78D" w14:textId="77777777" w:rsidR="000C56B0" w:rsidRPr="00B26E5F" w:rsidRDefault="00367A15">
      <w:pPr>
        <w:snapToGrid w:val="0"/>
        <w:contextualSpacing/>
        <w:rPr>
          <w:sz w:val="20"/>
          <w:szCs w:val="20"/>
          <w:rPrChange w:id="2135" w:author="Microsoft Office User" w:date="2023-09-11T13:17:00Z">
            <w:rPr/>
          </w:rPrChange>
        </w:rPr>
        <w:pPrChange w:id="2136" w:author="Microsoft Office User" w:date="2023-09-11T13:17:00Z">
          <w:pPr/>
        </w:pPrChange>
      </w:pPr>
      <w:r w:rsidRPr="00B26E5F">
        <w:rPr>
          <w:sz w:val="20"/>
          <w:szCs w:val="20"/>
          <w:rPrChange w:id="2137" w:author="Microsoft Office User" w:date="2023-09-11T13:17:00Z">
            <w:rPr/>
          </w:rPrChange>
        </w:rPr>
        <w:fldChar w:fldCharType="begin"/>
      </w:r>
      <w:r w:rsidRPr="00B26E5F">
        <w:rPr>
          <w:sz w:val="20"/>
          <w:szCs w:val="20"/>
          <w:rPrChange w:id="2138" w:author="Microsoft Office User" w:date="2023-09-11T13:17:00Z">
            <w:rPr/>
          </w:rPrChange>
        </w:rPr>
        <w:instrText>HYPERLINK "https://www.zotero.org/google-docs/?n2Avay" \h</w:instrText>
      </w:r>
      <w:r w:rsidRPr="00E24C39">
        <w:rPr>
          <w:sz w:val="20"/>
          <w:szCs w:val="20"/>
        </w:rPr>
      </w:r>
      <w:r w:rsidRPr="00B26E5F">
        <w:rPr>
          <w:sz w:val="20"/>
          <w:szCs w:val="20"/>
          <w:rPrChange w:id="2139" w:author="Microsoft Office User" w:date="2023-09-11T13:17:00Z">
            <w:rPr/>
          </w:rPrChange>
        </w:rPr>
        <w:fldChar w:fldCharType="separate"/>
      </w:r>
      <w:r w:rsidRPr="00B26E5F">
        <w:rPr>
          <w:sz w:val="20"/>
          <w:szCs w:val="20"/>
          <w:rPrChange w:id="2140" w:author="Microsoft Office User" w:date="2023-09-11T13:17:00Z">
            <w:rPr/>
          </w:rPrChange>
        </w:rPr>
        <w:t>74.</w:t>
      </w:r>
      <w:r w:rsidRPr="00B26E5F">
        <w:rPr>
          <w:sz w:val="20"/>
          <w:szCs w:val="20"/>
          <w:rPrChange w:id="2141" w:author="Microsoft Office User" w:date="2023-09-11T13:17:00Z">
            <w:rPr/>
          </w:rPrChange>
        </w:rPr>
        <w:tab/>
        <w:t xml:space="preserve">Visick, K. L., Foster, J., Doino, J., McFall-Ngai, M. &amp; Ruby, E. G. </w:t>
      </w:r>
      <w:r w:rsidRPr="00B26E5F">
        <w:rPr>
          <w:i/>
          <w:iCs/>
          <w:sz w:val="20"/>
          <w:szCs w:val="20"/>
          <w:rPrChange w:id="2142" w:author="Microsoft Office User" w:date="2023-09-11T13:17:00Z">
            <w:rPr>
              <w:i/>
              <w:iCs/>
            </w:rPr>
          </w:rPrChange>
        </w:rPr>
        <w:t xml:space="preserve">Vibrio fischeri </w:t>
      </w:r>
      <w:r w:rsidRPr="00B26E5F">
        <w:rPr>
          <w:sz w:val="20"/>
          <w:szCs w:val="20"/>
          <w:rPrChange w:id="2143" w:author="Microsoft Office User" w:date="2023-09-11T13:17:00Z">
            <w:rPr/>
          </w:rPrChange>
        </w:rPr>
        <w:t xml:space="preserve">lux genes play an important role in colonization and development of the host light organ. </w:t>
      </w:r>
      <w:r w:rsidRPr="00B26E5F">
        <w:rPr>
          <w:sz w:val="20"/>
          <w:szCs w:val="20"/>
          <w:rPrChange w:id="2144" w:author="Microsoft Office User" w:date="2023-09-11T13:17:00Z">
            <w:rPr/>
          </w:rPrChange>
        </w:rPr>
        <w:fldChar w:fldCharType="end"/>
      </w:r>
      <w:r w:rsidRPr="00B26E5F">
        <w:rPr>
          <w:sz w:val="20"/>
          <w:szCs w:val="20"/>
          <w:rPrChange w:id="2145" w:author="Microsoft Office User" w:date="2023-09-11T13:17:00Z">
            <w:rPr/>
          </w:rPrChange>
        </w:rPr>
        <w:fldChar w:fldCharType="begin"/>
      </w:r>
      <w:r w:rsidRPr="00B26E5F">
        <w:rPr>
          <w:sz w:val="20"/>
          <w:szCs w:val="20"/>
          <w:rPrChange w:id="2146" w:author="Microsoft Office User" w:date="2023-09-11T13:17:00Z">
            <w:rPr/>
          </w:rPrChange>
        </w:rPr>
        <w:instrText>HYPERLINK "https://www.zotero.org/google-docs/?n2Avay" \h</w:instrText>
      </w:r>
      <w:r w:rsidRPr="00E24C39">
        <w:rPr>
          <w:sz w:val="20"/>
          <w:szCs w:val="20"/>
        </w:rPr>
      </w:r>
      <w:r w:rsidRPr="00B26E5F">
        <w:rPr>
          <w:sz w:val="20"/>
          <w:szCs w:val="20"/>
          <w:rPrChange w:id="2147" w:author="Microsoft Office User" w:date="2023-09-11T13:17:00Z">
            <w:rPr>
              <w:i/>
            </w:rPr>
          </w:rPrChange>
        </w:rPr>
        <w:fldChar w:fldCharType="separate"/>
      </w:r>
      <w:r w:rsidRPr="00B26E5F">
        <w:rPr>
          <w:i/>
          <w:sz w:val="20"/>
          <w:szCs w:val="20"/>
          <w:rPrChange w:id="2148" w:author="Microsoft Office User" w:date="2023-09-11T13:17:00Z">
            <w:rPr>
              <w:i/>
            </w:rPr>
          </w:rPrChange>
        </w:rPr>
        <w:t xml:space="preserve">J. Bacteriol. </w:t>
      </w:r>
      <w:r w:rsidRPr="00B26E5F">
        <w:rPr>
          <w:i/>
          <w:sz w:val="20"/>
          <w:szCs w:val="20"/>
          <w:rPrChange w:id="2149" w:author="Microsoft Office User" w:date="2023-09-11T13:17:00Z">
            <w:rPr>
              <w:i/>
            </w:rPr>
          </w:rPrChange>
        </w:rPr>
        <w:fldChar w:fldCharType="end"/>
      </w:r>
      <w:r w:rsidRPr="00B26E5F">
        <w:rPr>
          <w:sz w:val="20"/>
          <w:szCs w:val="20"/>
          <w:rPrChange w:id="2150" w:author="Microsoft Office User" w:date="2023-09-11T13:17:00Z">
            <w:rPr/>
          </w:rPrChange>
        </w:rPr>
        <w:fldChar w:fldCharType="begin"/>
      </w:r>
      <w:r w:rsidRPr="00B26E5F">
        <w:rPr>
          <w:sz w:val="20"/>
          <w:szCs w:val="20"/>
          <w:rPrChange w:id="2151" w:author="Microsoft Office User" w:date="2023-09-11T13:17:00Z">
            <w:rPr/>
          </w:rPrChange>
        </w:rPr>
        <w:instrText>HYPERLINK "https://www.zotero.org/google-docs/?n2Avay" \h</w:instrText>
      </w:r>
      <w:r w:rsidRPr="00E24C39">
        <w:rPr>
          <w:sz w:val="20"/>
          <w:szCs w:val="20"/>
        </w:rPr>
      </w:r>
      <w:r w:rsidRPr="00B26E5F">
        <w:rPr>
          <w:sz w:val="20"/>
          <w:szCs w:val="20"/>
          <w:rPrChange w:id="2152" w:author="Microsoft Office User" w:date="2023-09-11T13:17:00Z">
            <w:rPr>
              <w:b/>
            </w:rPr>
          </w:rPrChange>
        </w:rPr>
        <w:fldChar w:fldCharType="separate"/>
      </w:r>
      <w:r w:rsidRPr="00B26E5F">
        <w:rPr>
          <w:b/>
          <w:sz w:val="20"/>
          <w:szCs w:val="20"/>
          <w:rPrChange w:id="2153" w:author="Microsoft Office User" w:date="2023-09-11T13:17:00Z">
            <w:rPr>
              <w:b/>
            </w:rPr>
          </w:rPrChange>
        </w:rPr>
        <w:t>182</w:t>
      </w:r>
      <w:r w:rsidRPr="00B26E5F">
        <w:rPr>
          <w:b/>
          <w:sz w:val="20"/>
          <w:szCs w:val="20"/>
          <w:rPrChange w:id="2154" w:author="Microsoft Office User" w:date="2023-09-11T13:17:00Z">
            <w:rPr>
              <w:b/>
            </w:rPr>
          </w:rPrChange>
        </w:rPr>
        <w:fldChar w:fldCharType="end"/>
      </w:r>
      <w:r w:rsidRPr="00B26E5F">
        <w:rPr>
          <w:sz w:val="20"/>
          <w:szCs w:val="20"/>
          <w:rPrChange w:id="2155" w:author="Microsoft Office User" w:date="2023-09-11T13:17:00Z">
            <w:rPr/>
          </w:rPrChange>
        </w:rPr>
        <w:fldChar w:fldCharType="begin"/>
      </w:r>
      <w:r w:rsidRPr="00B26E5F">
        <w:rPr>
          <w:sz w:val="20"/>
          <w:szCs w:val="20"/>
          <w:rPrChange w:id="2156" w:author="Microsoft Office User" w:date="2023-09-11T13:17:00Z">
            <w:rPr/>
          </w:rPrChange>
        </w:rPr>
        <w:instrText>HYPERLINK "https://www.zotero.org/google-docs/?n2Avay" \h</w:instrText>
      </w:r>
      <w:r w:rsidRPr="00E24C39">
        <w:rPr>
          <w:sz w:val="20"/>
          <w:szCs w:val="20"/>
        </w:rPr>
      </w:r>
      <w:r w:rsidRPr="00B26E5F">
        <w:rPr>
          <w:sz w:val="20"/>
          <w:szCs w:val="20"/>
          <w:rPrChange w:id="2157" w:author="Microsoft Office User" w:date="2023-09-11T13:17:00Z">
            <w:rPr/>
          </w:rPrChange>
        </w:rPr>
        <w:fldChar w:fldCharType="separate"/>
      </w:r>
      <w:r w:rsidRPr="00B26E5F">
        <w:rPr>
          <w:sz w:val="20"/>
          <w:szCs w:val="20"/>
          <w:rPrChange w:id="2158" w:author="Microsoft Office User" w:date="2023-09-11T13:17:00Z">
            <w:rPr/>
          </w:rPrChange>
        </w:rPr>
        <w:t>, 4578–4586 (2000).</w:t>
      </w:r>
      <w:r w:rsidRPr="00B26E5F">
        <w:rPr>
          <w:sz w:val="20"/>
          <w:szCs w:val="20"/>
          <w:rPrChange w:id="2159" w:author="Microsoft Office User" w:date="2023-09-11T13:17:00Z">
            <w:rPr/>
          </w:rPrChange>
        </w:rPr>
        <w:fldChar w:fldCharType="end"/>
      </w:r>
    </w:p>
    <w:p w14:paraId="73E10736" w14:textId="77777777" w:rsidR="007B09DE" w:rsidRPr="00B26E5F" w:rsidRDefault="007B09DE">
      <w:pPr>
        <w:snapToGrid w:val="0"/>
        <w:contextualSpacing/>
        <w:rPr>
          <w:sz w:val="20"/>
          <w:szCs w:val="20"/>
          <w:rPrChange w:id="2160" w:author="Microsoft Office User" w:date="2023-09-11T13:17:00Z">
            <w:rPr/>
          </w:rPrChange>
        </w:rPr>
        <w:pPrChange w:id="2161" w:author="Microsoft Office User" w:date="2023-09-11T13:17:00Z">
          <w:pPr/>
        </w:pPrChange>
      </w:pPr>
    </w:p>
    <w:p w14:paraId="2F9F4297" w14:textId="77777777" w:rsidR="000C56B0" w:rsidRPr="00B26E5F" w:rsidRDefault="00367A15">
      <w:pPr>
        <w:snapToGrid w:val="0"/>
        <w:contextualSpacing/>
        <w:rPr>
          <w:sz w:val="20"/>
          <w:szCs w:val="20"/>
          <w:rPrChange w:id="2162" w:author="Microsoft Office User" w:date="2023-09-11T13:17:00Z">
            <w:rPr/>
          </w:rPrChange>
        </w:rPr>
        <w:pPrChange w:id="2163" w:author="Microsoft Office User" w:date="2023-09-11T13:17:00Z">
          <w:pPr/>
        </w:pPrChange>
      </w:pPr>
      <w:r w:rsidRPr="00B26E5F">
        <w:rPr>
          <w:sz w:val="20"/>
          <w:szCs w:val="20"/>
          <w:rPrChange w:id="2164" w:author="Microsoft Office User" w:date="2023-09-11T13:17:00Z">
            <w:rPr/>
          </w:rPrChange>
        </w:rPr>
        <w:fldChar w:fldCharType="begin"/>
      </w:r>
      <w:r w:rsidRPr="00B26E5F">
        <w:rPr>
          <w:sz w:val="20"/>
          <w:szCs w:val="20"/>
          <w:rPrChange w:id="2165" w:author="Microsoft Office User" w:date="2023-09-11T13:17:00Z">
            <w:rPr/>
          </w:rPrChange>
        </w:rPr>
        <w:instrText>HYPERLINK "https://www.zotero.org/google-docs/?n2Avay" \h</w:instrText>
      </w:r>
      <w:r w:rsidRPr="00E24C39">
        <w:rPr>
          <w:sz w:val="20"/>
          <w:szCs w:val="20"/>
        </w:rPr>
      </w:r>
      <w:r w:rsidRPr="00B26E5F">
        <w:rPr>
          <w:sz w:val="20"/>
          <w:szCs w:val="20"/>
          <w:rPrChange w:id="2166" w:author="Microsoft Office User" w:date="2023-09-11T13:17:00Z">
            <w:rPr/>
          </w:rPrChange>
        </w:rPr>
        <w:fldChar w:fldCharType="separate"/>
      </w:r>
      <w:r w:rsidRPr="00B26E5F">
        <w:rPr>
          <w:sz w:val="20"/>
          <w:szCs w:val="20"/>
          <w:rPrChange w:id="2167" w:author="Microsoft Office User" w:date="2023-09-11T13:17:00Z">
            <w:rPr/>
          </w:rPrChange>
        </w:rPr>
        <w:t>75.</w:t>
      </w:r>
      <w:r w:rsidRPr="00B26E5F">
        <w:rPr>
          <w:sz w:val="20"/>
          <w:szCs w:val="20"/>
          <w:rPrChange w:id="2168" w:author="Microsoft Office User" w:date="2023-09-11T13:17:00Z">
            <w:rPr/>
          </w:rPrChange>
        </w:rPr>
        <w:tab/>
        <w:t xml:space="preserve">Broderick, N. A. Friend, foe or food? Recognition and the role of antimicrobial peptides in gut immunity and Drosophila–microbe interactions. </w:t>
      </w:r>
      <w:r w:rsidRPr="00B26E5F">
        <w:rPr>
          <w:sz w:val="20"/>
          <w:szCs w:val="20"/>
          <w:rPrChange w:id="2169" w:author="Microsoft Office User" w:date="2023-09-11T13:17:00Z">
            <w:rPr/>
          </w:rPrChange>
        </w:rPr>
        <w:fldChar w:fldCharType="end"/>
      </w:r>
      <w:r w:rsidRPr="00B26E5F">
        <w:rPr>
          <w:sz w:val="20"/>
          <w:szCs w:val="20"/>
          <w:rPrChange w:id="2170" w:author="Microsoft Office User" w:date="2023-09-11T13:17:00Z">
            <w:rPr/>
          </w:rPrChange>
        </w:rPr>
        <w:fldChar w:fldCharType="begin"/>
      </w:r>
      <w:r w:rsidRPr="00B26E5F">
        <w:rPr>
          <w:sz w:val="20"/>
          <w:szCs w:val="20"/>
          <w:rPrChange w:id="2171" w:author="Microsoft Office User" w:date="2023-09-11T13:17:00Z">
            <w:rPr/>
          </w:rPrChange>
        </w:rPr>
        <w:instrText>HYPERLINK "https://www.zotero.org/google-docs/?n2Avay" \h</w:instrText>
      </w:r>
      <w:r w:rsidRPr="00E24C39">
        <w:rPr>
          <w:sz w:val="20"/>
          <w:szCs w:val="20"/>
        </w:rPr>
      </w:r>
      <w:r w:rsidRPr="00B26E5F">
        <w:rPr>
          <w:sz w:val="20"/>
          <w:szCs w:val="20"/>
          <w:rPrChange w:id="2172" w:author="Microsoft Office User" w:date="2023-09-11T13:17:00Z">
            <w:rPr>
              <w:i/>
            </w:rPr>
          </w:rPrChange>
        </w:rPr>
        <w:fldChar w:fldCharType="separate"/>
      </w:r>
      <w:r w:rsidRPr="00B26E5F">
        <w:rPr>
          <w:i/>
          <w:sz w:val="20"/>
          <w:szCs w:val="20"/>
          <w:rPrChange w:id="2173" w:author="Microsoft Office User" w:date="2023-09-11T13:17:00Z">
            <w:rPr>
              <w:i/>
            </w:rPr>
          </w:rPrChange>
        </w:rPr>
        <w:t xml:space="preserve">Philos. Trans. R. Soc. B Biol. Sci. </w:t>
      </w:r>
      <w:r w:rsidRPr="00B26E5F">
        <w:rPr>
          <w:i/>
          <w:sz w:val="20"/>
          <w:szCs w:val="20"/>
          <w:rPrChange w:id="2174" w:author="Microsoft Office User" w:date="2023-09-11T13:17:00Z">
            <w:rPr>
              <w:i/>
            </w:rPr>
          </w:rPrChange>
        </w:rPr>
        <w:fldChar w:fldCharType="end"/>
      </w:r>
      <w:r w:rsidRPr="00B26E5F">
        <w:rPr>
          <w:sz w:val="20"/>
          <w:szCs w:val="20"/>
          <w:rPrChange w:id="2175" w:author="Microsoft Office User" w:date="2023-09-11T13:17:00Z">
            <w:rPr/>
          </w:rPrChange>
        </w:rPr>
        <w:fldChar w:fldCharType="begin"/>
      </w:r>
      <w:r w:rsidRPr="00B26E5F">
        <w:rPr>
          <w:sz w:val="20"/>
          <w:szCs w:val="20"/>
          <w:rPrChange w:id="2176" w:author="Microsoft Office User" w:date="2023-09-11T13:17:00Z">
            <w:rPr/>
          </w:rPrChange>
        </w:rPr>
        <w:instrText>HYPERLINK "https://www.zotero.org/google-docs/?n2Avay" \h</w:instrText>
      </w:r>
      <w:r w:rsidRPr="00E24C39">
        <w:rPr>
          <w:sz w:val="20"/>
          <w:szCs w:val="20"/>
        </w:rPr>
      </w:r>
      <w:r w:rsidRPr="00B26E5F">
        <w:rPr>
          <w:sz w:val="20"/>
          <w:szCs w:val="20"/>
          <w:rPrChange w:id="2177" w:author="Microsoft Office User" w:date="2023-09-11T13:17:00Z">
            <w:rPr>
              <w:b/>
            </w:rPr>
          </w:rPrChange>
        </w:rPr>
        <w:fldChar w:fldCharType="separate"/>
      </w:r>
      <w:r w:rsidRPr="00B26E5F">
        <w:rPr>
          <w:b/>
          <w:sz w:val="20"/>
          <w:szCs w:val="20"/>
          <w:rPrChange w:id="2178" w:author="Microsoft Office User" w:date="2023-09-11T13:17:00Z">
            <w:rPr>
              <w:b/>
            </w:rPr>
          </w:rPrChange>
        </w:rPr>
        <w:t>371</w:t>
      </w:r>
      <w:r w:rsidRPr="00B26E5F">
        <w:rPr>
          <w:b/>
          <w:sz w:val="20"/>
          <w:szCs w:val="20"/>
          <w:rPrChange w:id="2179" w:author="Microsoft Office User" w:date="2023-09-11T13:17:00Z">
            <w:rPr>
              <w:b/>
            </w:rPr>
          </w:rPrChange>
        </w:rPr>
        <w:fldChar w:fldCharType="end"/>
      </w:r>
      <w:r w:rsidRPr="00B26E5F">
        <w:rPr>
          <w:sz w:val="20"/>
          <w:szCs w:val="20"/>
          <w:rPrChange w:id="2180" w:author="Microsoft Office User" w:date="2023-09-11T13:17:00Z">
            <w:rPr/>
          </w:rPrChange>
        </w:rPr>
        <w:fldChar w:fldCharType="begin"/>
      </w:r>
      <w:r w:rsidRPr="00B26E5F">
        <w:rPr>
          <w:sz w:val="20"/>
          <w:szCs w:val="20"/>
          <w:rPrChange w:id="2181" w:author="Microsoft Office User" w:date="2023-09-11T13:17:00Z">
            <w:rPr/>
          </w:rPrChange>
        </w:rPr>
        <w:instrText>HYPERLINK "https://www.zotero.org/google-docs/?n2Avay" \h</w:instrText>
      </w:r>
      <w:r w:rsidRPr="00E24C39">
        <w:rPr>
          <w:sz w:val="20"/>
          <w:szCs w:val="20"/>
        </w:rPr>
      </w:r>
      <w:r w:rsidRPr="00B26E5F">
        <w:rPr>
          <w:sz w:val="20"/>
          <w:szCs w:val="20"/>
          <w:rPrChange w:id="2182" w:author="Microsoft Office User" w:date="2023-09-11T13:17:00Z">
            <w:rPr/>
          </w:rPrChange>
        </w:rPr>
        <w:fldChar w:fldCharType="separate"/>
      </w:r>
      <w:r w:rsidRPr="00B26E5F">
        <w:rPr>
          <w:sz w:val="20"/>
          <w:szCs w:val="20"/>
          <w:rPrChange w:id="2183" w:author="Microsoft Office User" w:date="2023-09-11T13:17:00Z">
            <w:rPr/>
          </w:rPrChange>
        </w:rPr>
        <w:t>, (2016).</w:t>
      </w:r>
      <w:r w:rsidRPr="00B26E5F">
        <w:rPr>
          <w:sz w:val="20"/>
          <w:szCs w:val="20"/>
          <w:rPrChange w:id="2184" w:author="Microsoft Office User" w:date="2023-09-11T13:17:00Z">
            <w:rPr/>
          </w:rPrChange>
        </w:rPr>
        <w:fldChar w:fldCharType="end"/>
      </w:r>
    </w:p>
    <w:p w14:paraId="6A865F1F" w14:textId="77777777" w:rsidR="007B09DE" w:rsidRPr="00B26E5F" w:rsidRDefault="007B09DE">
      <w:pPr>
        <w:snapToGrid w:val="0"/>
        <w:contextualSpacing/>
        <w:rPr>
          <w:sz w:val="20"/>
          <w:szCs w:val="20"/>
          <w:rPrChange w:id="2185" w:author="Microsoft Office User" w:date="2023-09-11T13:17:00Z">
            <w:rPr/>
          </w:rPrChange>
        </w:rPr>
        <w:pPrChange w:id="2186" w:author="Microsoft Office User" w:date="2023-09-11T13:17:00Z">
          <w:pPr/>
        </w:pPrChange>
      </w:pPr>
    </w:p>
    <w:p w14:paraId="0BCA6554" w14:textId="77777777" w:rsidR="000C56B0" w:rsidRPr="00B26E5F" w:rsidRDefault="00367A15">
      <w:pPr>
        <w:snapToGrid w:val="0"/>
        <w:contextualSpacing/>
        <w:rPr>
          <w:sz w:val="20"/>
          <w:szCs w:val="20"/>
          <w:rPrChange w:id="2187" w:author="Microsoft Office User" w:date="2023-09-11T13:17:00Z">
            <w:rPr/>
          </w:rPrChange>
        </w:rPr>
        <w:pPrChange w:id="2188" w:author="Microsoft Office User" w:date="2023-09-11T13:17:00Z">
          <w:pPr/>
        </w:pPrChange>
      </w:pPr>
      <w:r w:rsidRPr="00B26E5F">
        <w:rPr>
          <w:sz w:val="20"/>
          <w:szCs w:val="20"/>
          <w:rPrChange w:id="2189" w:author="Microsoft Office User" w:date="2023-09-11T13:17:00Z">
            <w:rPr/>
          </w:rPrChange>
        </w:rPr>
        <w:fldChar w:fldCharType="begin"/>
      </w:r>
      <w:r w:rsidRPr="00B26E5F">
        <w:rPr>
          <w:sz w:val="20"/>
          <w:szCs w:val="20"/>
          <w:rPrChange w:id="2190" w:author="Microsoft Office User" w:date="2023-09-11T13:17:00Z">
            <w:rPr/>
          </w:rPrChange>
        </w:rPr>
        <w:instrText>HYPERLINK "https://www.zotero.org/google-docs/?n2Avay" \h</w:instrText>
      </w:r>
      <w:r w:rsidRPr="00E24C39">
        <w:rPr>
          <w:sz w:val="20"/>
          <w:szCs w:val="20"/>
        </w:rPr>
      </w:r>
      <w:r w:rsidRPr="00B26E5F">
        <w:rPr>
          <w:sz w:val="20"/>
          <w:szCs w:val="20"/>
          <w:rPrChange w:id="2191" w:author="Microsoft Office User" w:date="2023-09-11T13:17:00Z">
            <w:rPr/>
          </w:rPrChange>
        </w:rPr>
        <w:fldChar w:fldCharType="separate"/>
      </w:r>
      <w:r w:rsidRPr="00B26E5F">
        <w:rPr>
          <w:sz w:val="20"/>
          <w:szCs w:val="20"/>
          <w:rPrChange w:id="2192" w:author="Microsoft Office User" w:date="2023-09-11T13:17:00Z">
            <w:rPr/>
          </w:rPrChange>
        </w:rPr>
        <w:t>76.</w:t>
      </w:r>
      <w:r w:rsidRPr="00B26E5F">
        <w:rPr>
          <w:sz w:val="20"/>
          <w:szCs w:val="20"/>
          <w:rPrChange w:id="2193" w:author="Microsoft Office User" w:date="2023-09-11T13:17:00Z">
            <w:rPr/>
          </w:rPrChange>
        </w:rPr>
        <w:tab/>
        <w:t xml:space="preserve">Kwong, W. K., Engel, P., Koch, H. &amp; Moran, N. A. Genomics and host specialization of honey bee and bumble bee gut symbionts. </w:t>
      </w:r>
      <w:r w:rsidRPr="00B26E5F">
        <w:rPr>
          <w:sz w:val="20"/>
          <w:szCs w:val="20"/>
          <w:rPrChange w:id="2194" w:author="Microsoft Office User" w:date="2023-09-11T13:17:00Z">
            <w:rPr/>
          </w:rPrChange>
        </w:rPr>
        <w:fldChar w:fldCharType="end"/>
      </w:r>
      <w:r w:rsidRPr="00B26E5F">
        <w:rPr>
          <w:sz w:val="20"/>
          <w:szCs w:val="20"/>
          <w:rPrChange w:id="2195" w:author="Microsoft Office User" w:date="2023-09-11T13:17:00Z">
            <w:rPr/>
          </w:rPrChange>
        </w:rPr>
        <w:fldChar w:fldCharType="begin"/>
      </w:r>
      <w:r w:rsidRPr="00B26E5F">
        <w:rPr>
          <w:sz w:val="20"/>
          <w:szCs w:val="20"/>
          <w:rPrChange w:id="2196" w:author="Microsoft Office User" w:date="2023-09-11T13:17:00Z">
            <w:rPr/>
          </w:rPrChange>
        </w:rPr>
        <w:instrText>HYPERLINK "https://www.zotero.org/google-docs/?n2Avay" \h</w:instrText>
      </w:r>
      <w:r w:rsidRPr="00E24C39">
        <w:rPr>
          <w:sz w:val="20"/>
          <w:szCs w:val="20"/>
        </w:rPr>
      </w:r>
      <w:r w:rsidRPr="00B26E5F">
        <w:rPr>
          <w:sz w:val="20"/>
          <w:szCs w:val="20"/>
          <w:rPrChange w:id="2197" w:author="Microsoft Office User" w:date="2023-09-11T13:17:00Z">
            <w:rPr>
              <w:i/>
            </w:rPr>
          </w:rPrChange>
        </w:rPr>
        <w:fldChar w:fldCharType="separate"/>
      </w:r>
      <w:r w:rsidRPr="00B26E5F">
        <w:rPr>
          <w:i/>
          <w:sz w:val="20"/>
          <w:szCs w:val="20"/>
          <w:rPrChange w:id="2198" w:author="Microsoft Office User" w:date="2023-09-11T13:17:00Z">
            <w:rPr>
              <w:i/>
            </w:rPr>
          </w:rPrChange>
        </w:rPr>
        <w:t xml:space="preserve">Proc. Natl. Acad. Sci. </w:t>
      </w:r>
      <w:r w:rsidRPr="00B26E5F">
        <w:rPr>
          <w:i/>
          <w:sz w:val="20"/>
          <w:szCs w:val="20"/>
          <w:rPrChange w:id="2199" w:author="Microsoft Office User" w:date="2023-09-11T13:17:00Z">
            <w:rPr>
              <w:i/>
            </w:rPr>
          </w:rPrChange>
        </w:rPr>
        <w:fldChar w:fldCharType="end"/>
      </w:r>
      <w:r w:rsidRPr="00B26E5F">
        <w:rPr>
          <w:sz w:val="20"/>
          <w:szCs w:val="20"/>
          <w:rPrChange w:id="2200" w:author="Microsoft Office User" w:date="2023-09-11T13:17:00Z">
            <w:rPr/>
          </w:rPrChange>
        </w:rPr>
        <w:fldChar w:fldCharType="begin"/>
      </w:r>
      <w:r w:rsidRPr="00B26E5F">
        <w:rPr>
          <w:sz w:val="20"/>
          <w:szCs w:val="20"/>
          <w:rPrChange w:id="2201" w:author="Microsoft Office User" w:date="2023-09-11T13:17:00Z">
            <w:rPr/>
          </w:rPrChange>
        </w:rPr>
        <w:instrText>HYPERLINK "https://www.zotero.org/google-docs/?n2Avay" \h</w:instrText>
      </w:r>
      <w:r w:rsidRPr="00E24C39">
        <w:rPr>
          <w:sz w:val="20"/>
          <w:szCs w:val="20"/>
        </w:rPr>
      </w:r>
      <w:r w:rsidRPr="00B26E5F">
        <w:rPr>
          <w:sz w:val="20"/>
          <w:szCs w:val="20"/>
          <w:rPrChange w:id="2202" w:author="Microsoft Office User" w:date="2023-09-11T13:17:00Z">
            <w:rPr>
              <w:b/>
            </w:rPr>
          </w:rPrChange>
        </w:rPr>
        <w:fldChar w:fldCharType="separate"/>
      </w:r>
      <w:r w:rsidRPr="00B26E5F">
        <w:rPr>
          <w:b/>
          <w:sz w:val="20"/>
          <w:szCs w:val="20"/>
          <w:rPrChange w:id="2203" w:author="Microsoft Office User" w:date="2023-09-11T13:17:00Z">
            <w:rPr>
              <w:b/>
            </w:rPr>
          </w:rPrChange>
        </w:rPr>
        <w:t>111</w:t>
      </w:r>
      <w:r w:rsidRPr="00B26E5F">
        <w:rPr>
          <w:b/>
          <w:sz w:val="20"/>
          <w:szCs w:val="20"/>
          <w:rPrChange w:id="2204" w:author="Microsoft Office User" w:date="2023-09-11T13:17:00Z">
            <w:rPr>
              <w:b/>
            </w:rPr>
          </w:rPrChange>
        </w:rPr>
        <w:fldChar w:fldCharType="end"/>
      </w:r>
      <w:r w:rsidRPr="00B26E5F">
        <w:rPr>
          <w:sz w:val="20"/>
          <w:szCs w:val="20"/>
          <w:rPrChange w:id="2205" w:author="Microsoft Office User" w:date="2023-09-11T13:17:00Z">
            <w:rPr/>
          </w:rPrChange>
        </w:rPr>
        <w:fldChar w:fldCharType="begin"/>
      </w:r>
      <w:r w:rsidRPr="00B26E5F">
        <w:rPr>
          <w:sz w:val="20"/>
          <w:szCs w:val="20"/>
          <w:rPrChange w:id="2206" w:author="Microsoft Office User" w:date="2023-09-11T13:17:00Z">
            <w:rPr/>
          </w:rPrChange>
        </w:rPr>
        <w:instrText>HYPERLINK "https://www.zotero.org/google-docs/?n2Avay" \h</w:instrText>
      </w:r>
      <w:r w:rsidRPr="00E24C39">
        <w:rPr>
          <w:sz w:val="20"/>
          <w:szCs w:val="20"/>
        </w:rPr>
      </w:r>
      <w:r w:rsidRPr="00B26E5F">
        <w:rPr>
          <w:sz w:val="20"/>
          <w:szCs w:val="20"/>
          <w:rPrChange w:id="2207" w:author="Microsoft Office User" w:date="2023-09-11T13:17:00Z">
            <w:rPr/>
          </w:rPrChange>
        </w:rPr>
        <w:fldChar w:fldCharType="separate"/>
      </w:r>
      <w:r w:rsidRPr="00B26E5F">
        <w:rPr>
          <w:sz w:val="20"/>
          <w:szCs w:val="20"/>
          <w:rPrChange w:id="2208" w:author="Microsoft Office User" w:date="2023-09-11T13:17:00Z">
            <w:rPr/>
          </w:rPrChange>
        </w:rPr>
        <w:t>, 11509–11514 (2014).</w:t>
      </w:r>
      <w:r w:rsidRPr="00B26E5F">
        <w:rPr>
          <w:sz w:val="20"/>
          <w:szCs w:val="20"/>
          <w:rPrChange w:id="2209" w:author="Microsoft Office User" w:date="2023-09-11T13:17:00Z">
            <w:rPr/>
          </w:rPrChange>
        </w:rPr>
        <w:fldChar w:fldCharType="end"/>
      </w:r>
    </w:p>
    <w:p w14:paraId="426ACB4C" w14:textId="77777777" w:rsidR="007B09DE" w:rsidRPr="00B26E5F" w:rsidRDefault="007B09DE">
      <w:pPr>
        <w:snapToGrid w:val="0"/>
        <w:contextualSpacing/>
        <w:rPr>
          <w:sz w:val="20"/>
          <w:szCs w:val="20"/>
          <w:rPrChange w:id="2210" w:author="Microsoft Office User" w:date="2023-09-11T13:17:00Z">
            <w:rPr/>
          </w:rPrChange>
        </w:rPr>
        <w:pPrChange w:id="2211" w:author="Microsoft Office User" w:date="2023-09-11T13:17:00Z">
          <w:pPr/>
        </w:pPrChange>
      </w:pPr>
    </w:p>
    <w:p w14:paraId="6E9E00DF" w14:textId="77777777" w:rsidR="000C56B0" w:rsidRPr="00B26E5F" w:rsidRDefault="00367A15">
      <w:pPr>
        <w:snapToGrid w:val="0"/>
        <w:contextualSpacing/>
        <w:rPr>
          <w:sz w:val="20"/>
          <w:szCs w:val="20"/>
          <w:rPrChange w:id="2212" w:author="Microsoft Office User" w:date="2023-09-11T13:17:00Z">
            <w:rPr/>
          </w:rPrChange>
        </w:rPr>
        <w:pPrChange w:id="2213" w:author="Microsoft Office User" w:date="2023-09-11T13:17:00Z">
          <w:pPr/>
        </w:pPrChange>
      </w:pPr>
      <w:r w:rsidRPr="00B26E5F">
        <w:rPr>
          <w:sz w:val="20"/>
          <w:szCs w:val="20"/>
          <w:rPrChange w:id="2214" w:author="Microsoft Office User" w:date="2023-09-11T13:17:00Z">
            <w:rPr/>
          </w:rPrChange>
        </w:rPr>
        <w:fldChar w:fldCharType="begin"/>
      </w:r>
      <w:r w:rsidRPr="00B26E5F">
        <w:rPr>
          <w:sz w:val="20"/>
          <w:szCs w:val="20"/>
          <w:rPrChange w:id="2215" w:author="Microsoft Office User" w:date="2023-09-11T13:17:00Z">
            <w:rPr/>
          </w:rPrChange>
        </w:rPr>
        <w:instrText>HYPERLINK "https://www.zotero.org/google-docs/?n2Avay" \h</w:instrText>
      </w:r>
      <w:r w:rsidRPr="00E24C39">
        <w:rPr>
          <w:sz w:val="20"/>
          <w:szCs w:val="20"/>
        </w:rPr>
      </w:r>
      <w:r w:rsidRPr="00B26E5F">
        <w:rPr>
          <w:sz w:val="20"/>
          <w:szCs w:val="20"/>
          <w:rPrChange w:id="2216" w:author="Microsoft Office User" w:date="2023-09-11T13:17:00Z">
            <w:rPr/>
          </w:rPrChange>
        </w:rPr>
        <w:fldChar w:fldCharType="separate"/>
      </w:r>
      <w:r w:rsidRPr="00B26E5F">
        <w:rPr>
          <w:sz w:val="20"/>
          <w:szCs w:val="20"/>
          <w:rPrChange w:id="2217" w:author="Microsoft Office User" w:date="2023-09-11T13:17:00Z">
            <w:rPr/>
          </w:rPrChange>
        </w:rPr>
        <w:t>77.</w:t>
      </w:r>
      <w:r w:rsidRPr="00B26E5F">
        <w:rPr>
          <w:sz w:val="20"/>
          <w:szCs w:val="20"/>
          <w:rPrChange w:id="2218" w:author="Microsoft Office User" w:date="2023-09-11T13:17:00Z">
            <w:rPr/>
          </w:rPrChange>
        </w:rPr>
        <w:tab/>
        <w:t xml:space="preserve">Hillman, K. &amp; Goodrich-Blair, H. Are you my symbiont? Microbial polymorphic toxins and antimicrobial compounds as honest signals of beneficial symbiotic defensive traits. </w:t>
      </w:r>
      <w:r w:rsidRPr="00B26E5F">
        <w:rPr>
          <w:sz w:val="20"/>
          <w:szCs w:val="20"/>
          <w:rPrChange w:id="2219" w:author="Microsoft Office User" w:date="2023-09-11T13:17:00Z">
            <w:rPr/>
          </w:rPrChange>
        </w:rPr>
        <w:fldChar w:fldCharType="end"/>
      </w:r>
      <w:r w:rsidRPr="00B26E5F">
        <w:rPr>
          <w:sz w:val="20"/>
          <w:szCs w:val="20"/>
          <w:rPrChange w:id="2220" w:author="Microsoft Office User" w:date="2023-09-11T13:17:00Z">
            <w:rPr/>
          </w:rPrChange>
        </w:rPr>
        <w:fldChar w:fldCharType="begin"/>
      </w:r>
      <w:r w:rsidRPr="00B26E5F">
        <w:rPr>
          <w:sz w:val="20"/>
          <w:szCs w:val="20"/>
          <w:rPrChange w:id="2221" w:author="Microsoft Office User" w:date="2023-09-11T13:17:00Z">
            <w:rPr/>
          </w:rPrChange>
        </w:rPr>
        <w:instrText>HYPERLINK "https://www.zotero.org/google-docs/?n2Avay" \h</w:instrText>
      </w:r>
      <w:r w:rsidRPr="00E24C39">
        <w:rPr>
          <w:sz w:val="20"/>
          <w:szCs w:val="20"/>
        </w:rPr>
      </w:r>
      <w:r w:rsidRPr="00B26E5F">
        <w:rPr>
          <w:sz w:val="20"/>
          <w:szCs w:val="20"/>
          <w:rPrChange w:id="2222" w:author="Microsoft Office User" w:date="2023-09-11T13:17:00Z">
            <w:rPr>
              <w:i/>
            </w:rPr>
          </w:rPrChange>
        </w:rPr>
        <w:fldChar w:fldCharType="separate"/>
      </w:r>
      <w:r w:rsidRPr="00B26E5F">
        <w:rPr>
          <w:i/>
          <w:sz w:val="20"/>
          <w:szCs w:val="20"/>
          <w:rPrChange w:id="2223" w:author="Microsoft Office User" w:date="2023-09-11T13:17:00Z">
            <w:rPr>
              <w:i/>
            </w:rPr>
          </w:rPrChange>
        </w:rPr>
        <w:t xml:space="preserve">Curr. Opin. Microbiol. </w:t>
      </w:r>
      <w:r w:rsidRPr="00B26E5F">
        <w:rPr>
          <w:i/>
          <w:sz w:val="20"/>
          <w:szCs w:val="20"/>
          <w:rPrChange w:id="2224" w:author="Microsoft Office User" w:date="2023-09-11T13:17:00Z">
            <w:rPr>
              <w:i/>
            </w:rPr>
          </w:rPrChange>
        </w:rPr>
        <w:fldChar w:fldCharType="end"/>
      </w:r>
      <w:r w:rsidRPr="00B26E5F">
        <w:rPr>
          <w:sz w:val="20"/>
          <w:szCs w:val="20"/>
          <w:rPrChange w:id="2225" w:author="Microsoft Office User" w:date="2023-09-11T13:17:00Z">
            <w:rPr/>
          </w:rPrChange>
        </w:rPr>
        <w:fldChar w:fldCharType="begin"/>
      </w:r>
      <w:r w:rsidRPr="00B26E5F">
        <w:rPr>
          <w:sz w:val="20"/>
          <w:szCs w:val="20"/>
          <w:rPrChange w:id="2226" w:author="Microsoft Office User" w:date="2023-09-11T13:17:00Z">
            <w:rPr/>
          </w:rPrChange>
        </w:rPr>
        <w:instrText>HYPERLINK "https://www.zotero.org/google-docs/?n2Avay" \h</w:instrText>
      </w:r>
      <w:r w:rsidRPr="00E24C39">
        <w:rPr>
          <w:sz w:val="20"/>
          <w:szCs w:val="20"/>
        </w:rPr>
      </w:r>
      <w:r w:rsidRPr="00B26E5F">
        <w:rPr>
          <w:sz w:val="20"/>
          <w:szCs w:val="20"/>
          <w:rPrChange w:id="2227" w:author="Microsoft Office User" w:date="2023-09-11T13:17:00Z">
            <w:rPr>
              <w:b/>
            </w:rPr>
          </w:rPrChange>
        </w:rPr>
        <w:fldChar w:fldCharType="separate"/>
      </w:r>
      <w:r w:rsidRPr="00B26E5F">
        <w:rPr>
          <w:b/>
          <w:sz w:val="20"/>
          <w:szCs w:val="20"/>
          <w:rPrChange w:id="2228" w:author="Microsoft Office User" w:date="2023-09-11T13:17:00Z">
            <w:rPr>
              <w:b/>
            </w:rPr>
          </w:rPrChange>
        </w:rPr>
        <w:t>31</w:t>
      </w:r>
      <w:r w:rsidRPr="00B26E5F">
        <w:rPr>
          <w:b/>
          <w:sz w:val="20"/>
          <w:szCs w:val="20"/>
          <w:rPrChange w:id="2229" w:author="Microsoft Office User" w:date="2023-09-11T13:17:00Z">
            <w:rPr>
              <w:b/>
            </w:rPr>
          </w:rPrChange>
        </w:rPr>
        <w:fldChar w:fldCharType="end"/>
      </w:r>
      <w:r w:rsidRPr="00B26E5F">
        <w:rPr>
          <w:sz w:val="20"/>
          <w:szCs w:val="20"/>
          <w:rPrChange w:id="2230" w:author="Microsoft Office User" w:date="2023-09-11T13:17:00Z">
            <w:rPr/>
          </w:rPrChange>
        </w:rPr>
        <w:fldChar w:fldCharType="begin"/>
      </w:r>
      <w:r w:rsidRPr="00B26E5F">
        <w:rPr>
          <w:sz w:val="20"/>
          <w:szCs w:val="20"/>
          <w:rPrChange w:id="2231" w:author="Microsoft Office User" w:date="2023-09-11T13:17:00Z">
            <w:rPr/>
          </w:rPrChange>
        </w:rPr>
        <w:instrText>HYPERLINK "https://www.zotero.org/google-docs/?n2Avay" \h</w:instrText>
      </w:r>
      <w:r w:rsidRPr="00E24C39">
        <w:rPr>
          <w:sz w:val="20"/>
          <w:szCs w:val="20"/>
        </w:rPr>
      </w:r>
      <w:r w:rsidRPr="00B26E5F">
        <w:rPr>
          <w:sz w:val="20"/>
          <w:szCs w:val="20"/>
          <w:rPrChange w:id="2232" w:author="Microsoft Office User" w:date="2023-09-11T13:17:00Z">
            <w:rPr/>
          </w:rPrChange>
        </w:rPr>
        <w:fldChar w:fldCharType="separate"/>
      </w:r>
      <w:r w:rsidRPr="00B26E5F">
        <w:rPr>
          <w:sz w:val="20"/>
          <w:szCs w:val="20"/>
          <w:rPrChange w:id="2233" w:author="Microsoft Office User" w:date="2023-09-11T13:17:00Z">
            <w:rPr/>
          </w:rPrChange>
        </w:rPr>
        <w:t>, 184–190 (2016).</w:t>
      </w:r>
      <w:r w:rsidRPr="00B26E5F">
        <w:rPr>
          <w:sz w:val="20"/>
          <w:szCs w:val="20"/>
          <w:rPrChange w:id="2234" w:author="Microsoft Office User" w:date="2023-09-11T13:17:00Z">
            <w:rPr/>
          </w:rPrChange>
        </w:rPr>
        <w:fldChar w:fldCharType="end"/>
      </w:r>
    </w:p>
    <w:p w14:paraId="7F95AF3B" w14:textId="77777777" w:rsidR="007B09DE" w:rsidRPr="00B26E5F" w:rsidRDefault="007B09DE">
      <w:pPr>
        <w:snapToGrid w:val="0"/>
        <w:contextualSpacing/>
        <w:rPr>
          <w:sz w:val="20"/>
          <w:szCs w:val="20"/>
          <w:rPrChange w:id="2235" w:author="Microsoft Office User" w:date="2023-09-11T13:17:00Z">
            <w:rPr/>
          </w:rPrChange>
        </w:rPr>
        <w:pPrChange w:id="2236" w:author="Microsoft Office User" w:date="2023-09-11T13:17:00Z">
          <w:pPr/>
        </w:pPrChange>
      </w:pPr>
    </w:p>
    <w:p w14:paraId="3E9459CB" w14:textId="77777777" w:rsidR="000C56B0" w:rsidRPr="00B26E5F" w:rsidRDefault="00367A15">
      <w:pPr>
        <w:snapToGrid w:val="0"/>
        <w:contextualSpacing/>
        <w:rPr>
          <w:sz w:val="20"/>
          <w:szCs w:val="20"/>
          <w:rPrChange w:id="2237" w:author="Microsoft Office User" w:date="2023-09-11T13:17:00Z">
            <w:rPr/>
          </w:rPrChange>
        </w:rPr>
        <w:pPrChange w:id="2238" w:author="Microsoft Office User" w:date="2023-09-11T13:17:00Z">
          <w:pPr/>
        </w:pPrChange>
      </w:pPr>
      <w:r w:rsidRPr="00B26E5F">
        <w:rPr>
          <w:sz w:val="20"/>
          <w:szCs w:val="20"/>
          <w:rPrChange w:id="2239" w:author="Microsoft Office User" w:date="2023-09-11T13:17:00Z">
            <w:rPr/>
          </w:rPrChange>
        </w:rPr>
        <w:fldChar w:fldCharType="begin"/>
      </w:r>
      <w:r w:rsidRPr="00B26E5F">
        <w:rPr>
          <w:sz w:val="20"/>
          <w:szCs w:val="20"/>
          <w:rPrChange w:id="2240" w:author="Microsoft Office User" w:date="2023-09-11T13:17:00Z">
            <w:rPr/>
          </w:rPrChange>
        </w:rPr>
        <w:instrText>HYPERLINK "https://www.zotero.org/google-docs/?n2Avay" \h</w:instrText>
      </w:r>
      <w:r w:rsidRPr="00E24C39">
        <w:rPr>
          <w:sz w:val="20"/>
          <w:szCs w:val="20"/>
        </w:rPr>
      </w:r>
      <w:r w:rsidRPr="00B26E5F">
        <w:rPr>
          <w:sz w:val="20"/>
          <w:szCs w:val="20"/>
          <w:rPrChange w:id="2241" w:author="Microsoft Office User" w:date="2023-09-11T13:17:00Z">
            <w:rPr/>
          </w:rPrChange>
        </w:rPr>
        <w:fldChar w:fldCharType="separate"/>
      </w:r>
      <w:r w:rsidRPr="00B26E5F">
        <w:rPr>
          <w:sz w:val="20"/>
          <w:szCs w:val="20"/>
          <w:rPrChange w:id="2242" w:author="Microsoft Office User" w:date="2023-09-11T13:17:00Z">
            <w:rPr/>
          </w:rPrChange>
        </w:rPr>
        <w:t>78.</w:t>
      </w:r>
      <w:r w:rsidRPr="00B26E5F">
        <w:rPr>
          <w:sz w:val="20"/>
          <w:szCs w:val="20"/>
          <w:rPrChange w:id="2243" w:author="Microsoft Office User" w:date="2023-09-11T13:17:00Z">
            <w:rPr/>
          </w:rPrChange>
        </w:rPr>
        <w:tab/>
        <w:t xml:space="preserve">Fuess, L. E. </w:t>
      </w:r>
      <w:r w:rsidRPr="00B26E5F">
        <w:rPr>
          <w:sz w:val="20"/>
          <w:szCs w:val="20"/>
          <w:rPrChange w:id="2244" w:author="Microsoft Office User" w:date="2023-09-11T13:17:00Z">
            <w:rPr/>
          </w:rPrChange>
        </w:rPr>
        <w:fldChar w:fldCharType="end"/>
      </w:r>
      <w:r w:rsidRPr="00B26E5F">
        <w:rPr>
          <w:sz w:val="20"/>
          <w:szCs w:val="20"/>
          <w:rPrChange w:id="2245" w:author="Microsoft Office User" w:date="2023-09-11T13:17:00Z">
            <w:rPr/>
          </w:rPrChange>
        </w:rPr>
        <w:fldChar w:fldCharType="begin"/>
      </w:r>
      <w:r w:rsidRPr="00B26E5F">
        <w:rPr>
          <w:sz w:val="20"/>
          <w:szCs w:val="20"/>
          <w:rPrChange w:id="2246" w:author="Microsoft Office User" w:date="2023-09-11T13:17:00Z">
            <w:rPr/>
          </w:rPrChange>
        </w:rPr>
        <w:instrText>HYPERLINK "https://www.zotero.org/google-docs/?n2Avay" \h</w:instrText>
      </w:r>
      <w:r w:rsidRPr="00E24C39">
        <w:rPr>
          <w:sz w:val="20"/>
          <w:szCs w:val="20"/>
        </w:rPr>
      </w:r>
      <w:r w:rsidRPr="00B26E5F">
        <w:rPr>
          <w:sz w:val="20"/>
          <w:szCs w:val="20"/>
          <w:rPrChange w:id="2247" w:author="Microsoft Office User" w:date="2023-09-11T13:17:00Z">
            <w:rPr>
              <w:i/>
            </w:rPr>
          </w:rPrChange>
        </w:rPr>
        <w:fldChar w:fldCharType="separate"/>
      </w:r>
      <w:r w:rsidRPr="00B26E5F">
        <w:rPr>
          <w:i/>
          <w:sz w:val="20"/>
          <w:szCs w:val="20"/>
          <w:rPrChange w:id="2248" w:author="Microsoft Office User" w:date="2023-09-11T13:17:00Z">
            <w:rPr>
              <w:i/>
            </w:rPr>
          </w:rPrChange>
        </w:rPr>
        <w:t>et al.</w:t>
      </w:r>
      <w:r w:rsidRPr="00B26E5F">
        <w:rPr>
          <w:i/>
          <w:sz w:val="20"/>
          <w:szCs w:val="20"/>
          <w:rPrChange w:id="2249" w:author="Microsoft Office User" w:date="2023-09-11T13:17:00Z">
            <w:rPr>
              <w:i/>
            </w:rPr>
          </w:rPrChange>
        </w:rPr>
        <w:fldChar w:fldCharType="end"/>
      </w:r>
      <w:r w:rsidRPr="00B26E5F">
        <w:rPr>
          <w:sz w:val="20"/>
          <w:szCs w:val="20"/>
          <w:rPrChange w:id="2250" w:author="Microsoft Office User" w:date="2023-09-11T13:17:00Z">
            <w:rPr/>
          </w:rPrChange>
        </w:rPr>
        <w:fldChar w:fldCharType="begin"/>
      </w:r>
      <w:r w:rsidRPr="00B26E5F">
        <w:rPr>
          <w:sz w:val="20"/>
          <w:szCs w:val="20"/>
          <w:rPrChange w:id="2251" w:author="Microsoft Office User" w:date="2023-09-11T13:17:00Z">
            <w:rPr/>
          </w:rPrChange>
        </w:rPr>
        <w:instrText>HYPERLINK "https://www.zotero.org/google-docs/?n2Avay" \h</w:instrText>
      </w:r>
      <w:r w:rsidRPr="00E24C39">
        <w:rPr>
          <w:sz w:val="20"/>
          <w:szCs w:val="20"/>
        </w:rPr>
      </w:r>
      <w:r w:rsidRPr="00B26E5F">
        <w:rPr>
          <w:sz w:val="20"/>
          <w:szCs w:val="20"/>
          <w:rPrChange w:id="2252" w:author="Microsoft Office User" w:date="2023-09-11T13:17:00Z">
            <w:rPr/>
          </w:rPrChange>
        </w:rPr>
        <w:fldChar w:fldCharType="separate"/>
      </w:r>
      <w:r w:rsidRPr="00B26E5F">
        <w:rPr>
          <w:sz w:val="20"/>
          <w:szCs w:val="20"/>
          <w:rPrChange w:id="2253" w:author="Microsoft Office User" w:date="2023-09-11T13:17:00Z">
            <w:rPr/>
          </w:rPrChange>
        </w:rPr>
        <w:t xml:space="preserve"> Immune Gene Expression Covaries with Gut Microbiome Composition in Stickleback. </w:t>
      </w:r>
      <w:r w:rsidRPr="00B26E5F">
        <w:rPr>
          <w:sz w:val="20"/>
          <w:szCs w:val="20"/>
          <w:rPrChange w:id="2254" w:author="Microsoft Office User" w:date="2023-09-11T13:17:00Z">
            <w:rPr/>
          </w:rPrChange>
        </w:rPr>
        <w:fldChar w:fldCharType="end"/>
      </w:r>
      <w:r w:rsidRPr="00B26E5F">
        <w:rPr>
          <w:sz w:val="20"/>
          <w:szCs w:val="20"/>
          <w:rPrChange w:id="2255" w:author="Microsoft Office User" w:date="2023-09-11T13:17:00Z">
            <w:rPr/>
          </w:rPrChange>
        </w:rPr>
        <w:fldChar w:fldCharType="begin"/>
      </w:r>
      <w:r w:rsidRPr="00B26E5F">
        <w:rPr>
          <w:sz w:val="20"/>
          <w:szCs w:val="20"/>
          <w:rPrChange w:id="2256" w:author="Microsoft Office User" w:date="2023-09-11T13:17:00Z">
            <w:rPr/>
          </w:rPrChange>
        </w:rPr>
        <w:instrText>HYPERLINK "https://www.zotero.org/google-docs/?n2Avay" \h</w:instrText>
      </w:r>
      <w:r w:rsidRPr="00E24C39">
        <w:rPr>
          <w:sz w:val="20"/>
          <w:szCs w:val="20"/>
        </w:rPr>
      </w:r>
      <w:r w:rsidRPr="00B26E5F">
        <w:rPr>
          <w:sz w:val="20"/>
          <w:szCs w:val="20"/>
          <w:rPrChange w:id="2257" w:author="Microsoft Office User" w:date="2023-09-11T13:17:00Z">
            <w:rPr>
              <w:i/>
            </w:rPr>
          </w:rPrChange>
        </w:rPr>
        <w:fldChar w:fldCharType="separate"/>
      </w:r>
      <w:r w:rsidRPr="00B26E5F">
        <w:rPr>
          <w:i/>
          <w:sz w:val="20"/>
          <w:szCs w:val="20"/>
          <w:rPrChange w:id="2258" w:author="Microsoft Office User" w:date="2023-09-11T13:17:00Z">
            <w:rPr>
              <w:i/>
            </w:rPr>
          </w:rPrChange>
        </w:rPr>
        <w:t xml:space="preserve">mBio </w:t>
      </w:r>
      <w:r w:rsidRPr="00B26E5F">
        <w:rPr>
          <w:i/>
          <w:sz w:val="20"/>
          <w:szCs w:val="20"/>
          <w:rPrChange w:id="2259" w:author="Microsoft Office User" w:date="2023-09-11T13:17:00Z">
            <w:rPr>
              <w:i/>
            </w:rPr>
          </w:rPrChange>
        </w:rPr>
        <w:fldChar w:fldCharType="end"/>
      </w:r>
      <w:r w:rsidRPr="00B26E5F">
        <w:rPr>
          <w:sz w:val="20"/>
          <w:szCs w:val="20"/>
          <w:rPrChange w:id="2260" w:author="Microsoft Office User" w:date="2023-09-11T13:17:00Z">
            <w:rPr/>
          </w:rPrChange>
        </w:rPr>
        <w:fldChar w:fldCharType="begin"/>
      </w:r>
      <w:r w:rsidRPr="00B26E5F">
        <w:rPr>
          <w:sz w:val="20"/>
          <w:szCs w:val="20"/>
          <w:rPrChange w:id="2261" w:author="Microsoft Office User" w:date="2023-09-11T13:17:00Z">
            <w:rPr/>
          </w:rPrChange>
        </w:rPr>
        <w:instrText>HYPERLINK "https://www.zotero.org/google-docs/?n2Avay" \h</w:instrText>
      </w:r>
      <w:r w:rsidRPr="00E24C39">
        <w:rPr>
          <w:sz w:val="20"/>
          <w:szCs w:val="20"/>
        </w:rPr>
      </w:r>
      <w:r w:rsidRPr="00B26E5F">
        <w:rPr>
          <w:sz w:val="20"/>
          <w:szCs w:val="20"/>
          <w:rPrChange w:id="2262" w:author="Microsoft Office User" w:date="2023-09-11T13:17:00Z">
            <w:rPr>
              <w:b/>
            </w:rPr>
          </w:rPrChange>
        </w:rPr>
        <w:fldChar w:fldCharType="separate"/>
      </w:r>
      <w:r w:rsidRPr="00B26E5F">
        <w:rPr>
          <w:b/>
          <w:sz w:val="20"/>
          <w:szCs w:val="20"/>
          <w:rPrChange w:id="2263" w:author="Microsoft Office User" w:date="2023-09-11T13:17:00Z">
            <w:rPr>
              <w:b/>
            </w:rPr>
          </w:rPrChange>
        </w:rPr>
        <w:t>12</w:t>
      </w:r>
      <w:r w:rsidRPr="00B26E5F">
        <w:rPr>
          <w:b/>
          <w:sz w:val="20"/>
          <w:szCs w:val="20"/>
          <w:rPrChange w:id="2264" w:author="Microsoft Office User" w:date="2023-09-11T13:17:00Z">
            <w:rPr>
              <w:b/>
            </w:rPr>
          </w:rPrChange>
        </w:rPr>
        <w:fldChar w:fldCharType="end"/>
      </w:r>
      <w:r w:rsidRPr="00B26E5F">
        <w:rPr>
          <w:sz w:val="20"/>
          <w:szCs w:val="20"/>
          <w:rPrChange w:id="2265" w:author="Microsoft Office User" w:date="2023-09-11T13:17:00Z">
            <w:rPr/>
          </w:rPrChange>
        </w:rPr>
        <w:fldChar w:fldCharType="begin"/>
      </w:r>
      <w:r w:rsidRPr="00B26E5F">
        <w:rPr>
          <w:sz w:val="20"/>
          <w:szCs w:val="20"/>
          <w:rPrChange w:id="2266" w:author="Microsoft Office User" w:date="2023-09-11T13:17:00Z">
            <w:rPr/>
          </w:rPrChange>
        </w:rPr>
        <w:instrText>HYPERLINK "https://www.zotero.org/google-docs/?n2Avay" \h</w:instrText>
      </w:r>
      <w:r w:rsidRPr="00E24C39">
        <w:rPr>
          <w:sz w:val="20"/>
          <w:szCs w:val="20"/>
        </w:rPr>
      </w:r>
      <w:r w:rsidRPr="00B26E5F">
        <w:rPr>
          <w:sz w:val="20"/>
          <w:szCs w:val="20"/>
          <w:rPrChange w:id="2267" w:author="Microsoft Office User" w:date="2023-09-11T13:17:00Z">
            <w:rPr/>
          </w:rPrChange>
        </w:rPr>
        <w:fldChar w:fldCharType="separate"/>
      </w:r>
      <w:r w:rsidRPr="00B26E5F">
        <w:rPr>
          <w:sz w:val="20"/>
          <w:szCs w:val="20"/>
          <w:rPrChange w:id="2268" w:author="Microsoft Office User" w:date="2023-09-11T13:17:00Z">
            <w:rPr/>
          </w:rPrChange>
        </w:rPr>
        <w:t>, e00145-21 (2021).</w:t>
      </w:r>
      <w:r w:rsidRPr="00B26E5F">
        <w:rPr>
          <w:sz w:val="20"/>
          <w:szCs w:val="20"/>
          <w:rPrChange w:id="2269" w:author="Microsoft Office User" w:date="2023-09-11T13:17:00Z">
            <w:rPr/>
          </w:rPrChange>
        </w:rPr>
        <w:fldChar w:fldCharType="end"/>
      </w:r>
    </w:p>
    <w:p w14:paraId="6CDAC1DD" w14:textId="77777777" w:rsidR="007B09DE" w:rsidRPr="00B26E5F" w:rsidRDefault="007B09DE">
      <w:pPr>
        <w:snapToGrid w:val="0"/>
        <w:contextualSpacing/>
        <w:rPr>
          <w:sz w:val="20"/>
          <w:szCs w:val="20"/>
          <w:rPrChange w:id="2270" w:author="Microsoft Office User" w:date="2023-09-11T13:17:00Z">
            <w:rPr/>
          </w:rPrChange>
        </w:rPr>
        <w:pPrChange w:id="2271" w:author="Microsoft Office User" w:date="2023-09-11T13:17:00Z">
          <w:pPr/>
        </w:pPrChange>
      </w:pPr>
    </w:p>
    <w:p w14:paraId="5C459CD5" w14:textId="77777777" w:rsidR="000C56B0" w:rsidRPr="00B26E5F" w:rsidRDefault="00367A15">
      <w:pPr>
        <w:snapToGrid w:val="0"/>
        <w:contextualSpacing/>
        <w:rPr>
          <w:sz w:val="20"/>
          <w:szCs w:val="20"/>
          <w:rPrChange w:id="2272" w:author="Microsoft Office User" w:date="2023-09-11T13:17:00Z">
            <w:rPr/>
          </w:rPrChange>
        </w:rPr>
        <w:pPrChange w:id="2273" w:author="Microsoft Office User" w:date="2023-09-11T13:17:00Z">
          <w:pPr/>
        </w:pPrChange>
      </w:pPr>
      <w:r w:rsidRPr="00B26E5F">
        <w:rPr>
          <w:sz w:val="20"/>
          <w:szCs w:val="20"/>
          <w:rPrChange w:id="2274" w:author="Microsoft Office User" w:date="2023-09-11T13:17:00Z">
            <w:rPr/>
          </w:rPrChange>
        </w:rPr>
        <w:fldChar w:fldCharType="begin"/>
      </w:r>
      <w:r w:rsidRPr="00B26E5F">
        <w:rPr>
          <w:sz w:val="20"/>
          <w:szCs w:val="20"/>
          <w:rPrChange w:id="2275" w:author="Microsoft Office User" w:date="2023-09-11T13:17:00Z">
            <w:rPr/>
          </w:rPrChange>
        </w:rPr>
        <w:instrText>HYPERLINK "https://www.zotero.org/google-docs/?n2Avay" \h</w:instrText>
      </w:r>
      <w:r w:rsidRPr="00E24C39">
        <w:rPr>
          <w:sz w:val="20"/>
          <w:szCs w:val="20"/>
        </w:rPr>
      </w:r>
      <w:r w:rsidRPr="00B26E5F">
        <w:rPr>
          <w:sz w:val="20"/>
          <w:szCs w:val="20"/>
          <w:rPrChange w:id="2276" w:author="Microsoft Office User" w:date="2023-09-11T13:17:00Z">
            <w:rPr/>
          </w:rPrChange>
        </w:rPr>
        <w:fldChar w:fldCharType="separate"/>
      </w:r>
      <w:r w:rsidRPr="00B26E5F">
        <w:rPr>
          <w:sz w:val="20"/>
          <w:szCs w:val="20"/>
          <w:rPrChange w:id="2277" w:author="Microsoft Office User" w:date="2023-09-11T13:17:00Z">
            <w:rPr/>
          </w:rPrChange>
        </w:rPr>
        <w:t>79.</w:t>
      </w:r>
      <w:r w:rsidRPr="00B26E5F">
        <w:rPr>
          <w:sz w:val="20"/>
          <w:szCs w:val="20"/>
          <w:rPrChange w:id="2278" w:author="Microsoft Office User" w:date="2023-09-11T13:17:00Z">
            <w:rPr/>
          </w:rPrChange>
        </w:rPr>
        <w:tab/>
        <w:t xml:space="preserve">Davies, C. S. </w:t>
      </w:r>
      <w:r w:rsidRPr="00B26E5F">
        <w:rPr>
          <w:sz w:val="20"/>
          <w:szCs w:val="20"/>
          <w:rPrChange w:id="2279" w:author="Microsoft Office User" w:date="2023-09-11T13:17:00Z">
            <w:rPr/>
          </w:rPrChange>
        </w:rPr>
        <w:fldChar w:fldCharType="end"/>
      </w:r>
      <w:r w:rsidRPr="00B26E5F">
        <w:rPr>
          <w:sz w:val="20"/>
          <w:szCs w:val="20"/>
          <w:rPrChange w:id="2280" w:author="Microsoft Office User" w:date="2023-09-11T13:17:00Z">
            <w:rPr/>
          </w:rPrChange>
        </w:rPr>
        <w:fldChar w:fldCharType="begin"/>
      </w:r>
      <w:r w:rsidRPr="00B26E5F">
        <w:rPr>
          <w:sz w:val="20"/>
          <w:szCs w:val="20"/>
          <w:rPrChange w:id="2281" w:author="Microsoft Office User" w:date="2023-09-11T13:17:00Z">
            <w:rPr/>
          </w:rPrChange>
        </w:rPr>
        <w:instrText>HYPERLINK "https://www.zotero.org/google-docs/?n2Avay" \h</w:instrText>
      </w:r>
      <w:r w:rsidRPr="00E24C39">
        <w:rPr>
          <w:sz w:val="20"/>
          <w:szCs w:val="20"/>
        </w:rPr>
      </w:r>
      <w:r w:rsidRPr="00B26E5F">
        <w:rPr>
          <w:sz w:val="20"/>
          <w:szCs w:val="20"/>
          <w:rPrChange w:id="2282" w:author="Microsoft Office User" w:date="2023-09-11T13:17:00Z">
            <w:rPr>
              <w:i/>
            </w:rPr>
          </w:rPrChange>
        </w:rPr>
        <w:fldChar w:fldCharType="separate"/>
      </w:r>
      <w:r w:rsidRPr="00B26E5F">
        <w:rPr>
          <w:i/>
          <w:sz w:val="20"/>
          <w:szCs w:val="20"/>
          <w:rPrChange w:id="2283" w:author="Microsoft Office User" w:date="2023-09-11T13:17:00Z">
            <w:rPr>
              <w:i/>
            </w:rPr>
          </w:rPrChange>
        </w:rPr>
        <w:t>et al.</w:t>
      </w:r>
      <w:r w:rsidRPr="00B26E5F">
        <w:rPr>
          <w:i/>
          <w:sz w:val="20"/>
          <w:szCs w:val="20"/>
          <w:rPrChange w:id="2284" w:author="Microsoft Office User" w:date="2023-09-11T13:17:00Z">
            <w:rPr>
              <w:i/>
            </w:rPr>
          </w:rPrChange>
        </w:rPr>
        <w:fldChar w:fldCharType="end"/>
      </w:r>
      <w:r w:rsidRPr="00B26E5F">
        <w:rPr>
          <w:sz w:val="20"/>
          <w:szCs w:val="20"/>
          <w:rPrChange w:id="2285" w:author="Microsoft Office User" w:date="2023-09-11T13:17:00Z">
            <w:rPr/>
          </w:rPrChange>
        </w:rPr>
        <w:fldChar w:fldCharType="begin"/>
      </w:r>
      <w:r w:rsidRPr="00B26E5F">
        <w:rPr>
          <w:sz w:val="20"/>
          <w:szCs w:val="20"/>
          <w:rPrChange w:id="2286" w:author="Microsoft Office User" w:date="2023-09-11T13:17:00Z">
            <w:rPr/>
          </w:rPrChange>
        </w:rPr>
        <w:instrText>HYPERLINK "https://www.zotero.org/google-docs/?n2Avay" \h</w:instrText>
      </w:r>
      <w:r w:rsidRPr="00E24C39">
        <w:rPr>
          <w:sz w:val="20"/>
          <w:szCs w:val="20"/>
        </w:rPr>
      </w:r>
      <w:r w:rsidRPr="00B26E5F">
        <w:rPr>
          <w:sz w:val="20"/>
          <w:szCs w:val="20"/>
          <w:rPrChange w:id="2287" w:author="Microsoft Office User" w:date="2023-09-11T13:17:00Z">
            <w:rPr/>
          </w:rPrChange>
        </w:rPr>
        <w:fldChar w:fldCharType="separate"/>
      </w:r>
      <w:r w:rsidRPr="00B26E5F">
        <w:rPr>
          <w:sz w:val="20"/>
          <w:szCs w:val="20"/>
          <w:rPrChange w:id="2288" w:author="Microsoft Office User" w:date="2023-09-11T13:17:00Z">
            <w:rPr/>
          </w:rPrChange>
        </w:rPr>
        <w:t xml:space="preserve"> Immunogenetic variation shapes the gut microbiome in a natural vertebrate population. </w:t>
      </w:r>
      <w:r w:rsidRPr="00B26E5F">
        <w:rPr>
          <w:sz w:val="20"/>
          <w:szCs w:val="20"/>
          <w:rPrChange w:id="2289" w:author="Microsoft Office User" w:date="2023-09-11T13:17:00Z">
            <w:rPr/>
          </w:rPrChange>
        </w:rPr>
        <w:fldChar w:fldCharType="end"/>
      </w:r>
      <w:r w:rsidRPr="00B26E5F">
        <w:rPr>
          <w:sz w:val="20"/>
          <w:szCs w:val="20"/>
          <w:rPrChange w:id="2290" w:author="Microsoft Office User" w:date="2023-09-11T13:17:00Z">
            <w:rPr/>
          </w:rPrChange>
        </w:rPr>
        <w:fldChar w:fldCharType="begin"/>
      </w:r>
      <w:r w:rsidRPr="00B26E5F">
        <w:rPr>
          <w:sz w:val="20"/>
          <w:szCs w:val="20"/>
          <w:rPrChange w:id="2291" w:author="Microsoft Office User" w:date="2023-09-11T13:17:00Z">
            <w:rPr/>
          </w:rPrChange>
        </w:rPr>
        <w:instrText>HYPERLINK "https://www.zotero.org/google-docs/?n2Avay" \h</w:instrText>
      </w:r>
      <w:r w:rsidRPr="00E24C39">
        <w:rPr>
          <w:sz w:val="20"/>
          <w:szCs w:val="20"/>
        </w:rPr>
      </w:r>
      <w:r w:rsidRPr="00B26E5F">
        <w:rPr>
          <w:sz w:val="20"/>
          <w:szCs w:val="20"/>
          <w:rPrChange w:id="2292" w:author="Microsoft Office User" w:date="2023-09-11T13:17:00Z">
            <w:rPr>
              <w:i/>
            </w:rPr>
          </w:rPrChange>
        </w:rPr>
        <w:fldChar w:fldCharType="separate"/>
      </w:r>
      <w:r w:rsidRPr="00B26E5F">
        <w:rPr>
          <w:i/>
          <w:sz w:val="20"/>
          <w:szCs w:val="20"/>
          <w:rPrChange w:id="2293" w:author="Microsoft Office User" w:date="2023-09-11T13:17:00Z">
            <w:rPr>
              <w:i/>
            </w:rPr>
          </w:rPrChange>
        </w:rPr>
        <w:t xml:space="preserve">Microbiome </w:t>
      </w:r>
      <w:r w:rsidRPr="00B26E5F">
        <w:rPr>
          <w:i/>
          <w:sz w:val="20"/>
          <w:szCs w:val="20"/>
          <w:rPrChange w:id="2294" w:author="Microsoft Office User" w:date="2023-09-11T13:17:00Z">
            <w:rPr>
              <w:i/>
            </w:rPr>
          </w:rPrChange>
        </w:rPr>
        <w:fldChar w:fldCharType="end"/>
      </w:r>
      <w:r w:rsidRPr="00B26E5F">
        <w:rPr>
          <w:sz w:val="20"/>
          <w:szCs w:val="20"/>
          <w:rPrChange w:id="2295" w:author="Microsoft Office User" w:date="2023-09-11T13:17:00Z">
            <w:rPr/>
          </w:rPrChange>
        </w:rPr>
        <w:fldChar w:fldCharType="begin"/>
      </w:r>
      <w:r w:rsidRPr="00B26E5F">
        <w:rPr>
          <w:sz w:val="20"/>
          <w:szCs w:val="20"/>
          <w:rPrChange w:id="2296" w:author="Microsoft Office User" w:date="2023-09-11T13:17:00Z">
            <w:rPr/>
          </w:rPrChange>
        </w:rPr>
        <w:instrText>HYPERLINK "https://www.zotero.org/google-docs/?n2Avay" \h</w:instrText>
      </w:r>
      <w:r w:rsidRPr="00E24C39">
        <w:rPr>
          <w:sz w:val="20"/>
          <w:szCs w:val="20"/>
        </w:rPr>
      </w:r>
      <w:r w:rsidRPr="00B26E5F">
        <w:rPr>
          <w:sz w:val="20"/>
          <w:szCs w:val="20"/>
          <w:rPrChange w:id="2297" w:author="Microsoft Office User" w:date="2023-09-11T13:17:00Z">
            <w:rPr>
              <w:b/>
            </w:rPr>
          </w:rPrChange>
        </w:rPr>
        <w:fldChar w:fldCharType="separate"/>
      </w:r>
      <w:r w:rsidRPr="00B26E5F">
        <w:rPr>
          <w:b/>
          <w:sz w:val="20"/>
          <w:szCs w:val="20"/>
          <w:rPrChange w:id="2298" w:author="Microsoft Office User" w:date="2023-09-11T13:17:00Z">
            <w:rPr>
              <w:b/>
            </w:rPr>
          </w:rPrChange>
        </w:rPr>
        <w:t>10</w:t>
      </w:r>
      <w:r w:rsidRPr="00B26E5F">
        <w:rPr>
          <w:b/>
          <w:sz w:val="20"/>
          <w:szCs w:val="20"/>
          <w:rPrChange w:id="2299" w:author="Microsoft Office User" w:date="2023-09-11T13:17:00Z">
            <w:rPr>
              <w:b/>
            </w:rPr>
          </w:rPrChange>
        </w:rPr>
        <w:fldChar w:fldCharType="end"/>
      </w:r>
      <w:r w:rsidRPr="00B26E5F">
        <w:rPr>
          <w:sz w:val="20"/>
          <w:szCs w:val="20"/>
          <w:rPrChange w:id="2300" w:author="Microsoft Office User" w:date="2023-09-11T13:17:00Z">
            <w:rPr/>
          </w:rPrChange>
        </w:rPr>
        <w:fldChar w:fldCharType="begin"/>
      </w:r>
      <w:r w:rsidRPr="00B26E5F">
        <w:rPr>
          <w:sz w:val="20"/>
          <w:szCs w:val="20"/>
          <w:rPrChange w:id="2301" w:author="Microsoft Office User" w:date="2023-09-11T13:17:00Z">
            <w:rPr/>
          </w:rPrChange>
        </w:rPr>
        <w:instrText>HYPERLINK "https://www.zotero.org/google-docs/?n2Avay" \h</w:instrText>
      </w:r>
      <w:r w:rsidRPr="00E24C39">
        <w:rPr>
          <w:sz w:val="20"/>
          <w:szCs w:val="20"/>
        </w:rPr>
      </w:r>
      <w:r w:rsidRPr="00B26E5F">
        <w:rPr>
          <w:sz w:val="20"/>
          <w:szCs w:val="20"/>
          <w:rPrChange w:id="2302" w:author="Microsoft Office User" w:date="2023-09-11T13:17:00Z">
            <w:rPr/>
          </w:rPrChange>
        </w:rPr>
        <w:fldChar w:fldCharType="separate"/>
      </w:r>
      <w:r w:rsidRPr="00B26E5F">
        <w:rPr>
          <w:sz w:val="20"/>
          <w:szCs w:val="20"/>
          <w:rPrChange w:id="2303" w:author="Microsoft Office User" w:date="2023-09-11T13:17:00Z">
            <w:rPr/>
          </w:rPrChange>
        </w:rPr>
        <w:t>, 41 (2022).</w:t>
      </w:r>
      <w:r w:rsidRPr="00B26E5F">
        <w:rPr>
          <w:sz w:val="20"/>
          <w:szCs w:val="20"/>
          <w:rPrChange w:id="2304" w:author="Microsoft Office User" w:date="2023-09-11T13:17:00Z">
            <w:rPr/>
          </w:rPrChange>
        </w:rPr>
        <w:fldChar w:fldCharType="end"/>
      </w:r>
    </w:p>
    <w:p w14:paraId="4703C53A" w14:textId="77777777" w:rsidR="007B09DE" w:rsidRPr="00B26E5F" w:rsidRDefault="007B09DE">
      <w:pPr>
        <w:snapToGrid w:val="0"/>
        <w:contextualSpacing/>
        <w:rPr>
          <w:sz w:val="20"/>
          <w:szCs w:val="20"/>
          <w:rPrChange w:id="2305" w:author="Microsoft Office User" w:date="2023-09-11T13:17:00Z">
            <w:rPr/>
          </w:rPrChange>
        </w:rPr>
        <w:pPrChange w:id="2306" w:author="Microsoft Office User" w:date="2023-09-11T13:17:00Z">
          <w:pPr/>
        </w:pPrChange>
      </w:pPr>
    </w:p>
    <w:p w14:paraId="759E7A48" w14:textId="77777777" w:rsidR="000C56B0" w:rsidRPr="00B26E5F" w:rsidRDefault="00367A15">
      <w:pPr>
        <w:snapToGrid w:val="0"/>
        <w:contextualSpacing/>
        <w:rPr>
          <w:sz w:val="20"/>
          <w:szCs w:val="20"/>
          <w:rPrChange w:id="2307" w:author="Microsoft Office User" w:date="2023-09-11T13:17:00Z">
            <w:rPr/>
          </w:rPrChange>
        </w:rPr>
        <w:pPrChange w:id="2308" w:author="Microsoft Office User" w:date="2023-09-11T13:17:00Z">
          <w:pPr/>
        </w:pPrChange>
      </w:pPr>
      <w:r w:rsidRPr="00B26E5F">
        <w:rPr>
          <w:sz w:val="20"/>
          <w:szCs w:val="20"/>
          <w:rPrChange w:id="2309" w:author="Microsoft Office User" w:date="2023-09-11T13:17:00Z">
            <w:rPr/>
          </w:rPrChange>
        </w:rPr>
        <w:fldChar w:fldCharType="begin"/>
      </w:r>
      <w:r w:rsidRPr="00B26E5F">
        <w:rPr>
          <w:sz w:val="20"/>
          <w:szCs w:val="20"/>
          <w:rPrChange w:id="2310" w:author="Microsoft Office User" w:date="2023-09-11T13:17:00Z">
            <w:rPr/>
          </w:rPrChange>
        </w:rPr>
        <w:instrText>HYPERLINK "https://www.zotero.org/google-docs/?n2Avay" \h</w:instrText>
      </w:r>
      <w:r w:rsidRPr="00E24C39">
        <w:rPr>
          <w:sz w:val="20"/>
          <w:szCs w:val="20"/>
        </w:rPr>
      </w:r>
      <w:r w:rsidRPr="00B26E5F">
        <w:rPr>
          <w:sz w:val="20"/>
          <w:szCs w:val="20"/>
          <w:rPrChange w:id="2311" w:author="Microsoft Office User" w:date="2023-09-11T13:17:00Z">
            <w:rPr/>
          </w:rPrChange>
        </w:rPr>
        <w:fldChar w:fldCharType="separate"/>
      </w:r>
      <w:r w:rsidRPr="00B26E5F">
        <w:rPr>
          <w:sz w:val="20"/>
          <w:szCs w:val="20"/>
          <w:rPrChange w:id="2312" w:author="Microsoft Office User" w:date="2023-09-11T13:17:00Z">
            <w:rPr/>
          </w:rPrChange>
        </w:rPr>
        <w:t>80.</w:t>
      </w:r>
      <w:r w:rsidRPr="00B26E5F">
        <w:rPr>
          <w:sz w:val="20"/>
          <w:szCs w:val="20"/>
          <w:rPrChange w:id="2313" w:author="Microsoft Office User" w:date="2023-09-11T13:17:00Z">
            <w:rPr/>
          </w:rPrChange>
        </w:rPr>
        <w:tab/>
        <w:t xml:space="preserve">Evans, J. D. </w:t>
      </w:r>
      <w:r w:rsidRPr="00B26E5F">
        <w:rPr>
          <w:sz w:val="20"/>
          <w:szCs w:val="20"/>
          <w:rPrChange w:id="2314" w:author="Microsoft Office User" w:date="2023-09-11T13:17:00Z">
            <w:rPr/>
          </w:rPrChange>
        </w:rPr>
        <w:fldChar w:fldCharType="end"/>
      </w:r>
      <w:r w:rsidRPr="00B26E5F">
        <w:rPr>
          <w:sz w:val="20"/>
          <w:szCs w:val="20"/>
          <w:rPrChange w:id="2315" w:author="Microsoft Office User" w:date="2023-09-11T13:17:00Z">
            <w:rPr/>
          </w:rPrChange>
        </w:rPr>
        <w:fldChar w:fldCharType="begin"/>
      </w:r>
      <w:r w:rsidRPr="00B26E5F">
        <w:rPr>
          <w:sz w:val="20"/>
          <w:szCs w:val="20"/>
          <w:rPrChange w:id="2316" w:author="Microsoft Office User" w:date="2023-09-11T13:17:00Z">
            <w:rPr/>
          </w:rPrChange>
        </w:rPr>
        <w:instrText>HYPERLINK "https://www.zotero.org/google-docs/?n2Avay" \h</w:instrText>
      </w:r>
      <w:r w:rsidRPr="00E24C39">
        <w:rPr>
          <w:sz w:val="20"/>
          <w:szCs w:val="20"/>
        </w:rPr>
      </w:r>
      <w:r w:rsidRPr="00B26E5F">
        <w:rPr>
          <w:sz w:val="20"/>
          <w:szCs w:val="20"/>
          <w:rPrChange w:id="2317" w:author="Microsoft Office User" w:date="2023-09-11T13:17:00Z">
            <w:rPr>
              <w:i/>
            </w:rPr>
          </w:rPrChange>
        </w:rPr>
        <w:fldChar w:fldCharType="separate"/>
      </w:r>
      <w:r w:rsidRPr="00B26E5F">
        <w:rPr>
          <w:i/>
          <w:sz w:val="20"/>
          <w:szCs w:val="20"/>
          <w:rPrChange w:id="2318" w:author="Microsoft Office User" w:date="2023-09-11T13:17:00Z">
            <w:rPr>
              <w:i/>
            </w:rPr>
          </w:rPrChange>
        </w:rPr>
        <w:t>et al.</w:t>
      </w:r>
      <w:r w:rsidRPr="00B26E5F">
        <w:rPr>
          <w:i/>
          <w:sz w:val="20"/>
          <w:szCs w:val="20"/>
          <w:rPrChange w:id="2319" w:author="Microsoft Office User" w:date="2023-09-11T13:17:00Z">
            <w:rPr>
              <w:i/>
            </w:rPr>
          </w:rPrChange>
        </w:rPr>
        <w:fldChar w:fldCharType="end"/>
      </w:r>
      <w:r w:rsidRPr="00B26E5F">
        <w:rPr>
          <w:sz w:val="20"/>
          <w:szCs w:val="20"/>
          <w:rPrChange w:id="2320" w:author="Microsoft Office User" w:date="2023-09-11T13:17:00Z">
            <w:rPr/>
          </w:rPrChange>
        </w:rPr>
        <w:fldChar w:fldCharType="begin"/>
      </w:r>
      <w:r w:rsidRPr="00B26E5F">
        <w:rPr>
          <w:sz w:val="20"/>
          <w:szCs w:val="20"/>
          <w:rPrChange w:id="2321" w:author="Microsoft Office User" w:date="2023-09-11T13:17:00Z">
            <w:rPr/>
          </w:rPrChange>
        </w:rPr>
        <w:instrText>HYPERLINK "https://www.zotero.org/google-docs/?n2Avay" \h</w:instrText>
      </w:r>
      <w:r w:rsidRPr="00E24C39">
        <w:rPr>
          <w:sz w:val="20"/>
          <w:szCs w:val="20"/>
        </w:rPr>
      </w:r>
      <w:r w:rsidRPr="00B26E5F">
        <w:rPr>
          <w:sz w:val="20"/>
          <w:szCs w:val="20"/>
          <w:rPrChange w:id="2322" w:author="Microsoft Office User" w:date="2023-09-11T13:17:00Z">
            <w:rPr/>
          </w:rPrChange>
        </w:rPr>
        <w:fldChar w:fldCharType="separate"/>
      </w:r>
      <w:r w:rsidRPr="00B26E5F">
        <w:rPr>
          <w:sz w:val="20"/>
          <w:szCs w:val="20"/>
          <w:rPrChange w:id="2323" w:author="Microsoft Office User" w:date="2023-09-11T13:17:00Z">
            <w:rPr/>
          </w:rPrChange>
        </w:rPr>
        <w:t xml:space="preserve"> Immune pathways and defence mechanisms in honey bees Apis mellifera. </w:t>
      </w:r>
      <w:r w:rsidRPr="00B26E5F">
        <w:rPr>
          <w:sz w:val="20"/>
          <w:szCs w:val="20"/>
          <w:rPrChange w:id="2324" w:author="Microsoft Office User" w:date="2023-09-11T13:17:00Z">
            <w:rPr/>
          </w:rPrChange>
        </w:rPr>
        <w:fldChar w:fldCharType="end"/>
      </w:r>
      <w:r w:rsidRPr="00B26E5F">
        <w:rPr>
          <w:sz w:val="20"/>
          <w:szCs w:val="20"/>
          <w:rPrChange w:id="2325" w:author="Microsoft Office User" w:date="2023-09-11T13:17:00Z">
            <w:rPr/>
          </w:rPrChange>
        </w:rPr>
        <w:fldChar w:fldCharType="begin"/>
      </w:r>
      <w:r w:rsidRPr="00B26E5F">
        <w:rPr>
          <w:sz w:val="20"/>
          <w:szCs w:val="20"/>
          <w:rPrChange w:id="2326" w:author="Microsoft Office User" w:date="2023-09-11T13:17:00Z">
            <w:rPr/>
          </w:rPrChange>
        </w:rPr>
        <w:instrText>HYPERLINK "https://www.zotero.org/google-docs/?n2Avay" \h</w:instrText>
      </w:r>
      <w:r w:rsidRPr="00E24C39">
        <w:rPr>
          <w:sz w:val="20"/>
          <w:szCs w:val="20"/>
        </w:rPr>
      </w:r>
      <w:r w:rsidRPr="00B26E5F">
        <w:rPr>
          <w:sz w:val="20"/>
          <w:szCs w:val="20"/>
          <w:rPrChange w:id="2327" w:author="Microsoft Office User" w:date="2023-09-11T13:17:00Z">
            <w:rPr>
              <w:i/>
            </w:rPr>
          </w:rPrChange>
        </w:rPr>
        <w:fldChar w:fldCharType="separate"/>
      </w:r>
      <w:r w:rsidRPr="00B26E5F">
        <w:rPr>
          <w:i/>
          <w:sz w:val="20"/>
          <w:szCs w:val="20"/>
          <w:rPrChange w:id="2328" w:author="Microsoft Office User" w:date="2023-09-11T13:17:00Z">
            <w:rPr>
              <w:i/>
            </w:rPr>
          </w:rPrChange>
        </w:rPr>
        <w:t xml:space="preserve">INSECT Mol. Biol. </w:t>
      </w:r>
      <w:r w:rsidRPr="00B26E5F">
        <w:rPr>
          <w:i/>
          <w:sz w:val="20"/>
          <w:szCs w:val="20"/>
          <w:rPrChange w:id="2329" w:author="Microsoft Office User" w:date="2023-09-11T13:17:00Z">
            <w:rPr>
              <w:i/>
            </w:rPr>
          </w:rPrChange>
        </w:rPr>
        <w:fldChar w:fldCharType="end"/>
      </w:r>
      <w:r w:rsidRPr="00B26E5F">
        <w:rPr>
          <w:sz w:val="20"/>
          <w:szCs w:val="20"/>
          <w:rPrChange w:id="2330" w:author="Microsoft Office User" w:date="2023-09-11T13:17:00Z">
            <w:rPr/>
          </w:rPrChange>
        </w:rPr>
        <w:fldChar w:fldCharType="begin"/>
      </w:r>
      <w:r w:rsidRPr="00B26E5F">
        <w:rPr>
          <w:sz w:val="20"/>
          <w:szCs w:val="20"/>
          <w:rPrChange w:id="2331" w:author="Microsoft Office User" w:date="2023-09-11T13:17:00Z">
            <w:rPr/>
          </w:rPrChange>
        </w:rPr>
        <w:instrText>HYPERLINK "https://www.zotero.org/google-docs/?n2Avay" \h</w:instrText>
      </w:r>
      <w:r w:rsidRPr="00E24C39">
        <w:rPr>
          <w:sz w:val="20"/>
          <w:szCs w:val="20"/>
        </w:rPr>
      </w:r>
      <w:r w:rsidRPr="00B26E5F">
        <w:rPr>
          <w:sz w:val="20"/>
          <w:szCs w:val="20"/>
          <w:rPrChange w:id="2332" w:author="Microsoft Office User" w:date="2023-09-11T13:17:00Z">
            <w:rPr>
              <w:b/>
            </w:rPr>
          </w:rPrChange>
        </w:rPr>
        <w:fldChar w:fldCharType="separate"/>
      </w:r>
      <w:r w:rsidRPr="00B26E5F">
        <w:rPr>
          <w:b/>
          <w:sz w:val="20"/>
          <w:szCs w:val="20"/>
          <w:rPrChange w:id="2333" w:author="Microsoft Office User" w:date="2023-09-11T13:17:00Z">
            <w:rPr>
              <w:b/>
            </w:rPr>
          </w:rPrChange>
        </w:rPr>
        <w:t>15</w:t>
      </w:r>
      <w:r w:rsidRPr="00B26E5F">
        <w:rPr>
          <w:b/>
          <w:sz w:val="20"/>
          <w:szCs w:val="20"/>
          <w:rPrChange w:id="2334" w:author="Microsoft Office User" w:date="2023-09-11T13:17:00Z">
            <w:rPr>
              <w:b/>
            </w:rPr>
          </w:rPrChange>
        </w:rPr>
        <w:fldChar w:fldCharType="end"/>
      </w:r>
      <w:r w:rsidRPr="00B26E5F">
        <w:rPr>
          <w:sz w:val="20"/>
          <w:szCs w:val="20"/>
          <w:rPrChange w:id="2335" w:author="Microsoft Office User" w:date="2023-09-11T13:17:00Z">
            <w:rPr/>
          </w:rPrChange>
        </w:rPr>
        <w:fldChar w:fldCharType="begin"/>
      </w:r>
      <w:r w:rsidRPr="00B26E5F">
        <w:rPr>
          <w:sz w:val="20"/>
          <w:szCs w:val="20"/>
          <w:rPrChange w:id="2336" w:author="Microsoft Office User" w:date="2023-09-11T13:17:00Z">
            <w:rPr/>
          </w:rPrChange>
        </w:rPr>
        <w:instrText>HYPERLINK "https://www.zotero.org/google-docs/?n2Avay" \h</w:instrText>
      </w:r>
      <w:r w:rsidRPr="00E24C39">
        <w:rPr>
          <w:sz w:val="20"/>
          <w:szCs w:val="20"/>
        </w:rPr>
      </w:r>
      <w:r w:rsidRPr="00B26E5F">
        <w:rPr>
          <w:sz w:val="20"/>
          <w:szCs w:val="20"/>
          <w:rPrChange w:id="2337" w:author="Microsoft Office User" w:date="2023-09-11T13:17:00Z">
            <w:rPr/>
          </w:rPrChange>
        </w:rPr>
        <w:fldChar w:fldCharType="separate"/>
      </w:r>
      <w:r w:rsidRPr="00B26E5F">
        <w:rPr>
          <w:sz w:val="20"/>
          <w:szCs w:val="20"/>
          <w:rPrChange w:id="2338" w:author="Microsoft Office User" w:date="2023-09-11T13:17:00Z">
            <w:rPr/>
          </w:rPrChange>
        </w:rPr>
        <w:t>, 645–656 (2006).</w:t>
      </w:r>
      <w:r w:rsidRPr="00B26E5F">
        <w:rPr>
          <w:sz w:val="20"/>
          <w:szCs w:val="20"/>
          <w:rPrChange w:id="2339" w:author="Microsoft Office User" w:date="2023-09-11T13:17:00Z">
            <w:rPr/>
          </w:rPrChange>
        </w:rPr>
        <w:fldChar w:fldCharType="end"/>
      </w:r>
    </w:p>
    <w:p w14:paraId="2C38908C" w14:textId="77777777" w:rsidR="007B09DE" w:rsidRPr="00B26E5F" w:rsidRDefault="007B09DE">
      <w:pPr>
        <w:snapToGrid w:val="0"/>
        <w:contextualSpacing/>
        <w:rPr>
          <w:sz w:val="20"/>
          <w:szCs w:val="20"/>
          <w:rPrChange w:id="2340" w:author="Microsoft Office User" w:date="2023-09-11T13:17:00Z">
            <w:rPr/>
          </w:rPrChange>
        </w:rPr>
        <w:pPrChange w:id="2341" w:author="Microsoft Office User" w:date="2023-09-11T13:17:00Z">
          <w:pPr/>
        </w:pPrChange>
      </w:pPr>
    </w:p>
    <w:p w14:paraId="5BC6135E" w14:textId="77777777" w:rsidR="000C56B0" w:rsidRPr="00B26E5F" w:rsidRDefault="00367A15">
      <w:pPr>
        <w:snapToGrid w:val="0"/>
        <w:contextualSpacing/>
        <w:rPr>
          <w:sz w:val="20"/>
          <w:szCs w:val="20"/>
          <w:rPrChange w:id="2342" w:author="Microsoft Office User" w:date="2023-09-11T13:17:00Z">
            <w:rPr/>
          </w:rPrChange>
        </w:rPr>
        <w:pPrChange w:id="2343" w:author="Microsoft Office User" w:date="2023-09-11T13:17:00Z">
          <w:pPr/>
        </w:pPrChange>
      </w:pPr>
      <w:r w:rsidRPr="00B26E5F">
        <w:rPr>
          <w:sz w:val="20"/>
          <w:szCs w:val="20"/>
          <w:rPrChange w:id="2344" w:author="Microsoft Office User" w:date="2023-09-11T13:17:00Z">
            <w:rPr/>
          </w:rPrChange>
        </w:rPr>
        <w:fldChar w:fldCharType="begin"/>
      </w:r>
      <w:r w:rsidRPr="00B26E5F">
        <w:rPr>
          <w:sz w:val="20"/>
          <w:szCs w:val="20"/>
          <w:rPrChange w:id="2345" w:author="Microsoft Office User" w:date="2023-09-11T13:17:00Z">
            <w:rPr/>
          </w:rPrChange>
        </w:rPr>
        <w:instrText>HYPERLINK "https://www.zotero.org/google-docs/?n2Avay" \h</w:instrText>
      </w:r>
      <w:r w:rsidRPr="00E24C39">
        <w:rPr>
          <w:sz w:val="20"/>
          <w:szCs w:val="20"/>
        </w:rPr>
      </w:r>
      <w:r w:rsidRPr="00B26E5F">
        <w:rPr>
          <w:sz w:val="20"/>
          <w:szCs w:val="20"/>
          <w:rPrChange w:id="2346" w:author="Microsoft Office User" w:date="2023-09-11T13:17:00Z">
            <w:rPr/>
          </w:rPrChange>
        </w:rPr>
        <w:fldChar w:fldCharType="separate"/>
      </w:r>
      <w:r w:rsidRPr="00B26E5F">
        <w:rPr>
          <w:sz w:val="20"/>
          <w:szCs w:val="20"/>
          <w:rPrChange w:id="2347" w:author="Microsoft Office User" w:date="2023-09-11T13:17:00Z">
            <w:rPr/>
          </w:rPrChange>
        </w:rPr>
        <w:t>81.</w:t>
      </w:r>
      <w:r w:rsidRPr="00B26E5F">
        <w:rPr>
          <w:sz w:val="20"/>
          <w:szCs w:val="20"/>
          <w:rPrChange w:id="2348" w:author="Microsoft Office User" w:date="2023-09-11T13:17:00Z">
            <w:rPr/>
          </w:rPrChange>
        </w:rPr>
        <w:tab/>
        <w:t xml:space="preserve">Nyholm, S. V. &amp; Graf, J. Knowing your friends: invertebrate innate immunity fosters beneficial bacterial symbioses. </w:t>
      </w:r>
      <w:r w:rsidRPr="00B26E5F">
        <w:rPr>
          <w:sz w:val="20"/>
          <w:szCs w:val="20"/>
          <w:rPrChange w:id="2349" w:author="Microsoft Office User" w:date="2023-09-11T13:17:00Z">
            <w:rPr/>
          </w:rPrChange>
        </w:rPr>
        <w:fldChar w:fldCharType="end"/>
      </w:r>
      <w:r w:rsidRPr="00B26E5F">
        <w:rPr>
          <w:sz w:val="20"/>
          <w:szCs w:val="20"/>
          <w:rPrChange w:id="2350" w:author="Microsoft Office User" w:date="2023-09-11T13:17:00Z">
            <w:rPr/>
          </w:rPrChange>
        </w:rPr>
        <w:fldChar w:fldCharType="begin"/>
      </w:r>
      <w:r w:rsidRPr="00B26E5F">
        <w:rPr>
          <w:sz w:val="20"/>
          <w:szCs w:val="20"/>
          <w:rPrChange w:id="2351" w:author="Microsoft Office User" w:date="2023-09-11T13:17:00Z">
            <w:rPr/>
          </w:rPrChange>
        </w:rPr>
        <w:instrText>HYPERLINK "https://www.zotero.org/google-docs/?n2Avay" \h</w:instrText>
      </w:r>
      <w:r w:rsidRPr="00E24C39">
        <w:rPr>
          <w:sz w:val="20"/>
          <w:szCs w:val="20"/>
        </w:rPr>
      </w:r>
      <w:r w:rsidRPr="00B26E5F">
        <w:rPr>
          <w:sz w:val="20"/>
          <w:szCs w:val="20"/>
          <w:rPrChange w:id="2352" w:author="Microsoft Office User" w:date="2023-09-11T13:17:00Z">
            <w:rPr>
              <w:i/>
            </w:rPr>
          </w:rPrChange>
        </w:rPr>
        <w:fldChar w:fldCharType="separate"/>
      </w:r>
      <w:r w:rsidRPr="00B26E5F">
        <w:rPr>
          <w:i/>
          <w:sz w:val="20"/>
          <w:szCs w:val="20"/>
          <w:rPrChange w:id="2353" w:author="Microsoft Office User" w:date="2023-09-11T13:17:00Z">
            <w:rPr>
              <w:i/>
            </w:rPr>
          </w:rPrChange>
        </w:rPr>
        <w:t xml:space="preserve">Nat. Rev. Microbiol. </w:t>
      </w:r>
      <w:r w:rsidRPr="00B26E5F">
        <w:rPr>
          <w:i/>
          <w:sz w:val="20"/>
          <w:szCs w:val="20"/>
          <w:rPrChange w:id="2354" w:author="Microsoft Office User" w:date="2023-09-11T13:17:00Z">
            <w:rPr>
              <w:i/>
            </w:rPr>
          </w:rPrChange>
        </w:rPr>
        <w:fldChar w:fldCharType="end"/>
      </w:r>
      <w:r w:rsidRPr="00B26E5F">
        <w:rPr>
          <w:sz w:val="20"/>
          <w:szCs w:val="20"/>
          <w:rPrChange w:id="2355" w:author="Microsoft Office User" w:date="2023-09-11T13:17:00Z">
            <w:rPr/>
          </w:rPrChange>
        </w:rPr>
        <w:fldChar w:fldCharType="begin"/>
      </w:r>
      <w:r w:rsidRPr="00B26E5F">
        <w:rPr>
          <w:sz w:val="20"/>
          <w:szCs w:val="20"/>
          <w:rPrChange w:id="2356" w:author="Microsoft Office User" w:date="2023-09-11T13:17:00Z">
            <w:rPr/>
          </w:rPrChange>
        </w:rPr>
        <w:instrText>HYPERLINK "https://www.zotero.org/google-docs/?n2Avay" \h</w:instrText>
      </w:r>
      <w:r w:rsidRPr="00E24C39">
        <w:rPr>
          <w:sz w:val="20"/>
          <w:szCs w:val="20"/>
        </w:rPr>
      </w:r>
      <w:r w:rsidRPr="00B26E5F">
        <w:rPr>
          <w:sz w:val="20"/>
          <w:szCs w:val="20"/>
          <w:rPrChange w:id="2357" w:author="Microsoft Office User" w:date="2023-09-11T13:17:00Z">
            <w:rPr>
              <w:b/>
            </w:rPr>
          </w:rPrChange>
        </w:rPr>
        <w:fldChar w:fldCharType="separate"/>
      </w:r>
      <w:r w:rsidRPr="00B26E5F">
        <w:rPr>
          <w:b/>
          <w:sz w:val="20"/>
          <w:szCs w:val="20"/>
          <w:rPrChange w:id="2358" w:author="Microsoft Office User" w:date="2023-09-11T13:17:00Z">
            <w:rPr>
              <w:b/>
            </w:rPr>
          </w:rPrChange>
        </w:rPr>
        <w:t>10</w:t>
      </w:r>
      <w:r w:rsidRPr="00B26E5F">
        <w:rPr>
          <w:b/>
          <w:sz w:val="20"/>
          <w:szCs w:val="20"/>
          <w:rPrChange w:id="2359" w:author="Microsoft Office User" w:date="2023-09-11T13:17:00Z">
            <w:rPr>
              <w:b/>
            </w:rPr>
          </w:rPrChange>
        </w:rPr>
        <w:fldChar w:fldCharType="end"/>
      </w:r>
      <w:r w:rsidRPr="00B26E5F">
        <w:rPr>
          <w:sz w:val="20"/>
          <w:szCs w:val="20"/>
          <w:rPrChange w:id="2360" w:author="Microsoft Office User" w:date="2023-09-11T13:17:00Z">
            <w:rPr/>
          </w:rPrChange>
        </w:rPr>
        <w:fldChar w:fldCharType="begin"/>
      </w:r>
      <w:r w:rsidRPr="00B26E5F">
        <w:rPr>
          <w:sz w:val="20"/>
          <w:szCs w:val="20"/>
          <w:rPrChange w:id="2361" w:author="Microsoft Office User" w:date="2023-09-11T13:17:00Z">
            <w:rPr/>
          </w:rPrChange>
        </w:rPr>
        <w:instrText>HYPERLINK "https://www.zotero.org/google-docs/?n2Avay" \h</w:instrText>
      </w:r>
      <w:r w:rsidRPr="00E24C39">
        <w:rPr>
          <w:sz w:val="20"/>
          <w:szCs w:val="20"/>
        </w:rPr>
      </w:r>
      <w:r w:rsidRPr="00B26E5F">
        <w:rPr>
          <w:sz w:val="20"/>
          <w:szCs w:val="20"/>
          <w:rPrChange w:id="2362" w:author="Microsoft Office User" w:date="2023-09-11T13:17:00Z">
            <w:rPr/>
          </w:rPrChange>
        </w:rPr>
        <w:fldChar w:fldCharType="separate"/>
      </w:r>
      <w:r w:rsidRPr="00B26E5F">
        <w:rPr>
          <w:sz w:val="20"/>
          <w:szCs w:val="20"/>
          <w:rPrChange w:id="2363" w:author="Microsoft Office User" w:date="2023-09-11T13:17:00Z">
            <w:rPr/>
          </w:rPrChange>
        </w:rPr>
        <w:t>, 815–827 (2012).</w:t>
      </w:r>
      <w:r w:rsidRPr="00B26E5F">
        <w:rPr>
          <w:sz w:val="20"/>
          <w:szCs w:val="20"/>
          <w:rPrChange w:id="2364" w:author="Microsoft Office User" w:date="2023-09-11T13:17:00Z">
            <w:rPr/>
          </w:rPrChange>
        </w:rPr>
        <w:fldChar w:fldCharType="end"/>
      </w:r>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2365" w:name="_gib913fhpwyy" w:colFirst="0" w:colLast="0"/>
      <w:bookmarkEnd w:id="2365"/>
    </w:p>
    <w:sectPr w:rsidR="000C56B0" w:rsidSect="00877374">
      <w:headerReference w:type="default" r:id="rId70"/>
      <w:footerReference w:type="even" r:id="rId71"/>
      <w:footerReference w:type="default" r:id="rId72"/>
      <w:pgSz w:w="12240" w:h="15840"/>
      <w:pgMar w:top="1440" w:right="1800" w:bottom="1440" w:left="180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E6FC6" w14:textId="77777777" w:rsidR="00AB5D27" w:rsidRDefault="00AB5D27">
      <w:r>
        <w:separator/>
      </w:r>
    </w:p>
  </w:endnote>
  <w:endnote w:type="continuationSeparator" w:id="0">
    <w:p w14:paraId="78D5F9D3" w14:textId="77777777" w:rsidR="00AB5D27" w:rsidRDefault="00AB5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rdo">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54687" w14:textId="77777777" w:rsidR="00AB5D27" w:rsidRDefault="00AB5D27">
      <w:r>
        <w:separator/>
      </w:r>
    </w:p>
  </w:footnote>
  <w:footnote w:type="continuationSeparator" w:id="0">
    <w:p w14:paraId="3656250C" w14:textId="77777777" w:rsidR="00AB5D27" w:rsidRDefault="00AB5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C56B0"/>
    <w:rsid w:val="0013233D"/>
    <w:rsid w:val="00145E96"/>
    <w:rsid w:val="00164AD6"/>
    <w:rsid w:val="001E5A53"/>
    <w:rsid w:val="00215483"/>
    <w:rsid w:val="00226EDD"/>
    <w:rsid w:val="002B1A46"/>
    <w:rsid w:val="002D151D"/>
    <w:rsid w:val="002E085D"/>
    <w:rsid w:val="0030451B"/>
    <w:rsid w:val="003610F8"/>
    <w:rsid w:val="00367A15"/>
    <w:rsid w:val="003A1979"/>
    <w:rsid w:val="003C0F7F"/>
    <w:rsid w:val="003D7DB5"/>
    <w:rsid w:val="00406E0F"/>
    <w:rsid w:val="004302F8"/>
    <w:rsid w:val="00446BD0"/>
    <w:rsid w:val="00452973"/>
    <w:rsid w:val="00452AC3"/>
    <w:rsid w:val="004A6142"/>
    <w:rsid w:val="004E2FCE"/>
    <w:rsid w:val="004F11C4"/>
    <w:rsid w:val="004F5495"/>
    <w:rsid w:val="004F76C8"/>
    <w:rsid w:val="00573459"/>
    <w:rsid w:val="005C3394"/>
    <w:rsid w:val="005F785D"/>
    <w:rsid w:val="00683698"/>
    <w:rsid w:val="006A5C0B"/>
    <w:rsid w:val="006B342A"/>
    <w:rsid w:val="00737145"/>
    <w:rsid w:val="007B09DE"/>
    <w:rsid w:val="007C216A"/>
    <w:rsid w:val="007D2847"/>
    <w:rsid w:val="007E7A4B"/>
    <w:rsid w:val="0081677E"/>
    <w:rsid w:val="00854829"/>
    <w:rsid w:val="0085517C"/>
    <w:rsid w:val="00877374"/>
    <w:rsid w:val="00882985"/>
    <w:rsid w:val="008C31DA"/>
    <w:rsid w:val="008F2DE1"/>
    <w:rsid w:val="00944F35"/>
    <w:rsid w:val="009E31CC"/>
    <w:rsid w:val="00A141D2"/>
    <w:rsid w:val="00A63090"/>
    <w:rsid w:val="00AB5D27"/>
    <w:rsid w:val="00AD1B24"/>
    <w:rsid w:val="00AD69D9"/>
    <w:rsid w:val="00B26E5F"/>
    <w:rsid w:val="00B418C2"/>
    <w:rsid w:val="00B51684"/>
    <w:rsid w:val="00B902F0"/>
    <w:rsid w:val="00BB6190"/>
    <w:rsid w:val="00BE6BFC"/>
    <w:rsid w:val="00BF2E60"/>
    <w:rsid w:val="00CA6A4D"/>
    <w:rsid w:val="00D03E1E"/>
    <w:rsid w:val="00DB41FE"/>
    <w:rsid w:val="00DF2249"/>
    <w:rsid w:val="00E04258"/>
    <w:rsid w:val="00E144A2"/>
    <w:rsid w:val="00E24C39"/>
    <w:rsid w:val="00E5647B"/>
    <w:rsid w:val="00ED23B9"/>
    <w:rsid w:val="00F17EE0"/>
    <w:rsid w:val="00F267A3"/>
    <w:rsid w:val="00F30F9D"/>
    <w:rsid w:val="00FB3918"/>
    <w:rsid w:val="00FC0723"/>
    <w:rsid w:val="00FC2277"/>
    <w:rsid w:val="00FC6E8F"/>
    <w:rsid w:val="00FE0DB0"/>
    <w:rsid w:val="00FE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ZRo45j" TargetMode="External"/><Relationship Id="rId21" Type="http://schemas.openxmlformats.org/officeDocument/2006/relationships/hyperlink" Target="http://reefgenomics.org" TargetMode="External"/><Relationship Id="rId42" Type="http://schemas.openxmlformats.org/officeDocument/2006/relationships/hyperlink" Target="https://www.zotero.org/google-docs/?EPuSH0" TargetMode="External"/><Relationship Id="rId47" Type="http://schemas.openxmlformats.org/officeDocument/2006/relationships/hyperlink" Target="https://www.zotero.org/google-docs/?hnIxCX" TargetMode="External"/><Relationship Id="rId63" Type="http://schemas.openxmlformats.org/officeDocument/2006/relationships/hyperlink" Target="https://qiita.ucsd.edu/" TargetMode="External"/><Relationship Id="rId68"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zotero.org/google-docs/?aEVeoz" TargetMode="External"/><Relationship Id="rId29" Type="http://schemas.openxmlformats.org/officeDocument/2006/relationships/hyperlink" Target="https://www.zotero.org/google-docs/?D2HEOv" TargetMode="External"/><Relationship Id="rId11" Type="http://schemas.openxmlformats.org/officeDocument/2006/relationships/hyperlink" Target="https://www.zotero.org/google-docs/?M7AN1t" TargetMode="External"/><Relationship Id="rId24" Type="http://schemas.openxmlformats.org/officeDocument/2006/relationships/hyperlink" Target="https://www.zotero.org/google-docs/?jTxx3a" TargetMode="External"/><Relationship Id="rId32" Type="http://schemas.openxmlformats.org/officeDocument/2006/relationships/hyperlink" Target="https://www.zotero.org/google-docs/?Txgm1a" TargetMode="External"/><Relationship Id="rId37" Type="http://schemas.openxmlformats.org/officeDocument/2006/relationships/hyperlink" Target="https://www.zotero.org/google-docs/?u8eN9p" TargetMode="External"/><Relationship Id="rId40" Type="http://schemas.openxmlformats.org/officeDocument/2006/relationships/hyperlink" Target="https://www.zotero.org/google-docs/?QCPMJD" TargetMode="External"/><Relationship Id="rId45" Type="http://schemas.openxmlformats.org/officeDocument/2006/relationships/hyperlink" Target="https://www.zotero.org/google-docs/?i1ME3T" TargetMode="External"/><Relationship Id="rId53" Type="http://schemas.openxmlformats.org/officeDocument/2006/relationships/hyperlink" Target="https://www.zotero.org/google-docs/?ENfv1q" TargetMode="External"/><Relationship Id="rId58" Type="http://schemas.openxmlformats.org/officeDocument/2006/relationships/hyperlink" Target="https://www.zotero.org/google-docs/?nrQV6Q" TargetMode="External"/><Relationship Id="rId66" Type="http://schemas.openxmlformats.org/officeDocument/2006/relationships/image" Target="media/image2.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zotero.org/google-docs/?moSTwG" TargetMode="External"/><Relationship Id="rId19" Type="http://schemas.openxmlformats.org/officeDocument/2006/relationships/hyperlink" Target="https://www.zotero.org/google-docs/?rJUxhZ" TargetMode="External"/><Relationship Id="rId14" Type="http://schemas.openxmlformats.org/officeDocument/2006/relationships/hyperlink" Target="https://www.zotero.org/google-docs/?2DXPvQ" TargetMode="External"/><Relationship Id="rId22" Type="http://schemas.openxmlformats.org/officeDocument/2006/relationships/hyperlink" Target="https://github.com/TransDecoder/TransDecoder/wiki" TargetMode="External"/><Relationship Id="rId27" Type="http://schemas.openxmlformats.org/officeDocument/2006/relationships/hyperlink" Target="https://www.zotero.org/google-docs/?HGnljM" TargetMode="External"/><Relationship Id="rId30" Type="http://schemas.openxmlformats.org/officeDocument/2006/relationships/hyperlink" Target="https://www.zotero.org/google-docs/?BOsyvT" TargetMode="External"/><Relationship Id="rId35" Type="http://schemas.openxmlformats.org/officeDocument/2006/relationships/hyperlink" Target="https://www.zotero.org/google-docs/?BHJ6Ss" TargetMode="External"/><Relationship Id="rId43" Type="http://schemas.openxmlformats.org/officeDocument/2006/relationships/hyperlink" Target="https://www.zotero.org/google-docs/?d1Krfz" TargetMode="External"/><Relationship Id="rId48" Type="http://schemas.openxmlformats.org/officeDocument/2006/relationships/hyperlink" Target="https://www.zotero.org/google-docs/?xG8X06" TargetMode="External"/><Relationship Id="rId56" Type="http://schemas.openxmlformats.org/officeDocument/2006/relationships/hyperlink" Target="https://www.zotero.org/google-docs/?NzmWHB" TargetMode="External"/><Relationship Id="rId64" Type="http://schemas.openxmlformats.org/officeDocument/2006/relationships/hyperlink" Target="https://github.com/zaneveld/GCMP_Genomics/" TargetMode="External"/><Relationship Id="rId69" Type="http://schemas.openxmlformats.org/officeDocument/2006/relationships/image" Target="media/image5.png"/><Relationship Id="rId8" Type="http://schemas.openxmlformats.org/officeDocument/2006/relationships/hyperlink" Target="https://www.zotero.org/google-docs/?tab0aP" TargetMode="External"/><Relationship Id="rId51" Type="http://schemas.openxmlformats.org/officeDocument/2006/relationships/hyperlink" Target="https://www.zotero.org/google-docs/?Dahc0W"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zotero.org/google-docs/?c6VkjT" TargetMode="External"/><Relationship Id="rId17" Type="http://schemas.openxmlformats.org/officeDocument/2006/relationships/hyperlink" Target="https://www.zotero.org/google-docs/?tntNpS" TargetMode="External"/><Relationship Id="rId25" Type="http://schemas.openxmlformats.org/officeDocument/2006/relationships/hyperlink" Target="https://www.zotero.org/google-docs/?jDB2se" TargetMode="External"/><Relationship Id="rId33" Type="http://schemas.openxmlformats.org/officeDocument/2006/relationships/hyperlink" Target="https://www.zotero.org/google-docs/?SfvUet" TargetMode="External"/><Relationship Id="rId38" Type="http://schemas.openxmlformats.org/officeDocument/2006/relationships/hyperlink" Target="https://www.zotero.org/google-docs/?9D9fkH" TargetMode="External"/><Relationship Id="rId46" Type="http://schemas.openxmlformats.org/officeDocument/2006/relationships/hyperlink" Target="https://www.zotero.org/google-docs/?OtqLkr" TargetMode="External"/><Relationship Id="rId59" Type="http://schemas.openxmlformats.org/officeDocument/2006/relationships/hyperlink" Target="https://www.zotero.org/google-docs/?cNxhtx" TargetMode="External"/><Relationship Id="rId67" Type="http://schemas.openxmlformats.org/officeDocument/2006/relationships/image" Target="media/image3.png"/><Relationship Id="rId20" Type="http://schemas.openxmlformats.org/officeDocument/2006/relationships/hyperlink" Target="https://www.ncbi.nlm.nih.gov/" TargetMode="External"/><Relationship Id="rId41" Type="http://schemas.openxmlformats.org/officeDocument/2006/relationships/hyperlink" Target="https://www.zotero.org/google-docs/?B4QrHR" TargetMode="External"/><Relationship Id="rId54" Type="http://schemas.openxmlformats.org/officeDocument/2006/relationships/hyperlink" Target="https://www.zotero.org/google-docs/?Ln8yUJ" TargetMode="External"/><Relationship Id="rId62" Type="http://schemas.openxmlformats.org/officeDocument/2006/relationships/hyperlink" Target="https://www.zotero.org/google-docs/?Q2wd4b"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Yu6Zqd" TargetMode="External"/><Relationship Id="rId23" Type="http://schemas.openxmlformats.org/officeDocument/2006/relationships/hyperlink" Target="http://pfam.xfam.org/" TargetMode="External"/><Relationship Id="rId28" Type="http://schemas.openxmlformats.org/officeDocument/2006/relationships/hyperlink" Target="https://www.zotero.org/google-docs/?HQC8Pl" TargetMode="External"/><Relationship Id="rId36" Type="http://schemas.openxmlformats.org/officeDocument/2006/relationships/hyperlink" Target="https://www.zotero.org/google-docs/?mLfE6j" TargetMode="External"/><Relationship Id="rId49" Type="http://schemas.openxmlformats.org/officeDocument/2006/relationships/hyperlink" Target="https://www.zotero.org/google-docs/?mAtLE3" TargetMode="External"/><Relationship Id="rId57" Type="http://schemas.openxmlformats.org/officeDocument/2006/relationships/hyperlink" Target="https://www.zotero.org/google-docs/?sGTeQc" TargetMode="External"/><Relationship Id="rId10" Type="http://schemas.openxmlformats.org/officeDocument/2006/relationships/hyperlink" Target="https://www.zotero.org/google-docs/?acqqF6" TargetMode="External"/><Relationship Id="rId31" Type="http://schemas.openxmlformats.org/officeDocument/2006/relationships/hyperlink" Target="https://www.zotero.org/google-docs/?iUSMjU" TargetMode="External"/><Relationship Id="rId44" Type="http://schemas.openxmlformats.org/officeDocument/2006/relationships/hyperlink" Target="https://www.zotero.org/google-docs/?jpnu4i" TargetMode="External"/><Relationship Id="rId52" Type="http://schemas.openxmlformats.org/officeDocument/2006/relationships/hyperlink" Target="https://www.zotero.org/google-docs/?EXqJ4e" TargetMode="External"/><Relationship Id="rId60" Type="http://schemas.openxmlformats.org/officeDocument/2006/relationships/hyperlink" Target="https://www.zotero.org/google-docs/?bx6Svl" TargetMode="External"/><Relationship Id="rId65" Type="http://schemas.openxmlformats.org/officeDocument/2006/relationships/image" Target="media/image1.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zotero.org/google-docs/?IGWW3m" TargetMode="External"/><Relationship Id="rId13" Type="http://schemas.openxmlformats.org/officeDocument/2006/relationships/hyperlink" Target="https://www.zotero.org/google-docs/?mrXboT" TargetMode="External"/><Relationship Id="rId18" Type="http://schemas.openxmlformats.org/officeDocument/2006/relationships/hyperlink" Target="https://www.zotero.org/google-docs/?Hf1Edn" TargetMode="External"/><Relationship Id="rId39" Type="http://schemas.openxmlformats.org/officeDocument/2006/relationships/hyperlink" Target="https://www.zotero.org/google-docs/?kQ7jbP" TargetMode="External"/><Relationship Id="rId34" Type="http://schemas.openxmlformats.org/officeDocument/2006/relationships/hyperlink" Target="https://www.zotero.org/google-docs/?2nJxjD" TargetMode="External"/><Relationship Id="rId50" Type="http://schemas.openxmlformats.org/officeDocument/2006/relationships/hyperlink" Target="https://www.zotero.org/google-docs/?db5mhr" TargetMode="External"/><Relationship Id="rId55" Type="http://schemas.openxmlformats.org/officeDocument/2006/relationships/hyperlink" Target="https://www.zotero.org/google-docs/?YLEXN2"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28</Pages>
  <Words>15955</Words>
  <Characters>90948</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Microsoft Office User</cp:lastModifiedBy>
  <cp:revision>1</cp:revision>
  <cp:lastPrinted>2023-09-11T20:19:00Z</cp:lastPrinted>
  <dcterms:created xsi:type="dcterms:W3CDTF">2023-09-11T20:41:00Z</dcterms:created>
  <dcterms:modified xsi:type="dcterms:W3CDTF">2023-09-11T21:36:00Z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id="92OnSlyw"/&gt;&lt;style id="http://www.zotero.org/styles/microbiome"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