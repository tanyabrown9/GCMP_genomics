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014446CB" w:rsidR="000C56B0" w:rsidRPr="00FC0723" w:rsidRDefault="00367A15">
      <w:pPr>
        <w:spacing w:line="276" w:lineRule="auto"/>
        <w:ind w:left="360"/>
        <w:rPr>
          <w:vertAlign w:val="superscript"/>
        </w:rPr>
      </w:pPr>
      <w:r w:rsidRPr="00FC0723">
        <w:t>Tanya Brown</w:t>
      </w:r>
      <w:r w:rsidRPr="00FC0723">
        <w:rPr>
          <w:vertAlign w:val="superscript"/>
        </w:rPr>
        <w:t>1</w:t>
      </w:r>
      <w:ins w:id="1" w:author="Tanya Brown" w:date="2023-11-13T10:13:00Z">
        <w:r w:rsidR="00893EAF">
          <w:rPr>
            <w:vertAlign w:val="superscript"/>
          </w:rPr>
          <w:t>,2</w:t>
        </w:r>
      </w:ins>
    </w:p>
    <w:p w14:paraId="220F4F27" w14:textId="6B990076" w:rsidR="000C56B0" w:rsidRPr="00FC0723" w:rsidRDefault="00367A15">
      <w:pPr>
        <w:spacing w:line="276" w:lineRule="auto"/>
        <w:ind w:left="360"/>
      </w:pPr>
      <w:r w:rsidRPr="00FC0723">
        <w:t>Dylan Sonett</w:t>
      </w:r>
      <w:ins w:id="2" w:author="Tanya Brown" w:date="2023-11-13T10:13:00Z">
        <w:r w:rsidR="00893EAF">
          <w:rPr>
            <w:vertAlign w:val="superscript"/>
          </w:rPr>
          <w:t>3</w:t>
        </w:r>
      </w:ins>
      <w:del w:id="3" w:author="Tanya Brown" w:date="2023-11-13T10:13:00Z">
        <w:r w:rsidRPr="00FC0723" w:rsidDel="00893EAF">
          <w:rPr>
            <w:vertAlign w:val="superscript"/>
          </w:rPr>
          <w:delText>2</w:delText>
        </w:r>
      </w:del>
      <w:r w:rsidRPr="00FC0723">
        <w:t xml:space="preserve"> </w:t>
      </w:r>
    </w:p>
    <w:p w14:paraId="405C50ED" w14:textId="6088F4C5" w:rsidR="000C56B0" w:rsidRPr="00FC0723" w:rsidRDefault="00367A15">
      <w:pPr>
        <w:spacing w:line="276" w:lineRule="auto"/>
        <w:ind w:left="360"/>
      </w:pPr>
      <w:r w:rsidRPr="00FC0723">
        <w:t>Ryan McMinds</w:t>
      </w:r>
      <w:ins w:id="4" w:author="Tanya Brown" w:date="2023-11-13T10:13:00Z">
        <w:r w:rsidR="00893EAF">
          <w:rPr>
            <w:sz w:val="25"/>
            <w:szCs w:val="25"/>
            <w:vertAlign w:val="superscript"/>
          </w:rPr>
          <w:t>4</w:t>
        </w:r>
      </w:ins>
      <w:del w:id="5" w:author="Tanya Brown" w:date="2023-11-13T10:13:00Z">
        <w:r w:rsidRPr="00FC0723" w:rsidDel="00893EAF">
          <w:rPr>
            <w:sz w:val="25"/>
            <w:szCs w:val="25"/>
            <w:vertAlign w:val="superscript"/>
          </w:rPr>
          <w:delText>3</w:delText>
        </w:r>
      </w:del>
    </w:p>
    <w:p w14:paraId="3099720F" w14:textId="58D5BBA2" w:rsidR="000C56B0" w:rsidRPr="00FC0723" w:rsidRDefault="00367A15">
      <w:pPr>
        <w:spacing w:line="276" w:lineRule="auto"/>
        <w:ind w:left="360"/>
      </w:pPr>
      <w:r w:rsidRPr="00FC0723">
        <w:t>F. Joseph Pollock</w:t>
      </w:r>
      <w:ins w:id="6" w:author="Tanya Brown" w:date="2023-11-13T10:13:00Z">
        <w:r w:rsidR="00893EAF">
          <w:rPr>
            <w:sz w:val="25"/>
            <w:szCs w:val="25"/>
            <w:vertAlign w:val="superscript"/>
          </w:rPr>
          <w:t>5</w:t>
        </w:r>
      </w:ins>
      <w:del w:id="7" w:author="Tanya Brown" w:date="2023-11-13T10:13:00Z">
        <w:r w:rsidRPr="00FC0723" w:rsidDel="00893EAF">
          <w:rPr>
            <w:sz w:val="25"/>
            <w:szCs w:val="25"/>
            <w:vertAlign w:val="superscript"/>
          </w:rPr>
          <w:delText>4</w:delText>
        </w:r>
      </w:del>
    </w:p>
    <w:p w14:paraId="09B97AC0" w14:textId="17D96B71" w:rsidR="000C56B0" w:rsidRPr="00FC0723" w:rsidRDefault="00367A15">
      <w:pPr>
        <w:spacing w:line="276" w:lineRule="auto"/>
        <w:ind w:left="360"/>
        <w:rPr>
          <w:vertAlign w:val="superscript"/>
        </w:rPr>
      </w:pPr>
      <w:r w:rsidRPr="00FC0723">
        <w:t>Mónica Medina</w:t>
      </w:r>
      <w:ins w:id="8" w:author="Tanya Brown" w:date="2023-11-13T10:13:00Z">
        <w:r w:rsidR="00893EAF">
          <w:rPr>
            <w:vertAlign w:val="superscript"/>
          </w:rPr>
          <w:t>6</w:t>
        </w:r>
      </w:ins>
      <w:del w:id="9" w:author="Tanya Brown" w:date="2023-11-13T10:13:00Z">
        <w:r w:rsidRPr="00FC0723" w:rsidDel="00893EAF">
          <w:rPr>
            <w:vertAlign w:val="superscript"/>
          </w:rPr>
          <w:delText>5</w:delText>
        </w:r>
      </w:del>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Default="00367A15">
      <w:pPr>
        <w:spacing w:line="276" w:lineRule="auto"/>
        <w:ind w:left="720" w:hanging="360"/>
        <w:jc w:val="both"/>
        <w:rPr>
          <w:ins w:id="10" w:author="Tanya Brown" w:date="2023-11-13T10:10:00Z"/>
        </w:rPr>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2B856E76" w14:textId="12809282" w:rsidR="00893EAF" w:rsidRPr="00FC0723" w:rsidRDefault="00893EAF">
      <w:pPr>
        <w:spacing w:line="276" w:lineRule="auto"/>
        <w:ind w:left="720" w:hanging="360"/>
        <w:jc w:val="both"/>
      </w:pPr>
      <w:ins w:id="11" w:author="Tanya Brown" w:date="2023-11-13T10:10:00Z">
        <w:r w:rsidRPr="00893EAF">
          <w:rPr>
            <w:vertAlign w:val="superscript"/>
            <w:rPrChange w:id="12" w:author="Tanya Brown" w:date="2023-11-13T10:12:00Z">
              <w:rPr/>
            </w:rPrChange>
          </w:rPr>
          <w:t>2</w:t>
        </w:r>
        <w:r>
          <w:t xml:space="preserve"> Department of Biology, University of </w:t>
        </w:r>
      </w:ins>
      <w:ins w:id="13" w:author="Tanya Brown" w:date="2023-11-13T10:11:00Z">
        <w:r>
          <w:t xml:space="preserve">Texas at Tyler, Tyler, </w:t>
        </w:r>
      </w:ins>
      <w:ins w:id="14" w:author="Tanya Brown" w:date="2023-11-13T10:12:00Z">
        <w:r>
          <w:t>TX 75799, USA</w:t>
        </w:r>
      </w:ins>
    </w:p>
    <w:p w14:paraId="3F3B5C0C" w14:textId="6694DED5" w:rsidR="000C56B0" w:rsidRPr="00FC0723" w:rsidRDefault="00893EAF">
      <w:pPr>
        <w:spacing w:line="276" w:lineRule="auto"/>
        <w:ind w:left="720" w:hanging="360"/>
        <w:jc w:val="both"/>
      </w:pPr>
      <w:ins w:id="15" w:author="Tanya Brown" w:date="2023-11-13T10:12:00Z">
        <w:r>
          <w:rPr>
            <w:vertAlign w:val="superscript"/>
          </w:rPr>
          <w:t>3</w:t>
        </w:r>
      </w:ins>
      <w:del w:id="16" w:author="Tanya Brown" w:date="2023-11-13T10:12:00Z">
        <w:r w:rsidR="00367A15" w:rsidRPr="00FC0723" w:rsidDel="00893EAF">
          <w:rPr>
            <w:vertAlign w:val="superscript"/>
          </w:rPr>
          <w:delText>2</w:delText>
        </w:r>
      </w:del>
      <w:r w:rsidR="00367A15" w:rsidRPr="00FC0723">
        <w:t xml:space="preserve"> School of Pharmacy, University of Washington, Seattle, Washington, USA</w:t>
      </w:r>
    </w:p>
    <w:p w14:paraId="63470D2D" w14:textId="2BA23FD6" w:rsidR="000C56B0" w:rsidRPr="00FC0723" w:rsidRDefault="00893EAF">
      <w:pPr>
        <w:ind w:left="720" w:hanging="360"/>
        <w:jc w:val="both"/>
        <w:rPr>
          <w:sz w:val="25"/>
          <w:szCs w:val="25"/>
        </w:rPr>
      </w:pPr>
      <w:ins w:id="17" w:author="Tanya Brown" w:date="2023-11-13T10:12:00Z">
        <w:r>
          <w:rPr>
            <w:sz w:val="25"/>
            <w:szCs w:val="25"/>
            <w:vertAlign w:val="superscript"/>
          </w:rPr>
          <w:t>4</w:t>
        </w:r>
      </w:ins>
      <w:del w:id="18" w:author="Tanya Brown" w:date="2023-11-13T10:12:00Z">
        <w:r w:rsidR="00367A15" w:rsidRPr="00FC0723" w:rsidDel="00893EAF">
          <w:rPr>
            <w:sz w:val="25"/>
            <w:szCs w:val="25"/>
            <w:vertAlign w:val="superscript"/>
          </w:rPr>
          <w:delText>3</w:delText>
        </w:r>
      </w:del>
      <w:r w:rsidR="00367A15" w:rsidRPr="00FC0723">
        <w:rPr>
          <w:sz w:val="25"/>
          <w:szCs w:val="25"/>
          <w:vertAlign w:val="superscript"/>
        </w:rPr>
        <w:t xml:space="preserve"> </w:t>
      </w:r>
      <w:r w:rsidR="00367A15" w:rsidRPr="00FC0723">
        <w:rPr>
          <w:sz w:val="25"/>
          <w:szCs w:val="25"/>
        </w:rPr>
        <w:t>Center for Global Health and Infectious Diseases Research, University of South Florida, 13201 Bruce B. Downs Blvd, MDC 56, Tampa, FL 33612, USA</w:t>
      </w:r>
    </w:p>
    <w:p w14:paraId="37D168DD" w14:textId="1349862C" w:rsidR="000C56B0" w:rsidRPr="00FC0723" w:rsidRDefault="00893EAF">
      <w:pPr>
        <w:spacing w:line="276" w:lineRule="auto"/>
        <w:ind w:left="720" w:hanging="360"/>
        <w:rPr>
          <w:vertAlign w:val="superscript"/>
        </w:rPr>
      </w:pPr>
      <w:ins w:id="19" w:author="Tanya Brown" w:date="2023-11-13T10:12:00Z">
        <w:r>
          <w:rPr>
            <w:sz w:val="25"/>
            <w:szCs w:val="25"/>
            <w:vertAlign w:val="superscript"/>
          </w:rPr>
          <w:t>5</w:t>
        </w:r>
      </w:ins>
      <w:del w:id="20" w:author="Tanya Brown" w:date="2023-11-13T10:12:00Z">
        <w:r w:rsidR="00367A15" w:rsidRPr="00FC0723" w:rsidDel="00893EAF">
          <w:rPr>
            <w:sz w:val="25"/>
            <w:szCs w:val="25"/>
            <w:vertAlign w:val="superscript"/>
          </w:rPr>
          <w:delText>4</w:delText>
        </w:r>
      </w:del>
      <w:r w:rsidR="00367A15" w:rsidRPr="00FC0723">
        <w:rPr>
          <w:vertAlign w:val="superscript"/>
        </w:rPr>
        <w:t xml:space="preserve"> </w:t>
      </w:r>
      <w:r w:rsidR="00367A15"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63F9F99A" w:rsidR="000C56B0" w:rsidRPr="00FC0723" w:rsidRDefault="00893EAF">
      <w:pPr>
        <w:spacing w:line="276" w:lineRule="auto"/>
        <w:ind w:left="720" w:hanging="360"/>
        <w:jc w:val="both"/>
        <w:rPr>
          <w:vertAlign w:val="superscript"/>
        </w:rPr>
      </w:pPr>
      <w:ins w:id="21" w:author="Tanya Brown" w:date="2023-11-13T10:12:00Z">
        <w:r>
          <w:rPr>
            <w:vertAlign w:val="superscript"/>
          </w:rPr>
          <w:t>6</w:t>
        </w:r>
      </w:ins>
      <w:del w:id="22" w:author="Tanya Brown" w:date="2023-11-13T10:12:00Z">
        <w:r w:rsidR="00367A15" w:rsidRPr="00FC0723" w:rsidDel="00893EAF">
          <w:rPr>
            <w:vertAlign w:val="superscript"/>
          </w:rPr>
          <w:delText>5</w:delText>
        </w:r>
      </w:del>
      <w:r w:rsidR="00367A15" w:rsidRPr="00FC0723">
        <w:rPr>
          <w:vertAlign w:val="superscript"/>
        </w:rPr>
        <w:t xml:space="preserve"> </w:t>
      </w:r>
      <w:r w:rsidR="00367A15"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Jesse Robert Zaneveld</w:t>
      </w:r>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23" w:name="_hwlwjnh81zq5" w:colFirst="0" w:colLast="0"/>
      <w:bookmarkEnd w:id="23"/>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67D67852" w:rsidR="00F17EE0" w:rsidRDefault="00367A15" w:rsidP="00406E0F">
      <w:r w:rsidRPr="00FC0723">
        <w:t xml:space="preserve">Tropical reef-building corals exist in intimate symbiosis with diverse microbes and viruses. Coral microbiomes </w:t>
      </w:r>
      <w:del w:id="24" w:author="Microsoft Office User" w:date="2023-11-27T16:07:00Z">
        <w:r w:rsidRPr="00FC0723" w:rsidDel="00343B13">
          <w:delText xml:space="preserve">are generally much less diverse than their environment, but across studied corals, the biodiversity of these microbiomes </w:delText>
        </w:r>
      </w:del>
      <w:r w:rsidRPr="00FC0723">
        <w:t>var</w:t>
      </w:r>
      <w:ins w:id="25" w:author="Microsoft Office User" w:date="2023-11-27T16:07:00Z">
        <w:r w:rsidR="00343B13">
          <w:t>y</w:t>
        </w:r>
      </w:ins>
      <w:del w:id="26" w:author="Microsoft Office User" w:date="2023-11-27T16:07:00Z">
        <w:r w:rsidRPr="00FC0723" w:rsidDel="00343B13">
          <w:delText>ies</w:delText>
        </w:r>
      </w:del>
      <w:r w:rsidRPr="00FC0723">
        <w:t xml:space="preserve"> greatly</w:t>
      </w:r>
      <w:ins w:id="27" w:author="Microsoft Office User" w:date="2023-11-27T16:07:00Z">
        <w:r w:rsidR="00343B13">
          <w:t xml:space="preserve"> in biodiversity</w:t>
        </w:r>
      </w:ins>
      <w:r w:rsidRPr="00FC0723">
        <w:t xml:space="preserve">. It has previously been hypothesized that differences in coral innate immunity in general, and the copy number of </w:t>
      </w:r>
      <w:ins w:id="28" w:author="Tanya Brown" w:date="2023-11-13T17:11:00Z">
        <w:r w:rsidR="003A3B90">
          <w:t xml:space="preserve">innate immune genes containing </w:t>
        </w:r>
      </w:ins>
      <w:ins w:id="29" w:author="Tanya Brown" w:date="2023-11-13T17:10:00Z">
        <w:r w:rsidR="003A3B90" w:rsidRPr="00FC0723">
          <w:t xml:space="preserve">Toll/Interleukin Repeat </w:t>
        </w:r>
        <w:r w:rsidR="003A3B90">
          <w:t>(</w:t>
        </w:r>
      </w:ins>
      <w:r w:rsidRPr="00FC0723">
        <w:t>TIR</w:t>
      </w:r>
      <w:ins w:id="30" w:author="Tanya Brown" w:date="2023-11-13T17:10:00Z">
        <w:r w:rsidR="003A3B90">
          <w:t>)</w:t>
        </w:r>
      </w:ins>
      <w:r w:rsidRPr="00FC0723">
        <w:t>-domain</w:t>
      </w:r>
      <w:ins w:id="31" w:author="Tanya Brown" w:date="2023-11-13T17:11:00Z">
        <w:r w:rsidR="003A3B90">
          <w:t>s</w:t>
        </w:r>
      </w:ins>
      <w:r w:rsidRPr="00FC0723">
        <w:t xml:space="preserve"> </w:t>
      </w:r>
      <w:del w:id="32" w:author="Tanya Brown" w:date="2023-11-13T17:11:00Z">
        <w:r w:rsidRPr="00FC0723" w:rsidDel="003A3B90">
          <w:delText xml:space="preserve">containing innate immune genes </w:delText>
        </w:r>
      </w:del>
      <w:r w:rsidRPr="00FC0723">
        <w:t xml:space="preserve">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D17AE8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w:t>
      </w:r>
      <w:ins w:id="33" w:author="Microsoft Office User" w:date="2023-11-27T16:08:00Z">
        <w:r w:rsidR="007668A8">
          <w:t xml:space="preserve"> overall</w:t>
        </w:r>
      </w:ins>
      <w:r w:rsidRPr="00FC0723">
        <w:t xml:space="preserve"> </w:t>
      </w:r>
      <w:del w:id="34" w:author="Microsoft Office User" w:date="2023-11-27T16:08:00Z">
        <w:r w:rsidRPr="00FC0723" w:rsidDel="007668A8">
          <w:delText xml:space="preserve">interspecific </w:delText>
        </w:r>
      </w:del>
      <w:r w:rsidRPr="00FC0723">
        <w:t>differences in microbiome richness and beta-diversity among coral</w:t>
      </w:r>
      <w:ins w:id="35" w:author="Microsoft Office User" w:date="2023-11-27T16:08:00Z">
        <w:r w:rsidR="007668A8">
          <w:t xml:space="preserve"> species</w:t>
        </w:r>
      </w:ins>
      <w:del w:id="36" w:author="Microsoft Office User" w:date="2023-11-27T16:08:00Z">
        <w:r w:rsidRPr="00FC0723" w:rsidDel="007668A8">
          <w:delText>s</w:delText>
        </w:r>
      </w:del>
      <w:r w:rsidRPr="00FC0723">
        <w:t xml:space="preserve">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6028F912"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del w:id="37" w:author="Tanya Brown" w:date="2023-11-27T12:18:00Z">
        <w:r w:rsidDel="00151FC2">
          <w:delText>sculpting</w:delText>
        </w:r>
        <w:r w:rsidR="00FC2277" w:rsidDel="00151FC2">
          <w:delText xml:space="preserve"> </w:delText>
        </w:r>
        <w:r w:rsidDel="00151FC2">
          <w:delText xml:space="preserve"> modern</w:delText>
        </w:r>
      </w:del>
      <w:ins w:id="38" w:author="Tanya Brown" w:date="2023-11-27T12:18:00Z">
        <w:r w:rsidR="00151FC2">
          <w:t>sculpting modern</w:t>
        </w:r>
      </w:ins>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39" w:name="_7ar7cbu6haje" w:colFirst="0" w:colLast="0"/>
      <w:bookmarkEnd w:id="39"/>
      <w:r>
        <w:rPr>
          <w:rFonts w:ascii="Times New Roman" w:hAnsi="Times New Roman" w:cs="Times New Roman"/>
        </w:rPr>
        <w:t>Background</w:t>
      </w:r>
    </w:p>
    <w:p w14:paraId="496407D3" w14:textId="77777777" w:rsidR="000C56B0" w:rsidRPr="00FC0723" w:rsidRDefault="000C56B0">
      <w:pPr>
        <w:spacing w:before="120"/>
      </w:pPr>
    </w:p>
    <w:p w14:paraId="1D8D0B83" w14:textId="38A00A6B" w:rsidR="000C56B0" w:rsidRDefault="00367A15" w:rsidP="00406E0F">
      <w:r w:rsidRPr="00FC0723">
        <w:t>The 1681 described species of scleractinian corals</w:t>
      </w:r>
      <w:ins w:id="40" w:author="Tanya Brown" w:date="2023-11-27T12:26:00Z">
        <w:r w:rsidR="00151FC2">
          <w:t xml:space="preserve"> </w:t>
        </w:r>
      </w:ins>
      <w:r>
        <w:fldChar w:fldCharType="begin"/>
      </w:r>
      <w:r w:rsidR="008C08A7">
        <w:instrText xml:space="preserve"> ADDIN ZOTERO_ITEM CSL_CITATION {"citationID":"fscWQvtu","properties":{"formattedCitation":"[1]","plainCitation":"[1]","noteIndex":0},"citationItems":[{"id":1573,"uris":["http://zotero.org/groups/4751850/items/LH4GZUPZ"],"itemData":{"id":1573,"type":"report","title":"World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41"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ins w:id="42" w:author="Tanya Brown" w:date="2023-11-27T12:26:00Z">
        <w:r w:rsidR="00151FC2">
          <w:t xml:space="preserve"> </w:t>
        </w:r>
      </w:ins>
      <w:r>
        <w:fldChar w:fldCharType="begin"/>
      </w:r>
      <w:r w:rsidR="008C08A7">
        <w:instrText xml:space="preserve"> ADDIN ZOTERO_ITEM CSL_CITATION {"citationID":"CASVPwiE","properties":{"formattedCitation":"[2]","plainCitation":"[2]","noteIndex":0},"citationItems":[{"id":1576,"uris":["http://zotero.org/groups/4751850/items/XHDHAYD8"],"itemData":{"id":1576,"type":"article-journal","container-title":"Marine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3"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w:t>
      </w:r>
      <w:ins w:id="44" w:author="Microsoft Office User" w:date="2023-09-15T12:22:00Z">
        <w:r w:rsidR="009A4686">
          <w:t xml:space="preserve">eir </w:t>
        </w:r>
      </w:ins>
      <w:del w:id="45" w:author="Microsoft Office User" w:date="2023-09-15T12:22:00Z">
        <w:r w:rsidRPr="00FC0723" w:rsidDel="009A4686">
          <w:delText xml:space="preserve">is </w:delText>
        </w:r>
      </w:del>
      <w:r w:rsidRPr="00FC0723">
        <w:t>microbiome</w:t>
      </w:r>
      <w:ins w:id="46" w:author="Microsoft Office User" w:date="2023-09-15T12:22:00Z">
        <w:r w:rsidR="009A4686">
          <w:t>s</w:t>
        </w:r>
      </w:ins>
      <w:r w:rsidRPr="00FC0723">
        <w:t xml:space="preserve"> is of great importance. Numerous studies have uncovered important features of coral microbiomes, including the relative influence of differences across host anatomy</w:t>
      </w:r>
      <w:ins w:id="47" w:author="Tanya Brown" w:date="2023-11-27T12:26:00Z">
        <w:r w:rsidR="00151FC2">
          <w:t xml:space="preserve"> </w:t>
        </w:r>
      </w:ins>
      <w:r>
        <w:fldChar w:fldCharType="begin"/>
      </w:r>
      <w:r w:rsidR="008C08A7">
        <w:instrText xml:space="preserve"> ADDIN ZOTERO_ITEM CSL_CITATION {"citationID":"a163t2tokaq","properties":{"formattedCitation":"[3,4]","plainCitation":"[3,4]","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B82206" w:rsidRPr="00B82206">
        <w:t>[3,4]</w:t>
      </w:r>
      <w:r>
        <w:rPr>
          <w:vertAlign w:val="superscript"/>
        </w:rPr>
        <w:fldChar w:fldCharType="end"/>
      </w:r>
      <w:r w:rsidRPr="00FC0723">
        <w:t>, between species</w:t>
      </w:r>
      <w:ins w:id="48" w:author="Tanya Brown" w:date="2023-11-27T12:26:00Z">
        <w:r w:rsidR="00151FC2">
          <w:t xml:space="preserve"> </w:t>
        </w:r>
      </w:ins>
      <w:r w:rsidR="00E24C39">
        <w:fldChar w:fldCharType="begin"/>
      </w:r>
      <w:r w:rsidR="008C08A7">
        <w:instrText xml:space="preserve"> ADDIN ZOTERO_ITEM CSL_CITATION {"citationID":"0szmlWlI","properties":{"formattedCitation":"[3,5]","plainCitation":"[3,5]","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1572,"uris":["http://zotero.org/groups/4751850/items/IBLCSSNI"],"itemData":{"id":1572,"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49"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ins w:id="50" w:author="Tanya Brown" w:date="2023-11-27T12:26:00Z">
        <w:r w:rsidR="00151FC2">
          <w:t xml:space="preserve"> </w:t>
        </w:r>
      </w:ins>
      <w:r w:rsidR="00E24C39">
        <w:fldChar w:fldCharType="begin"/>
      </w:r>
      <w:r w:rsidR="008C08A7">
        <w:instrText xml:space="preserve"> ADDIN ZOTERO_ITEM CSL_CITATION {"citationID":"mOAfQIsW","properties":{"formattedCitation":"[6\\uc0\\u8211{}8]","plainCitation":"[6–8]","noteIndex":0},"citationItems":[{"id":1570,"uris":["http://zotero.org/groups/4751850/items/V4M5WGRI"],"itemData":{"id":1570,"type":"article-journal","container-title":"FEMS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G"}],"issued":{"date-parts":[["2009"]]}}},{"id":1569,"uris":["http://zotero.org/groups/4751850/items/W8AP7B9Q"],"itemData":{"id":1569,"type":"article-journal","container-title":"Molecular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51"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ins w:id="52" w:author="Tanya Brown" w:date="2023-11-27T12:26:00Z">
        <w:r w:rsidR="00151FC2">
          <w:t xml:space="preserve"> </w:t>
        </w:r>
      </w:ins>
      <w:r w:rsidR="00E24C39">
        <w:fldChar w:fldCharType="begin"/>
      </w:r>
      <w:r w:rsidR="008C08A7">
        <w:instrText xml:space="preserve"> ADDIN ZOTERO_ITEM CSL_CITATION {"citationID":"LP55pTF8","properties":{"formattedCitation":"[8,9]","plainCitation":"[8,9]","noteIndex":0},"citationItems":[{"id":1568,"uris":["http://zotero.org/groups/4751850/items/5PD88CMZ"],"itemData":{"id":1568,"type":"article-journal","container-title":"The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W"},{"family":"Hoegh-Guldberg","given":"Ove"}],"issued":{"date-parts":[["2015"]]}}},{"id":1567,"uris":["http://zotero.org/groups/4751850/items/ATZK44GD"],"itemData":{"id":1567,"type":"article-journal","container-title":"Scientific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53"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ins w:id="54" w:author="Tanya Brown" w:date="2023-11-27T12:26:00Z">
        <w:r w:rsidR="00151FC2">
          <w:t xml:space="preserve"> </w:t>
        </w:r>
      </w:ins>
      <w:r w:rsidR="00E24C39">
        <w:fldChar w:fldCharType="begin"/>
      </w:r>
      <w:r w:rsidR="008C08A7">
        <w:instrText xml:space="preserve"> ADDIN ZOTERO_ITEM CSL_CITATION {"citationID":"m81FCbaQ","properties":{"formattedCitation":"[10,11]","plainCitation":"[10,11]","noteIndex":0},"citationItems":[{"id":1562,"uris":["http://zotero.org/groups/4751850/items/FC6VB6RR"],"itemData":{"id":1562,"type":"article-journal","container-title":"Frontiers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1566,"uris":["http://zotero.org/groups/4751850/items/VGFW6DLI"],"itemData":{"id":1566,"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55" w:author="Microsoft Office User" w:date="2023-09-11T14:17:00Z">
        <w:r w:rsidRPr="00FC0723" w:rsidDel="00E24C39">
          <w:rPr>
            <w:vertAlign w:val="superscript"/>
          </w:rPr>
          <w:delText>10,11</w:delText>
        </w:r>
      </w:del>
      <w:r>
        <w:rPr>
          <w:vertAlign w:val="superscript"/>
        </w:rPr>
        <w:fldChar w:fldCharType="end"/>
      </w:r>
      <w:r w:rsidRPr="00FC0723">
        <w:t>, bleaching</w:t>
      </w:r>
      <w:ins w:id="56" w:author="Tanya Brown" w:date="2023-11-27T12:26:00Z">
        <w:r w:rsidR="00151FC2">
          <w:t xml:space="preserve"> </w:t>
        </w:r>
      </w:ins>
      <w:r w:rsidR="00E24C39">
        <w:fldChar w:fldCharType="begin"/>
      </w:r>
      <w:r w:rsidR="008C08A7">
        <w:instrText xml:space="preserve"> ADDIN ZOTERO_ITEM CSL_CITATION {"citationID":"KA5W2BDR","properties":{"formattedCitation":"[12,13]","plainCitation":"[12,13]","noteIndex":0},"citationItems":[{"id":1630,"uris":["http://zotero.org/groups/4751850/items/7C452PQD"],"itemData":{"id":1630,"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1565,"uris":["http://zotero.org/groups/4751850/items/KNRWCDT3"],"itemData":{"id":1565,"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57"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ins w:id="58" w:author="Tanya Brown" w:date="2023-11-27T12:26:00Z">
        <w:r w:rsidR="00151FC2">
          <w:t xml:space="preserve"> </w:t>
        </w:r>
      </w:ins>
      <w:r w:rsidR="00E04258">
        <w:fldChar w:fldCharType="begin"/>
      </w:r>
      <w:r w:rsidR="008C08A7">
        <w:instrText xml:space="preserve"> ADDIN ZOTERO_ITEM CSL_CITATION {"citationID":"dMGP2AN9","properties":{"formattedCitation":"[14,15]","plainCitation":"[14,15]","noteIndex":0},"citationItems":[{"id":1564,"uris":["http://zotero.org/groups/4751850/items/NISGDAAD"],"itemData":{"id":1564,"type":"article-journal","container-title":"The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W"}],"issued":{"date-parts":[["2022"]]}}},{"id":1563,"uris":["http://zotero.org/groups/4751850/items/N2W34RIQ"],"itemData":{"id":1563,"type":"article-journal","container-title":"PeerJ","note":"ISBN: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ins w:id="59" w:author="Tanya Brown" w:date="2023-11-27T12:26:00Z">
        <w:r w:rsidR="00151FC2">
          <w:t xml:space="preserve"> </w:t>
        </w:r>
      </w:ins>
      <w:r w:rsidR="00DD3784">
        <w:fldChar w:fldCharType="begin"/>
      </w:r>
      <w:r w:rsidR="008C08A7">
        <w:instrText xml:space="preserve"> ADDIN ZOTERO_ITEM CSL_CITATION {"citationID":"auPU6wkb","properties":{"formattedCitation":"[10,15,16]","plainCitation":"[10,15,16]","noteIndex":0},"citationItems":[{"id":1562,"uris":["http://zotero.org/groups/4751850/items/FC6VB6RR"],"itemData":{"id":1562,"type":"article-journal","container-title":"Frontiers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Thurber","given":"Rebecca"}],"issued":{"date-parts":[["2018"]]}}},{"id":1563,"uris":["http://zotero.org/groups/4751850/items/N2W34RIQ"],"itemData":{"id":1563,"type":"article-journal","container-title":"PeerJ","note":"ISBN: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ins w:id="60" w:author="Tanya Brown" w:date="2023-11-27T12:26:00Z">
        <w:r w:rsidR="00151FC2">
          <w:t xml:space="preserve"> </w:t>
        </w:r>
      </w:ins>
      <w:r w:rsidR="00DD3784">
        <w:fldChar w:fldCharType="begin"/>
      </w:r>
      <w:r w:rsidR="008C08A7">
        <w:instrText xml:space="preserve"> ADDIN ZOTERO_ITEM CSL_CITATION {"citationID":"alnn6arde0","properties":{"formattedCitation":"[16]","plainCitation":"[16]","noteIndex":0},"citationItems":[{"id":1622,"uris":["http://zotero.org/groups/4751850/items/CUJSGEWN"],"itemData":{"id":1622,"type":"article-journal","container-title":"Nature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8"/>
      <w:r w:rsidRPr="00FC0723">
        <w:t>, plastic pollution</w:t>
      </w:r>
      <w:ins w:id="61" w:author="Tanya Brown" w:date="2023-11-27T12:26:00Z">
        <w:r w:rsidR="00151FC2">
          <w:t xml:space="preserve"> </w:t>
        </w:r>
      </w:ins>
      <w:r w:rsidR="00DD3784">
        <w:fldChar w:fldCharType="begin"/>
      </w:r>
      <w:r w:rsidR="008C08A7">
        <w:instrText xml:space="preserve"> ADDIN ZOTERO_ITEM CSL_CITATION {"citationID":"csGeXRpx","properties":{"formattedCitation":"[17]","plainCitation":"[17]","noteIndex":0},"citationItems":[{"id":1561,"uris":["http://zotero.org/groups/4751850/items/I58Z2ZQG"],"itemData":{"id":1561,"type":"article-journal","container-title":"Communications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ins w:id="62" w:author="Tanya Brown" w:date="2023-11-27T12:27:00Z">
        <w:r w:rsidR="00151FC2">
          <w:t xml:space="preserve"> </w:t>
        </w:r>
      </w:ins>
      <w:r w:rsidR="00DD3784">
        <w:fldChar w:fldCharType="begin"/>
      </w:r>
      <w:r w:rsidR="008C08A7">
        <w:instrText xml:space="preserve"> ADDIN ZOTERO_ITEM CSL_CITATION {"citationID":"a28m5t85o2t","properties":{"formattedCitation":"[16,18,19]","plainCitation":"[16,18,19]","noteIndex":0},"citationItems":[{"id":1622,"uris":["http://zotero.org/groups/4751850/items/CUJSGEWN"],"itemData":{"id":1622,"type":"article-journal","container-title":"Nature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P"},{"family":"Rosales","given":"Stephanie"}],"issued":{"date-parts":[["2016"]]}}},{"id":1560,"uris":["http://zotero.org/groups/4751850/items/IJWVXULV"],"itemData":{"id":1560,"type":"article-journal","container-title":"Coral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J"}],"issued":{"date-parts":[["2018"]]}},"label":"page"},{"id":1559,"uris":["http://zotero.org/groups/4751850/items/P3GXHFX7"],"itemData":{"id":1559,"type":"article-journal","container-title":"Royal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etc. Genetic studies within coral species have further found genotypic differences that correlate with microbiome composition</w:t>
      </w:r>
      <w:ins w:id="63" w:author="Tanya Brown" w:date="2023-11-27T12:27:00Z">
        <w:r w:rsidR="00151FC2">
          <w:t xml:space="preserve"> </w:t>
        </w:r>
      </w:ins>
      <w:r w:rsidR="001575A6">
        <w:fldChar w:fldCharType="begin"/>
      </w:r>
      <w:r w:rsidR="008C08A7">
        <w:instrText xml:space="preserve"> ADDIN ZOTERO_ITEM CSL_CITATION {"citationID":"l5BQpNko","properties":{"formattedCitation":"[20,21]","plainCitation":"[20,21]","noteIndex":0},"citationItems":[{"id":1557,"uris":["http://zotero.org/groups/4751850/items/HAHAASM4"],"itemData":{"id":1557,"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L"}],"issued":{"date-parts":[["2020"]]}}},{"id":1558,"uris":["http://zotero.org/groups/4751850/items/6Q98DZFE"],"itemData":{"id":1558,"type":"article-journal","container-title":"Coral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del w:id="64" w:author="Microsoft Office User" w:date="2023-09-15T12:23:00Z">
        <w:r w:rsidR="001575A6" w:rsidDel="009A4686">
          <w:delText xml:space="preserve"> </w:delText>
        </w:r>
        <w:r w:rsidDel="009A4686">
          <w:fldChar w:fldCharType="begin"/>
        </w:r>
        <w:r w:rsidDel="009A4686">
          <w:delInstrText>HYPERLINK "https://www.zotero.org/google-docs/?c6VkjT" \h</w:delInstrText>
        </w:r>
        <w:r w:rsidDel="009A4686">
          <w:fldChar w:fldCharType="separate"/>
        </w:r>
        <w:r w:rsidRPr="00FC0723" w:rsidDel="009A4686">
          <w:rPr>
            <w:vertAlign w:val="superscript"/>
          </w:rPr>
          <w:delText>20,21</w:delText>
        </w:r>
        <w:r w:rsidDel="009A4686">
          <w:rPr>
            <w:vertAlign w:val="superscript"/>
          </w:rPr>
          <w:fldChar w:fldCharType="end"/>
        </w:r>
      </w:del>
      <w:r w:rsidRPr="00FC0723">
        <w:t xml:space="preserve">. </w:t>
      </w:r>
      <w:r w:rsidRPr="00FC0723">
        <w:lastRenderedPageBreak/>
        <w:t>Building on these ecological and population-genetic comparisons, specific coral microorganisms have been linked to important host health outcomes, such as protection against pathogens or susceptibility to them</w:t>
      </w:r>
      <w:ins w:id="65" w:author="Tanya Brown" w:date="2023-11-27T12:27:00Z">
        <w:r w:rsidR="00151FC2">
          <w:t xml:space="preserve"> </w:t>
        </w:r>
      </w:ins>
      <w:r w:rsidR="001575A6">
        <w:fldChar w:fldCharType="begin"/>
      </w:r>
      <w:r w:rsidR="008C08A7">
        <w:instrText xml:space="preserve"> ADDIN ZOTERO_ITEM CSL_CITATION {"citationID":"boRAAUBR","properties":{"formattedCitation":"[22]","plainCitation":"[22]","noteIndex":0},"citationItems":[{"id":1556,"uris":["http://zotero.org/groups/4751850/items/T76K2G56"],"itemData":{"id":1556,"type":"article-journal","container-title":"Scientific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del w:id="66" w:author="Microsoft Office User" w:date="2023-09-15T12:23:00Z">
        <w:r w:rsidR="001575A6" w:rsidDel="009A4686">
          <w:delText xml:space="preserve"> </w:delText>
        </w:r>
        <w:r w:rsidDel="009A4686">
          <w:fldChar w:fldCharType="begin"/>
        </w:r>
        <w:r w:rsidDel="009A4686">
          <w:delInstrText>HYPERLINK "https://www.zotero.org/google-docs/?mrXboT" \h</w:delInstrText>
        </w:r>
        <w:r w:rsidDel="009A4686">
          <w:fldChar w:fldCharType="separate"/>
        </w:r>
        <w:r w:rsidRPr="00FC0723" w:rsidDel="009A4686">
          <w:rPr>
            <w:vertAlign w:val="superscript"/>
          </w:rPr>
          <w:delText>22</w:delText>
        </w:r>
        <w:r w:rsidDel="009A4686">
          <w:rPr>
            <w:vertAlign w:val="superscript"/>
          </w:rPr>
          <w:fldChar w:fldCharType="end"/>
        </w:r>
      </w:del>
      <w:r w:rsidRPr="00FC0723">
        <w:t>. Recent microbiome manipulation experiments have even begun to establish the causal role of specific coral-associated bacteria in influencing key host traits like heat resistance</w:t>
      </w:r>
      <w:ins w:id="67" w:author="Tanya Brown" w:date="2023-11-27T12:27:00Z">
        <w:r w:rsidR="00151FC2">
          <w:t xml:space="preserve"> </w:t>
        </w:r>
      </w:ins>
      <w:r w:rsidR="001575A6">
        <w:fldChar w:fldCharType="begin"/>
      </w:r>
      <w:r w:rsidR="008C08A7">
        <w:instrText xml:space="preserve"> ADDIN ZOTERO_ITEM CSL_CITATION {"citationID":"J9GzhFBv","properties":{"formattedCitation":"[23]","plainCitation":"[23]","noteIndex":0},"citationItems":[{"id":1329,"uris":["http://zotero.org/groups/2769688/items/SMX32XZZ"],"itemData":{"id":1329,"type":"article-journal","abstract":"Although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DA58548" w14:textId="76526425" w:rsidR="003108E2" w:rsidRDefault="00367A15" w:rsidP="00406E0F">
      <w:pPr>
        <w:rPr>
          <w:ins w:id="68" w:author="Tanya Brown" w:date="2023-11-27T12:30:00Z"/>
        </w:rPr>
      </w:pPr>
      <w:r w:rsidRPr="00FC0723">
        <w:t xml:space="preserve">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t>
      </w:r>
      <w:del w:id="69" w:author="Tanya Brown" w:date="2023-10-31T19:58:00Z">
        <w:r w:rsidRPr="00FC0723" w:rsidDel="003E49C2">
          <w:delText xml:space="preserve">While </w:delText>
        </w:r>
      </w:del>
      <w:ins w:id="70" w:author="Tanya Brown" w:date="2023-10-31T19:58:00Z">
        <w:r w:rsidR="003E49C2">
          <w:t>V</w:t>
        </w:r>
      </w:ins>
      <w:del w:id="71" w:author="Tanya Brown" w:date="2023-10-31T19:58:00Z">
        <w:r w:rsidRPr="00FC0723" w:rsidDel="003E49C2">
          <w:delText>v</w:delText>
        </w:r>
      </w:del>
      <w:r w:rsidRPr="00FC0723">
        <w:t>ertebrate gut microbiomes are structured by both host phylogenetic relatedness and convergently evolved host traits like diet or flight</w:t>
      </w:r>
      <w:r w:rsidR="00963D8C">
        <w:t xml:space="preserve"> </w:t>
      </w:r>
      <w:r w:rsidR="00411416">
        <w:fldChar w:fldCharType="begin"/>
      </w:r>
      <w:r w:rsidR="008C08A7">
        <w:instrText xml:space="preserve"> ADDIN ZOTERO_ITEM CSL_CITATION {"citationID":"u9pDnIPC","properties":{"formattedCitation":"[24\\uc0\\u8211{}26]","plainCitation":"[24–26]","noteIndex":0},"citationItems":[{"id":1661,"uris":["http://zotero.org/groups/4751850/items/CSHHB975"],"itemData":{"id":1661,"type":"article-journal","abstract":"Diet and host phylogeny drive the taxonomic and functional contents of the gut microbiome in mammals, yet it is unknown whether these patterns hold across all vertebrate lineages. Here, we assessed gut microbiomes from </w:instrText>
      </w:r>
      <w:r w:rsidR="008C08A7">
        <w:rPr>
          <w:rFonts w:ascii="Cambria Math" w:hAnsi="Cambria Math" w:cs="Cambria Math"/>
        </w:rPr>
        <w:instrText>∼</w:instrText>
      </w:r>
      <w:r w:rsidR="008C08A7">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1554,"uris":["http://zotero.org/groups/4751850/items/SB8YKC2G"],"itemData":{"id":1554,"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D"},{"family":"Knight","given":"Rob"}],"issued":{"date-parts":[["2008"]]}}},{"id":1553,"uris":["http://zotero.org/groups/4751850/items/9ZFDVVJJ"],"itemData":{"id":1553,"type":"article-journal","container-title":"Proceedings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ins w:id="72" w:author="Tanya Brown" w:date="2023-10-31T20:03:00Z">
        <w:r w:rsidR="003E49C2">
          <w:t>.</w:t>
        </w:r>
      </w:ins>
      <w:ins w:id="73" w:author="Tanya Brown" w:date="2023-11-06T16:06:00Z">
        <w:r w:rsidR="00BF6F18">
          <w:t xml:space="preserve"> One recent large-scale analysis of animal and plant microbiomes from the Earth Microbiome Project identified host factors</w:t>
        </w:r>
      </w:ins>
      <w:ins w:id="74" w:author="Tanya Brown" w:date="2023-11-12T18:32:00Z">
        <w:r w:rsidR="00EE515C">
          <w:t xml:space="preserve"> </w:t>
        </w:r>
      </w:ins>
      <w:r w:rsidR="00EE515C">
        <w:fldChar w:fldCharType="begin"/>
      </w:r>
      <w:r w:rsidR="008C08A7">
        <w:instrText xml:space="preserve"> ADDIN ZOTERO_ITEM CSL_CITATION {"citationID":"a2978cmrb6n","properties":{"formattedCitation":"[27]","plainCitation":"[27]","noteIndex":0},"citationItems":[{"id":1907,"uris":["http://zotero.org/groups/4751850/items/I64YFYCT"],"itemData":{"id":1907,"type":"article-journal","container-title":"Genome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75" w:author="Tanya Brown" w:date="2023-11-06T16:06:00Z">
        <w:r w:rsidR="00BF6F18">
          <w:t xml:space="preserve">, including </w:t>
        </w:r>
        <w:del w:id="76" w:author="Microsoft Office User" w:date="2023-11-27T16:09:00Z">
          <w:r w:rsidR="00BF6F18" w:rsidDel="007668A8">
            <w:delText xml:space="preserve">especially </w:delText>
          </w:r>
        </w:del>
        <w:r w:rsidR="00BF6F18">
          <w:t>the complexity</w:t>
        </w:r>
      </w:ins>
      <w:ins w:id="77" w:author="Tanya Brown" w:date="2023-11-06T16:07:00Z">
        <w:r w:rsidR="00BF6F18">
          <w:t xml:space="preserve"> of the adaptive immune system as key to shaping internal (digestive system) microbiomes, while external</w:t>
        </w:r>
      </w:ins>
      <w:ins w:id="78" w:author="Tanya Brown" w:date="2023-11-06T16:08:00Z">
        <w:r w:rsidR="00BF6F18">
          <w:t xml:space="preserve"> environmental and climatic</w:t>
        </w:r>
      </w:ins>
      <w:ins w:id="79" w:author="Tanya Brown" w:date="2023-11-06T16:07:00Z">
        <w:r w:rsidR="00BF6F18">
          <w:t xml:space="preserve"> factors, such as latitude, precipitation, and regional vegetation</w:t>
        </w:r>
      </w:ins>
      <w:ins w:id="80" w:author="Tanya Brown" w:date="2023-11-06T16:08:00Z">
        <w:r w:rsidR="00BF6F18">
          <w:t xml:space="preserve"> shaped external microbiomes such as plant surfaces</w:t>
        </w:r>
      </w:ins>
      <w:ins w:id="81" w:author="Tanya Brown" w:date="2023-11-12T18:33:00Z">
        <w:r w:rsidR="00EE515C">
          <w:t xml:space="preserve"> </w:t>
        </w:r>
      </w:ins>
      <w:r w:rsidR="00EE515C">
        <w:fldChar w:fldCharType="begin"/>
      </w:r>
      <w:r w:rsidR="008C08A7">
        <w:instrText xml:space="preserve"> ADDIN ZOTERO_ITEM CSL_CITATION {"citationID":"ach8ksbq9n","properties":{"formattedCitation":"[27]","plainCitation":"[27]","noteIndex":0},"citationItems":[{"id":1907,"uris":["http://zotero.org/groups/4751850/items/I64YFYCT"],"itemData":{"id":1907,"type":"article-journal","container-title":"Genome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82" w:author="Tanya Brown" w:date="2023-11-06T16:18:00Z">
        <w:r w:rsidR="009C1171">
          <w:t xml:space="preserve">. </w:t>
        </w:r>
      </w:ins>
      <w:ins w:id="83" w:author="Tanya Brown" w:date="2023-11-06T16:21:00Z">
        <w:r w:rsidR="009C1171">
          <w:t xml:space="preserve"> At a finer-scale</w:t>
        </w:r>
      </w:ins>
      <w:ins w:id="84" w:author="Tanya Brown" w:date="2023-11-27T12:29:00Z">
        <w:r w:rsidR="00AD3A67">
          <w:t>,</w:t>
        </w:r>
      </w:ins>
      <w:ins w:id="85" w:author="Tanya Brown" w:date="2023-11-06T16:21:00Z">
        <w:r w:rsidR="009C1171">
          <w:t xml:space="preserve"> genome-wide association studies have identified </w:t>
        </w:r>
      </w:ins>
      <w:ins w:id="86" w:author="Tanya Brown" w:date="2023-11-06T16:22:00Z">
        <w:r w:rsidR="009C1171">
          <w:t>several mammalian and plant genes associated with microbiome</w:t>
        </w:r>
      </w:ins>
      <w:ins w:id="87" w:author="Tanya Brown" w:date="2023-11-06T16:31:00Z">
        <w:r w:rsidR="003108E2">
          <w:t xml:space="preserve"> structure and</w:t>
        </w:r>
      </w:ins>
      <w:ins w:id="88" w:author="Tanya Brown" w:date="2023-11-06T16:22:00Z">
        <w:r w:rsidR="009C1171">
          <w:t xml:space="preserve"> complexity </w:t>
        </w:r>
      </w:ins>
      <w:r w:rsidR="00EE515C">
        <w:rPr>
          <w:highlight w:val="yellow"/>
        </w:rPr>
        <w:fldChar w:fldCharType="begin"/>
      </w:r>
      <w:r w:rsidR="008C08A7">
        <w:rPr>
          <w:highlight w:val="yellow"/>
        </w:rPr>
        <w:instrText xml:space="preserve"> ADDIN ZOTERO_ITEM CSL_CITATION {"citationID":"a178b629vn5","properties":{"formattedCitation":"[28]","plainCitation":"[28]","noteIndex":0},"citationItems":[{"id":1619,"uris":["http://zotero.org/groups/4751850/items/7H6G6SKQ"],"itemData":{"id":1619,"type":"article-journal","container-title":"Current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EE515C">
        <w:rPr>
          <w:highlight w:val="yellow"/>
        </w:rPr>
        <w:fldChar w:fldCharType="separate"/>
      </w:r>
      <w:r w:rsidR="00EE515C" w:rsidRPr="00EE515C">
        <w:t>[28]</w:t>
      </w:r>
      <w:r w:rsidR="00EE515C">
        <w:rPr>
          <w:highlight w:val="yellow"/>
        </w:rPr>
        <w:fldChar w:fldCharType="end"/>
      </w:r>
      <w:ins w:id="89" w:author="Tanya Brown" w:date="2023-11-06T16:30:00Z">
        <w:r w:rsidR="003108E2">
          <w:t xml:space="preserve">. Experimental work in gnotobiotic mice demonstrates that </w:t>
        </w:r>
      </w:ins>
      <w:ins w:id="90" w:author="Tanya Brown" w:date="2023-11-06T16:31:00Z">
        <w:r w:rsidR="003108E2">
          <w:t>microbiome structure in turn can influence how diet modulates host immunity</w:t>
        </w:r>
      </w:ins>
      <w:ins w:id="91" w:author="Tanya Brown" w:date="2023-11-12T18:36:00Z">
        <w:r w:rsidR="00EE515C">
          <w:t xml:space="preserve"> </w:t>
        </w:r>
      </w:ins>
      <w:r w:rsidR="00EE515C">
        <w:fldChar w:fldCharType="begin"/>
      </w:r>
      <w:r w:rsidR="008C08A7">
        <w:instrText xml:space="preserve"> ADDIN ZOTERO_ITEM CSL_CITATION {"citationID":"a4mv78c44d","properties":{"formattedCitation":"[29]","plainCitation":"[29]","noteIndex":0},"citationItems":[{"id":1912,"uris":["http://zotero.org/groups/4751850/items/W3YQLVAQ"],"itemData":{"id":1912,"type":"article-journal","abstract":"Emerging evidence suggests that the effect of dietary intake on human health and disease is linked to both the immune system and the microbiota. Yet, we lack an integrated mechanistic model for how these three complex systems relate, limiting our ability to understand and treat chronic and infectious disease. Here, we review recent findings at the interface of microbiology, immunology, and nutrition, with an emphasis on experimentally tractable models and hypothesis-driven mechanistic work. We outline emerging mechanistic concepts and generalizable approaches to bridge the gap between microbial ecology and molecular mechanism. These set the stage for a new era of precision human nutrition informed by a deep and comprehensive knowledge of the diverse cell types in and on the human body.","container-title":"Immunity","DOI":"10.1016/j.immuni.2020.07.015","ISSN":"1074-7613","issue":"2","journalAbbreviation":"Immunity","page":"264-276","source":"ScienceDirect","title":"Deconstructing Mechanisms of Diet-Microbiome-Immune Interactions","volume":"53","author":[{"family":"Alexander","given":"Margaret"},{"family":"Turnbaugh","given":"Peter J."}],"issued":{"date-parts":[["2020",8,18]]}}}],"schema":"https://github.com/citation-style-language/schema/raw/master/csl-citation.json"} </w:instrText>
      </w:r>
      <w:r w:rsidR="00EE515C">
        <w:fldChar w:fldCharType="separate"/>
      </w:r>
      <w:r w:rsidR="00EE515C" w:rsidRPr="00EE515C">
        <w:t>[29]</w:t>
      </w:r>
      <w:r w:rsidR="00EE515C">
        <w:fldChar w:fldCharType="end"/>
      </w:r>
      <w:del w:id="92" w:author="Tanya Brown" w:date="2023-10-31T20:03:00Z">
        <w:r w:rsidRPr="00FC0723" w:rsidDel="003E49C2">
          <w:delText>,</w:delText>
        </w:r>
      </w:del>
      <w:del w:id="93" w:author="Tanya Brown" w:date="2023-11-06T16:32:00Z">
        <w:r w:rsidRPr="00FC0723" w:rsidDel="003108E2">
          <w:delText xml:space="preserve"> </w:delText>
        </w:r>
        <w:r w:rsidR="005205A5" w:rsidDel="003108E2">
          <w:fldChar w:fldCharType="begin"/>
        </w:r>
        <w:r w:rsidR="005205A5" w:rsidDel="003108E2">
          <w:delInstrText xml:space="preserve"> ADDIN ZOTERO_ITEM CSL_CITATION {"citationID":"a1g8g81s8p5","properties":{"formattedCitation":"[27\\uc0\\u8211{}29]","plainCitation":"[27–29]","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J"},{"family":"Kueneman","given":"Jordan"},{"family":"Kurosawa","given":"Emmi"}],"issued":{"date-parts":[["2020"]]}}},{"id":671,"uris":["http://zotero.org/groups/4751850/items/RH5T6R8I"],"itemData":{"id":671,"type":"article-journal","container-title":"The ISME journal","ISSN":"1751-7370","issue":"9","journalAbbreviation":"The ISME journal","note":"publisher: Nature Publishing Group","page":"1905-1907","title":"Cross-kingdom similarities in microbiome functions","volume":"9","author":[{"family":"Mendes","given":"Rodrigo"},{"family":"Raaijmakers","given":"Jos M"}],"issued":{"date-parts":[["2015"]]}}},{"id":673,"uris":["http://zotero.org/groups/4751850/items/TCJ2HVNI"],"itemData":{"id":673,"type":"article-journal","container-title":"F1000Research","journalAbbreviation":"F1000Research","note":"publisher: Faculty of 1000 Ltd","title":"The influence of host genetics on the microbiome","volume":"9","author":[{"family":"Tabrett","given":"Alexandra"},{"family":"Horton","given":"Matthew W"}],"issued":{"date-parts":[["2020"]]}}}],"schema":"https://github.com/citation-style-language/schema/raw/master/csl-citation.json"} </w:delInstrText>
        </w:r>
        <w:r w:rsidR="005205A5" w:rsidDel="003108E2">
          <w:fldChar w:fldCharType="separate"/>
        </w:r>
        <w:r w:rsidR="005205A5" w:rsidRPr="005205A5" w:rsidDel="003108E2">
          <w:delText>[27–29]</w:delText>
        </w:r>
        <w:r w:rsidR="005205A5" w:rsidDel="003108E2">
          <w:fldChar w:fldCharType="end"/>
        </w:r>
        <w:r w:rsidR="005205A5" w:rsidDel="003108E2">
          <w:fldChar w:fldCharType="begin"/>
        </w:r>
        <w:r w:rsidR="005205A5" w:rsidDel="003108E2">
          <w:delInstrText xml:space="preserve"> ADDIN ZOTERO_ITEM CSL_CITATION {"citationID":"a1pvknbs0v3","properties":{"formattedCitation":"[27]","plainCitation":"[27]","noteIndex":0},"citationItems":[{"id":672,"uris":["http://zotero.org/groups/4751850/items/I64YFYCT"],"itemData":{"id":672,"type":"article-journal","container-title":"Genome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delInstrText>
        </w:r>
        <w:r w:rsidR="005205A5" w:rsidDel="003108E2">
          <w:fldChar w:fldCharType="separate"/>
        </w:r>
        <w:r w:rsidR="005205A5" w:rsidRPr="005205A5" w:rsidDel="003108E2">
          <w:delText>[27]</w:delText>
        </w:r>
        <w:r w:rsidR="005205A5" w:rsidDel="003108E2">
          <w:fldChar w:fldCharType="end"/>
        </w:r>
      </w:del>
      <w:ins w:id="94" w:author="Tanya Brown" w:date="2023-11-12T18:39:00Z">
        <w:r w:rsidR="00EE515C">
          <w:t>.</w:t>
        </w:r>
      </w:ins>
    </w:p>
    <w:p w14:paraId="0AFC6DDC" w14:textId="77777777" w:rsidR="00AD3A67" w:rsidRDefault="00AD3A67" w:rsidP="00406E0F">
      <w:pPr>
        <w:rPr>
          <w:ins w:id="95" w:author="Tanya Brown" w:date="2023-11-06T16:33:00Z"/>
        </w:rPr>
      </w:pPr>
    </w:p>
    <w:p w14:paraId="46FF5C9B" w14:textId="2657BFF6" w:rsidR="000C56B0" w:rsidRDefault="003108E2" w:rsidP="00264A28">
      <w:ins w:id="96" w:author="Tanya Brown" w:date="2023-11-06T16:34:00Z">
        <w:r>
          <w:t>As diverse</w:t>
        </w:r>
      </w:ins>
      <w:ins w:id="97" w:author="Tanya Brown" w:date="2023-11-06T16:35:00Z">
        <w:r>
          <w:t xml:space="preserve"> and</w:t>
        </w:r>
      </w:ins>
      <w:ins w:id="98" w:author="Tanya Brown" w:date="2023-11-06T16:34:00Z">
        <w:r>
          <w:t xml:space="preserve"> earl</w:t>
        </w:r>
      </w:ins>
      <w:ins w:id="99" w:author="Tanya Brown" w:date="2023-11-06T16:35:00Z">
        <w:r>
          <w:t>y-</w:t>
        </w:r>
      </w:ins>
      <w:ins w:id="100" w:author="Tanya Brown" w:date="2023-11-06T16:34:00Z">
        <w:r>
          <w:t>diverging</w:t>
        </w:r>
      </w:ins>
      <w:ins w:id="101" w:author="Tanya Brown" w:date="2023-11-06T16:35:00Z">
        <w:r>
          <w:t xml:space="preserve"> animals that lack traditional adaptive immunity</w:t>
        </w:r>
      </w:ins>
      <w:ins w:id="102" w:author="Tanya Brown" w:date="2023-11-06T16:40:00Z">
        <w:r w:rsidR="00F1511C">
          <w:t xml:space="preserve">, </w:t>
        </w:r>
      </w:ins>
      <w:ins w:id="103" w:author="Tanya Brown" w:date="2023-11-06T16:41:00Z">
        <w:r w:rsidR="00F1511C">
          <w:t xml:space="preserve">live in </w:t>
        </w:r>
      </w:ins>
      <w:ins w:id="104" w:author="Tanya Brown" w:date="2023-11-27T12:36:00Z">
        <w:r w:rsidR="00AD3A67">
          <w:t>varied</w:t>
        </w:r>
      </w:ins>
      <w:ins w:id="105" w:author="Tanya Brown" w:date="2023-11-06T16:41:00Z">
        <w:r w:rsidR="00F1511C">
          <w:t xml:space="preserve"> </w:t>
        </w:r>
      </w:ins>
      <w:ins w:id="106" w:author="Tanya Brown" w:date="2023-11-06T16:42:00Z">
        <w:r w:rsidR="00F1511C">
          <w:t xml:space="preserve">marine environments, </w:t>
        </w:r>
      </w:ins>
      <w:ins w:id="107" w:author="Tanya Brown" w:date="2023-11-06T16:40:00Z">
        <w:r w:rsidR="00F1511C">
          <w:t>can feed via predation and/or sy</w:t>
        </w:r>
      </w:ins>
      <w:ins w:id="108" w:author="Tanya Brown" w:date="2023-11-06T16:41:00Z">
        <w:r w:rsidR="00F1511C">
          <w:t>mbiosis</w:t>
        </w:r>
      </w:ins>
      <w:ins w:id="109" w:author="Tanya Brown" w:date="2023-11-06T16:38:00Z">
        <w:r w:rsidR="00F1511C">
          <w:t xml:space="preserve"> and associate with complex microbiomes both</w:t>
        </w:r>
      </w:ins>
      <w:ins w:id="110" w:author="Tanya Brown" w:date="2023-11-06T16:39:00Z">
        <w:r w:rsidR="00F1511C">
          <w:t xml:space="preserve"> internally and externally,</w:t>
        </w:r>
      </w:ins>
      <w:ins w:id="111" w:author="Tanya Brown" w:date="2023-11-06T16:34:00Z">
        <w:r>
          <w:t xml:space="preserve"> </w:t>
        </w:r>
      </w:ins>
      <w:del w:id="112" w:author="Tanya Brown" w:date="2023-10-31T20:04:00Z">
        <w:r w:rsidR="00367A15" w:rsidRPr="00FC0723" w:rsidDel="003E49C2">
          <w:delText>t</w:delText>
        </w:r>
      </w:del>
      <w:ins w:id="113" w:author="Tanya Brown" w:date="2023-11-06T16:38:00Z">
        <w:r w:rsidR="00F1511C">
          <w:t>t</w:t>
        </w:r>
      </w:ins>
      <w:r w:rsidR="00367A15" w:rsidRPr="00FC0723">
        <w:t xml:space="preserve">he traits shaping the microbiome evolution of </w:t>
      </w:r>
      <w:del w:id="114" w:author="Tanya Brown" w:date="2023-11-06T16:38:00Z">
        <w:r w:rsidR="00367A15" w:rsidRPr="00FC0723" w:rsidDel="00F1511C">
          <w:delText xml:space="preserve">basally divergent animal taxa </w:delText>
        </w:r>
      </w:del>
      <w:ins w:id="115" w:author="Tanya Brown" w:date="2023-10-31T20:05:00Z">
        <w:r w:rsidR="005205A5">
          <w:t xml:space="preserve">corals </w:t>
        </w:r>
      </w:ins>
      <w:r w:rsidR="00367A15" w:rsidRPr="00FC0723">
        <w:t xml:space="preserve">are less clear. </w:t>
      </w:r>
    </w:p>
    <w:p w14:paraId="3133AC81" w14:textId="77777777" w:rsidR="00406E0F" w:rsidRPr="00FC0723" w:rsidRDefault="00406E0F" w:rsidP="00406E0F"/>
    <w:p w14:paraId="09246AEB" w14:textId="1C8C47A2" w:rsidR="005C3394" w:rsidRDefault="00367A15" w:rsidP="005C3394">
      <w:pPr>
        <w:rPr>
          <w:ins w:id="116" w:author="Microsoft Office User" w:date="2023-09-11T12:38:00Z"/>
        </w:rPr>
      </w:pPr>
      <w:r w:rsidRPr="00FC0723">
        <w:t>Among the many coral traits that could influence microbiome structure, differences in innate immunity are promising candidates, since they have the potential to directly regulate the microbiome by activating pathways that preferentially target particular groups of microbes.</w:t>
      </w:r>
      <w:del w:id="117" w:author="Tanya Brown" w:date="2023-11-27T12:38:00Z">
        <w:r w:rsidRPr="00FC0723" w:rsidDel="00264A28">
          <w:delText xml:space="preserve"> </w:delText>
        </w:r>
      </w:del>
      <w:ins w:id="118" w:author="Microsoft Office User" w:date="2023-09-15T12:25:00Z">
        <w:r w:rsidR="00263813">
          <w:t xml:space="preserve"> </w:t>
        </w:r>
      </w:ins>
      <w:ins w:id="119" w:author="Microsoft Office User" w:date="2023-09-15T12:26:00Z">
        <w:r w:rsidR="00263813">
          <w:t xml:space="preserve">Results </w:t>
        </w:r>
      </w:ins>
      <w:ins w:id="120" w:author="Microsoft Office User" w:date="2023-09-15T12:25:00Z">
        <w:r w:rsidR="00263813">
          <w:t>from</w:t>
        </w:r>
      </w:ins>
      <w:ins w:id="121" w:author="Microsoft Office User" w:date="2023-09-15T12:26:00Z">
        <w:r w:rsidR="00263813">
          <w:t xml:space="preserve"> studies of innate immunity in</w:t>
        </w:r>
      </w:ins>
      <w:ins w:id="122" w:author="Microsoft Office User" w:date="2023-09-15T12:25:00Z">
        <w:r w:rsidR="00263813">
          <w:t xml:space="preserve"> mammals and plants lend </w:t>
        </w:r>
      </w:ins>
      <w:ins w:id="123" w:author="Microsoft Office User" w:date="2023-09-15T12:26:00Z">
        <w:r w:rsidR="00263813">
          <w:t xml:space="preserve">support to this idea. </w:t>
        </w:r>
      </w:ins>
      <w:ins w:id="124" w:author="Microsoft Office User" w:date="2023-09-11T12:36:00Z">
        <w:r w:rsidR="005C3394">
          <w:t xml:space="preserve">For example, </w:t>
        </w:r>
        <w:r w:rsidR="005C3394" w:rsidRPr="00FC0723">
          <w:t>using Toll-like receptor (TLR) 5 deficient compared to wild type mice, TLR genes have been correlated with membership</w:t>
        </w:r>
      </w:ins>
      <w:ins w:id="125" w:author="Microsoft Office User" w:date="2023-11-27T16:10:00Z">
        <w:r w:rsidR="007668A8">
          <w:t xml:space="preserve"> </w:t>
        </w:r>
        <w:r w:rsidR="007668A8" w:rsidRPr="00FC0723">
          <w:t>of the mouse gut microbiome</w:t>
        </w:r>
      </w:ins>
      <w:ins w:id="126" w:author="Microsoft Office User" w:date="2023-09-11T12:36:00Z">
        <w:r w:rsidR="005C3394" w:rsidRPr="00FC0723">
          <w:t xml:space="preserve"> and host-microbial interactions with specific m</w:t>
        </w:r>
      </w:ins>
      <w:ins w:id="127" w:author="Microsoft Office User" w:date="2023-11-27T16:10:00Z">
        <w:r w:rsidR="007668A8">
          <w:t>icrobes</w:t>
        </w:r>
      </w:ins>
      <w:ins w:id="128" w:author="Microsoft Office User" w:date="2023-09-11T12:36:00Z">
        <w:r w:rsidR="005C3394" w:rsidRPr="00FC0723">
          <w:t>, although the overall effect of TLR on gut microbiome β-diversity remains controversial</w:t>
        </w:r>
      </w:ins>
      <w:r w:rsidR="00963D8C">
        <w:t xml:space="preserve"> (reviewed in </w:t>
      </w:r>
      <w:r w:rsidR="00963D8C">
        <w:fldChar w:fldCharType="begin"/>
      </w:r>
      <w:r w:rsidR="008C08A7">
        <w:instrText xml:space="preserve"> ADDIN ZOTERO_ITEM CSL_CITATION {"citationID":"wQkhsS82","properties":{"formattedCitation":"[28]","plainCitation":"[28]","noteIndex":0},"citationItems":[{"id":1619,"uris":["http://zotero.org/groups/4751850/items/7H6G6SKQ"],"itemData":{"id":1619,"type":"article-journal","container-title":"Current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EE515C" w:rsidRPr="00EE515C">
        <w:t>[28]</w:t>
      </w:r>
      <w:r w:rsidR="00963D8C">
        <w:fldChar w:fldCharType="end"/>
      </w:r>
      <w:ins w:id="129" w:author="Tanya Brown" w:date="2023-11-27T12:39:00Z">
        <w:r w:rsidR="00264A28">
          <w:t>)</w:t>
        </w:r>
      </w:ins>
      <w:del w:id="130" w:author="Microsoft Office User" w:date="2023-09-11T16:38:00Z">
        <w:r w:rsidR="00963D8C" w:rsidDel="00A93871">
          <w:delText xml:space="preserve"> </w:delText>
        </w:r>
      </w:del>
      <w:ins w:id="131" w:author="Microsoft Office User" w:date="2023-09-11T12:36:00Z">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ins>
      <w:r w:rsidR="00963D8C">
        <w:t xml:space="preserve"> </w:t>
      </w:r>
      <w:r w:rsidR="00963D8C">
        <w:fldChar w:fldCharType="begin"/>
      </w:r>
      <w:r w:rsidR="008C08A7">
        <w:instrText xml:space="preserve"> ADDIN ZOTERO_ITEM CSL_CITATION {"citationID":"ZYVknRPO","properties":{"formattedCitation":"[30]","plainCitation":"[30]","noteIndex":0},"citationItems":[{"id":1620,"uris":["http://zotero.org/groups/4751850/items/87G65P42"],"itemData":{"id":1620,"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EE515C" w:rsidRPr="00EE515C">
        <w:t>[30]</w:t>
      </w:r>
      <w:r w:rsidR="00963D8C">
        <w:fldChar w:fldCharType="end"/>
      </w:r>
      <w:del w:id="132" w:author="Microsoft Office User" w:date="2023-09-11T16:38:00Z">
        <w:r w:rsidR="00963D8C" w:rsidDel="00A93871">
          <w:delText xml:space="preserve"> </w:delText>
        </w:r>
      </w:del>
      <w:ins w:id="133" w:author="Microsoft Office User" w:date="2023-09-11T12:38:00Z">
        <w:r w:rsidR="005C3394">
          <w:t>.</w:t>
        </w:r>
      </w:ins>
      <w:ins w:id="134" w:author="Microsoft Office User" w:date="2023-11-27T16:11:00Z">
        <w:r w:rsidR="007668A8">
          <w:t xml:space="preserve"> However, more research is needed to test if innate immunity</w:t>
        </w:r>
      </w:ins>
      <w:ins w:id="135" w:author="Microsoft Office User" w:date="2023-11-27T16:12:00Z">
        <w:r w:rsidR="007668A8">
          <w:t xml:space="preserve"> drives </w:t>
        </w:r>
      </w:ins>
      <w:ins w:id="136" w:author="Microsoft Office User" w:date="2023-11-27T16:11:00Z">
        <w:r w:rsidR="007668A8">
          <w:t>changes in microbiome biodiversity over long periods of evolution.</w:t>
        </w:r>
      </w:ins>
    </w:p>
    <w:p w14:paraId="37A9470A" w14:textId="77777777" w:rsidR="005C3394" w:rsidRDefault="005C3394" w:rsidP="005C3394">
      <w:pPr>
        <w:rPr>
          <w:ins w:id="137" w:author="Microsoft Office User" w:date="2023-09-11T12:38:00Z"/>
        </w:rPr>
      </w:pPr>
    </w:p>
    <w:p w14:paraId="5BBFB7B2" w14:textId="6F9E8FEB" w:rsidR="00263813" w:rsidRDefault="00263813" w:rsidP="005C3394">
      <w:pPr>
        <w:rPr>
          <w:ins w:id="138" w:author="Microsoft Office User" w:date="2023-09-15T12:33:00Z"/>
        </w:rPr>
      </w:pPr>
      <w:ins w:id="139" w:author="Microsoft Office User" w:date="2023-09-15T12:26:00Z">
        <w:r>
          <w:t>In corals, t</w:t>
        </w:r>
      </w:ins>
      <w:del w:id="140" w:author="Microsoft Office User" w:date="2023-09-15T12:26:00Z">
        <w:r w:rsidR="00367A15" w:rsidRPr="00FC0723" w:rsidDel="00263813">
          <w:delText>T</w:delText>
        </w:r>
      </w:del>
      <w:r w:rsidR="00367A15" w:rsidRPr="00FC0723">
        <w:t xml:space="preserve">he copy number of gene families containing Toll/Interleukin Repeat (TIR) domains in particular, </w:t>
      </w:r>
      <w:ins w:id="141" w:author="Microsoft Office User" w:date="2023-09-11T12:38:00Z">
        <w:r w:rsidR="005C3394">
          <w:t xml:space="preserve">has been proposed </w:t>
        </w:r>
      </w:ins>
      <w:del w:id="142" w:author="Microsoft Office User" w:date="2023-09-11T12:38:00Z">
        <w:r w:rsidR="00367A15" w:rsidRPr="00FC0723" w:rsidDel="005C3394">
          <w:delText xml:space="preserve">have received special attention </w:delText>
        </w:r>
      </w:del>
      <w:r w:rsidR="00367A15" w:rsidRPr="00FC0723">
        <w:t>as a possible influence on microbiome structure</w:t>
      </w:r>
      <w:ins w:id="143" w:author="Tanya Brown" w:date="2023-11-27T12:40:00Z">
        <w:r w:rsidR="00264A28">
          <w:t xml:space="preserve"> </w:t>
        </w:r>
      </w:ins>
      <w:r w:rsidR="00963D8C">
        <w:fldChar w:fldCharType="begin"/>
      </w:r>
      <w:r w:rsidR="008C08A7">
        <w:instrText xml:space="preserve"> ADDIN ZOTERO_ITEM CSL_CITATION {"citationID":"q2NoFJsY","properties":{"formattedCitation":"[31]","plainCitation":"[31]","noteIndex":0},"citationItems":[{"id":441,"uris":["http://zotero.org/groups/2083483/items/IDVSIXWV"],"itemData":{"id":441,"type":"article-journal","abstract":"The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EE515C" w:rsidRPr="00EE515C">
        <w:t>[31]</w:t>
      </w:r>
      <w:r w:rsidR="00963D8C">
        <w:fldChar w:fldCharType="end"/>
      </w:r>
      <w:del w:id="144" w:author="Microsoft Office User" w:date="2023-09-11T16:38:00Z">
        <w:r w:rsidR="00963D8C" w:rsidDel="00A93871">
          <w:delText xml:space="preserve"> </w:delText>
        </w:r>
        <w:r w:rsidR="00367A15" w:rsidDel="00A93871">
          <w:fldChar w:fldCharType="begin"/>
        </w:r>
        <w:r w:rsidR="00367A15" w:rsidDel="00A93871">
          <w:delInstrText>HYPERLINK "https://www.zotero.org/google-docs/?aEVeoz" \h</w:delInstrText>
        </w:r>
        <w:r w:rsidR="00367A15" w:rsidDel="00A93871">
          <w:fldChar w:fldCharType="separate"/>
        </w:r>
        <w:r w:rsidR="00367A15" w:rsidRPr="00FC0723" w:rsidDel="00A93871">
          <w:rPr>
            <w:vertAlign w:val="superscript"/>
          </w:rPr>
          <w:delText>26</w:delText>
        </w:r>
        <w:r w:rsidR="00367A15" w:rsidDel="00A93871">
          <w:rPr>
            <w:vertAlign w:val="superscript"/>
          </w:rPr>
          <w:fldChar w:fldCharType="end"/>
        </w:r>
      </w:del>
      <w:r w:rsidR="00367A15" w:rsidRPr="00FC0723">
        <w:t xml:space="preserve">. TIR domains are a key intracellular signaling domain, found in multiple innate </w:t>
      </w:r>
      <w:r w:rsidR="00367A15" w:rsidRPr="00FC0723">
        <w:lastRenderedPageBreak/>
        <w:t>immune gene families, such as Toll-like Receptors (TLR</w:t>
      </w:r>
      <w:ins w:id="145" w:author="Tanya Brown" w:date="2023-10-20T14:02:00Z">
        <w:r w:rsidR="00D63E36">
          <w:t>, composed of</w:t>
        </w:r>
      </w:ins>
      <w:ins w:id="146" w:author="Tanya Brown" w:date="2023-10-20T14:03:00Z">
        <w:r w:rsidR="00D63E36">
          <w:t xml:space="preserve"> </w:t>
        </w:r>
      </w:ins>
      <w:ins w:id="147" w:author="Tanya Brown" w:date="2023-10-20T14:02:00Z">
        <w:r w:rsidR="00D63E36">
          <w:t xml:space="preserve">TIR and </w:t>
        </w:r>
      </w:ins>
      <w:ins w:id="148" w:author="Tanya Brown" w:date="2023-10-20T14:05:00Z">
        <w:r w:rsidR="00D63E36">
          <w:t>le</w:t>
        </w:r>
      </w:ins>
      <w:ins w:id="149" w:author="Tanya Brown" w:date="2023-10-20T14:04:00Z">
        <w:r w:rsidR="00D63E36">
          <w:t>ucine</w:t>
        </w:r>
      </w:ins>
      <w:ins w:id="150" w:author="Tanya Brown" w:date="2023-10-20T14:03:00Z">
        <w:r w:rsidR="00D63E36">
          <w:t xml:space="preserve"> rich </w:t>
        </w:r>
      </w:ins>
      <w:ins w:id="151" w:author="Tanya Brown" w:date="2023-10-20T14:04:00Z">
        <w:r w:rsidR="00D63E36">
          <w:t xml:space="preserve">repeat </w:t>
        </w:r>
      </w:ins>
      <w:ins w:id="152" w:author="Tanya Brown" w:date="2023-10-20T14:06:00Z">
        <w:r w:rsidR="00D63E36">
          <w:t>(</w:t>
        </w:r>
      </w:ins>
      <w:ins w:id="153" w:author="Tanya Brown" w:date="2023-10-20T14:03:00Z">
        <w:r w:rsidR="00D63E36">
          <w:t>LRR</w:t>
        </w:r>
      </w:ins>
      <w:ins w:id="154" w:author="Tanya Brown" w:date="2023-10-20T14:06:00Z">
        <w:r w:rsidR="00D63E36">
          <w:t>)</w:t>
        </w:r>
      </w:ins>
      <w:ins w:id="155" w:author="Tanya Brown" w:date="2023-10-20T14:03:00Z">
        <w:r w:rsidR="00D63E36">
          <w:t xml:space="preserve"> domains</w:t>
        </w:r>
      </w:ins>
      <w:r w:rsidR="00367A15" w:rsidRPr="00FC0723">
        <w:t>), Interleukin-1 Receptors (IL-1R</w:t>
      </w:r>
      <w:ins w:id="156" w:author="Tanya Brown" w:date="2023-10-20T14:04:00Z">
        <w:r w:rsidR="00D63E36">
          <w:t xml:space="preserve">, composed </w:t>
        </w:r>
      </w:ins>
      <w:ins w:id="157" w:author="Tanya Brown" w:date="2023-10-20T14:06:00Z">
        <w:r w:rsidR="00D63E36">
          <w:t>of TIR and immunoglobulin (Ig) domains</w:t>
        </w:r>
      </w:ins>
      <w:r w:rsidR="00367A15" w:rsidRPr="00FC0723">
        <w:t>), coral-specific TIR-only genes of unknown function, and Myeloid Differentiation Factor 88 (myD88).</w:t>
      </w:r>
      <w:del w:id="158" w:author="Tanya Brown" w:date="2023-11-27T12:40:00Z">
        <w:r w:rsidR="00367A15" w:rsidRPr="00FC0723" w:rsidDel="00264A28">
          <w:delText xml:space="preserve"> </w:delText>
        </w:r>
      </w:del>
      <w:ins w:id="159" w:author="Microsoft Office User" w:date="2023-09-15T12:27:00Z">
        <w:r>
          <w:t xml:space="preserve"> </w:t>
        </w:r>
      </w:ins>
      <w:r w:rsidR="00367A15" w:rsidRPr="00FC0723">
        <w:t>Collectively, these genes are known as TIR-domain containing genes</w:t>
      </w:r>
      <w:ins w:id="160" w:author="Tanya Brown" w:date="2023-11-27T12:41:00Z">
        <w:r w:rsidR="00264A28">
          <w:t xml:space="preserve"> </w:t>
        </w:r>
      </w:ins>
      <w:r w:rsidR="00E9798F">
        <w:fldChar w:fldCharType="begin"/>
      </w:r>
      <w:r w:rsidR="008C08A7">
        <w:instrText xml:space="preserve"> ADDIN ZOTERO_ITEM CSL_CITATION {"citationID":"PLDs1hBy","properties":{"formattedCitation":"[32]","plainCitation":"[32]","noteIndex":0},"citationItems":[{"id":1586,"uris":["http://zotero.org/groups/4751850/items/YS3AHJIZ"],"itemData":{"id":1586,"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EE515C" w:rsidRPr="00EE515C">
        <w:t>[32]</w:t>
      </w:r>
      <w:r w:rsidR="00E9798F">
        <w:fldChar w:fldCharType="end"/>
      </w:r>
      <w:del w:id="161" w:author="Microsoft Office User" w:date="2023-09-11T16:40:00Z">
        <w:r w:rsidR="00367A15" w:rsidDel="00E9798F">
          <w:fldChar w:fldCharType="begin"/>
        </w:r>
        <w:r w:rsidR="00367A15" w:rsidDel="00E9798F">
          <w:delInstrText>HYPERLINK "https://www.zotero.org/google-docs/?tntNpS" \h</w:delInstrText>
        </w:r>
        <w:r w:rsidR="00367A15" w:rsidDel="00E9798F">
          <w:fldChar w:fldCharType="separate"/>
        </w:r>
        <w:r w:rsidR="00367A15" w:rsidRPr="00FC0723" w:rsidDel="00E9798F">
          <w:rPr>
            <w:vertAlign w:val="superscript"/>
          </w:rPr>
          <w:delText>27</w:delText>
        </w:r>
        <w:r w:rsidR="00367A15" w:rsidDel="00E9798F">
          <w:rPr>
            <w:vertAlign w:val="superscript"/>
          </w:rPr>
          <w:fldChar w:fldCharType="end"/>
        </w:r>
      </w:del>
      <w:r w:rsidR="00367A15" w:rsidRPr="00FC0723">
        <w:t xml:space="preserve">. </w:t>
      </w:r>
      <w:ins w:id="162" w:author="Microsoft Office User" w:date="2023-09-15T12:28:00Z">
        <w:r>
          <w:t xml:space="preserve">In known </w:t>
        </w:r>
      </w:ins>
      <w:commentRangeStart w:id="163"/>
      <w:ins w:id="164" w:author="Tanya Brown" w:date="2023-10-09T17:31:00Z">
        <w:r w:rsidR="0053704F">
          <w:t>invertebrate</w:t>
        </w:r>
        <w:commentRangeEnd w:id="163"/>
        <w:r w:rsidR="0053704F">
          <w:rPr>
            <w:rStyle w:val="CommentReference"/>
          </w:rPr>
          <w:commentReference w:id="163"/>
        </w:r>
        <w:r w:rsidR="0053704F">
          <w:t xml:space="preserve"> </w:t>
        </w:r>
      </w:ins>
      <w:ins w:id="165" w:author="Microsoft Office User" w:date="2023-09-15T12:28:00Z">
        <w:r>
          <w:t xml:space="preserve">examples, the TIR domain serves as a key link in </w:t>
        </w:r>
        <w:del w:id="166" w:author="Tanya Brown" w:date="2023-10-09T17:06:00Z">
          <w:r w:rsidDel="00746E7C">
            <w:delText>signalling</w:delText>
          </w:r>
        </w:del>
      </w:ins>
      <w:ins w:id="167" w:author="Tanya Brown" w:date="2023-10-09T17:06:00Z">
        <w:r w:rsidR="00746E7C">
          <w:t>signaling</w:t>
        </w:r>
      </w:ins>
      <w:ins w:id="168" w:author="Microsoft Office User" w:date="2023-09-15T12:28:00Z">
        <w:r>
          <w:t xml:space="preserve"> cascades that trigger immune responses like </w:t>
        </w:r>
        <w:commentRangeStart w:id="169"/>
        <w:r>
          <w:t>melanization</w:t>
        </w:r>
        <w:commentRangeEnd w:id="169"/>
        <w:r>
          <w:rPr>
            <w:rStyle w:val="CommentReference"/>
          </w:rPr>
          <w:commentReference w:id="169"/>
        </w:r>
      </w:ins>
      <w:ins w:id="170" w:author="Tanya Brown" w:date="2023-10-09T17:04:00Z">
        <w:r w:rsidR="00746E7C">
          <w:t xml:space="preserve"> </w:t>
        </w:r>
      </w:ins>
      <w:r w:rsidR="00746E7C">
        <w:fldChar w:fldCharType="begin"/>
      </w:r>
      <w:r w:rsidR="008C08A7">
        <w:instrText xml:space="preserve"> ADDIN ZOTERO_ITEM CSL_CITATION {"citationID":"a137k5lagv0","properties":{"formattedCitation":"[33,34]","plainCitation":"[33,34]","noteIndex":0},"citationItems":[{"id":1896,"uris":["http://zotero.org/groups/4751850/items/KVJ2W2YW"],"itemData":{"id":1896,"type":"article-journal","container-title":"The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A"},{"family":"Reichhart","given":"Jean-Marc"}],"issued":{"date-parts":[["2002"]]}}},{"id":1897,"uris":["http://zotero.org/groups/4751850/items/HVZR7CUX"],"itemData":{"id":1897,"type":"article-journal","container-title":"Molecular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EE515C" w:rsidRPr="00EE515C">
        <w:t>[33,34]</w:t>
      </w:r>
      <w:r w:rsidR="00746E7C">
        <w:fldChar w:fldCharType="end"/>
      </w:r>
      <w:ins w:id="171" w:author="Microsoft Office User" w:date="2023-09-15T12:29:00Z">
        <w:r>
          <w:t>. For example, in Toll-like receptors, after a microbe-associated molecular pattern (MAMP) has been detected by the TLR’s extracellular leucine rich repeats (</w:t>
        </w:r>
      </w:ins>
      <w:ins w:id="172" w:author="Microsoft Office User" w:date="2023-09-15T12:30:00Z">
        <w:r>
          <w:t>LRR domains), it is the intracellular TIR domain that</w:t>
        </w:r>
      </w:ins>
      <w:ins w:id="173" w:author="Microsoft Office User" w:date="2023-09-15T12:33:00Z">
        <w:r>
          <w:t xml:space="preserve"> is required for transduction of that signal and the animal’s ultimate immune response</w:t>
        </w:r>
      </w:ins>
      <w:ins w:id="174" w:author="Tanya Brown" w:date="2023-10-09T17:54:00Z">
        <w:r w:rsidR="007154A5">
          <w:t xml:space="preserve"> </w:t>
        </w:r>
      </w:ins>
      <w:r w:rsidR="007154A5">
        <w:fldChar w:fldCharType="begin"/>
      </w:r>
      <w:r w:rsidR="008C08A7">
        <w:instrText xml:space="preserve"> ADDIN ZOTERO_ITEM CSL_CITATION {"citationID":"arg4fv50tf","properties":{"formattedCitation":"[35]","plainCitation":"[35]","noteIndex":0},"citationItems":[{"id":1898,"uris":["http://zotero.org/groups/4751850/items/JHHQT7ID"],"itemData":{"id":1898,"type":"article-journal","container-title":"Frontiers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EE515C" w:rsidRPr="00EE515C">
        <w:t>[35]</w:t>
      </w:r>
      <w:r w:rsidR="007154A5">
        <w:fldChar w:fldCharType="end"/>
      </w:r>
      <w:ins w:id="175" w:author="Microsoft Office User" w:date="2023-09-15T12:33:00Z">
        <w:r>
          <w:t>.</w:t>
        </w:r>
      </w:ins>
    </w:p>
    <w:p w14:paraId="63EF7A8F" w14:textId="77777777" w:rsidR="00263813" w:rsidRDefault="00263813" w:rsidP="005C3394">
      <w:pPr>
        <w:rPr>
          <w:ins w:id="176" w:author="Microsoft Office User" w:date="2023-09-15T12:33:00Z"/>
        </w:rPr>
      </w:pPr>
    </w:p>
    <w:p w14:paraId="67B03BEA" w14:textId="774F5661" w:rsidR="00263813" w:rsidRDefault="003819EA" w:rsidP="005C3394">
      <w:pPr>
        <w:rPr>
          <w:ins w:id="177" w:author="Microsoft Office User" w:date="2023-09-15T12:27:00Z"/>
        </w:rPr>
      </w:pPr>
      <w:ins w:id="178" w:author="Microsoft Office User" w:date="2023-09-15T12:34:00Z">
        <w:r>
          <w:t>While the molecular biology of TIR-domain-containing proteins in corals</w:t>
        </w:r>
      </w:ins>
      <w:ins w:id="179" w:author="Microsoft Office User" w:date="2023-09-15T12:45:00Z">
        <w:r w:rsidR="009C6F4D">
          <w:t xml:space="preserve"> </w:t>
        </w:r>
      </w:ins>
      <w:ins w:id="180" w:author="Microsoft Office User" w:date="2023-09-15T12:36:00Z">
        <w:r>
          <w:t>ha</w:t>
        </w:r>
      </w:ins>
      <w:ins w:id="181" w:author="Microsoft Office User" w:date="2023-09-15T12:45:00Z">
        <w:r w:rsidR="009C6F4D">
          <w:t xml:space="preserve">s </w:t>
        </w:r>
      </w:ins>
      <w:ins w:id="182" w:author="Microsoft Office User" w:date="2023-09-15T12:36:00Z">
        <w:r>
          <w:t>not yet been independently confirmed</w:t>
        </w:r>
      </w:ins>
      <w:ins w:id="183" w:author="Microsoft Office User" w:date="2023-09-15T12:34:00Z">
        <w:r>
          <w:t xml:space="preserve">, </w:t>
        </w:r>
      </w:ins>
      <w:ins w:id="184" w:author="Microsoft Office User" w:date="2023-09-15T12:35:00Z">
        <w:r>
          <w:t xml:space="preserve">much research has been done on the mechanisms by which the </w:t>
        </w:r>
      </w:ins>
      <w:ins w:id="185" w:author="Microsoft Office User" w:date="2023-09-15T12:36:00Z">
        <w:del w:id="186" w:author="Tanya Brown" w:date="2023-10-09T17:06:00Z">
          <w:r w:rsidDel="00746E7C">
            <w:delText>homolous</w:delText>
          </w:r>
        </w:del>
      </w:ins>
      <w:ins w:id="187" w:author="Tanya Brown" w:date="2023-10-09T17:06:00Z">
        <w:r w:rsidR="00746E7C">
          <w:t>homologues</w:t>
        </w:r>
      </w:ins>
      <w:ins w:id="188" w:author="Microsoft Office User" w:date="2023-10-27T12:25:00Z">
        <w:r w:rsidR="0038622B">
          <w:t xml:space="preserve"> of</w:t>
        </w:r>
      </w:ins>
      <w:ins w:id="189" w:author="Microsoft Office User" w:date="2023-09-15T12:36:00Z">
        <w:r>
          <w:t xml:space="preserve"> </w:t>
        </w:r>
      </w:ins>
      <w:ins w:id="190" w:author="Microsoft Office User" w:date="2023-09-15T12:35:00Z">
        <w:r>
          <w:t>TIR domai</w:t>
        </w:r>
      </w:ins>
      <w:ins w:id="191" w:author="Microsoft Office User" w:date="2023-09-15T12:36:00Z">
        <w:r>
          <w:t>n-containing proteins function in human innate immunity</w:t>
        </w:r>
      </w:ins>
      <w:ins w:id="192" w:author="Microsoft Office User" w:date="2023-09-15T12:56:00Z">
        <w:r w:rsidR="001464B6">
          <w:t xml:space="preserve"> (reviewed in </w:t>
        </w:r>
      </w:ins>
      <w:r w:rsidR="001464B6">
        <w:fldChar w:fldCharType="begin"/>
      </w:r>
      <w:r w:rsidR="008C08A7">
        <w:instrText xml:space="preserve"> ADDIN ZOTERO_ITEM CSL_CITATION {"citationID":"VyfEKJuf","properties":{"formattedCitation":"[36]","plainCitation":"[36]","noteIndex":0},"citationItems":[{"id":1578,"uris":["http://zotero.org/groups/4751850/items/LWC8W27R"],"itemData":{"id":1578,"type":"article-journal","container-title":"Nature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EE515C" w:rsidRPr="00EE515C">
        <w:t>[36]</w:t>
      </w:r>
      <w:r w:rsidR="001464B6">
        <w:fldChar w:fldCharType="end"/>
      </w:r>
      <w:ins w:id="193" w:author="Tanya Brown" w:date="2023-10-09T17:56:00Z">
        <w:r w:rsidR="007154A5">
          <w:t>)</w:t>
        </w:r>
      </w:ins>
      <w:ins w:id="194" w:author="Microsoft Office User" w:date="2023-09-15T12:35:00Z">
        <w:r>
          <w:t>.</w:t>
        </w:r>
      </w:ins>
      <w:ins w:id="195" w:author="Microsoft Office User" w:date="2023-09-15T12:36:00Z">
        <w:r>
          <w:t xml:space="preserve"> In us, </w:t>
        </w:r>
      </w:ins>
      <w:ins w:id="196" w:author="Microsoft Office User" w:date="2023-09-15T12:39:00Z">
        <w:r>
          <w:t>TLR</w:t>
        </w:r>
      </w:ins>
      <w:ins w:id="197" w:author="Microsoft Office User" w:date="2023-09-15T12:40:00Z">
        <w:r>
          <w:t xml:space="preserve">s dimerize, with different TLR hetero- or homo- dimers detecting </w:t>
        </w:r>
      </w:ins>
      <w:ins w:id="198" w:author="Microsoft Office User" w:date="2023-09-15T12:41:00Z">
        <w:r>
          <w:t>different MAMPs (e.g. TLR</w:t>
        </w:r>
      </w:ins>
      <w:ins w:id="199" w:author="Microsoft Office User" w:date="2023-09-15T12:39:00Z">
        <w:r>
          <w:t>1/TLR2 heterodimers</w:t>
        </w:r>
      </w:ins>
      <w:ins w:id="200" w:author="Microsoft Office User" w:date="2023-09-15T12:41:00Z">
        <w:r>
          <w:t xml:space="preserve"> detect triacylated lipoproteins from bacteria, </w:t>
        </w:r>
      </w:ins>
      <w:ins w:id="201" w:author="Microsoft Office User" w:date="2023-09-15T12:42:00Z">
        <w:r>
          <w:t>TLR9 homodimers detect unmethylated CpG dinucleotides in bacterial or viral DNA, etc).</w:t>
        </w:r>
      </w:ins>
      <w:ins w:id="202" w:author="Microsoft Office User" w:date="2023-09-15T12:43:00Z">
        <w:del w:id="203" w:author="Tanya Brown" w:date="2023-10-09T17:57:00Z">
          <w:r w:rsidDel="007154A5">
            <w:delText xml:space="preserve"> </w:delText>
          </w:r>
        </w:del>
        <w:r>
          <w:t xml:space="preserve"> Once bound to their target MAMP ligand, TLR dimers change </w:t>
        </w:r>
      </w:ins>
      <w:ins w:id="204" w:author="Microsoft Office User" w:date="2023-09-15T12:44:00Z">
        <w:r w:rsidR="009C6F4D">
          <w:t xml:space="preserve">conformation, bending in such a way as to bring their intracellular TIR domains nearby one another. </w:t>
        </w:r>
      </w:ins>
      <w:ins w:id="205" w:author="Microsoft Office User" w:date="2023-09-15T12:42:00Z">
        <w:del w:id="206" w:author="Tanya Brown" w:date="2023-10-09T17:57:00Z">
          <w:r w:rsidDel="007154A5">
            <w:delText xml:space="preserve"> </w:delText>
          </w:r>
        </w:del>
      </w:ins>
      <w:ins w:id="207" w:author="Microsoft Office User" w:date="2023-09-15T12:40:00Z">
        <w:del w:id="208" w:author="Tanya Brown" w:date="2023-10-09T17:57:00Z">
          <w:r w:rsidDel="007154A5">
            <w:delText xml:space="preserve"> </w:delText>
          </w:r>
        </w:del>
      </w:ins>
      <w:ins w:id="209" w:author="Microsoft Office User" w:date="2023-09-15T12:48:00Z">
        <w:r w:rsidR="009C6F4D">
          <w:t xml:space="preserve">This allows binding by </w:t>
        </w:r>
      </w:ins>
      <w:ins w:id="210" w:author="Microsoft Office User" w:date="2023-09-15T12:37:00Z">
        <w:r>
          <w:t xml:space="preserve">five key </w:t>
        </w:r>
        <w:del w:id="211" w:author="Tanya Brown" w:date="2023-10-09T17:57:00Z">
          <w:r w:rsidDel="007154A5">
            <w:delText>adapator</w:delText>
          </w:r>
        </w:del>
      </w:ins>
      <w:ins w:id="212" w:author="Tanya Brown" w:date="2023-10-09T17:57:00Z">
        <w:r w:rsidR="007154A5">
          <w:t>adaptor</w:t>
        </w:r>
      </w:ins>
      <w:ins w:id="213" w:author="Microsoft Office User" w:date="2023-09-15T12:37:00Z">
        <w:r>
          <w:t xml:space="preserve"> proteins</w:t>
        </w:r>
        <w:del w:id="214" w:author="Tanya Brown" w:date="2023-10-09T17:57:00Z">
          <w:r w:rsidDel="007154A5">
            <w:delText xml:space="preserve"> </w:delText>
          </w:r>
        </w:del>
      </w:ins>
      <w:ins w:id="215" w:author="Microsoft Office User" w:date="2023-09-15T12:48:00Z">
        <w:r w:rsidR="009C6F4D">
          <w:t xml:space="preserve"> (myD88, </w:t>
        </w:r>
      </w:ins>
      <w:ins w:id="216" w:author="Microsoft Office User" w:date="2023-09-15T12:49:00Z">
        <w:r w:rsidR="009C6F4D">
          <w:t xml:space="preserve">MAL, </w:t>
        </w:r>
      </w:ins>
      <w:ins w:id="217" w:author="Microsoft Office User" w:date="2023-09-15T12:48:00Z">
        <w:r w:rsidR="009C6F4D">
          <w:t xml:space="preserve">TRIF, TRAM, </w:t>
        </w:r>
      </w:ins>
      <w:ins w:id="218" w:author="Microsoft Office User" w:date="2023-09-15T12:49:00Z">
        <w:r w:rsidR="009C6F4D">
          <w:t>&amp; SARM), recruitment of protein kinases, and activation of transcription factors like NF-</w:t>
        </w:r>
      </w:ins>
      <w:ins w:id="219" w:author="Microsoft Office User" w:date="2023-09-15T12:50:00Z">
        <w:r w:rsidR="009C6F4D">
          <w:sym w:font="Symbol" w:char="F06B"/>
        </w:r>
        <w:r w:rsidR="009C6F4D">
          <w:t>B</w:t>
        </w:r>
      </w:ins>
      <w:ins w:id="220" w:author="Microsoft Office User" w:date="2023-11-27T16:13:00Z">
        <w:r w:rsidR="007668A8">
          <w:t xml:space="preserve"> </w:t>
        </w:r>
        <w:r w:rsidR="007668A8">
          <w:fldChar w:fldCharType="begin"/>
        </w:r>
      </w:ins>
      <w:r w:rsidR="008C08A7">
        <w:instrText xml:space="preserve"> ADDIN ZOTERO_ITEM CSL_CITATION {"citationID":"3qiehdMY","properties":{"formattedCitation":"[36]","plainCitation":"[36]","noteIndex":0},"citationItems":[{"id":1578,"uris":["http://zotero.org/groups/4751850/items/LWC8W27R"],"itemData":{"id":1578,"type":"article-journal","container-title":"Nature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ins w:id="221" w:author="Microsoft Office User" w:date="2023-11-27T16:13:00Z">
        <w:r w:rsidR="007668A8">
          <w:fldChar w:fldCharType="separate"/>
        </w:r>
        <w:r w:rsidR="007668A8" w:rsidRPr="00EE515C">
          <w:t>[36]</w:t>
        </w:r>
        <w:r w:rsidR="007668A8">
          <w:fldChar w:fldCharType="end"/>
        </w:r>
      </w:ins>
      <w:ins w:id="222" w:author="Microsoft Office User" w:date="2023-09-15T12:50:00Z">
        <w:r w:rsidR="009C6F4D">
          <w:t>.</w:t>
        </w:r>
      </w:ins>
    </w:p>
    <w:p w14:paraId="2C923617" w14:textId="77777777" w:rsidR="00263813" w:rsidRDefault="00263813" w:rsidP="005C3394">
      <w:pPr>
        <w:rPr>
          <w:ins w:id="223" w:author="Microsoft Office User" w:date="2023-09-15T12:27:00Z"/>
        </w:rPr>
      </w:pPr>
    </w:p>
    <w:p w14:paraId="36F4D6C0" w14:textId="677EF54B" w:rsidR="005C3394" w:rsidRDefault="00367A15" w:rsidP="005C3394">
      <w:pPr>
        <w:rPr>
          <w:ins w:id="224" w:author="Microsoft Office User" w:date="2023-09-11T12:36:00Z"/>
        </w:rPr>
      </w:pPr>
      <w:r w:rsidRPr="00FC0723">
        <w:t>The genomic copy number of some gene families of TIR-domain containing genes is known to vary greatly between coral species</w:t>
      </w:r>
      <w:r w:rsidR="008C08A7">
        <w:fldChar w:fldCharType="begin"/>
      </w:r>
      <w:r w:rsidR="00EE6757">
        <w:instrText xml:space="preserve"> ADDIN ZOTERO_ITEM CSL_CITATION {"citationID":"a1mspmctcbr","properties":{"unsorted":true,"formattedCitation":"[31,37]","plainCitation":"[31,37]","noteIndex":0},"citationItems":[{"id":441,"uris":["http://zotero.org/groups/2083483/items/IDVSIXWV"],"itemData":{"id":441,"type":"article-journal","abstract":"The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M."}],"issued":{"date-parts":[["2014",10,1]]}}},{"id":1638,"uris":["http://zotero.org/groups/4751850/items/VCRNXQN7"],"itemData":{"id":1638,"type":"article-journal","container-title":"Frontiers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8C08A7">
        <w:fldChar w:fldCharType="separate"/>
      </w:r>
      <w:r w:rsidR="00EE6757" w:rsidRPr="00EE6757">
        <w:t>[31,37]</w:t>
      </w:r>
      <w:r w:rsidR="008C08A7">
        <w:fldChar w:fldCharType="end"/>
      </w:r>
      <w:r w:rsidRPr="00FC0723">
        <w:t>, and on this basis these genes have been hypothesized to influence cross-species differences in coral microbiome structure</w:t>
      </w:r>
      <w:ins w:id="225" w:author="Tanya Brown" w:date="2023-11-27T12:44:00Z">
        <w:r w:rsidR="00264A28">
          <w:t xml:space="preserve"> </w:t>
        </w:r>
      </w:ins>
      <w:commentRangeStart w:id="226"/>
      <w:r w:rsidR="00E9798F">
        <w:fldChar w:fldCharType="begin"/>
      </w:r>
      <w:r w:rsidR="008C08A7">
        <w:instrText xml:space="preserve"> ADDIN ZOTERO_ITEM CSL_CITATION {"citationID":"a1djhej86og","properties":{"formattedCitation":"[31]","plainCitation":"[31]","noteIndex":0},"citationItems":[{"id":441,"uris":["http://zotero.org/groups/2083483/items/IDVSIXWV"],"itemData":{"id":441,"type":"article-journal","abstract":"The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E95F00" w:rsidRPr="00E95F00">
        <w:t>[31]</w:t>
      </w:r>
      <w:r w:rsidR="00E9798F">
        <w:fldChar w:fldCharType="end"/>
      </w:r>
      <w:commentRangeEnd w:id="226"/>
      <w:r w:rsidR="008C08A7">
        <w:rPr>
          <w:rStyle w:val="CommentReference"/>
        </w:rPr>
        <w:commentReference w:id="226"/>
      </w:r>
      <w:del w:id="227" w:author="Microsoft Office User" w:date="2023-09-11T16:41:00Z">
        <w:r w:rsidDel="00E9798F">
          <w:fldChar w:fldCharType="begin"/>
        </w:r>
        <w:r w:rsidDel="00E9798F">
          <w:delInstrText>HYPERLINK "https://www.zotero.org/google-docs/?Hf1Edn" \h</w:delInstrText>
        </w:r>
        <w:r w:rsidDel="00E9798F">
          <w:fldChar w:fldCharType="separate"/>
        </w:r>
        <w:r w:rsidRPr="00FC0723" w:rsidDel="00E9798F">
          <w:rPr>
            <w:vertAlign w:val="superscript"/>
          </w:rPr>
          <w:delText>26</w:delText>
        </w:r>
        <w:r w:rsidDel="00E9798F">
          <w:rPr>
            <w:vertAlign w:val="superscript"/>
          </w:rPr>
          <w:fldChar w:fldCharType="end"/>
        </w:r>
      </w:del>
      <w:r w:rsidRPr="00FC0723">
        <w:t xml:space="preserve">. </w:t>
      </w:r>
      <w:ins w:id="228"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229" w:author="Microsoft Office User" w:date="2023-09-11T16:33:00Z"/>
        </w:rPr>
      </w:pPr>
    </w:p>
    <w:p w14:paraId="7D8170FC" w14:textId="1FE08005" w:rsidR="00A93871" w:rsidRDefault="009C6F4D" w:rsidP="00A93871">
      <w:pPr>
        <w:rPr>
          <w:ins w:id="230" w:author="Microsoft Office User" w:date="2023-09-11T16:33:00Z"/>
        </w:rPr>
      </w:pPr>
      <w:ins w:id="231" w:author="Microsoft Office User" w:date="2023-09-15T12:53:00Z">
        <w:r>
          <w:t xml:space="preserve">Given that only a tiny fraction of </w:t>
        </w:r>
      </w:ins>
      <w:ins w:id="232" w:author="Microsoft Office User" w:date="2023-09-15T12:54:00Z">
        <w:r>
          <w:t xml:space="preserve">described sclearactinian species have sequenced genomes, analyses comparing innate immunity must be mindful </w:t>
        </w:r>
        <w:r w:rsidR="001464B6">
          <w:t>to maintain</w:t>
        </w:r>
        <w:r>
          <w:t xml:space="preserve"> statistical power</w:t>
        </w:r>
        <w:r w:rsidR="001464B6">
          <w:t xml:space="preserve">. </w:t>
        </w:r>
      </w:ins>
      <w:ins w:id="233" w:author="Microsoft Office User" w:date="2023-09-11T16:33:00Z">
        <w:r w:rsidR="00A93871">
          <w:t xml:space="preserve">We reasoned that a targeted </w:t>
        </w:r>
      </w:ins>
      <w:ins w:id="234" w:author="Microsoft Office User" w:date="2023-09-11T16:34:00Z">
        <w:r w:rsidR="00A93871">
          <w:t>comparative analysis testing th</w:t>
        </w:r>
      </w:ins>
      <w:ins w:id="235" w:author="Microsoft Office User" w:date="2023-09-11T16:36:00Z">
        <w:r w:rsidR="00A93871">
          <w:t>e</w:t>
        </w:r>
      </w:ins>
      <w:ins w:id="236" w:author="Microsoft Office User" w:date="2023-09-11T16:33:00Z">
        <w:r w:rsidR="00A93871">
          <w:t xml:space="preserve"> previously</w:t>
        </w:r>
      </w:ins>
      <w:ins w:id="237" w:author="Microsoft Office User" w:date="2023-09-11T16:36:00Z">
        <w:r w:rsidR="00A93871">
          <w:t xml:space="preserve"> </w:t>
        </w:r>
      </w:ins>
      <w:ins w:id="238" w:author="Microsoft Office User" w:date="2023-09-11T16:33:00Z">
        <w:r w:rsidR="00A93871">
          <w:t xml:space="preserve">published hypothesis </w:t>
        </w:r>
      </w:ins>
      <w:ins w:id="239" w:author="Microsoft Office User" w:date="2023-09-11T16:34:00Z">
        <w:r w:rsidR="00A93871">
          <w:t xml:space="preserve">that TIR-domain containing gene family expansions have altered coral microbiome richness </w:t>
        </w:r>
      </w:ins>
      <w:ins w:id="240" w:author="Microsoft Office User" w:date="2023-09-11T16:33:00Z">
        <w:r w:rsidR="00A93871">
          <w:t xml:space="preserve">would have much greater statistical power than a more </w:t>
        </w:r>
      </w:ins>
      <w:ins w:id="241" w:author="Microsoft Office User" w:date="2023-09-11T16:34:00Z">
        <w:r w:rsidR="00A93871">
          <w:t xml:space="preserve">general </w:t>
        </w:r>
      </w:ins>
      <w:ins w:id="242" w:author="Microsoft Office User" w:date="2023-09-11T16:35:00Z">
        <w:r w:rsidR="00A93871">
          <w:t xml:space="preserve">comparison </w:t>
        </w:r>
      </w:ins>
      <w:ins w:id="243" w:author="Microsoft Office User" w:date="2023-09-11T16:36:00Z">
        <w:r w:rsidR="00A93871">
          <w:t xml:space="preserve">involving </w:t>
        </w:r>
      </w:ins>
      <w:ins w:id="244" w:author="Microsoft Office User" w:date="2023-09-11T16:33:00Z">
        <w:r w:rsidR="00A93871">
          <w:t>all innate immune gene families,</w:t>
        </w:r>
      </w:ins>
      <w:ins w:id="245" w:author="Microsoft Office User" w:date="2023-09-15T12:55:00Z">
        <w:r w:rsidR="001464B6">
          <w:t xml:space="preserve"> as it would involve relatively few comparisons</w:t>
        </w:r>
      </w:ins>
      <w:ins w:id="246" w:author="Microsoft Office User" w:date="2023-09-15T12:56:00Z">
        <w:r w:rsidR="001464B6">
          <w:t>.</w:t>
        </w:r>
      </w:ins>
    </w:p>
    <w:p w14:paraId="2B1A4AD1" w14:textId="77777777" w:rsidR="00A93871" w:rsidDel="00264A28" w:rsidRDefault="00A93871" w:rsidP="00406E0F">
      <w:pPr>
        <w:rPr>
          <w:ins w:id="247" w:author="Microsoft Office User" w:date="2023-09-11T12:36:00Z"/>
          <w:del w:id="248" w:author="Tanya Brown" w:date="2023-11-27T12:44:00Z"/>
        </w:rPr>
      </w:pPr>
    </w:p>
    <w:p w14:paraId="4D90931B" w14:textId="012DB593" w:rsidR="000C56B0" w:rsidDel="005C3394" w:rsidRDefault="00367A15" w:rsidP="00406E0F">
      <w:pPr>
        <w:rPr>
          <w:del w:id="249" w:author="Microsoft Office User" w:date="2023-09-11T12:36:00Z"/>
        </w:rPr>
      </w:pPr>
      <w:del w:id="250"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7EC88C4E" w14:textId="75973D2B" w:rsidR="00963D8C" w:rsidRDefault="00367A15" w:rsidP="00406E0F">
      <w:pPr>
        <w:rPr>
          <w:ins w:id="251" w:author="Microsoft Office User" w:date="2023-09-11T16:31:00Z"/>
        </w:rPr>
      </w:pPr>
      <w:r w:rsidRPr="00FC0723">
        <w:t>In this study we tested whether</w:t>
      </w:r>
      <w:del w:id="252" w:author="Microsoft Office User" w:date="2023-11-27T16:20:00Z">
        <w:r w:rsidRPr="00FC0723" w:rsidDel="008C08A7">
          <w:delText xml:space="preserve"> </w:delText>
        </w:r>
      </w:del>
      <w:ins w:id="253" w:author="Microsoft Office User" w:date="2023-11-27T16:20:00Z">
        <w:r w:rsidR="008C08A7">
          <w:t xml:space="preserve"> </w:t>
        </w:r>
      </w:ins>
      <w:r w:rsidRPr="00FC0723">
        <w:t xml:space="preserve">changes in the copy number of coral TLR or IL-1R gene families have driven corresponding changes in microbiome richness, evenness, or composition during more than 250 million years of scleractinian coral evolution. Our analysis combined </w:t>
      </w:r>
      <w:ins w:id="254" w:author="Microsoft Office User" w:date="2023-09-11T12:12:00Z">
        <w:r w:rsidR="0030451B">
          <w:t xml:space="preserve">comparative genomics </w:t>
        </w:r>
      </w:ins>
      <w:del w:id="255" w:author="Microsoft Office User" w:date="2023-09-11T12:12:00Z">
        <w:r w:rsidRPr="00FC0723" w:rsidDel="0030451B">
          <w:delText xml:space="preserve">genomic analysis </w:delText>
        </w:r>
      </w:del>
      <w:r w:rsidRPr="00FC0723">
        <w:t>of all major lineages of scleractinian coral for which genomes are publicly available with data on coral mucus, tissue, and endolithic skeleton microbiomes from the Global Coral Microbiome Project (GCMP) dataset</w:t>
      </w:r>
      <w:ins w:id="256" w:author="Tanya Brown" w:date="2023-11-27T12:50:00Z">
        <w:r w:rsidR="00AF7E64">
          <w:t xml:space="preserve"> </w:t>
        </w:r>
      </w:ins>
      <w:r w:rsidR="00E9798F">
        <w:fldChar w:fldCharType="begin"/>
      </w:r>
      <w:r w:rsidR="00EE6757">
        <w:instrText xml:space="preserve"> ADDIN ZOTERO_ITEM CSL_CITATION {"citationID":"a21ofuh3aha","properties":{"formattedCitation":"[4,38]","plainCitation":"[4,38]","noteIndex":0},"citationItems":[{"id":1639,"uris":["http://zotero.org/groups/4751850/items/7TGZX9WX"],"itemData":{"id":1639,"type":"article-journal","abstract":"Scleractinian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R."}],"issued":{"date-parts":[["2018",11,22]]}}},{"id":429,"uris":["http://zotero.org/groups/2083483/items/GQ9W8DRG"],"itemData":{"id":429,"type":"article-journal","abstract":"Our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E9798F">
        <w:fldChar w:fldCharType="separate"/>
      </w:r>
      <w:r w:rsidR="00EE6757">
        <w:t>[4,38]</w:t>
      </w:r>
      <w:r w:rsidR="00E9798F">
        <w:fldChar w:fldCharType="end"/>
      </w:r>
      <w:ins w:id="257" w:author="Microsoft Office User" w:date="2023-09-11T16:42:00Z">
        <w:r w:rsidR="00E9798F">
          <w:t xml:space="preserve">  </w:t>
        </w:r>
      </w:ins>
      <w:del w:id="258" w:author="Microsoft Office User" w:date="2023-09-11T16:43:00Z">
        <w:r w:rsidDel="00E9798F">
          <w:fldChar w:fldCharType="begin"/>
        </w:r>
        <w:r w:rsidDel="00E9798F">
          <w:delInstrText>HYPERLINK "https://www.zotero.org/google-docs/?rJUxhZ" \h</w:delInstrText>
        </w:r>
        <w:r w:rsidDel="00E9798F">
          <w:fldChar w:fldCharType="separate"/>
        </w:r>
        <w:r w:rsidRPr="00FC0723" w:rsidDel="00E9798F">
          <w:rPr>
            <w:vertAlign w:val="superscript"/>
          </w:rPr>
          <w:delText>3</w:delText>
        </w:r>
        <w:r w:rsidDel="00E9798F">
          <w:rPr>
            <w:vertAlign w:val="superscript"/>
          </w:rPr>
          <w:fldChar w:fldCharType="end"/>
        </w:r>
        <w:r w:rsidRPr="00FC0723" w:rsidDel="00E9798F">
          <w:delText xml:space="preserve"> </w:delText>
        </w:r>
      </w:del>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Pr>
        <w:rPr>
          <w:ins w:id="259" w:author="Microsoft Office User" w:date="2023-09-11T16:28:00Z"/>
        </w:rPr>
      </w:pPr>
    </w:p>
    <w:p w14:paraId="3E6842C2" w14:textId="07C9901A"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w:t>
      </w:r>
      <w:ins w:id="260" w:author="Tanya Brown" w:date="2023-11-27T11:22:00Z">
        <w:r w:rsidR="00A34D81">
          <w:t xml:space="preserve">. </w:t>
        </w:r>
      </w:ins>
      <w:ins w:id="261" w:author="Tanya Brown" w:date="2023-11-27T11:23:00Z">
        <w:r w:rsidR="001740DA">
          <w:t xml:space="preserve">While we had hypothesized that coral tissue microbiomes would </w:t>
        </w:r>
      </w:ins>
      <w:ins w:id="262" w:author="Tanya Brown" w:date="2023-11-27T11:24:00Z">
        <w:r w:rsidR="001740DA">
          <w:t>be most responsive to changes in host innate immune gene repertoire over evolution</w:t>
        </w:r>
      </w:ins>
      <w:ins w:id="263" w:author="Tanya Brown" w:date="2023-11-27T11:27:00Z">
        <w:r w:rsidR="001740DA">
          <w:t xml:space="preserve">, </w:t>
        </w:r>
      </w:ins>
      <w:ins w:id="264" w:author="Tanya Brown" w:date="2023-11-27T11:26:00Z">
        <w:r w:rsidR="001740DA">
          <w:t>the</w:t>
        </w:r>
      </w:ins>
      <w:ins w:id="265" w:author="Tanya Brown" w:date="2023-11-27T11:27:00Z">
        <w:r w:rsidR="001740DA">
          <w:t xml:space="preserve"> portion of coral anatomy</w:t>
        </w:r>
      </w:ins>
      <w:ins w:id="266" w:author="Tanya Brown" w:date="2023-11-27T11:28:00Z">
        <w:r w:rsidR="001740DA">
          <w:t xml:space="preserve"> that </w:t>
        </w:r>
      </w:ins>
      <w:ins w:id="267" w:author="Tanya Brown" w:date="2023-11-27T11:29:00Z">
        <w:r w:rsidR="001740DA">
          <w:t>most strongly correlated with innate immunity proved to be</w:t>
        </w:r>
      </w:ins>
      <w:ins w:id="268" w:author="Tanya Brown" w:date="2023-11-27T11:28:00Z">
        <w:r w:rsidR="001740DA">
          <w:t xml:space="preserve"> </w:t>
        </w:r>
      </w:ins>
      <w:del w:id="269" w:author="Tanya Brown" w:date="2023-11-27T11:28:00Z">
        <w:r w:rsidRPr="00FC0723" w:rsidDel="001740DA">
          <w:delText xml:space="preserve"> </w:delText>
        </w:r>
      </w:del>
      <w:del w:id="270" w:author="Tanya Brown" w:date="2023-11-27T11:24:00Z">
        <w:r w:rsidRPr="00FC0723" w:rsidDel="001740DA">
          <w:delText xml:space="preserve">— with the parts of the coral that are most strongly linked to host traits sometimes being </w:delText>
        </w:r>
      </w:del>
      <w:r w:rsidRPr="00FC0723">
        <w:t>a surprise.</w:t>
      </w:r>
    </w:p>
    <w:p w14:paraId="40D5DF0C" w14:textId="13BB9C51" w:rsidR="000C56B0" w:rsidRDefault="00367A15">
      <w:pPr>
        <w:pStyle w:val="Heading2"/>
        <w:spacing w:before="300" w:line="276" w:lineRule="auto"/>
        <w:jc w:val="both"/>
        <w:rPr>
          <w:ins w:id="271" w:author="Tanya Brown" w:date="2023-10-20T14:39:00Z"/>
          <w:rFonts w:ascii="Times New Roman" w:hAnsi="Times New Roman" w:cs="Times New Roman"/>
        </w:rPr>
      </w:pPr>
      <w:bookmarkStart w:id="272" w:name="_1848r02msgb5" w:colFirst="0" w:colLast="0"/>
      <w:bookmarkEnd w:id="272"/>
      <w:r w:rsidRPr="00FC0723">
        <w:rPr>
          <w:rFonts w:ascii="Times New Roman" w:hAnsi="Times New Roman" w:cs="Times New Roman"/>
        </w:rPr>
        <w:t xml:space="preserve">Methods </w:t>
      </w:r>
    </w:p>
    <w:p w14:paraId="76B428B0" w14:textId="77777777" w:rsidR="005A7FEC" w:rsidRDefault="005A7FEC" w:rsidP="005A7FEC">
      <w:pPr>
        <w:rPr>
          <w:ins w:id="273" w:author="Tanya Brown" w:date="2023-10-20T14:39:00Z"/>
        </w:rPr>
      </w:pPr>
    </w:p>
    <w:p w14:paraId="5E295E29" w14:textId="77777777" w:rsidR="005A7FEC" w:rsidRPr="00406E0F" w:rsidRDefault="005A7FEC" w:rsidP="005A7FEC">
      <w:pPr>
        <w:rPr>
          <w:ins w:id="274" w:author="Tanya Brown" w:date="2023-10-20T14:39:00Z"/>
          <w:b/>
          <w:bCs/>
        </w:rPr>
      </w:pPr>
      <w:ins w:id="275" w:author="Tanya Brown" w:date="2023-10-20T14:39:00Z">
        <w:r w:rsidRPr="00406E0F">
          <w:rPr>
            <w:b/>
            <w:bCs/>
          </w:rPr>
          <w:t>Coral sampling and microbiome analysis</w:t>
        </w:r>
      </w:ins>
    </w:p>
    <w:p w14:paraId="740E24F5" w14:textId="1342F6CC" w:rsidR="005A7FEC" w:rsidRDefault="005A7FEC" w:rsidP="005A7FEC">
      <w:pPr>
        <w:rPr>
          <w:ins w:id="276" w:author="Tanya Brown" w:date="2023-10-20T14:39:00Z"/>
        </w:rPr>
      </w:pPr>
      <w:ins w:id="277" w:author="Tanya Brown" w:date="2023-10-20T14:39:00Z">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ins>
      <w:r w:rsidR="008C08A7">
        <w:instrText xml:space="preserve"> ADDIN ZOTERO_ITEM CSL_CITATION {"citationID":"a2if7dooncs","properties":{"formattedCitation":"[4]","plainCitation":"[4]","noteIndex":0},"citationItems":[{"id":1639,"uris":["http://zotero.org/groups/4751850/items/7TGZX9WX"],"itemData":{"id":1639,"type":"article-journal","abstract":"Scleractinian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278" w:author="Tanya Brown" w:date="2023-10-20T14:39:00Z">
        <w:r>
          <w:fldChar w:fldCharType="separate"/>
        </w:r>
      </w:ins>
      <w:r w:rsidR="0051644B" w:rsidRPr="0051644B">
        <w:t>[4]</w:t>
      </w:r>
      <w:ins w:id="279" w:author="Tanya Brown" w:date="2023-10-20T14:39:00Z">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ins>
      <w:ins w:id="280" w:author="Tanya Brown" w:date="2023-11-27T14:34:00Z">
        <w:r w:rsidR="0051644B">
          <w:t xml:space="preserve"> </w:t>
        </w:r>
      </w:ins>
      <w:ins w:id="281" w:author="Tanya Brown" w:date="2023-10-20T14:39:00Z">
        <w:r>
          <w:fldChar w:fldCharType="begin"/>
        </w:r>
      </w:ins>
      <w:r w:rsidR="00EE6757">
        <w:instrText xml:space="preserve"> ADDIN ZOTERO_ITEM CSL_CITATION {"citationID":"a1t2bgf482","properties":{"formattedCitation":"[38]","plainCitation":"[38]","noteIndex":0},"citationItems":[{"id":429,"uris":["http://zotero.org/groups/2083483/items/GQ9W8DRG"],"itemData":{"id":429,"type":"article-journal","abstract":"Our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ins w:id="282" w:author="Tanya Brown" w:date="2023-10-20T14:39:00Z">
        <w:r>
          <w:fldChar w:fldCharType="separate"/>
        </w:r>
      </w:ins>
      <w:r w:rsidR="00EE6757">
        <w:t>[38]</w:t>
      </w:r>
      <w:ins w:id="283" w:author="Tanya Brown" w:date="2023-10-20T14:39:00Z">
        <w:r>
          <w:fldChar w:fldCharType="end"/>
        </w:r>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ins>
      <w:ins w:id="284" w:author="Tanya Brown" w:date="2023-11-27T14:35:00Z">
        <w:r w:rsidR="0051644B">
          <w:rPr>
            <w:color w:val="222222"/>
            <w:highlight w:val="white"/>
          </w:rPr>
          <w:t xml:space="preserve"> </w:t>
        </w:r>
      </w:ins>
      <w:ins w:id="285" w:author="Tanya Brown" w:date="2023-10-20T14:39:00Z">
        <w:r>
          <w:rPr>
            <w:color w:val="222222"/>
            <w:highlight w:val="white"/>
          </w:rPr>
          <w:fldChar w:fldCharType="begin"/>
        </w:r>
      </w:ins>
      <w:r w:rsidR="00EE6757">
        <w:rPr>
          <w:color w:val="222222"/>
          <w:highlight w:val="white"/>
        </w:rPr>
        <w:instrText xml:space="preserve"> ADDIN ZOTERO_ITEM CSL_CITATION {"citationID":"a2gqbik59q7","properties":{"formattedCitation":"[39]","plainCitation":"[39]","noteIndex":0},"citationItems":[{"id":1605,"uris":["http://zotero.org/groups/4751850/items/Z3QMK3MR"],"itemData":{"id":1605,"type":"article-journal","container-title":"Environmental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ins w:id="286" w:author="Tanya Brown" w:date="2023-10-20T14:39:00Z">
        <w:r>
          <w:rPr>
            <w:color w:val="222222"/>
            <w:highlight w:val="white"/>
          </w:rPr>
          <w:fldChar w:fldCharType="separate"/>
        </w:r>
      </w:ins>
      <w:r w:rsidR="00EE6757">
        <w:t>[39]</w:t>
      </w:r>
      <w:ins w:id="287" w:author="Tanya Brown" w:date="2023-10-20T14:39:00Z">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ins>
      <w:ins w:id="288" w:author="Tanya Brown" w:date="2023-11-27T14:44:00Z">
        <w:r w:rsidR="00E95F00">
          <w:rPr>
            <w:rFonts w:eastAsia="Gungsuh"/>
            <w:color w:val="222222"/>
            <w:highlight w:val="white"/>
          </w:rPr>
          <w:t xml:space="preserve"> </w:t>
        </w:r>
      </w:ins>
      <w:ins w:id="289" w:author="Tanya Brown" w:date="2023-10-20T14:39:00Z">
        <w:r>
          <w:rPr>
            <w:rFonts w:eastAsia="Gungsuh"/>
            <w:color w:val="222222"/>
            <w:highlight w:val="white"/>
          </w:rPr>
          <w:fldChar w:fldCharType="begin"/>
        </w:r>
      </w:ins>
      <w:r w:rsidR="00EE6757">
        <w:rPr>
          <w:rFonts w:eastAsia="Gungsuh"/>
          <w:color w:val="222222"/>
          <w:highlight w:val="white"/>
        </w:rPr>
        <w:instrText xml:space="preserve"> ADDIN ZOTERO_ITEM CSL_CITATION {"citationID":"usQuZMvn","properties":{"formattedCitation":"[40]","plainCitation":"[40]","noteIndex":0},"citationItems":[{"id":1597,"uris":["http://zotero.org/groups/4751850/items/8J53AW2I"],"itemData":{"id":1597,"type":"article-journal","container-title":"Aquatic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ins w:id="290" w:author="Tanya Brown" w:date="2023-10-20T14:39:00Z">
        <w:r>
          <w:rPr>
            <w:rFonts w:eastAsia="Gungsuh"/>
            <w:color w:val="222222"/>
            <w:highlight w:val="white"/>
          </w:rPr>
          <w:fldChar w:fldCharType="separate"/>
        </w:r>
      </w:ins>
      <w:r w:rsidR="00EE6757">
        <w:rPr>
          <w:rFonts w:eastAsia="Gungsuh"/>
          <w:highlight w:val="white"/>
        </w:rPr>
        <w:t>[40]</w:t>
      </w:r>
      <w:ins w:id="291" w:author="Tanya Brown" w:date="2023-10-20T14:39:00Z">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ins>
      <w:ins w:id="292" w:author="Tanya Brown" w:date="2023-11-27T14:45:00Z">
        <w:r w:rsidR="00E95F00">
          <w:t xml:space="preserve"> </w:t>
        </w:r>
      </w:ins>
      <w:ins w:id="293" w:author="Tanya Brown" w:date="2023-10-20T14:39:00Z">
        <w:r>
          <w:fldChar w:fldCharType="begin"/>
        </w:r>
      </w:ins>
      <w:r w:rsidR="00EE6757">
        <w:instrText xml:space="preserve"> ADDIN ZOTERO_ITEM CSL_CITATION {"citationID":"a1b2g8jncoq","properties":{"formattedCitation":"[38,41]","plainCitation":"[38,41]","noteIndex":0},"citationItems":[{"id":429,"uris":["http://zotero.org/groups/2083483/items/GQ9W8DRG"],"itemData":{"id":429,"type":"article-journal","abstract":"Our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1604,"uris":["http://zotero.org/groups/4751850/items/PF9NXFZJ"],"itemData":{"id":1604,"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ins w:id="294" w:author="Tanya Brown" w:date="2023-10-20T14:39:00Z">
        <w:r>
          <w:fldChar w:fldCharType="separate"/>
        </w:r>
      </w:ins>
      <w:r w:rsidR="00EE6757">
        <w:t>[38,41]</w:t>
      </w:r>
      <w:ins w:id="295" w:author="Tanya Brown" w:date="2023-10-20T14:39:00Z">
        <w:r>
          <w:fldChar w:fldCharType="end"/>
        </w:r>
        <w:r w:rsidRPr="00FC0723">
          <w:t>. The resulting 16S rRNA amplicon sequences from the GCMP are available in the Qiita database Qiita (CRC32 id: 8817b8b8 and CRC32 id: ac925c85</w:t>
        </w:r>
      </w:ins>
      <w:ins w:id="296" w:author="Microsoft Office User" w:date="2023-11-27T16:20:00Z">
        <w:r w:rsidR="008C08A7">
          <w:t>)</w:t>
        </w:r>
      </w:ins>
      <w:ins w:id="297" w:author="Tanya Brown" w:date="2023-10-20T14:40:00Z">
        <w:r>
          <w:t>.</w:t>
        </w:r>
      </w:ins>
      <w:ins w:id="298" w:author="Tanya Brown" w:date="2023-10-20T14:39:00Z">
        <w:r w:rsidRPr="00FC0723">
          <w:t xml:space="preserve"> </w:t>
        </w:r>
      </w:ins>
    </w:p>
    <w:p w14:paraId="31BEE9A1" w14:textId="77777777" w:rsidR="005A7FEC" w:rsidRPr="005A7FEC" w:rsidRDefault="005A7FEC">
      <w:pPr>
        <w:pPrChange w:id="299" w:author="Tanya Brown" w:date="2023-10-20T14:39:00Z">
          <w:pPr>
            <w:pStyle w:val="Heading2"/>
            <w:spacing w:before="300" w:line="276" w:lineRule="auto"/>
            <w:jc w:val="both"/>
          </w:pPr>
        </w:pPrChange>
      </w:pPr>
    </w:p>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pPr>
        <w:rPr>
          <w:ins w:id="300" w:author="Tanya Brown" w:date="2023-10-20T14:40:00Z"/>
        </w:rPr>
      </w:pPr>
      <w:r>
        <w:t xml:space="preserve">Reference coral genomes were selected based on completeness and overlap with the Global Coral Microbiome Project dataset. </w:t>
      </w:r>
      <w:r w:rsidRPr="00FC0723">
        <w:t>Twelve coral genomes were downloaded from NCBI (</w:t>
      </w:r>
      <w:hyperlink r:id="rId13">
        <w:r w:rsidRPr="00FC0723">
          <w:rPr>
            <w:color w:val="1155CC"/>
            <w:u w:val="single"/>
          </w:rPr>
          <w:t>https://www.ncbi.nlm.nih.gov/</w:t>
        </w:r>
      </w:hyperlink>
      <w:r w:rsidRPr="00FC0723">
        <w:t>) and Reef Genomics (</w:t>
      </w:r>
      <w:hyperlink r:id="rId14">
        <w:r w:rsidRPr="00FC0723">
          <w:rPr>
            <w:color w:val="1155CC"/>
            <w:u w:val="single"/>
          </w:rPr>
          <w:t>http://reefgenomics.org</w:t>
        </w:r>
      </w:hyperlink>
      <w:r w:rsidRPr="00FC0723">
        <w:t>).</w:t>
      </w:r>
    </w:p>
    <w:p w14:paraId="4AAAB974" w14:textId="77777777" w:rsidR="005A7FEC" w:rsidRDefault="005A7FEC" w:rsidP="005A7FEC">
      <w:pPr>
        <w:rPr>
          <w:ins w:id="301" w:author="Tanya Brown" w:date="2023-10-20T14:40:00Z"/>
        </w:rPr>
      </w:pPr>
    </w:p>
    <w:p w14:paraId="195D4412" w14:textId="08315F6D" w:rsidR="005A7FEC" w:rsidRPr="005A7FEC" w:rsidRDefault="005A7FEC" w:rsidP="005A7FEC">
      <w:pPr>
        <w:rPr>
          <w:ins w:id="302" w:author="Tanya Brown" w:date="2023-10-20T14:40:00Z"/>
          <w:b/>
          <w:bCs/>
          <w:rPrChange w:id="303" w:author="Tanya Brown" w:date="2023-10-20T14:42:00Z">
            <w:rPr>
              <w:ins w:id="304" w:author="Tanya Brown" w:date="2023-10-20T14:40:00Z"/>
            </w:rPr>
          </w:rPrChange>
        </w:rPr>
      </w:pPr>
      <w:ins w:id="305" w:author="Tanya Brown" w:date="2023-10-20T14:40:00Z">
        <w:r w:rsidRPr="005A7FEC">
          <w:rPr>
            <w:b/>
            <w:bCs/>
            <w:rPrChange w:id="306" w:author="Tanya Brown" w:date="2023-10-20T14:42:00Z">
              <w:rPr/>
            </w:rPrChange>
          </w:rPr>
          <w:t xml:space="preserve">Genomic and </w:t>
        </w:r>
      </w:ins>
      <w:ins w:id="307" w:author="Tanya Brown" w:date="2023-10-20T14:41:00Z">
        <w:r w:rsidRPr="005A7FEC">
          <w:rPr>
            <w:b/>
            <w:bCs/>
            <w:rPrChange w:id="308" w:author="Tanya Brown" w:date="2023-10-20T14:42:00Z">
              <w:rPr/>
            </w:rPrChange>
          </w:rPr>
          <w:t>Microbiome Metadata</w:t>
        </w:r>
      </w:ins>
    </w:p>
    <w:p w14:paraId="17D4C840" w14:textId="6B0EC820" w:rsidR="005A7FEC" w:rsidRDefault="00DB41FE" w:rsidP="005A7FEC">
      <w:pPr>
        <w:rPr>
          <w:ins w:id="309" w:author="Tanya Brown" w:date="2023-10-20T14:40:00Z"/>
        </w:rPr>
      </w:pPr>
      <w:r w:rsidRPr="00FC0723">
        <w:t xml:space="preserve"> A list of urls for the genomes can be found in </w:t>
      </w:r>
      <w:r w:rsidRPr="00406E0F">
        <w:rPr>
          <w:b/>
          <w:bCs/>
        </w:rPr>
        <w:t>Table S1A</w:t>
      </w:r>
      <w:r w:rsidRPr="00FC0723">
        <w:t xml:space="preserve">. </w:t>
      </w:r>
      <w:ins w:id="310" w:author="Tanya Brown" w:date="2023-10-20T14:40:00Z">
        <w:r w:rsidR="005A7FEC" w:rsidRPr="00FC0723">
          <w:t xml:space="preserve">Metadata for all GCMP samples are available in </w:t>
        </w:r>
        <w:r w:rsidR="005A7FEC" w:rsidRPr="004302F8">
          <w:rPr>
            <w:b/>
            <w:bCs/>
          </w:rPr>
          <w:t>Table S1B</w:t>
        </w:r>
        <w:r w:rsidR="005A7FEC">
          <w:rPr>
            <w:b/>
            <w:bCs/>
          </w:rPr>
          <w:t>,</w:t>
        </w:r>
      </w:ins>
      <w:ins w:id="311" w:author="Tanya Brown" w:date="2023-10-20T14:41:00Z">
        <w:r w:rsidR="005A7FEC">
          <w:rPr>
            <w:b/>
            <w:bCs/>
          </w:rPr>
          <w:t xml:space="preserve"> </w:t>
        </w:r>
      </w:ins>
      <w:ins w:id="312" w:author="Tanya Brown" w:date="2023-10-20T14:42:00Z">
        <w:r w:rsidR="005A7FEC">
          <w:t xml:space="preserve">while a data dictionary defining the meaning of column names is available in </w:t>
        </w:r>
        <w:r w:rsidR="005A7FEC" w:rsidRPr="005A7FEC">
          <w:rPr>
            <w:b/>
            <w:bCs/>
            <w:rPrChange w:id="313" w:author="Tanya Brown" w:date="2023-10-20T14:42:00Z">
              <w:rPr/>
            </w:rPrChange>
          </w:rPr>
          <w:t>Table</w:t>
        </w:r>
        <w:r w:rsidR="005A7FEC">
          <w:t xml:space="preserve"> </w:t>
        </w:r>
        <w:r w:rsidR="005A7FEC" w:rsidRPr="005A7FEC">
          <w:rPr>
            <w:b/>
            <w:bCs/>
            <w:rPrChange w:id="314" w:author="Tanya Brown" w:date="2023-10-20T14:42:00Z">
              <w:rPr/>
            </w:rPrChange>
          </w:rPr>
          <w:t>S1</w:t>
        </w:r>
      </w:ins>
      <w:ins w:id="315" w:author="Tanya Brown" w:date="2023-10-20T14:40:00Z">
        <w:r w:rsidR="005A7FEC" w:rsidRPr="005A7FEC">
          <w:rPr>
            <w:b/>
            <w:bCs/>
          </w:rPr>
          <w:t>C</w:t>
        </w:r>
        <w:r w:rsidR="005A7FEC" w:rsidRPr="00FC0723">
          <w:t xml:space="preserve">. </w:t>
        </w:r>
      </w:ins>
    </w:p>
    <w:p w14:paraId="6A5CFB97" w14:textId="77777777" w:rsidR="005A7FEC" w:rsidDel="00AF7E64" w:rsidRDefault="005A7FEC" w:rsidP="00406E0F">
      <w:pPr>
        <w:rPr>
          <w:del w:id="316" w:author="Tanya Brown" w:date="2023-11-27T12:52:00Z"/>
        </w:rPr>
      </w:pP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5556DE25" w:rsidR="000C56B0" w:rsidRDefault="005A7FEC" w:rsidP="00406E0F">
      <w:ins w:id="317" w:author="Tanya Brown" w:date="2023-10-20T14:47:00Z">
        <w:r>
          <w:t xml:space="preserve">We annotated TLR and IL-1R </w:t>
        </w:r>
      </w:ins>
      <w:ins w:id="318" w:author="Tanya Brown" w:date="2023-10-20T14:48:00Z">
        <w:r>
          <w:t xml:space="preserve">gene counts </w:t>
        </w:r>
      </w:ins>
      <w:ins w:id="319" w:author="Tanya Brown" w:date="2023-10-20T14:47:00Z">
        <w:r>
          <w:t>based on their domains (</w:t>
        </w:r>
        <w:r w:rsidRPr="005A7FEC">
          <w:rPr>
            <w:b/>
            <w:bCs/>
            <w:rPrChange w:id="320" w:author="Tanya Brown" w:date="2023-10-20T14:47:00Z">
              <w:rPr/>
            </w:rPrChange>
          </w:rPr>
          <w:t>Table S2A</w:t>
        </w:r>
        <w:r>
          <w:t>)</w:t>
        </w:r>
      </w:ins>
      <w:ins w:id="321" w:author="Tanya Brown" w:date="2023-10-20T14:48:00Z">
        <w:r>
          <w:t xml:space="preserve">. </w:t>
        </w:r>
      </w:ins>
      <w:r w:rsidR="00367A15" w:rsidRPr="00FC0723">
        <w:t xml:space="preserve">The downloaded coral genomes were used to locate TIR, leucine rich repeats (LRR), and immunoglobulin (Ig) containing genes using a custom pipeline </w:t>
      </w:r>
      <w:ins w:id="322" w:author="Microsoft Office User" w:date="2023-09-19T13:19:00Z">
        <w:r w:rsidR="00F26166">
          <w:t xml:space="preserve">available </w:t>
        </w:r>
      </w:ins>
      <w:del w:id="323" w:author="Microsoft Office User" w:date="2023-09-19T13:19:00Z">
        <w:r w:rsidR="00367A15" w:rsidRPr="00FC0723" w:rsidDel="00F26166">
          <w:delText xml:space="preserve">found </w:delText>
        </w:r>
      </w:del>
      <w:r w:rsidR="00367A15" w:rsidRPr="00FC0723">
        <w:t xml:space="preserve">on github (https://github.com/zaneveld/GCMP_genomics). Genome analysis occurred in two steps. First, genomes were analyzed using TransDecoder (v5.5.0) </w:t>
      </w:r>
      <w:r w:rsidR="00367A15" w:rsidRPr="00FC0723">
        <w:lastRenderedPageBreak/>
        <w:t>(</w:t>
      </w:r>
      <w:hyperlink r:id="rId15">
        <w:r w:rsidR="00367A15" w:rsidRPr="00FC0723">
          <w:rPr>
            <w:color w:val="1155CC"/>
            <w:u w:val="single"/>
          </w:rPr>
          <w:t>https://github.com/TransDecoder/TransDecoder/wiki</w:t>
        </w:r>
      </w:hyperlink>
      <w:r w:rsidR="00367A15" w:rsidRPr="00FC0723">
        <w:t>) to identify candidate coding regions within the genome files. During this process, TransDecoder converts the nucleotide sequences in the genome file to possible amino acid sequences using different open reading frames</w:t>
      </w:r>
      <w:del w:id="324" w:author="Microsoft Office User" w:date="2023-09-19T13:20:00Z">
        <w:r w:rsidR="00367A15" w:rsidRPr="00FC0723" w:rsidDel="00F26166">
          <w:delText xml:space="preserve"> needed to conduct this translation</w:delText>
        </w:r>
      </w:del>
      <w:r w:rsidR="00367A15" w:rsidRPr="00FC0723">
        <w:t xml:space="preserve">. </w:t>
      </w:r>
      <w:ins w:id="325" w:author="Microsoft Office User" w:date="2023-09-19T13:20:00Z">
        <w:r w:rsidR="00F26166">
          <w:t xml:space="preserve">In many cases more than one reading frame was possible. The predicted </w:t>
        </w:r>
      </w:ins>
      <w:ins w:id="326" w:author="Microsoft Office User" w:date="2023-09-19T13:21:00Z">
        <w:r w:rsidR="00F26166">
          <w:t>protein products of these different hypothesized reading frames are referred to as isoforms in transdecoder and also</w:t>
        </w:r>
      </w:ins>
      <w:ins w:id="327" w:author="Tanya Brown" w:date="2023-11-27T12:53:00Z">
        <w:r w:rsidR="00AF7E64">
          <w:t xml:space="preserve"> </w:t>
        </w:r>
        <w:del w:id="328" w:author="Microsoft Office User" w:date="2023-11-27T16:20:00Z">
          <w:r w:rsidR="00AF7E64" w:rsidDel="008C08A7">
            <w:delText>as so</w:delText>
          </w:r>
        </w:del>
      </w:ins>
      <w:ins w:id="329" w:author="Microsoft Office User" w:date="2023-09-19T13:21:00Z">
        <w:r w:rsidR="00F26166">
          <w:t>in this manuscript.</w:t>
        </w:r>
      </w:ins>
      <w:ins w:id="330" w:author="Tanya Brown" w:date="2023-10-09T18:17:00Z">
        <w:r w:rsidR="00BE4F4D">
          <w:t xml:space="preserve"> </w:t>
        </w:r>
      </w:ins>
      <w:r w:rsidR="00367A15" w:rsidRPr="00FC0723">
        <w:t>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16">
        <w:r w:rsidR="00367A15" w:rsidRPr="00FC0723">
          <w:rPr>
            <w:color w:val="1155CC"/>
            <w:u w:val="single"/>
          </w:rPr>
          <w:t>http://pfam.xfam.org/</w:t>
        </w:r>
      </w:hyperlink>
      <w:r w:rsidR="00367A15" w:rsidRPr="00FC0723">
        <w:t>).</w:t>
      </w:r>
      <w:ins w:id="331" w:author="Tanya Brown" w:date="2023-10-20T14:53:00Z">
        <w:r w:rsidR="002525FE">
          <w:t xml:space="preserve"> </w:t>
        </w:r>
      </w:ins>
      <w:del w:id="332" w:author="Tanya Brown" w:date="2023-10-20T14:54:00Z">
        <w:r w:rsidR="00367A15" w:rsidRPr="00FC0723" w:rsidDel="002525FE">
          <w:delText xml:space="preserve"> These 14 alignment files used are found in </w:delText>
        </w:r>
        <w:r w:rsidR="00367A15" w:rsidRPr="004302F8" w:rsidDel="002525FE">
          <w:rPr>
            <w:b/>
            <w:bCs/>
          </w:rPr>
          <w:delText>Table S2B, C</w:delText>
        </w:r>
        <w:r w:rsidR="00367A15" w:rsidRPr="00FC0723" w:rsidDel="002525FE">
          <w:delText xml:space="preserve">. </w:delText>
        </w:r>
      </w:del>
      <w:r w:rsidR="00367A15" w:rsidRPr="00FC0723">
        <w:t>The Pfam domain alignment files were used to build profiles in HMMER using hmmbuild by reading in the alignment file and creating a new Hidden Markov Model (HMM) profile. The HMM profiles were then used to search the TransDecoder peptide files</w:t>
      </w:r>
      <w:ins w:id="333" w:author="Microsoft Office User" w:date="2023-10-27T13:15:00Z">
        <w:r w:rsidR="0038622B">
          <w:t xml:space="preserve">, preserving </w:t>
        </w:r>
      </w:ins>
      <w:ins w:id="334" w:author="Microsoft Office User" w:date="2023-10-27T13:16:00Z">
        <w:r w:rsidR="0038622B">
          <w:t xml:space="preserve">hits with e-values </w:t>
        </w:r>
      </w:ins>
      <w:ins w:id="335" w:author="Microsoft Office User" w:date="2023-10-27T13:28:00Z">
        <w:r w:rsidR="0038622B">
          <w:t>&lt; 1e</w:t>
        </w:r>
        <w:r w:rsidR="0038622B" w:rsidRPr="00532975">
          <w:rPr>
            <w:vertAlign w:val="superscript"/>
            <w:rPrChange w:id="336" w:author="Tanya Brown" w:date="2023-11-07T17:59:00Z">
              <w:rPr/>
            </w:rPrChange>
          </w:rPr>
          <w:t>-2</w:t>
        </w:r>
      </w:ins>
      <w:ins w:id="337" w:author="Microsoft Office User" w:date="2023-10-27T13:29:00Z">
        <w:r w:rsidR="0038622B">
          <w:t>. This liberal threshold was chosen since multiple domain annotations together</w:t>
        </w:r>
      </w:ins>
      <w:ins w:id="338" w:author="Microsoft Office User" w:date="2023-11-27T16:21:00Z">
        <w:r w:rsidR="008C08A7">
          <w:t xml:space="preserve"> </w:t>
        </w:r>
        <w:r w:rsidR="008C08A7">
          <w:t xml:space="preserve">(at minimum 2) </w:t>
        </w:r>
      </w:ins>
      <w:ins w:id="339" w:author="Microsoft Office User" w:date="2023-10-27T13:29:00Z">
        <w:r w:rsidR="0038622B">
          <w:t xml:space="preserve"> were required to define TLR or IL-1R genes</w:t>
        </w:r>
      </w:ins>
      <w:ins w:id="340" w:author="Microsoft Office User" w:date="2023-11-27T16:23:00Z">
        <w:r w:rsidR="00111FA8">
          <w:t xml:space="preserve"> (see below)</w:t>
        </w:r>
      </w:ins>
      <w:ins w:id="341" w:author="Microsoft Office User" w:date="2023-10-27T13:16:00Z">
        <w:del w:id="342" w:author="Tanya Brown" w:date="2023-11-07T17:59:00Z">
          <w:r w:rsidR="0038622B" w:rsidDel="00532975">
            <w:delText xml:space="preserve"> </w:delText>
          </w:r>
        </w:del>
      </w:ins>
      <w:r w:rsidR="00367A15" w:rsidRPr="00FC0723">
        <w:t>.</w:t>
      </w:r>
      <w:ins w:id="343" w:author="Microsoft Office User" w:date="2023-11-27T16:24:00Z">
        <w:r w:rsidR="00111FA8">
          <w:t xml:space="preserve"> </w:t>
        </w:r>
        <w:r w:rsidR="00111FA8">
          <w:t>Because at least two independent false positive domain annotations would be needed to generate a false positive TLR or IL-1R</w:t>
        </w:r>
        <w:r w:rsidR="00111FA8">
          <w:t xml:space="preserve"> annotation</w:t>
        </w:r>
        <w:r w:rsidR="00111FA8">
          <w:t>, we reasoned that this threshold gave a combined e-value of ~1e</w:t>
        </w:r>
        <w:r w:rsidR="00111FA8" w:rsidRPr="003B097B">
          <w:rPr>
            <w:vertAlign w:val="superscript"/>
          </w:rPr>
          <w:t>-4</w:t>
        </w:r>
        <w:r w:rsidR="00111FA8">
          <w:rPr>
            <w:vertAlign w:val="superscript"/>
          </w:rPr>
          <w:t xml:space="preserve"> </w:t>
        </w:r>
        <w:r w:rsidR="00111FA8">
          <w:t xml:space="preserve">for </w:t>
        </w:r>
        <w:r w:rsidR="00111FA8">
          <w:t xml:space="preserve">TLR or IL-1R </w:t>
        </w:r>
        <w:r w:rsidR="00111FA8">
          <w:t>annotations.</w:t>
        </w:r>
      </w:ins>
      <w:r w:rsidR="00367A15" w:rsidRPr="00FC0723">
        <w:t xml:space="preserve">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5FE97087" w:rsidR="00406E0F" w:rsidRDefault="00367A15" w:rsidP="00406E0F">
      <w:pPr>
        <w:rPr>
          <w:ins w:id="344" w:author="Microsoft Office User" w:date="2023-10-27T12:46:00Z"/>
        </w:rPr>
      </w:pPr>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ins w:id="345" w:author="Tanya Brown" w:date="2023-10-20T14:57:00Z">
        <w:r w:rsidR="002525FE">
          <w:t xml:space="preserve"> The TIR domain was detected with the Pfam alignment PF01582. </w:t>
        </w:r>
      </w:ins>
      <w:ins w:id="346" w:author="Tanya Brown" w:date="2023-10-20T14:55:00Z">
        <w:r w:rsidR="002525FE" w:rsidRPr="00FC0723">
          <w:t>The</w:t>
        </w:r>
        <w:r w:rsidR="002525FE">
          <w:t xml:space="preserve"> presence of Pfam families across </w:t>
        </w:r>
      </w:ins>
      <w:ins w:id="347" w:author="Tanya Brown" w:date="2023-10-20T14:56:00Z">
        <w:r w:rsidR="002525FE">
          <w:t>genes and ids for the 13 alignment files used to detect Ig or LRR domains</w:t>
        </w:r>
      </w:ins>
      <w:ins w:id="348" w:author="Microsoft Office User" w:date="2023-11-27T16:25:00Z">
        <w:r w:rsidR="00111FA8">
          <w:t>, as well as the TIR domain alignment</w:t>
        </w:r>
      </w:ins>
      <w:ins w:id="349" w:author="Tanya Brown" w:date="2023-10-20T14:56:00Z">
        <w:r w:rsidR="002525FE">
          <w:t xml:space="preserve"> </w:t>
        </w:r>
        <w:r w:rsidR="002525FE" w:rsidRPr="00FC0723">
          <w:t xml:space="preserve">are found in </w:t>
        </w:r>
        <w:r w:rsidR="002525FE" w:rsidRPr="004302F8">
          <w:rPr>
            <w:b/>
            <w:bCs/>
          </w:rPr>
          <w:t>Table S2B, C</w:t>
        </w:r>
        <w:r w:rsidR="002525FE" w:rsidRPr="00FC0723">
          <w:t xml:space="preserve">. </w:t>
        </w:r>
      </w:ins>
      <w:ins w:id="350" w:author="Tanya Brown" w:date="2023-10-20T14:55:00Z">
        <w:r w:rsidR="002525FE">
          <w:t xml:space="preserve"> </w:t>
        </w:r>
        <w:r w:rsidR="002525FE" w:rsidRPr="00FC0723">
          <w:t xml:space="preserve"> </w:t>
        </w:r>
      </w:ins>
    </w:p>
    <w:p w14:paraId="3ECD8716" w14:textId="77777777" w:rsidR="0038622B" w:rsidRDefault="0038622B" w:rsidP="00406E0F">
      <w:pPr>
        <w:rPr>
          <w:ins w:id="351" w:author="Microsoft Office User" w:date="2023-10-27T12:46:00Z"/>
        </w:rPr>
      </w:pPr>
    </w:p>
    <w:p w14:paraId="5BBCE7C4" w14:textId="77777777" w:rsidR="0038622B" w:rsidRDefault="0038622B" w:rsidP="0038622B">
      <w:pPr>
        <w:rPr>
          <w:ins w:id="352" w:author="Microsoft Office User" w:date="2023-10-27T12:47:00Z"/>
          <w:b/>
          <w:bCs/>
        </w:rPr>
      </w:pPr>
      <w:ins w:id="353" w:author="Microsoft Office User" w:date="2023-10-27T12:46:00Z">
        <w:r>
          <w:rPr>
            <w:b/>
            <w:bCs/>
          </w:rPr>
          <w:t>Confirmation of uniqueness of</w:t>
        </w:r>
      </w:ins>
      <w:ins w:id="354" w:author="Microsoft Office User" w:date="2023-10-27T12:47:00Z">
        <w:r>
          <w:rPr>
            <w:b/>
            <w:bCs/>
          </w:rPr>
          <w:t xml:space="preserve"> annotated</w:t>
        </w:r>
      </w:ins>
      <w:ins w:id="355" w:author="Microsoft Office User" w:date="2023-10-27T12:46:00Z">
        <w:r>
          <w:rPr>
            <w:b/>
            <w:bCs/>
          </w:rPr>
          <w:t xml:space="preserve"> </w:t>
        </w:r>
      </w:ins>
      <w:ins w:id="356" w:author="Microsoft Office User" w:date="2023-10-27T12:47:00Z">
        <w:r>
          <w:rPr>
            <w:b/>
            <w:bCs/>
          </w:rPr>
          <w:t xml:space="preserve">IL-1R and TLR copies. </w:t>
        </w:r>
      </w:ins>
    </w:p>
    <w:p w14:paraId="2688B250" w14:textId="08AC5035" w:rsidR="0038622B" w:rsidRPr="0038622B" w:rsidRDefault="0038622B" w:rsidP="0038622B">
      <w:pPr>
        <w:rPr>
          <w:ins w:id="357" w:author="Microsoft Office User" w:date="2023-10-27T12:47:00Z"/>
          <w:rPrChange w:id="358" w:author="Microsoft Office User" w:date="2023-10-27T12:47:00Z">
            <w:rPr>
              <w:ins w:id="359" w:author="Microsoft Office User" w:date="2023-10-27T12:47:00Z"/>
              <w:b/>
              <w:bCs/>
            </w:rPr>
          </w:rPrChange>
        </w:rPr>
      </w:pPr>
      <w:ins w:id="360" w:author="Microsoft Office User" w:date="2023-10-27T12:47:00Z">
        <w:r w:rsidRPr="0038622B">
          <w:rPr>
            <w:rPrChange w:id="361" w:author="Microsoft Office User" w:date="2023-10-27T12:47:00Z">
              <w:rPr>
                <w:b/>
                <w:bCs/>
              </w:rPr>
            </w:rPrChange>
          </w:rPr>
          <w:t xml:space="preserve">CD-hit clustering </w:t>
        </w:r>
      </w:ins>
      <w:ins w:id="362" w:author="Microsoft Office User" w:date="2023-10-27T12:48:00Z">
        <w:r>
          <w:t xml:space="preserve">was used </w:t>
        </w:r>
      </w:ins>
      <w:ins w:id="363" w:author="Microsoft Office User" w:date="2023-10-27T12:47:00Z">
        <w:r w:rsidRPr="0038622B">
          <w:rPr>
            <w:rPrChange w:id="364" w:author="Microsoft Office User" w:date="2023-10-27T12:47:00Z">
              <w:rPr>
                <w:b/>
                <w:bCs/>
              </w:rPr>
            </w:rPrChange>
          </w:rPr>
          <w:t xml:space="preserve">to check for redundancy among our annotations of IL-1R and TLR gene copies. First, the longest predicted peptide from each ORF </w:t>
        </w:r>
      </w:ins>
      <w:ins w:id="365" w:author="Microsoft Office User" w:date="2023-10-27T12:48:00Z">
        <w:r>
          <w:t xml:space="preserve">was </w:t>
        </w:r>
      </w:ins>
      <w:ins w:id="366" w:author="Microsoft Office User" w:date="2023-10-27T12:47:00Z">
        <w:r w:rsidRPr="0038622B">
          <w:rPr>
            <w:rPrChange w:id="367" w:author="Microsoft Office User" w:date="2023-10-27T12:47:00Z">
              <w:rPr>
                <w:b/>
                <w:bCs/>
              </w:rPr>
            </w:rPrChange>
          </w:rPr>
          <w:t xml:space="preserve">identified by TransDecoder. These were then clustered using CD-hit, with the default clustering threshold of 90%. Few predicted ORFs clustered together, but there were some examples where this analysis </w:t>
        </w:r>
      </w:ins>
      <w:ins w:id="368" w:author="Tanya Brown" w:date="2023-11-27T12:57:00Z">
        <w:r w:rsidR="00AF7E64">
          <w:t xml:space="preserve">resulted in </w:t>
        </w:r>
      </w:ins>
      <w:ins w:id="369" w:author="Microsoft Office User" w:date="2023-10-27T12:47:00Z">
        <w:r w:rsidRPr="0038622B">
          <w:rPr>
            <w:rPrChange w:id="370" w:author="Microsoft Office User" w:date="2023-10-27T12:47:00Z">
              <w:rPr>
                <w:b/>
                <w:bCs/>
              </w:rPr>
            </w:rPrChange>
          </w:rPr>
          <w:t>3 or fewer ORFs that clustered together</w:t>
        </w:r>
      </w:ins>
      <w:ins w:id="371" w:author="Microsoft Office User" w:date="2023-10-27T12:48:00Z">
        <w:r>
          <w:t xml:space="preserve"> in certain genomes</w:t>
        </w:r>
      </w:ins>
      <w:ins w:id="372" w:author="Microsoft Office User" w:date="2023-10-27T12:47:00Z">
        <w:r w:rsidRPr="0038622B">
          <w:rPr>
            <w:rPrChange w:id="373" w:author="Microsoft Office User" w:date="2023-10-27T12:47:00Z">
              <w:rPr>
                <w:b/>
                <w:bCs/>
              </w:rPr>
            </w:rPrChange>
          </w:rPr>
          <w:t xml:space="preserve">, indicating that a minority of predicted ORFs could originate from the same biological gene. To check if this could have impacted our assessment of TLR and IL-1R copy, CD-hit clusters </w:t>
        </w:r>
      </w:ins>
      <w:ins w:id="374" w:author="Microsoft Office User" w:date="2023-10-27T12:49:00Z">
        <w:r>
          <w:t xml:space="preserve">were cross-referenced </w:t>
        </w:r>
      </w:ins>
      <w:ins w:id="375" w:author="Microsoft Office User" w:date="2023-10-27T12:47:00Z">
        <w:r w:rsidRPr="0038622B">
          <w:rPr>
            <w:rPrChange w:id="376" w:author="Microsoft Office User" w:date="2023-10-27T12:47:00Z">
              <w:rPr>
                <w:b/>
                <w:bCs/>
              </w:rPr>
            </w:rPrChange>
          </w:rPr>
          <w:t>with gene ids for TLR and IL-1R</w:t>
        </w:r>
      </w:ins>
      <w:ins w:id="377" w:author="Microsoft Office User" w:date="2023-11-27T16:25:00Z">
        <w:r w:rsidR="00111FA8">
          <w:t>, confirming that the few potentially redundant annotations were not TLR or IL-1R genes.</w:t>
        </w:r>
      </w:ins>
      <w:ins w:id="378" w:author="Microsoft Office User" w:date="2023-10-27T12:47:00Z">
        <w:r w:rsidRPr="0038622B">
          <w:rPr>
            <w:rPrChange w:id="379" w:author="Microsoft Office User" w:date="2023-10-27T12:47:00Z">
              <w:rPr>
                <w:b/>
                <w:bCs/>
              </w:rPr>
            </w:rPrChange>
          </w:rPr>
          <w:t> </w:t>
        </w:r>
      </w:ins>
    </w:p>
    <w:p w14:paraId="652D5FC8" w14:textId="77777777" w:rsidR="0038622B" w:rsidRPr="0038622B" w:rsidDel="00AF7E64" w:rsidRDefault="0038622B" w:rsidP="0038622B">
      <w:pPr>
        <w:rPr>
          <w:ins w:id="380" w:author="Microsoft Office User" w:date="2023-10-27T12:47:00Z"/>
          <w:del w:id="381" w:author="Tanya Brown" w:date="2023-11-27T12:58:00Z"/>
          <w:b/>
          <w:bCs/>
        </w:rPr>
      </w:pPr>
    </w:p>
    <w:p w14:paraId="4A494B7D" w14:textId="18C068C1" w:rsidR="0038622B" w:rsidRPr="0038622B" w:rsidDel="00AF7E64" w:rsidRDefault="0038622B" w:rsidP="00406E0F">
      <w:pPr>
        <w:rPr>
          <w:del w:id="382" w:author="Tanya Brown" w:date="2023-11-27T12:58:00Z"/>
          <w:b/>
          <w:bCs/>
          <w:rPrChange w:id="383" w:author="Microsoft Office User" w:date="2023-10-27T12:46:00Z">
            <w:rPr>
              <w:del w:id="384" w:author="Tanya Brown" w:date="2023-11-27T12:58:00Z"/>
            </w:rPr>
          </w:rPrChange>
        </w:rPr>
      </w:pPr>
    </w:p>
    <w:p w14:paraId="25D45012" w14:textId="226D6C89" w:rsidR="000C56B0" w:rsidRPr="00FC0723" w:rsidDel="0038622B" w:rsidRDefault="00367A15" w:rsidP="00406E0F">
      <w:pPr>
        <w:rPr>
          <w:del w:id="385" w:author="Microsoft Office User" w:date="2023-10-27T12:49:00Z"/>
        </w:rPr>
      </w:pPr>
      <w:del w:id="386" w:author="Microsoft Office User" w:date="2023-10-27T12:49:00Z">
        <w:r w:rsidRPr="00FC0723" w:rsidDel="0038622B">
          <w:delText xml:space="preserve"> </w:delText>
        </w:r>
      </w:del>
    </w:p>
    <w:p w14:paraId="05C36505" w14:textId="782322AC" w:rsidR="00E5647B" w:rsidRPr="00406E0F" w:rsidDel="005A7FEC" w:rsidRDefault="00367A15" w:rsidP="00406E0F">
      <w:pPr>
        <w:rPr>
          <w:del w:id="387" w:author="Tanya Brown" w:date="2023-10-20T14:39:00Z"/>
          <w:b/>
          <w:bCs/>
        </w:rPr>
      </w:pPr>
      <w:del w:id="388" w:author="Tanya Brown" w:date="2023-10-20T14:39:00Z">
        <w:r w:rsidRPr="00406E0F" w:rsidDel="005A7FEC">
          <w:rPr>
            <w:b/>
            <w:bCs/>
          </w:rPr>
          <w:delText>Coral sampling and microbiome analysis</w:delText>
        </w:r>
      </w:del>
    </w:p>
    <w:p w14:paraId="54DAE2FA" w14:textId="144B67F8" w:rsidR="000C56B0" w:rsidDel="005A7FEC" w:rsidRDefault="00367A15" w:rsidP="00406E0F">
      <w:pPr>
        <w:rPr>
          <w:del w:id="389" w:author="Tanya Brown" w:date="2023-10-20T14:39:00Z"/>
        </w:rPr>
      </w:pPr>
      <w:del w:id="390" w:author="Tanya Brown" w:date="2023-10-20T14:39:00Z">
        <w:r w:rsidRPr="00FC0723" w:rsidDel="005A7FEC">
          <w:delText xml:space="preserve">The Global Coral Microbiome Project (GCMP) coral mucus, tissue and skeleton samples reanalyzed here were originally collected and processed following the methods outlined in Pollock </w:delText>
        </w:r>
        <w:r w:rsidRPr="00DB41FE" w:rsidDel="005A7FEC">
          <w:rPr>
            <w:i/>
            <w:iCs/>
          </w:rPr>
          <w:delText>et al</w:delText>
        </w:r>
        <w:r w:rsidR="00DB41FE" w:rsidDel="005A7FEC">
          <w:rPr>
            <w:i/>
            <w:iCs/>
          </w:rPr>
          <w:delText>.,</w:delText>
        </w:r>
        <w:r w:rsidRPr="00FC0723" w:rsidDel="005A7FEC">
          <w:delText xml:space="preserve"> 2018</w:delText>
        </w:r>
      </w:del>
      <w:ins w:id="391" w:author="Microsoft Office User" w:date="2023-09-11T16:44:00Z">
        <w:del w:id="392" w:author="Tanya Brown" w:date="2023-10-20T14:39:00Z">
          <w:r w:rsidR="00E9798F" w:rsidDel="005A7FEC">
            <w:delText xml:space="preserve"> </w:delText>
          </w:r>
        </w:del>
      </w:ins>
      <w:ins w:id="393" w:author="Microsoft Office User" w:date="2023-09-11T16:45:00Z">
        <w:del w:id="394" w:author="Tanya Brown" w:date="2023-10-20T14:39:00Z">
          <w:r w:rsidR="00E9798F" w:rsidDel="005A7FEC">
            <w:delText xml:space="preserve"> </w:delText>
          </w:r>
        </w:del>
      </w:ins>
      <w:del w:id="395" w:author="Tanya Brown" w:date="2023-10-20T14:39:00Z">
        <w:r w:rsidR="00E9798F" w:rsidDel="005A7FEC">
          <w:fldChar w:fldCharType="begin"/>
        </w:r>
        <w:r w:rsidR="00EF5197" w:rsidDel="005A7FEC">
          <w:delInstrText xml:space="preserve"> ADDIN ZOTERO_ITEM CSL_CITATION {"citationID":"xVaGG424","properties":{"formattedCitation":"[37]","plainCitation":"[37]","noteIndex":0},"citationItems":[{"id":"xzIwITuv/xySvxUva","uris":["http://zotero.org/users/4235445/items/NAIMWJQP"],"itemData":{"id":83,"type":"article-journal","abstract":"Associations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E9798F" w:rsidDel="005A7FEC">
          <w:fldChar w:fldCharType="separate"/>
        </w:r>
        <w:r w:rsidR="007154A5" w:rsidRPr="007154A5" w:rsidDel="005A7FEC">
          <w:delText>[37]</w:delText>
        </w:r>
        <w:r w:rsidR="00E9798F" w:rsidDel="005A7FEC">
          <w:fldChar w:fldCharType="end"/>
        </w:r>
        <w:r w:rsidDel="005A7FEC">
          <w:fldChar w:fldCharType="begin"/>
        </w:r>
        <w:r w:rsidDel="005A7FEC">
          <w:delInstrText>HYPERLINK "https://www.zotero.org/google-docs/?jTxx3a" \h</w:delInstrText>
        </w:r>
        <w:r w:rsidDel="005A7FEC">
          <w:fldChar w:fldCharType="separate"/>
        </w:r>
        <w:r w:rsidRPr="00FC0723" w:rsidDel="005A7FEC">
          <w:rPr>
            <w:vertAlign w:val="superscript"/>
          </w:rPr>
          <w:delText>3</w:delText>
        </w:r>
        <w:r w:rsidDel="005A7FEC">
          <w:rPr>
            <w:vertAlign w:val="superscript"/>
          </w:rPr>
          <w:fldChar w:fldCharType="end"/>
        </w:r>
        <w:r w:rsidRPr="00FC0723" w:rsidDel="005A7FEC">
          <w:delText>.</w:delText>
        </w:r>
        <w:r w:rsidR="00DB41FE" w:rsidDel="005A7FEC">
          <w:delText xml:space="preserve"> Those methods are briefly restated here.</w:delText>
        </w:r>
        <w:r w:rsidRPr="00FC0723" w:rsidDel="005A7FEC">
          <w:delText xml:space="preserve"> All coral samples were collected by AAUS-certified scientific divers, in accordance with local regulations. These plus additional international samples were then resequenced with protocols standard for the Earth Microbiome Project</w:delText>
        </w:r>
        <w:r w:rsidR="00E9798F" w:rsidDel="005A7FEC">
          <w:fldChar w:fldCharType="begin"/>
        </w:r>
        <w:r w:rsidR="007154A5" w:rsidDel="005A7FEC">
          <w:delInstrText xml:space="preserve"> ADDIN ZOTERO_ITEM CSL_CITATION {"citationID":"zWbUti11","properties":{"formattedCitation":"[38]","plainCitation":"[38]","noteIndex":0},"citationItems":[{"id":46,"uris":["http://zotero.org/groups/4751850/items/NXBWQIDA"],"itemData":{"id":46,"type":"article-journal","abstract":"Our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delInstrText>
        </w:r>
        <w:r w:rsidR="00E9798F" w:rsidDel="005A7FEC">
          <w:fldChar w:fldCharType="separate"/>
        </w:r>
        <w:r w:rsidR="007154A5" w:rsidRPr="007154A5" w:rsidDel="005A7FEC">
          <w:delText>[38]</w:delText>
        </w:r>
        <w:r w:rsidR="00E9798F" w:rsidDel="005A7FEC">
          <w:fldChar w:fldCharType="end"/>
        </w:r>
        <w:r w:rsidDel="005A7FEC">
          <w:fldChar w:fldCharType="begin"/>
        </w:r>
        <w:r w:rsidDel="005A7FEC">
          <w:delInstrText>HYPERLINK "https://www.zotero.org/google-docs/?jDB2se" \h</w:delInstrText>
        </w:r>
        <w:r w:rsidDel="005A7FEC">
          <w:fldChar w:fldCharType="separate"/>
        </w:r>
        <w:r w:rsidRPr="00FC0723" w:rsidDel="005A7FEC">
          <w:rPr>
            <w:vertAlign w:val="superscript"/>
          </w:rPr>
          <w:delText>28</w:delText>
        </w:r>
        <w:r w:rsidDel="005A7FEC">
          <w:rPr>
            <w:vertAlign w:val="superscript"/>
          </w:rPr>
          <w:fldChar w:fldCharType="end"/>
        </w:r>
        <w:r w:rsidRPr="00FC0723" w:rsidDel="005A7FEC">
          <w:delTex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delText>
        </w:r>
        <w:r w:rsidRPr="00FC0723" w:rsidDel="005A7FEC">
          <w:rPr>
            <w:color w:val="222222"/>
            <w:highlight w:val="white"/>
          </w:rPr>
          <w:delText>15F</w:delText>
        </w:r>
        <w:r w:rsidR="00E9798F" w:rsidDel="005A7FEC">
          <w:rPr>
            <w:color w:val="222222"/>
            <w:highlight w:val="white"/>
          </w:rPr>
          <w:fldChar w:fldCharType="begin"/>
        </w:r>
        <w:r w:rsidR="007154A5" w:rsidDel="005A7FEC">
          <w:rPr>
            <w:color w:val="222222"/>
            <w:highlight w:val="white"/>
          </w:rPr>
          <w:delInstrText xml:space="preserve"> ADDIN ZOTERO_ITEM CSL_CITATION {"citationID":"iSS9tI6M","properties":{"formattedCitation":"[39]","plainCitation":"[39]","noteIndex":0},"citationItems":[{"id":395,"uris":["http://zotero.org/groups/4751850/items/Z3QMK3MR"],"itemData":{"id":395,"type":"article-journal","container-title":"Environmental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delInstrText>
        </w:r>
        <w:r w:rsidR="00E9798F" w:rsidDel="005A7FEC">
          <w:rPr>
            <w:color w:val="222222"/>
            <w:highlight w:val="white"/>
          </w:rPr>
          <w:fldChar w:fldCharType="separate"/>
        </w:r>
        <w:r w:rsidR="007154A5" w:rsidRPr="007154A5" w:rsidDel="005A7FEC">
          <w:rPr>
            <w:highlight w:val="white"/>
          </w:rPr>
          <w:delText>[39]</w:delText>
        </w:r>
        <w:r w:rsidR="00E9798F" w:rsidDel="005A7FEC">
          <w:rPr>
            <w:color w:val="222222"/>
            <w:highlight w:val="white"/>
          </w:rPr>
          <w:fldChar w:fldCharType="end"/>
        </w:r>
      </w:del>
      <w:ins w:id="396" w:author="Microsoft Office User" w:date="2023-09-11T16:48:00Z">
        <w:del w:id="397" w:author="Tanya Brown" w:date="2023-10-20T14:39:00Z">
          <w:r w:rsidR="00E9798F" w:rsidDel="005A7FEC">
            <w:rPr>
              <w:color w:val="222222"/>
            </w:rPr>
            <w:delText xml:space="preserve"> </w:delText>
          </w:r>
        </w:del>
      </w:ins>
      <w:del w:id="398" w:author="Tanya Brown" w:date="2023-10-20T14:39:00Z">
        <w:r w:rsidDel="005A7FEC">
          <w:fldChar w:fldCharType="begin"/>
        </w:r>
        <w:r w:rsidDel="005A7FEC">
          <w:delInstrText>HYPERLINK "https://www.zotero.org/google-docs/?ZRo45j" \h</w:delInstrText>
        </w:r>
        <w:r w:rsidDel="005A7FEC">
          <w:fldChar w:fldCharType="separate"/>
        </w:r>
        <w:r w:rsidRPr="00FC0723" w:rsidDel="005A7FEC">
          <w:rPr>
            <w:vertAlign w:val="superscript"/>
          </w:rPr>
          <w:delText>29</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delText xml:space="preserve"> </w:delText>
        </w:r>
        <w:r w:rsidRPr="00FC0723" w:rsidDel="005A7FEC">
          <w:rPr>
            <w:u w:val="single"/>
          </w:rPr>
          <w:delText xml:space="preserve">TCG TCG GCA GCG TCA GAT GTG TAT AAG AGA CAG </w:delText>
        </w:r>
        <w:r w:rsidRPr="00FC0723" w:rsidDel="005A7FEC">
          <w:delText xml:space="preserve">GTG YCA GCM GCC GCG GTA A </w:delText>
        </w:r>
        <w:r w:rsidRPr="00FC0723" w:rsidDel="005A7FEC">
          <w:rPr>
            <w:rFonts w:eastAsia="Gungsuh"/>
            <w:color w:val="222222"/>
            <w:highlight w:val="white"/>
          </w:rPr>
          <w:delText>−3′ and 806R</w:delText>
        </w:r>
        <w:r w:rsidR="00E9798F" w:rsidDel="005A7FEC">
          <w:rPr>
            <w:rFonts w:eastAsia="Gungsuh"/>
            <w:color w:val="222222"/>
            <w:highlight w:val="white"/>
          </w:rPr>
          <w:fldChar w:fldCharType="begin"/>
        </w:r>
        <w:r w:rsidR="007154A5" w:rsidDel="005A7FEC">
          <w:rPr>
            <w:rFonts w:eastAsia="Gungsuh"/>
            <w:color w:val="222222"/>
            <w:highlight w:val="white"/>
          </w:rPr>
          <w:del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delInstrText>
        </w:r>
        <w:r w:rsidR="00E9798F" w:rsidDel="005A7FEC">
          <w:rPr>
            <w:rFonts w:eastAsia="Gungsuh"/>
            <w:color w:val="222222"/>
            <w:highlight w:val="white"/>
          </w:rPr>
          <w:fldChar w:fldCharType="separate"/>
        </w:r>
        <w:r w:rsidR="007154A5" w:rsidRPr="007154A5" w:rsidDel="005A7FEC">
          <w:rPr>
            <w:rFonts w:eastAsia="Gungsuh"/>
            <w:highlight w:val="white"/>
          </w:rPr>
          <w:delText>[40]</w:delText>
        </w:r>
        <w:r w:rsidR="00E9798F" w:rsidDel="005A7FEC">
          <w:rPr>
            <w:rFonts w:eastAsia="Gungsuh"/>
            <w:color w:val="222222"/>
            <w:highlight w:val="white"/>
          </w:rPr>
          <w:fldChar w:fldCharType="end"/>
        </w:r>
        <w:r w:rsidDel="005A7FEC">
          <w:fldChar w:fldCharType="begin"/>
        </w:r>
        <w:r w:rsidDel="005A7FEC">
          <w:delInstrText>HYPERLINK "https://www.zotero.org/google-docs/?HGnljM" \h</w:delInstrText>
        </w:r>
        <w:r w:rsidDel="005A7FEC">
          <w:fldChar w:fldCharType="separate"/>
        </w:r>
        <w:r w:rsidRPr="00FC0723" w:rsidDel="005A7FEC">
          <w:rPr>
            <w:vertAlign w:val="superscript"/>
          </w:rPr>
          <w:delText>30</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rPr>
            <w:u w:val="single"/>
          </w:rPr>
          <w:delText xml:space="preserve"> GTC TCG TGG GCT CGG AGA TGT GTA TAA GAG ACA G</w:delText>
        </w:r>
        <w:r w:rsidRPr="00FC0723" w:rsidDel="005A7FEC">
          <w:delText>GG ACT CAN VGG GTW TCT AAT</w:delText>
        </w:r>
        <w:r w:rsidRPr="00FC0723" w:rsidDel="005A7FEC">
          <w:rPr>
            <w:rFonts w:eastAsia="Gungsuh"/>
            <w:color w:val="222222"/>
            <w:highlight w:val="white"/>
          </w:rPr>
          <w:delText xml:space="preserve"> −3′</w:delText>
        </w:r>
        <w:r w:rsidRPr="00FC0723" w:rsidDel="005A7FEC">
          <w:delText>. PCR, library preparation and sequencing on an Illumina HiSeq (2x125bp) was performed by the EMP</w:delText>
        </w:r>
        <w:r w:rsidR="001814B5" w:rsidDel="005A7FEC">
          <w:fldChar w:fldCharType="begin"/>
        </w:r>
        <w:r w:rsidR="007154A5" w:rsidDel="005A7FEC">
          <w:delInstrText xml:space="preserve"> ADDIN ZOTERO_ITEM CSL_CITATION {"citationID":"12fPFn3l","properties":{"formattedCitation":"[38,41]","plainCitation":"[38,41]","noteIndex":0},"citationItems":[{"id":46,"uris":["http://zotero.org/groups/4751850/items/NXBWQIDA"],"itemData":{"id":46,"type":"article-journal","abstract":"Our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delInstrText>
        </w:r>
        <w:r w:rsidR="001814B5" w:rsidDel="005A7FEC">
          <w:fldChar w:fldCharType="separate"/>
        </w:r>
        <w:r w:rsidR="007154A5" w:rsidRPr="007154A5" w:rsidDel="005A7FEC">
          <w:delText>[38,41]</w:delText>
        </w:r>
        <w:r w:rsidR="001814B5" w:rsidDel="005A7FEC">
          <w:fldChar w:fldCharType="end"/>
        </w:r>
        <w:r w:rsidDel="005A7FEC">
          <w:fldChar w:fldCharType="begin"/>
        </w:r>
        <w:r w:rsidDel="005A7FEC">
          <w:delInstrText>HYPERLINK "https://www.zotero.org/google-docs/?HQC8Pl" \h</w:delInstrText>
        </w:r>
        <w:r w:rsidDel="005A7FEC">
          <w:fldChar w:fldCharType="separate"/>
        </w:r>
        <w:r w:rsidRPr="00FC0723" w:rsidDel="005A7FEC">
          <w:rPr>
            <w:vertAlign w:val="superscript"/>
          </w:rPr>
          <w:delText>28,31</w:delText>
        </w:r>
        <w:r w:rsidDel="005A7FEC">
          <w:rPr>
            <w:vertAlign w:val="superscript"/>
          </w:rPr>
          <w:fldChar w:fldCharType="end"/>
        </w:r>
        <w:r w:rsidRPr="00FC0723" w:rsidDel="005A7FEC">
          <w:delText xml:space="preserve">. The resulting 16S rRNA amplicon sequences from the GCMP are available in the Qiita database Qiita (CRC32 id: 8817b8b8 and CRC32 id: ac925c85). Metadata for all GCMP samples are available in </w:delText>
        </w:r>
        <w:r w:rsidRPr="004302F8" w:rsidDel="005A7FEC">
          <w:rPr>
            <w:b/>
            <w:bCs/>
          </w:rPr>
          <w:delText>Table S1B</w:delText>
        </w:r>
        <w:r w:rsidRPr="00FC0723" w:rsidDel="005A7FEC">
          <w:delText xml:space="preserve">. </w:delText>
        </w:r>
      </w:del>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26634731" w:rsidR="000C56B0" w:rsidRPr="00FC0723" w:rsidRDefault="00367A15" w:rsidP="00406E0F">
      <w:r w:rsidRPr="00FC0723">
        <w:t>16S rRNA sequencing data were processed in Qiita</w:t>
      </w:r>
      <w:ins w:id="399" w:author="Tanya Brown" w:date="2023-11-27T12:58:00Z">
        <w:r w:rsidR="00AF7E64">
          <w:t xml:space="preserve"> </w:t>
        </w:r>
      </w:ins>
      <w:r w:rsidR="001814B5">
        <w:fldChar w:fldCharType="begin"/>
      </w:r>
      <w:r w:rsidR="00EE6757">
        <w:instrText xml:space="preserve"> ADDIN ZOTERO_ITEM CSL_CITATION {"citationID":"gtailN13","properties":{"formattedCitation":"[42]","plainCitation":"[42]","noteIndex":0},"citationItems":[{"id":1603,"uris":["http://zotero.org/groups/4751850/items/LSBRNN62"],"itemData":{"id":1603,"type":"article-journal","abstract":"Multi-omic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Methods","DOI":"10.1038/s41592-018-0141-9","ISSN":"1548-7105","issue":"10","language":"en","license":"2018 The Author(s), under exclusive licence to Springer Nature America, Inc.","note":"number: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EE6757">
        <w:t>[42]</w:t>
      </w:r>
      <w:r w:rsidR="001814B5">
        <w:fldChar w:fldCharType="end"/>
      </w:r>
      <w:ins w:id="400" w:author="Microsoft Office User" w:date="2023-09-11T16:54:00Z">
        <w:r w:rsidR="001814B5">
          <w:t xml:space="preserve"> </w:t>
        </w:r>
      </w:ins>
      <w:del w:id="401" w:author="Microsoft Office User" w:date="2023-09-11T16:56:00Z">
        <w:r w:rsidDel="001814B5">
          <w:fldChar w:fldCharType="begin"/>
        </w:r>
        <w:r w:rsidDel="001814B5">
          <w:delInstrText>HYPERLINK "https://www.zotero.org/google-docs/?D2HEOv" \h</w:delInstrText>
        </w:r>
        <w:r w:rsidDel="001814B5">
          <w:fldChar w:fldCharType="separate"/>
        </w:r>
        <w:r w:rsidRPr="00FC0723" w:rsidDel="001814B5">
          <w:rPr>
            <w:vertAlign w:val="superscript"/>
          </w:rPr>
          <w:delText>32</w:delText>
        </w:r>
        <w:r w:rsidDel="001814B5">
          <w:rPr>
            <w:vertAlign w:val="superscript"/>
          </w:rPr>
          <w:fldChar w:fldCharType="end"/>
        </w:r>
        <w:r w:rsidRPr="00FC0723" w:rsidDel="001814B5">
          <w:delText xml:space="preserve"> </w:delText>
        </w:r>
      </w:del>
      <w:r w:rsidRPr="00FC0723">
        <w:t xml:space="preserve">using the standard EMP workflow. Briefly, sequences were demultiplexed based on 12bp Golay barcodes using </w:t>
      </w:r>
      <w:r w:rsidRPr="00FC0723">
        <w:lastRenderedPageBreak/>
        <w:t>“split_libraries” with QIIME 1.9.1 default parameters</w:t>
      </w:r>
      <w:ins w:id="402" w:author="Tanya Brown" w:date="2023-11-27T12:58:00Z">
        <w:r w:rsidR="00AF7E64">
          <w:t xml:space="preserve"> </w:t>
        </w:r>
      </w:ins>
      <w:r w:rsidR="001814B5">
        <w:fldChar w:fldCharType="begin"/>
      </w:r>
      <w:r w:rsidR="00EE6757">
        <w:instrText xml:space="preserve"> ADDIN ZOTERO_ITEM CSL_CITATION {"citationID":"AnV21iVM","properties":{"formattedCitation":"[43]","plainCitation":"[43]","noteIndex":0},"citationItems":[{"id":1472,"uris":["http://zotero.org/groups/4829620/items/K29UADU4"],"itemData":{"id":1472,"type":"article-journal","container-title":"Nature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EE6757">
        <w:t>[43]</w:t>
      </w:r>
      <w:r w:rsidR="001814B5">
        <w:fldChar w:fldCharType="end"/>
      </w:r>
      <w:ins w:id="403" w:author="Microsoft Office User" w:date="2023-09-11T16:56:00Z">
        <w:r w:rsidR="001814B5">
          <w:t xml:space="preserve"> </w:t>
        </w:r>
      </w:ins>
      <w:del w:id="404" w:author="Microsoft Office User" w:date="2023-09-19T14:00:00Z">
        <w:r w:rsidDel="00136E1C">
          <w:fldChar w:fldCharType="begin"/>
        </w:r>
        <w:r w:rsidDel="00136E1C">
          <w:delInstrText>HYPERLINK "https://www.zotero.org/google-docs/?BOsyvT" \h</w:delInstrText>
        </w:r>
        <w:r w:rsidDel="00136E1C">
          <w:fldChar w:fldCharType="separate"/>
        </w:r>
        <w:r w:rsidRPr="00FC0723" w:rsidDel="00136E1C">
          <w:rPr>
            <w:vertAlign w:val="superscript"/>
          </w:rPr>
          <w:delText>33</w:delText>
        </w:r>
        <w:r w:rsidDel="00136E1C">
          <w:rPr>
            <w:vertAlign w:val="superscript"/>
          </w:rPr>
          <w:fldChar w:fldCharType="end"/>
        </w:r>
        <w:r w:rsidRPr="00FC0723" w:rsidDel="00136E1C">
          <w:delText xml:space="preserve"> </w:delText>
        </w:r>
      </w:del>
      <w:r w:rsidRPr="00FC0723">
        <w:t>and trimmed to 100bp to remove low quality base pairs. Quality control (e.g., denoising, de-replication and chimera filtering) and identification amplicon sequence variants (ASVs) were performed using deblur 1.1.0</w:t>
      </w:r>
      <w:ins w:id="405" w:author="Tanya Brown" w:date="2023-11-27T12:59:00Z">
        <w:r w:rsidR="00AF7E64">
          <w:t xml:space="preserve"> </w:t>
        </w:r>
      </w:ins>
      <w:r w:rsidR="00136E1C">
        <w:fldChar w:fldCharType="begin"/>
      </w:r>
      <w:r w:rsidR="00EE6757">
        <w:instrText xml:space="preserve"> ADDIN ZOTERO_ITEM CSL_CITATION {"citationID":"pQ9CW2gW","properties":{"formattedCitation":"[44]","plainCitation":"[44]","noteIndex":0},"citationItems":[{"id":1176,"uris":["http://zotero.org/groups/2769688/items/X4A6XRDH"],"itemData":{"id":1176,"type":"article-journal","abstract":"High-throughput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EE6757">
        <w:t>[44]</w:t>
      </w:r>
      <w:r w:rsidR="00136E1C">
        <w:fldChar w:fldCharType="end"/>
      </w:r>
      <w:del w:id="406" w:author="Microsoft Office User" w:date="2023-09-19T14:01:00Z">
        <w:r w:rsidDel="00136E1C">
          <w:fldChar w:fldCharType="begin"/>
        </w:r>
        <w:r w:rsidDel="00136E1C">
          <w:delInstrText>HYPERLINK "https://www.zotero.org/google-docs/?iUSMjU" \h</w:delInstrText>
        </w:r>
        <w:r w:rsidDel="00136E1C">
          <w:fldChar w:fldCharType="separate"/>
        </w:r>
        <w:r w:rsidRPr="00FC0723" w:rsidDel="00136E1C">
          <w:rPr>
            <w:vertAlign w:val="superscript"/>
          </w:rPr>
          <w:delText>34</w:delText>
        </w:r>
        <w:r w:rsidDel="00136E1C">
          <w:rPr>
            <w:vertAlign w:val="superscript"/>
          </w:rPr>
          <w:fldChar w:fldCharType="end"/>
        </w:r>
      </w:del>
      <w:r w:rsidRPr="00FC0723">
        <w:t xml:space="preserve"> with default parameters. The resulting biom and taxonomy tables were obtained from Qiita (CRC32 id: 8817b8b8 and CRC32 id: ac925c85) and processed using a customized QIIME2 v. 2020.8.0 </w:t>
      </w:r>
      <w:r w:rsidR="00136E1C">
        <w:fldChar w:fldCharType="begin"/>
      </w:r>
      <w:r w:rsidR="00EE6757">
        <w:instrText xml:space="preserve"> ADDIN ZOTERO_ITEM CSL_CITATION {"citationID":"jSZKDq26","properties":{"formattedCitation":"[45]","plainCitation":"[45]","noteIndex":0},"citationItems":[{"id":536,"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EE6757">
        <w:t>[45]</w:t>
      </w:r>
      <w:r w:rsidR="00136E1C">
        <w:fldChar w:fldCharType="end"/>
      </w:r>
      <w:del w:id="407" w:author="Microsoft Office User" w:date="2023-09-19T14:04:00Z">
        <w:r w:rsidDel="00136E1C">
          <w:fldChar w:fldCharType="begin"/>
        </w:r>
        <w:r w:rsidDel="00136E1C">
          <w:delInstrText>HYPERLINK "https://www.zotero.org/google-docs/?Txgm1a" \h</w:delInstrText>
        </w:r>
        <w:r w:rsidDel="00136E1C">
          <w:fldChar w:fldCharType="separate"/>
        </w:r>
        <w:r w:rsidRPr="00FC0723" w:rsidDel="00136E1C">
          <w:rPr>
            <w:vertAlign w:val="superscript"/>
          </w:rPr>
          <w:delText>35</w:delText>
        </w:r>
        <w:r w:rsidDel="00136E1C">
          <w:rPr>
            <w:vertAlign w:val="superscript"/>
          </w:rPr>
          <w:fldChar w:fldCharType="end"/>
        </w:r>
      </w:del>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3176456C" w:rsidR="000C56B0" w:rsidRDefault="00367A15" w:rsidP="00406E0F">
      <w:pPr>
        <w:rPr>
          <w:ins w:id="408" w:author="Microsoft Office User" w:date="2023-11-27T16:27:00Z"/>
        </w:rPr>
      </w:pPr>
      <w:r w:rsidRPr="00FC0723">
        <w:t>Taxonomic assignment of ASVs was performed using vsearch</w:t>
      </w:r>
      <w:ins w:id="409" w:author="Tanya Brown" w:date="2023-11-27T12:59:00Z">
        <w:r w:rsidR="00AF7E64">
          <w:t xml:space="preserve"> </w:t>
        </w:r>
      </w:ins>
      <w:r w:rsidR="00136E1C">
        <w:fldChar w:fldCharType="begin"/>
      </w:r>
      <w:r w:rsidR="00EE6757">
        <w:instrText xml:space="preserve"> ADDIN ZOTERO_ITEM CSL_CITATION {"citationID":"Y1QeAnhp","properties":{"formattedCitation":"[46]","plainCitation":"[46]","noteIndex":0},"citationItems":[{"id":867,"uris":["http://zotero.org/groups/2769688/items/NGQFZT9W"],"itemData":{"id":867,"type":"article-journal","abstract":"Background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EE6757">
        <w:t>[46]</w:t>
      </w:r>
      <w:r w:rsidR="00136E1C">
        <w:fldChar w:fldCharType="end"/>
      </w:r>
      <w:ins w:id="410" w:author="Microsoft Office User" w:date="2023-09-19T14:05:00Z">
        <w:r w:rsidR="00136E1C">
          <w:t xml:space="preserve"> </w:t>
        </w:r>
      </w:ins>
      <w:r w:rsidRPr="00FC0723">
        <w:t>using a modified version of the SILVA v. 138</w:t>
      </w:r>
      <w:r w:rsidR="00B024AA">
        <w:t xml:space="preserve"> </w:t>
      </w:r>
      <w:r w:rsidR="00136E1C">
        <w:fldChar w:fldCharType="begin"/>
      </w:r>
      <w:r w:rsidR="00EE6757">
        <w:instrText xml:space="preserve"> ADDIN ZOTERO_ITEM CSL_CITATION {"citationID":"VH8S4mlS","properties":{"formattedCitation":"[47]","plainCitation":"[47]","noteIndex":0},"citationItems":[{"id":1599,"uris":["http://zotero.org/groups/4751850/items/DRITURHI"],"itemData":{"id":1599,"type":"article-journal","abstract":"Abstract.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EE6757">
        <w:t>[47]</w:t>
      </w:r>
      <w:r w:rsidR="00136E1C">
        <w:fldChar w:fldCharType="end"/>
      </w:r>
      <w:r w:rsidR="00136E1C">
        <w:t xml:space="preserve"> </w:t>
      </w:r>
      <w:r w:rsidRPr="00FC0723">
        <w:t>taxonomic reference. The sole change to the SILVA138 reference was supplementation with</w:t>
      </w:r>
      <w:ins w:id="411" w:author="Microsoft Office User" w:date="2023-11-27T16:26:00Z">
        <w:r w:rsidR="00D518E9">
          <w:t xml:space="preserve"> diverse</w:t>
        </w:r>
      </w:ins>
      <w:r w:rsidRPr="00FC0723">
        <w:t xml:space="preserve"> additional </w:t>
      </w:r>
      <w:del w:id="412" w:author="Microsoft Office User" w:date="2023-11-27T16:26:00Z">
        <w:r w:rsidRPr="00FC0723" w:rsidDel="00D518E9">
          <w:delText xml:space="preserve">coral </w:delText>
        </w:r>
      </w:del>
      <w:r w:rsidRPr="00FC0723">
        <w:t xml:space="preserve">mitochondrial </w:t>
      </w:r>
      <w:ins w:id="413" w:author="Microsoft Office User" w:date="2023-11-27T16:26:00Z">
        <w:r w:rsidR="00D518E9">
          <w:t xml:space="preserve">rRNA sequences </w:t>
        </w:r>
      </w:ins>
      <w:del w:id="414" w:author="Microsoft Office User" w:date="2023-11-27T16:26:00Z">
        <w:r w:rsidRPr="00FC0723" w:rsidDel="00D518E9">
          <w:delText xml:space="preserve">reads </w:delText>
        </w:r>
      </w:del>
      <w:r w:rsidRPr="00FC0723">
        <w:t xml:space="preserve">obtained from </w:t>
      </w:r>
      <w:ins w:id="415" w:author="Microsoft Office User" w:date="2023-11-27T16:26:00Z">
        <w:r w:rsidR="00D518E9">
          <w:t>M</w:t>
        </w:r>
      </w:ins>
      <w:del w:id="416" w:author="Microsoft Office User" w:date="2023-11-27T16:26:00Z">
        <w:r w:rsidRPr="00FC0723" w:rsidDel="00D518E9">
          <w:delText>m</w:delText>
        </w:r>
      </w:del>
      <w:ins w:id="417" w:author="Microsoft Office User" w:date="2023-11-27T16:27:00Z">
        <w:r w:rsidR="00D518E9">
          <w:t>E</w:t>
        </w:r>
      </w:ins>
      <w:del w:id="418" w:author="Microsoft Office User" w:date="2023-11-27T16:27:00Z">
        <w:r w:rsidRPr="00FC0723" w:rsidDel="00D518E9">
          <w:delText>e</w:delText>
        </w:r>
      </w:del>
      <w:ins w:id="419" w:author="Microsoft Office User" w:date="2023-11-27T16:26:00Z">
        <w:r w:rsidR="00D518E9">
          <w:t>T</w:t>
        </w:r>
      </w:ins>
      <w:ins w:id="420" w:author="Microsoft Office User" w:date="2023-11-27T16:27:00Z">
        <w:r w:rsidR="00D518E9">
          <w:t>AXA</w:t>
        </w:r>
      </w:ins>
      <w:del w:id="421" w:author="Microsoft Office User" w:date="2023-11-27T16:26:00Z">
        <w:r w:rsidRPr="00FC0723" w:rsidDel="00D518E9">
          <w:delText>t</w:delText>
        </w:r>
      </w:del>
      <w:del w:id="422" w:author="Microsoft Office User" w:date="2023-11-27T16:27:00Z">
        <w:r w:rsidRPr="00FC0723" w:rsidDel="00D518E9">
          <w:delText>axa</w:delText>
        </w:r>
      </w:del>
      <w:r w:rsidRPr="00FC0723">
        <w:t>2</w:t>
      </w:r>
      <w:ins w:id="423" w:author="Tanya Brown" w:date="2023-11-27T13:03:00Z">
        <w:r w:rsidR="00176061">
          <w:t xml:space="preserve"> </w:t>
        </w:r>
      </w:ins>
      <w:r w:rsidR="00BB276E">
        <w:fldChar w:fldCharType="begin"/>
      </w:r>
      <w:r w:rsidR="00EE6757">
        <w:instrText xml:space="preserve"> ADDIN ZOTERO_ITEM CSL_CITATION {"citationID":"a1i2dh5sg43","properties":{"formattedCitation":"[48,49]","plainCitation":"[48,49]","noteIndex":0},"citationItems":[{"id":1596,"uris":["http://zotero.org/groups/4751850/items/XUB9J7D5"],"itemData":{"id":1596,"type":"article-journal","abstract":"The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Henrik"}],"issued":{"date-parts":[["2015",11]]}}},{"id":1888,"uris":["http://zotero.org/groups/4751850/items/KWNP934M"],"itemData":{"id":1888,"type":"article","abstract":"The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studies.","DOI":"10.1101/2021.02.23.431501","language":"en","license":"© 2023, Posted by Cold Spring Harbor Laboratory. This pre-print is available under a Creative Commons License (Attribution 4.0 International), CC BY 4.0, as described at http://creativecommons.org/licenses/by/4.0/","note":"page: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BB276E">
        <w:fldChar w:fldCharType="separate"/>
      </w:r>
      <w:r w:rsidR="00EE6757">
        <w:t>[48,49]</w:t>
      </w:r>
      <w:r w:rsidR="00BB276E">
        <w:fldChar w:fldCharType="end"/>
      </w:r>
      <w:del w:id="424" w:author="Tanya Brown" w:date="2023-11-27T13:03:00Z">
        <w:r w:rsidR="00136E1C" w:rsidDel="00176061">
          <w:delText xml:space="preserve"> </w:delText>
        </w:r>
        <w:r w:rsidR="000F1A53" w:rsidDel="00176061">
          <w:fldChar w:fldCharType="begin"/>
        </w:r>
        <w:r w:rsidR="00EE515C" w:rsidDel="00176061">
          <w:delInstrText xml:space="preserve"> ADDIN ZOTERO_ITEM CSL_CITATION {"citationID":"3TBGE419","properties":{"formattedCitation":"[51]","plainCitation":"[51]","noteIndex":0},"citationItems":[{"id":664,"uris":["http://zotero.org/groups/4751850/items/KWNP934M"],"itemData":{"id":664,"type":"article","abstract":"The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delInstrText>
        </w:r>
        <w:r w:rsidR="000F1A53" w:rsidDel="00176061">
          <w:fldChar w:fldCharType="separate"/>
        </w:r>
        <w:r w:rsidR="00EE515C" w:rsidRPr="00EE515C" w:rsidDel="00176061">
          <w:delText>[51]</w:delText>
        </w:r>
        <w:r w:rsidR="000F1A53" w:rsidDel="00176061">
          <w:fldChar w:fldCharType="end"/>
        </w:r>
      </w:del>
      <w:r w:rsidRPr="00FC0723">
        <w:t>. In benchmarks, this change greatly improves annotation of coral mitochondrial rRNAs, without increasing false positive taxonomic assignments</w:t>
      </w:r>
      <w:ins w:id="425" w:author="Tanya Brown" w:date="2023-11-27T13:03:00Z">
        <w:r w:rsidR="00176061">
          <w:t xml:space="preserve"> </w:t>
        </w:r>
      </w:ins>
      <w:r w:rsidR="000F1A53">
        <w:fldChar w:fldCharType="begin"/>
      </w:r>
      <w:r w:rsidR="00EE6757">
        <w:instrText xml:space="preserve"> ADDIN ZOTERO_ITEM CSL_CITATION {"citationID":"ML7zfSNl","properties":{"formattedCitation":"[49]","plainCitation":"[49]","noteIndex":0},"citationItems":[{"id":1888,"uris":["http://zotero.org/groups/4751850/items/KWNP934M"],"itemData":{"id":1888,"type":"article","abstract":"The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studies.","DOI":"10.1101/2021.02.23.431501","language":"en","license":"© 2023, Posted by Cold Spring Harbor Laboratory. This pre-print is available under a Creative Commons License (Attribution 4.0 International), CC BY 4.0, as described at http://creativecommons.org/licenses/by/4.0/","note":"page: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EE6757">
        <w:t>[49]</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0C2921A0" w14:textId="77777777" w:rsidR="00D518E9" w:rsidRPr="00FC0723" w:rsidRDefault="00D518E9" w:rsidP="00406E0F"/>
    <w:p w14:paraId="2775ECA5" w14:textId="722EEA5D" w:rsidR="000C56B0" w:rsidRDefault="00367A15" w:rsidP="00406E0F">
      <w:r w:rsidRPr="00FC0723">
        <w:t>The bacterial phylogenetic tree was built using the SATé-enabled phylogenetic placement (SEPP) insertion technique with the q2-fragment-insertion plugin</w:t>
      </w:r>
      <w:r w:rsidR="00B024AA">
        <w:t xml:space="preserve"> </w:t>
      </w:r>
      <w:r w:rsidR="000F1A53">
        <w:fldChar w:fldCharType="begin"/>
      </w:r>
      <w:r w:rsidR="00EE6757">
        <w:instrText xml:space="preserve"> ADDIN ZOTERO_ITEM CSL_CITATION {"citationID":"65xqxM1r","properties":{"formattedCitation":"[50]","plainCitation":"[50]","noteIndex":0},"citationItems":[{"id":1594,"uris":["http://zotero.org/groups/4751850/items/WM66E5TZ"],"itemData":{"id":1594,"type":"article-journal","abstract":"Recent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methods.","container-title":"mSystems","DOI":"10.1128/mSystems.00021-18","ISSN":"2379-5077","issue":"3","language":"en","license":"Copyright © 2018 Janssen et al.. This is an open-access article distributed under the terms of the Creative Commons Attribution 4.0 International license.","note":"publisher: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EE6757">
        <w:t>[50]</w:t>
      </w:r>
      <w:r w:rsidR="000F1A53">
        <w:fldChar w:fldCharType="end"/>
      </w:r>
      <w:r w:rsidRPr="00FC0723">
        <w:t>, again using the SILVA v. 138</w:t>
      </w:r>
      <w:r w:rsidR="00B024AA">
        <w:t xml:space="preserve"> </w:t>
      </w:r>
      <w:r w:rsidR="00B024AA">
        <w:fldChar w:fldCharType="begin"/>
      </w:r>
      <w:r w:rsidR="00EE6757">
        <w:instrText xml:space="preserve"> ADDIN ZOTERO_ITEM CSL_CITATION {"citationID":"yrgv8PaG","properties":{"formattedCitation":"[47]","plainCitation":"[47]","noteIndex":0},"citationItems":[{"id":1599,"uris":["http://zotero.org/groups/4751850/items/DRITURHI"],"itemData":{"id":1599,"type":"article-journal","abstract":"Abstract.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EE6757">
        <w:t>[47]</w:t>
      </w:r>
      <w:r w:rsidR="00B024AA">
        <w:fldChar w:fldCharType="end"/>
      </w:r>
      <w:r w:rsidR="00B024AA">
        <w:t xml:space="preserve"> </w:t>
      </w:r>
      <w:r w:rsidRPr="00FC0723">
        <w:t xml:space="preserve"> database as reference taxonomy</w:t>
      </w:r>
      <w:ins w:id="426" w:author="Microsoft Office User" w:date="2023-11-27T16:27:00Z">
        <w:r w:rsidR="00D518E9">
          <w:t xml:space="preserve"> and phylogeny</w:t>
        </w:r>
      </w:ins>
      <w:r w:rsidRPr="00FC0723">
        <w:t>. The final output from this pipeline consisted of a taxonomy table, ASV feature table and phylogenetic tree that were used for downstream analyses.</w:t>
      </w:r>
    </w:p>
    <w:p w14:paraId="42BD8C88" w14:textId="77777777" w:rsidR="00B024AA" w:rsidRDefault="00B024AA" w:rsidP="00406E0F"/>
    <w:p w14:paraId="19B39697" w14:textId="045A3C49" w:rsidR="0038622B" w:rsidRDefault="00B024AA" w:rsidP="00017625">
      <w:pPr>
        <w:rPr>
          <w:ins w:id="427" w:author="Microsoft Office User" w:date="2023-10-27T12:14:00Z"/>
        </w:rPr>
      </w:pPr>
      <w:ins w:id="428" w:author="Microsoft Office User" w:date="2023-09-19T14:28:00Z">
        <w:r>
          <w:t xml:space="preserve">Unrarefied </w:t>
        </w:r>
      </w:ins>
      <w:ins w:id="429" w:author="Microsoft Office User" w:date="2023-09-19T14:29:00Z">
        <w:r>
          <w:t>f</w:t>
        </w:r>
      </w:ins>
      <w:ins w:id="430" w:author="Microsoft Office User" w:date="2023-09-19T14:28:00Z">
        <w:r>
          <w:t xml:space="preserve">eature tables were </w:t>
        </w:r>
      </w:ins>
      <w:ins w:id="431" w:author="Microsoft Office User" w:date="2023-09-19T14:29:00Z">
        <w:r>
          <w:t xml:space="preserve">used in compositional data analyses (e.g. ANCOM-BC). In phylogenetic comparative analyses that are not compositional (e.g. </w:t>
        </w:r>
      </w:ins>
      <w:ins w:id="432" w:author="Microsoft Office User" w:date="2023-09-19T14:39:00Z">
        <w:r w:rsidR="00240881">
          <w:t xml:space="preserve">phylogenetic independent contrasts) </w:t>
        </w:r>
      </w:ins>
      <w:ins w:id="433" w:author="Microsoft Office User" w:date="2023-09-19T14:30:00Z">
        <w:r>
          <w:t xml:space="preserve">feature tables were rarefied to 1000 </w:t>
        </w:r>
      </w:ins>
      <w:ins w:id="434" w:author="Microsoft Office User" w:date="2023-09-19T14:33:00Z">
        <w:r w:rsidR="00240881">
          <w:t xml:space="preserve">randomly-selected </w:t>
        </w:r>
      </w:ins>
      <w:ins w:id="435" w:author="Microsoft Office User" w:date="2023-09-19T14:30:00Z">
        <w:r>
          <w:t>sequences per sample in</w:t>
        </w:r>
      </w:ins>
      <w:ins w:id="436" w:author="Microsoft Office User" w:date="2023-09-19T14:25:00Z">
        <w:r>
          <w:t xml:space="preserve"> order to avoid </w:t>
        </w:r>
      </w:ins>
      <w:ins w:id="437" w:author="Microsoft Office User" w:date="2023-09-19T14:30:00Z">
        <w:r>
          <w:t>potential false-positives</w:t>
        </w:r>
      </w:ins>
      <w:ins w:id="438" w:author="Microsoft Office User" w:date="2023-09-19T14:25:00Z">
        <w:r>
          <w:t xml:space="preserve"> due to differences in library size across samples</w:t>
        </w:r>
      </w:ins>
      <w:ins w:id="439" w:author="Microsoft Office User" w:date="2023-09-19T14:34:00Z">
        <w:r w:rsidR="00240881">
          <w:t xml:space="preserve">. </w:t>
        </w:r>
      </w:ins>
      <w:ins w:id="440" w:author="Microsoft Office User" w:date="2023-11-27T16:28:00Z">
        <w:r w:rsidR="00D518E9">
          <w:t>These rarefied samples were then further pooled to form an average microbiome for the mucus, tissue, and skeleton of each species for phylogenetic analysis</w:t>
        </w:r>
      </w:ins>
      <w:ins w:id="441" w:author="Microsoft Office User" w:date="2023-11-27T16:29:00Z">
        <w:r w:rsidR="00D518E9">
          <w:t>. Pooled sequences for each sample</w:t>
        </w:r>
      </w:ins>
      <w:ins w:id="442" w:author="Microsoft Office User" w:date="2023-11-27T16:28:00Z">
        <w:r w:rsidR="00D518E9">
          <w:t xml:space="preserve"> </w:t>
        </w:r>
      </w:ins>
      <w:ins w:id="443" w:author="Microsoft Office User" w:date="2023-11-27T16:29:00Z">
        <w:r w:rsidR="00D518E9">
          <w:t xml:space="preserve">were </w:t>
        </w:r>
      </w:ins>
      <w:ins w:id="444" w:author="Microsoft Office User" w:date="2023-11-27T16:28:00Z">
        <w:r w:rsidR="00D518E9">
          <w:t>again rarefied to 1000 sequences/</w:t>
        </w:r>
      </w:ins>
      <w:ins w:id="445" w:author="Microsoft Office User" w:date="2023-11-27T16:29:00Z">
        <w:r w:rsidR="00D518E9">
          <w:t>sample in order to avoid species with more samples</w:t>
        </w:r>
      </w:ins>
      <w:ins w:id="446" w:author="Microsoft Office User" w:date="2023-11-27T16:30:00Z">
        <w:r w:rsidR="00D518E9">
          <w:t xml:space="preserve"> in the GCMP dataset</w:t>
        </w:r>
      </w:ins>
      <w:ins w:id="447" w:author="Microsoft Office User" w:date="2023-11-27T16:29:00Z">
        <w:r w:rsidR="00D518E9">
          <w:t xml:space="preserve"> from having artifactually higher microbiome biodiversity</w:t>
        </w:r>
      </w:ins>
      <w:ins w:id="448" w:author="Microsoft Office User" w:date="2023-11-27T16:30:00Z">
        <w:r w:rsidR="00D518E9">
          <w:t>, which we reasoned could lead to false positive correlations with host traits</w:t>
        </w:r>
      </w:ins>
      <w:ins w:id="449" w:author="Microsoft Office User" w:date="2023-11-27T16:28:00Z">
        <w:r w:rsidR="00D518E9">
          <w:t xml:space="preserve">. </w:t>
        </w:r>
      </w:ins>
      <w:ins w:id="450" w:author="Microsoft Office User" w:date="2023-11-27T16:30:00Z">
        <w:r w:rsidR="00D518E9">
          <w:t>R</w:t>
        </w:r>
      </w:ins>
      <w:ins w:id="451" w:author="Microsoft Office User" w:date="2023-09-19T14:34:00Z">
        <w:r w:rsidR="00240881">
          <w:t xml:space="preserve">arefaction depth was chosen to </w:t>
        </w:r>
      </w:ins>
      <w:ins w:id="452" w:author="Microsoft Office User" w:date="2023-09-19T14:31:00Z">
        <w:r w:rsidR="00240881">
          <w:t>maximizing taxonomic coverage</w:t>
        </w:r>
      </w:ins>
      <w:ins w:id="453" w:author="Microsoft Office User" w:date="2023-09-19T14:39:00Z">
        <w:r w:rsidR="00240881">
          <w:t xml:space="preserve"> (that is, to exclude as few samples as possible)</w:t>
        </w:r>
      </w:ins>
      <w:ins w:id="454" w:author="Microsoft Office User" w:date="2023-09-19T14:32:00Z">
        <w:r w:rsidR="00240881">
          <w:t>, and to allow direct comparison with prior analyses of GCMP microbiome samples (e.g</w:t>
        </w:r>
      </w:ins>
      <w:ins w:id="455" w:author="Microsoft Office User" w:date="2023-09-19T14:33:00Z">
        <w:r w:rsidR="00240881">
          <w:t xml:space="preserve">. </w:t>
        </w:r>
        <w:r w:rsidR="00240881">
          <w:fldChar w:fldCharType="begin"/>
        </w:r>
      </w:ins>
      <w:r w:rsidR="008C08A7">
        <w:instrText xml:space="preserve"> ADDIN ZOTERO_ITEM CSL_CITATION {"citationID":"a783orn9gs","properties":{"formattedCitation":"[4]","plainCitation":"[4]","noteIndex":0},"citationItems":[{"id":1639,"uris":["http://zotero.org/groups/4751850/items/7TGZX9WX"],"itemData":{"id":1639,"type":"article-journal","abstract":"Scleractinian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456" w:author="Microsoft Office User" w:date="2023-09-19T14:33:00Z">
        <w:r w:rsidR="00240881">
          <w:fldChar w:fldCharType="separate"/>
        </w:r>
      </w:ins>
      <w:r w:rsidR="002F6119" w:rsidRPr="002F6119">
        <w:t>[4]</w:t>
      </w:r>
      <w:ins w:id="457" w:author="Microsoft Office User" w:date="2023-09-19T14:33:00Z">
        <w:r w:rsidR="00240881">
          <w:fldChar w:fldCharType="end"/>
        </w:r>
        <w:r w:rsidR="00240881">
          <w:t>)</w:t>
        </w:r>
      </w:ins>
      <w:del w:id="458" w:author="Microsoft Office User" w:date="2023-09-19T14:32:00Z">
        <w:r w:rsidDel="00240881">
          <w:fldChar w:fldCharType="begin"/>
        </w:r>
        <w:r w:rsidDel="00240881">
          <w:del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Del="00240881">
          <w:fldChar w:fldCharType="separate"/>
        </w:r>
        <w:r w:rsidDel="00240881">
          <w:rPr>
            <w:noProof/>
          </w:rPr>
          <w:delText>[48]</w:delText>
        </w:r>
        <w:r w:rsidDel="00240881">
          <w:fldChar w:fldCharType="end"/>
        </w:r>
      </w:del>
      <w:ins w:id="459" w:author="Microsoft Office User" w:date="2023-09-19T14:25:00Z">
        <w:r>
          <w:t xml:space="preserve">. </w:t>
        </w:r>
      </w:ins>
      <w:ins w:id="460" w:author="Tanya Brown" w:date="2023-10-17T17:19:00Z">
        <w:r w:rsidR="00017625">
          <w:t xml:space="preserve">Examination of sequencing depths across the GCMP suggested that using a substantially higher rarefaction depth would result in loss of many samples in key species. For </w:t>
        </w:r>
      </w:ins>
      <w:ins w:id="461" w:author="Tanya Brown" w:date="2023-11-27T13:04:00Z">
        <w:r w:rsidR="00176061">
          <w:t>example,</w:t>
        </w:r>
      </w:ins>
      <w:ins w:id="462" w:author="Tanya Brown" w:date="2023-10-17T17:19:00Z">
        <w:r w:rsidR="00017625">
          <w:t xml:space="preserve"> using a rarefaction depth of 10,000 sequences would reduce biological replication for </w:t>
        </w:r>
        <w:r w:rsidR="00017625" w:rsidRPr="00017625">
          <w:rPr>
            <w:i/>
            <w:iCs/>
            <w:rPrChange w:id="463" w:author="Tanya Brown" w:date="2023-10-17T17:19:00Z">
              <w:rPr/>
            </w:rPrChange>
          </w:rPr>
          <w:t>Acropora hyacinthus</w:t>
        </w:r>
        <w:r w:rsidR="00017625">
          <w:t xml:space="preserve"> to 2 (vs 10 at 1,000 sequences). However, such loss of biological replication might be worth it if it dramatically improved estimates of which species had the most vs. least di</w:t>
        </w:r>
      </w:ins>
      <w:ins w:id="464" w:author="Tanya Brown" w:date="2023-11-13T16:11:00Z">
        <w:r w:rsidR="00CD4665">
          <w:t>vers</w:t>
        </w:r>
      </w:ins>
      <w:ins w:id="465" w:author="Tanya Brown" w:date="2023-11-13T16:12:00Z">
        <w:r w:rsidR="00CD4665">
          <w:t>e</w:t>
        </w:r>
      </w:ins>
      <w:ins w:id="466" w:author="Tanya Brown" w:date="2023-10-17T17:19:00Z">
        <w:r w:rsidR="00017625">
          <w:t xml:space="preserve"> microbiomes.</w:t>
        </w:r>
      </w:ins>
      <w:ins w:id="467" w:author="Tanya Brown" w:date="2023-11-13T16:12:00Z">
        <w:r w:rsidR="00CD4665">
          <w:t xml:space="preserve"> </w:t>
        </w:r>
      </w:ins>
      <w:ins w:id="468" w:author="Microsoft Office User" w:date="2023-11-27T16:31:00Z">
        <w:r w:rsidR="00D518E9">
          <w:t xml:space="preserve">The </w:t>
        </w:r>
      </w:ins>
      <w:ins w:id="469" w:author="Tanya Brown" w:date="2023-11-13T16:12:00Z">
        <w:del w:id="470" w:author="Microsoft Office User" w:date="2023-11-27T16:31:00Z">
          <w:r w:rsidR="00CD4665" w:rsidDel="00D518E9">
            <w:delText xml:space="preserve">We therefore tested the </w:delText>
          </w:r>
        </w:del>
        <w:r w:rsidR="00CD4665">
          <w:t xml:space="preserve">effects of rarefaction depth </w:t>
        </w:r>
      </w:ins>
      <w:ins w:id="471" w:author="Tanya Brown" w:date="2023-11-13T16:13:00Z">
        <w:r w:rsidR="00CD4665">
          <w:t xml:space="preserve">on estimates of alpha diversity </w:t>
        </w:r>
      </w:ins>
      <w:ins w:id="472" w:author="Microsoft Office User" w:date="2023-11-27T16:31:00Z">
        <w:r w:rsidR="00D518E9">
          <w:t xml:space="preserve">were therefore tested </w:t>
        </w:r>
      </w:ins>
      <w:ins w:id="473" w:author="Tanya Brown" w:date="2023-11-13T16:12:00Z">
        <w:r w:rsidR="00CD4665">
          <w:t>in a control analysis</w:t>
        </w:r>
      </w:ins>
      <w:ins w:id="474" w:author="Microsoft Office User" w:date="2023-11-27T16:32:00Z">
        <w:r w:rsidR="00D518E9">
          <w:t>, which confirmed that rarefaction depth had little impact on the relative microbiome richness of coral species in this dataset.</w:t>
        </w:r>
      </w:ins>
      <w:ins w:id="475" w:author="Tanya Brown" w:date="2023-11-13T16:13:00Z">
        <w:del w:id="476" w:author="Microsoft Office User" w:date="2023-11-27T16:32:00Z">
          <w:r w:rsidR="00CD4665" w:rsidDel="00D518E9">
            <w:delText>.</w:delText>
          </w:r>
        </w:del>
      </w:ins>
    </w:p>
    <w:p w14:paraId="674CCD60" w14:textId="77777777" w:rsidR="0038622B" w:rsidRDefault="0038622B" w:rsidP="00017625">
      <w:pPr>
        <w:rPr>
          <w:ins w:id="477" w:author="Microsoft Office User" w:date="2023-10-27T12:14:00Z"/>
        </w:rPr>
      </w:pPr>
    </w:p>
    <w:p w14:paraId="0953F34A" w14:textId="56C12A45" w:rsidR="0038622B" w:rsidRPr="0038622B" w:rsidRDefault="0038622B" w:rsidP="00017625">
      <w:pPr>
        <w:rPr>
          <w:ins w:id="478" w:author="Microsoft Office User" w:date="2023-10-27T12:14:00Z"/>
          <w:b/>
          <w:bCs/>
          <w:rPrChange w:id="479" w:author="Microsoft Office User" w:date="2023-10-27T12:14:00Z">
            <w:rPr>
              <w:ins w:id="480" w:author="Microsoft Office User" w:date="2023-10-27T12:14:00Z"/>
            </w:rPr>
          </w:rPrChange>
        </w:rPr>
      </w:pPr>
      <w:ins w:id="481" w:author="Microsoft Office User" w:date="2023-10-27T12:14:00Z">
        <w:r>
          <w:rPr>
            <w:b/>
            <w:bCs/>
          </w:rPr>
          <w:t>Tests of the effect of rarefaction depth</w:t>
        </w:r>
      </w:ins>
    </w:p>
    <w:p w14:paraId="0D5B0CD1" w14:textId="687F6B35" w:rsidR="00176061" w:rsidRDefault="00240881" w:rsidP="00017625">
      <w:pPr>
        <w:rPr>
          <w:ins w:id="482" w:author="Tanya Brown" w:date="2023-11-27T13:06:00Z"/>
        </w:rPr>
      </w:pPr>
      <w:ins w:id="483" w:author="Microsoft Office User" w:date="2023-09-19T14:33:00Z">
        <w:del w:id="484" w:author="Tanya Brown" w:date="2023-10-17T17:19:00Z">
          <w:r w:rsidDel="00017625">
            <w:lastRenderedPageBreak/>
            <w:delText xml:space="preserve"> </w:delText>
          </w:r>
        </w:del>
      </w:ins>
      <w:ins w:id="485" w:author="Microsoft Office User" w:date="2023-09-19T14:36:00Z">
        <w:r>
          <w:t xml:space="preserve">While </w:t>
        </w:r>
      </w:ins>
      <w:ins w:id="486" w:author="Microsoft Office User" w:date="2023-09-19T14:37:00Z">
        <w:r>
          <w:t xml:space="preserve">rarefaction will not induce false positive results, it can reduce statistical power.  </w:t>
        </w:r>
      </w:ins>
      <w:ins w:id="487" w:author="Microsoft Office User" w:date="2023-09-19T14:34:00Z">
        <w:r>
          <w:t xml:space="preserve">We </w:t>
        </w:r>
      </w:ins>
      <w:ins w:id="488" w:author="Microsoft Office User" w:date="2023-09-19T14:40:00Z">
        <w:r>
          <w:t xml:space="preserve">therefore </w:t>
        </w:r>
      </w:ins>
      <w:ins w:id="489" w:author="Microsoft Office User" w:date="2023-09-19T14:34:00Z">
        <w:del w:id="490" w:author="Tanya Brown" w:date="2023-10-17T17:14:00Z">
          <w:r w:rsidDel="0073030A">
            <w:delText xml:space="preserve">additionally </w:delText>
          </w:r>
        </w:del>
      </w:ins>
      <w:ins w:id="491" w:author="Microsoft Office User" w:date="2023-09-19T14:35:00Z">
        <w:del w:id="492" w:author="Tanya Brown" w:date="2023-10-17T17:14:00Z">
          <w:r w:rsidDel="0073030A">
            <w:delText xml:space="preserve">repeated analysis at a rarefaction depth of </w:delText>
          </w:r>
          <w:commentRangeStart w:id="493"/>
          <w:r w:rsidDel="0073030A">
            <w:delText>XXX</w:delText>
          </w:r>
        </w:del>
      </w:ins>
      <w:commentRangeEnd w:id="493"/>
      <w:ins w:id="494" w:author="Microsoft Office User" w:date="2023-09-28T14:40:00Z">
        <w:del w:id="495" w:author="Tanya Brown" w:date="2023-10-17T17:14:00Z">
          <w:r w:rsidR="009E36EF" w:rsidDel="0073030A">
            <w:rPr>
              <w:rStyle w:val="CommentReference"/>
            </w:rPr>
            <w:commentReference w:id="493"/>
          </w:r>
        </w:del>
      </w:ins>
      <w:ins w:id="496" w:author="Microsoft Office User" w:date="2023-09-19T14:35:00Z">
        <w:del w:id="497" w:author="Tanya Brown" w:date="2023-10-17T17:14:00Z">
          <w:r w:rsidDel="0073030A">
            <w:delText xml:space="preserve"> sequences per sample to confirm </w:delText>
          </w:r>
        </w:del>
      </w:ins>
      <w:ins w:id="498" w:author="Microsoft Office User" w:date="2023-09-19T14:40:00Z">
        <w:del w:id="499" w:author="Tanya Brown" w:date="2023-10-17T17:14:00Z">
          <w:r w:rsidDel="0073030A">
            <w:delText>key results.</w:delText>
          </w:r>
        </w:del>
      </w:ins>
      <w:ins w:id="500" w:author="Tanya Brown" w:date="2023-10-17T17:15:00Z">
        <w:r w:rsidR="00017625">
          <w:t>test</w:t>
        </w:r>
      </w:ins>
      <w:ins w:id="501" w:author="Microsoft Office User" w:date="2023-10-27T12:13:00Z">
        <w:r w:rsidR="0038622B">
          <w:t>ed</w:t>
        </w:r>
      </w:ins>
      <w:ins w:id="502" w:author="Tanya Brown" w:date="2023-10-17T17:15:00Z">
        <w:r w:rsidR="00017625">
          <w:t xml:space="preserve"> whether our use of a rarefaction depth of 1000 sequences per sample might bias microbiome results</w:t>
        </w:r>
      </w:ins>
      <w:ins w:id="503" w:author="Tanya Brown" w:date="2023-11-13T16:15:00Z">
        <w:r w:rsidR="00CD4665">
          <w:t>.</w:t>
        </w:r>
      </w:ins>
      <w:ins w:id="504" w:author="Tanya Brown" w:date="2023-11-13T16:14:00Z">
        <w:r w:rsidR="00CD4665">
          <w:t xml:space="preserve"> </w:t>
        </w:r>
      </w:ins>
      <w:ins w:id="505" w:author="Tanya Brown" w:date="2023-11-13T16:15:00Z">
        <w:r w:rsidR="00CD4665">
          <w:t xml:space="preserve">We </w:t>
        </w:r>
      </w:ins>
      <w:ins w:id="506" w:author="Tanya Brown" w:date="2023-10-17T17:15:00Z">
        <w:r w:rsidR="00017625">
          <w:t>us</w:t>
        </w:r>
      </w:ins>
      <w:ins w:id="507" w:author="Tanya Brown" w:date="2023-11-13T16:15:00Z">
        <w:r w:rsidR="00CD4665">
          <w:t>ed</w:t>
        </w:r>
      </w:ins>
      <w:ins w:id="508" w:author="Tanya Brown" w:date="2023-10-17T17:15:00Z">
        <w:r w:rsidR="00017625">
          <w:t xml:space="preserve"> samples with high sequencing depth (&gt;100,000 sequences per sample) as an internal control to test the effect of sequencing depth on estimated relative alpha diversity. We emphasize relative </w:t>
        </w:r>
      </w:ins>
      <w:ins w:id="509" w:author="Microsoft Office User" w:date="2023-11-27T16:34:00Z">
        <w:r w:rsidR="003E637E">
          <w:t xml:space="preserve">alpha diversity across species </w:t>
        </w:r>
      </w:ins>
      <w:ins w:id="510" w:author="Tanya Brown" w:date="2023-10-17T17:15:00Z">
        <w:r w:rsidR="00017625">
          <w:t>rather than absolute alpha diversity because the focus of our analysis was correlating TIR containing gene repertoires with relative alpha diversity across coral species.</w:t>
        </w:r>
      </w:ins>
    </w:p>
    <w:p w14:paraId="3870A62A" w14:textId="4C845FC6" w:rsidR="00017625" w:rsidRDefault="00017625" w:rsidP="00017625">
      <w:pPr>
        <w:rPr>
          <w:ins w:id="511" w:author="Tanya Brown" w:date="2023-10-17T17:15:00Z"/>
        </w:rPr>
      </w:pPr>
      <w:ins w:id="512" w:author="Tanya Brown" w:date="2023-10-17T17:15:00Z">
        <w:r>
          <w:t xml:space="preserve"> </w:t>
        </w:r>
      </w:ins>
    </w:p>
    <w:p w14:paraId="727E5898" w14:textId="5A87D5CF" w:rsidR="00B024AA" w:rsidRPr="00240881" w:rsidRDefault="00017625" w:rsidP="00017625">
      <w:pPr>
        <w:rPr>
          <w:ins w:id="513" w:author="Microsoft Office User" w:date="2023-09-19T14:25:00Z"/>
          <w:i/>
          <w:iCs/>
          <w:rPrChange w:id="514" w:author="Microsoft Office User" w:date="2023-09-19T14:40:00Z">
            <w:rPr>
              <w:ins w:id="515" w:author="Microsoft Office User" w:date="2023-09-19T14:25:00Z"/>
            </w:rPr>
          </w:rPrChange>
        </w:rPr>
      </w:pPr>
      <w:ins w:id="516" w:author="Tanya Brown" w:date="2023-10-17T17:15:00Z">
        <w:r>
          <w:t>Coral skeletal samples were used for this analysis as skeleton is the compartment where TIR containing gene repertoires best correlated with microbiome diversity in our results. S</w:t>
        </w:r>
      </w:ins>
      <w:ins w:id="517" w:author="Microsoft Office User" w:date="2023-11-27T16:34:00Z">
        <w:r w:rsidR="003E637E">
          <w:t>equence pools for each species</w:t>
        </w:r>
      </w:ins>
      <w:ins w:id="518" w:author="Tanya Brown" w:date="2023-10-17T17:15:00Z">
        <w:del w:id="519" w:author="Microsoft Office User" w:date="2023-11-27T16:34:00Z">
          <w:r w:rsidDel="003E637E">
            <w:delText>amples</w:delText>
          </w:r>
        </w:del>
        <w:r>
          <w:t xml:space="preserve"> were first rarefied to 100,000 reads and then those same samples were re-rarefied to 1,000 reads. If rarefaction depth biases our estimates of relative coral microbiome biodiversity, then the samples with the greatest apparent microbiome 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ins>
    </w:p>
    <w:p w14:paraId="27AA7742" w14:textId="77777777" w:rsidR="004302F8" w:rsidRPr="00FC0723" w:rsidRDefault="004302F8" w:rsidP="00406E0F"/>
    <w:p w14:paraId="72043D7F" w14:textId="77777777" w:rsidR="000C56B0" w:rsidRPr="0038622B" w:rsidRDefault="00367A15" w:rsidP="00406E0F">
      <w:pPr>
        <w:rPr>
          <w:b/>
          <w:bCs/>
          <w:rPrChange w:id="520" w:author="Microsoft Office User" w:date="2023-10-27T12:14:00Z">
            <w:rPr/>
          </w:rPrChange>
        </w:rPr>
      </w:pPr>
      <w:r w:rsidRPr="0038622B">
        <w:rPr>
          <w:b/>
          <w:bCs/>
          <w:rPrChange w:id="521" w:author="Microsoft Office User" w:date="2023-10-27T12:14:00Z">
            <w:rPr/>
          </w:rPrChange>
        </w:rPr>
        <w:t>Phylogenetic comparison of innate immune gene repertoire and microbiome richness</w:t>
      </w:r>
    </w:p>
    <w:p w14:paraId="208BA5D8" w14:textId="0F601840" w:rsidR="003E637E" w:rsidRDefault="00367A15" w:rsidP="00406E0F">
      <w:pPr>
        <w:rPr>
          <w:ins w:id="522" w:author="Microsoft Office User" w:date="2023-11-27T16:38:00Z"/>
          <w:rFonts w:eastAsia="Cardo"/>
        </w:rPr>
      </w:pPr>
      <w:r w:rsidRPr="00FC0723">
        <w:rPr>
          <w:rFonts w:eastAsia="Cardo"/>
        </w:rPr>
        <w:t>Genome TIR domains were compared to the microbiome data collected from the GCMP</w:t>
      </w:r>
      <w:ins w:id="523" w:author="Microsoft Office User" w:date="2023-11-27T16:35:00Z">
        <w:r w:rsidR="003E637E">
          <w:rPr>
            <w:rFonts w:eastAsia="Cardo"/>
          </w:rPr>
          <w:t xml:space="preserve"> using phylogenetic independent contrasts analysis. This comparative method accounts for the non-independence of traits among species due to shared ancestry, and thereby avoids the high rates of f</w:t>
        </w:r>
      </w:ins>
      <w:ins w:id="524" w:author="Microsoft Office User" w:date="2023-11-27T16:36:00Z">
        <w:r w:rsidR="003E637E">
          <w:rPr>
            <w:rFonts w:eastAsia="Cardo"/>
          </w:rPr>
          <w:t>alse positive results that can result if phylogeny is ignored in cross-species comparisons.</w:t>
        </w:r>
      </w:ins>
      <w:del w:id="525" w:author="Microsoft Office User" w:date="2023-11-27T16:35:00Z">
        <w:r w:rsidRPr="00FC0723" w:rsidDel="003E637E">
          <w:rPr>
            <w:rFonts w:eastAsia="Cardo"/>
          </w:rPr>
          <w:delText>.</w:delText>
        </w:r>
      </w:del>
      <w:r w:rsidRPr="00FC0723">
        <w:rPr>
          <w:rFonts w:eastAsia="Cardo"/>
        </w:rPr>
        <w:t xml:space="preserve"> The α and ꞵ-diversity of the microbial community were compared to the TIR, TLR, and IL-R domain copy numbers using phylogenetically independent contrasts (PICs) with the phytools package in R</w:t>
      </w:r>
      <w:ins w:id="526" w:author="Tanya Brown" w:date="2023-10-30T14:13:00Z">
        <w:r w:rsidR="007731E0">
          <w:rPr>
            <w:rFonts w:eastAsia="Cardo"/>
          </w:rPr>
          <w:t xml:space="preserve"> </w:t>
        </w:r>
      </w:ins>
      <w:r w:rsidR="007731E0">
        <w:rPr>
          <w:rFonts w:eastAsia="Cardo"/>
        </w:rPr>
        <w:fldChar w:fldCharType="begin"/>
      </w:r>
      <w:r w:rsidR="00EE6757">
        <w:rPr>
          <w:rFonts w:eastAsia="Cardo"/>
        </w:rPr>
        <w:instrText xml:space="preserve"> ADDIN ZOTERO_ITEM CSL_CITATION {"citationID":"a7s4duj3fm","properties":{"formattedCitation":"[51]","plainCitation":"[51]","noteIndex":0},"citationItems":[{"id":1905,"uris":["http://zotero.org/groups/4751850/items/GEW9DT3V"],"itemData":{"id":1905,"type":"article-journal","container-title":"Methods in ecology and evolution","ISSN":"2041-210X","issue":"2","journalAbbreviation":"Methods in ecology and evolution","note":"publisher: Blackwell Publishing Ltd","page":"217-223","title":"phytools: an R package for phylogenetic comparative biology (and other things)","author":[{"family":"Revell","given":"Liam J"}],"issued":{"date-parts":[["2012"]]}}}],"schema":"https://github.com/citation-style-language/schema/raw/master/csl-citation.json"} </w:instrText>
      </w:r>
      <w:r w:rsidR="007731E0">
        <w:rPr>
          <w:rFonts w:eastAsia="Cardo"/>
        </w:rPr>
        <w:fldChar w:fldCharType="separate"/>
      </w:r>
      <w:r w:rsidR="00EE6757">
        <w:t>[51]</w:t>
      </w:r>
      <w:r w:rsidR="007731E0">
        <w:rPr>
          <w:rFonts w:eastAsia="Cardo"/>
        </w:rPr>
        <w:fldChar w:fldCharType="end"/>
      </w:r>
      <w:r w:rsidRPr="00FC0723">
        <w:rPr>
          <w:rFonts w:eastAsia="Cardo"/>
        </w:rPr>
        <w:t xml:space="preserve">. </w:t>
      </w:r>
      <w:ins w:id="527" w:author="Microsoft Office User" w:date="2023-11-28T14:12:00Z">
        <w:r w:rsidR="008049AE">
          <w:rPr>
            <w:rFonts w:eastAsia="Cardo"/>
          </w:rPr>
          <w:t xml:space="preserve">In the PIC analysis, ordinary least squares (OLS) linear regression with </w:t>
        </w:r>
        <w:r w:rsidR="008049AE">
          <w:rPr>
            <w:rFonts w:eastAsia="Cardo"/>
          </w:rPr>
          <w:t xml:space="preserve">the </w:t>
        </w:r>
        <w:r w:rsidR="008049AE">
          <w:rPr>
            <w:rFonts w:eastAsia="Cardo"/>
          </w:rPr>
          <w:t xml:space="preserve">lm R function was used for regression of the contrasts. </w:t>
        </w:r>
        <w:r w:rsidR="008049AE">
          <w:rPr>
            <w:rFonts w:eastAsia="Cardo"/>
          </w:rPr>
          <w:t xml:space="preserve"> </w:t>
        </w:r>
      </w:ins>
      <w:ins w:id="528" w:author="Tanya Brown" w:date="2023-10-31T15:33:00Z">
        <w:r w:rsidR="000D3EFC">
          <w:rPr>
            <w:rFonts w:eastAsia="Cardo"/>
          </w:rPr>
          <w:t xml:space="preserve">PIC </w:t>
        </w:r>
      </w:ins>
      <w:ins w:id="529" w:author="Microsoft Office User" w:date="2023-11-28T14:12:00Z">
        <w:r w:rsidR="008049AE">
          <w:rPr>
            <w:rFonts w:eastAsia="Cardo"/>
          </w:rPr>
          <w:t xml:space="preserve">regression </w:t>
        </w:r>
      </w:ins>
      <w:ins w:id="530" w:author="Tanya Brown" w:date="2023-10-31T15:33:00Z">
        <w:r w:rsidR="000D3EFC">
          <w:rPr>
            <w:rFonts w:eastAsia="Cardo"/>
          </w:rPr>
          <w:t>results were manually checked for outli</w:t>
        </w:r>
      </w:ins>
      <w:ins w:id="531" w:author="Tanya Brown" w:date="2023-10-31T15:34:00Z">
        <w:r w:rsidR="000D3EFC">
          <w:rPr>
            <w:rFonts w:eastAsia="Cardo"/>
          </w:rPr>
          <w:t>ers</w:t>
        </w:r>
      </w:ins>
      <w:ins w:id="532" w:author="Tanya Brown" w:date="2023-10-31T15:35:00Z">
        <w:r w:rsidR="000D3EFC">
          <w:rPr>
            <w:rFonts w:eastAsia="Cardo"/>
          </w:rPr>
          <w:t xml:space="preserve"> and it was found that</w:t>
        </w:r>
      </w:ins>
      <w:ins w:id="533" w:author="Tanya Brown" w:date="2023-10-31T15:34:00Z">
        <w:r w:rsidR="000D3EFC">
          <w:rPr>
            <w:rFonts w:eastAsia="Cardo"/>
          </w:rPr>
          <w:t xml:space="preserve"> no results exceed</w:t>
        </w:r>
      </w:ins>
      <w:ins w:id="534" w:author="Tanya Brown" w:date="2023-10-31T15:35:00Z">
        <w:r w:rsidR="000D3EFC">
          <w:rPr>
            <w:rFonts w:eastAsia="Cardo"/>
          </w:rPr>
          <w:t xml:space="preserve">ed a Z-score threshold </w:t>
        </w:r>
      </w:ins>
      <w:ins w:id="535" w:author="Tanya Brown" w:date="2023-10-31T15:36:00Z">
        <w:r w:rsidR="000D3EFC">
          <w:rPr>
            <w:rFonts w:eastAsia="Cardo"/>
          </w:rPr>
          <w:t>of +/- 3.</w:t>
        </w:r>
      </w:ins>
      <w:ins w:id="536" w:author="Tanya Brown" w:date="2023-10-31T15:34:00Z">
        <w:r w:rsidR="000D3EFC">
          <w:rPr>
            <w:rFonts w:eastAsia="Cardo"/>
          </w:rPr>
          <w:t xml:space="preserve"> </w:t>
        </w:r>
      </w:ins>
      <w:ins w:id="537" w:author="Tanya Brown" w:date="2023-10-31T15:37:00Z">
        <w:del w:id="538" w:author="Microsoft Office User" w:date="2023-11-27T16:37:00Z">
          <w:r w:rsidR="000D3EFC" w:rsidDel="003E637E">
            <w:rPr>
              <w:rFonts w:eastAsia="Cardo"/>
            </w:rPr>
            <w:delText>Then the o</w:delText>
          </w:r>
        </w:del>
        <w:del w:id="539" w:author="Microsoft Office User" w:date="2023-11-28T14:12:00Z">
          <w:r w:rsidR="000D3EFC" w:rsidDel="008049AE">
            <w:rPr>
              <w:rFonts w:eastAsia="Cardo"/>
            </w:rPr>
            <w:delText>rd</w:delText>
          </w:r>
        </w:del>
      </w:ins>
      <w:ins w:id="540" w:author="Tanya Brown" w:date="2023-10-31T15:38:00Z">
        <w:del w:id="541" w:author="Microsoft Office User" w:date="2023-11-28T14:12:00Z">
          <w:r w:rsidR="000D3EFC" w:rsidDel="008049AE">
            <w:rPr>
              <w:rFonts w:eastAsia="Cardo"/>
            </w:rPr>
            <w:delText>inary least squares (OLS) linear regression</w:delText>
          </w:r>
        </w:del>
      </w:ins>
      <w:ins w:id="542" w:author="Tanya Brown" w:date="2023-10-31T15:39:00Z">
        <w:del w:id="543" w:author="Microsoft Office User" w:date="2023-11-28T14:12:00Z">
          <w:r w:rsidR="000D3EFC" w:rsidDel="008049AE">
            <w:rPr>
              <w:rFonts w:eastAsia="Cardo"/>
            </w:rPr>
            <w:delText xml:space="preserve"> with lm</w:delText>
          </w:r>
        </w:del>
      </w:ins>
      <w:ins w:id="544" w:author="Tanya Brown" w:date="2023-10-31T15:38:00Z">
        <w:del w:id="545" w:author="Microsoft Office User" w:date="2023-11-28T14:12:00Z">
          <w:r w:rsidR="000D3EFC" w:rsidDel="008049AE">
            <w:rPr>
              <w:rFonts w:eastAsia="Cardo"/>
            </w:rPr>
            <w:delText xml:space="preserve"> </w:delText>
          </w:r>
        </w:del>
      </w:ins>
      <w:ins w:id="546" w:author="Tanya Brown" w:date="2023-10-31T15:39:00Z">
        <w:del w:id="547" w:author="Microsoft Office User" w:date="2023-11-28T14:12:00Z">
          <w:r w:rsidR="000D3EFC" w:rsidDel="008049AE">
            <w:rPr>
              <w:rFonts w:eastAsia="Cardo"/>
            </w:rPr>
            <w:delText>R function was</w:delText>
          </w:r>
        </w:del>
        <w:del w:id="548" w:author="Microsoft Office User" w:date="2023-11-27T16:37:00Z">
          <w:r w:rsidR="000D3EFC" w:rsidDel="003E637E">
            <w:rPr>
              <w:rFonts w:eastAsia="Cardo"/>
            </w:rPr>
            <w:delText xml:space="preserve"> performed</w:delText>
          </w:r>
        </w:del>
        <w:del w:id="549" w:author="Microsoft Office User" w:date="2023-11-28T14:12:00Z">
          <w:r w:rsidR="000D3EFC" w:rsidDel="008049AE">
            <w:rPr>
              <w:rFonts w:eastAsia="Cardo"/>
            </w:rPr>
            <w:delText xml:space="preserve">. </w:delText>
          </w:r>
        </w:del>
      </w:ins>
    </w:p>
    <w:p w14:paraId="164C7B4B" w14:textId="77777777" w:rsidR="003E637E" w:rsidRDefault="003E637E" w:rsidP="00406E0F">
      <w:pPr>
        <w:rPr>
          <w:ins w:id="550" w:author="Microsoft Office User" w:date="2023-11-27T16:38:00Z"/>
          <w:rFonts w:eastAsia="Cardo"/>
        </w:rPr>
      </w:pPr>
    </w:p>
    <w:p w14:paraId="27B81CE3" w14:textId="7091B991" w:rsidR="000C56B0" w:rsidRDefault="008049AE" w:rsidP="00406E0F">
      <w:pPr>
        <w:rPr>
          <w:rFonts w:eastAsia="Cardo"/>
        </w:rPr>
      </w:pPr>
      <w:ins w:id="551" w:author="Microsoft Office User" w:date="2023-11-28T14:13:00Z">
        <w:r>
          <w:rPr>
            <w:rFonts w:eastAsia="Cardo"/>
          </w:rPr>
          <w:t xml:space="preserve">In </w:t>
        </w:r>
        <w:r w:rsidRPr="00FC0723">
          <w:rPr>
            <w:rFonts w:eastAsia="Cardo"/>
          </w:rPr>
          <w:t>α</w:t>
        </w:r>
        <w:r>
          <w:rPr>
            <w:rFonts w:eastAsia="Cardo"/>
          </w:rPr>
          <w:t>-diversity analysis</w:t>
        </w:r>
      </w:ins>
      <w:ins w:id="552" w:author="Microsoft Office User" w:date="2023-11-28T14:17:00Z">
        <w:r w:rsidR="00F24C80">
          <w:rPr>
            <w:rFonts w:eastAsia="Cardo"/>
          </w:rPr>
          <w:t xml:space="preserve"> of coral microbiomes</w:t>
        </w:r>
      </w:ins>
      <w:ins w:id="553" w:author="Microsoft Office User" w:date="2023-11-28T14:13:00Z">
        <w:r>
          <w:rPr>
            <w:rFonts w:eastAsia="Cardo"/>
          </w:rPr>
          <w:t xml:space="preserve">, </w:t>
        </w:r>
      </w:ins>
      <w:r w:rsidR="00367A15" w:rsidRPr="00FC0723">
        <w:rPr>
          <w:rFonts w:eastAsia="Cardo"/>
        </w:rPr>
        <w:t xml:space="preserve">PICs </w:t>
      </w:r>
      <w:ins w:id="554" w:author="Microsoft Office User" w:date="2023-11-28T14:13:00Z">
        <w:r>
          <w:rPr>
            <w:rFonts w:eastAsia="Cardo"/>
          </w:rPr>
          <w:t xml:space="preserve">were </w:t>
        </w:r>
      </w:ins>
      <w:r w:rsidR="00367A15" w:rsidRPr="00FC0723">
        <w:rPr>
          <w:rFonts w:eastAsia="Cardo"/>
        </w:rPr>
        <w:t>use</w:t>
      </w:r>
      <w:ins w:id="555" w:author="Microsoft Office User" w:date="2023-11-28T14:13:00Z">
        <w:r>
          <w:rPr>
            <w:rFonts w:eastAsia="Cardo"/>
          </w:rPr>
          <w:t>d</w:t>
        </w:r>
      </w:ins>
      <w:ins w:id="556" w:author="Microsoft Office User" w:date="2023-11-28T14:14:00Z">
        <w:r>
          <w:rPr>
            <w:rFonts w:eastAsia="Cardo"/>
          </w:rPr>
          <w:t xml:space="preserve"> to account for phylogeny while comparing</w:t>
        </w:r>
      </w:ins>
      <w:ins w:id="557" w:author="Microsoft Office User" w:date="2023-11-28T14:18:00Z">
        <w:r w:rsidR="00F24C80">
          <w:rPr>
            <w:rFonts w:eastAsia="Cardo"/>
          </w:rPr>
          <w:t xml:space="preserve"> corals</w:t>
        </w:r>
      </w:ins>
      <w:ins w:id="558" w:author="Microsoft Office User" w:date="2023-11-28T14:14:00Z">
        <w:r>
          <w:rPr>
            <w:rFonts w:eastAsia="Cardo"/>
          </w:rPr>
          <w:t xml:space="preserve"> </w:t>
        </w:r>
      </w:ins>
      <w:ins w:id="559" w:author="Microsoft Office User" w:date="2023-11-28T14:18:00Z">
        <w:r w:rsidR="00F24C80">
          <w:rPr>
            <w:rFonts w:eastAsia="Cardo"/>
          </w:rPr>
          <w:t xml:space="preserve">genomic traits (e.g. </w:t>
        </w:r>
      </w:ins>
      <w:ins w:id="560" w:author="Microsoft Office User" w:date="2023-11-28T14:14:00Z">
        <w:r>
          <w:rPr>
            <w:rFonts w:eastAsia="Cardo"/>
          </w:rPr>
          <w:t>the genomic copy number of IL-1R or TLR genes</w:t>
        </w:r>
      </w:ins>
      <w:ins w:id="561" w:author="Microsoft Office User" w:date="2023-11-28T14:18:00Z">
        <w:r w:rsidR="00F24C80">
          <w:rPr>
            <w:rFonts w:eastAsia="Cardo"/>
          </w:rPr>
          <w:t>)</w:t>
        </w:r>
      </w:ins>
      <w:ins w:id="562" w:author="Microsoft Office User" w:date="2023-11-28T14:14:00Z">
        <w:r>
          <w:rPr>
            <w:rFonts w:eastAsia="Cardo"/>
          </w:rPr>
          <w:t xml:space="preserve"> against either richness (ln ASVs/1000 reads) or evenness (assessed with the Gini Inde</w:t>
        </w:r>
      </w:ins>
      <w:ins w:id="563" w:author="Microsoft Office User" w:date="2023-11-28T14:15:00Z">
        <w:r>
          <w:rPr>
            <w:rFonts w:eastAsia="Cardo"/>
          </w:rPr>
          <w:t xml:space="preserve">x). </w:t>
        </w:r>
      </w:ins>
      <w:del w:id="564" w:author="Microsoft Office User" w:date="2023-11-28T14:14:00Z">
        <w:r w:rsidR="00367A15" w:rsidRPr="00FC0723" w:rsidDel="008049AE">
          <w:rPr>
            <w:rFonts w:eastAsia="Cardo"/>
          </w:rPr>
          <w:delText xml:space="preserve"> the coral species phylogenetic information in comparison with the </w:delText>
        </w:r>
      </w:del>
      <w:ins w:id="565" w:author="Microsoft Office User" w:date="2023-11-28T14:15:00Z">
        <w:r>
          <w:rPr>
            <w:rFonts w:eastAsia="Cardo"/>
          </w:rPr>
          <w:t xml:space="preserve">For </w:t>
        </w:r>
        <w:r w:rsidRPr="00FC0723">
          <w:rPr>
            <w:rFonts w:eastAsia="Cardo"/>
          </w:rPr>
          <w:t>ꞵ</w:t>
        </w:r>
        <w:r>
          <w:rPr>
            <w:rFonts w:eastAsia="Cardo"/>
          </w:rPr>
          <w:t>-diversity analysis</w:t>
        </w:r>
      </w:ins>
      <w:ins w:id="566" w:author="Microsoft Office User" w:date="2023-11-28T14:17:00Z">
        <w:r w:rsidR="00F24C80">
          <w:rPr>
            <w:rFonts w:eastAsia="Cardo"/>
          </w:rPr>
          <w:t xml:space="preserve"> of coral microbiomes</w:t>
        </w:r>
      </w:ins>
      <w:ins w:id="567" w:author="Microsoft Office User" w:date="2023-11-28T14:15:00Z">
        <w:r w:rsidR="00F24C80">
          <w:rPr>
            <w:rFonts w:eastAsia="Cardo"/>
          </w:rPr>
          <w:t xml:space="preserve">, Weighted or Uniweighted UniFrac </w:t>
        </w:r>
        <w:r>
          <w:rPr>
            <w:rFonts w:eastAsia="Cardo"/>
          </w:rPr>
          <w:t xml:space="preserve"> </w:t>
        </w:r>
      </w:ins>
      <w:del w:id="568" w:author="Microsoft Office User" w:date="2023-11-28T14:15:00Z">
        <w:r w:rsidR="00367A15" w:rsidRPr="00FC0723" w:rsidDel="008049AE">
          <w:rPr>
            <w:rFonts w:eastAsia="Cardo"/>
          </w:rPr>
          <w:delText xml:space="preserve">TIR-associated domains and ASV and Gini Index information to assess the relatedness for α-diversity. </w:delText>
        </w:r>
        <w:r w:rsidR="00367A15" w:rsidRPr="00FC0723" w:rsidDel="00F24C80">
          <w:rPr>
            <w:rFonts w:eastAsia="Cardo"/>
          </w:rPr>
          <w:delText xml:space="preserve">PIC analysis for phylogenetic </w:delText>
        </w:r>
      </w:del>
      <w:r w:rsidR="00367A15" w:rsidRPr="00FC0723">
        <w:rPr>
          <w:rFonts w:eastAsia="Cardo"/>
        </w:rPr>
        <w:t>ꞵ-diversity m</w:t>
      </w:r>
      <w:ins w:id="569" w:author="Microsoft Office User" w:date="2023-11-28T14:15:00Z">
        <w:r w:rsidR="00F24C80">
          <w:rPr>
            <w:rFonts w:eastAsia="Cardo"/>
          </w:rPr>
          <w:t>atr</w:t>
        </w:r>
      </w:ins>
      <w:ins w:id="570" w:author="Microsoft Office User" w:date="2023-11-28T14:16:00Z">
        <w:r w:rsidR="00F24C80">
          <w:rPr>
            <w:rFonts w:eastAsia="Cardo"/>
          </w:rPr>
          <w:t xml:space="preserve">ices were constructed, and then ordinated with Principal Coordinates Analysis (PCoA).  The top 3 resulting PC axes (PC1, PC2, and PC3) were then extracted </w:t>
        </w:r>
      </w:ins>
      <w:ins w:id="571" w:author="Microsoft Office User" w:date="2023-11-28T14:17:00Z">
        <w:r w:rsidR="00F24C80">
          <w:rPr>
            <w:rFonts w:eastAsia="Cardo"/>
          </w:rPr>
          <w:t>and regressed ag</w:t>
        </w:r>
      </w:ins>
      <w:ins w:id="572" w:author="Microsoft Office User" w:date="2023-11-28T14:18:00Z">
        <w:r w:rsidR="00F24C80">
          <w:rPr>
            <w:rFonts w:eastAsia="Cardo"/>
          </w:rPr>
          <w:t>ainst genomic traits like IL-1R copy number or TLR copy number</w:t>
        </w:r>
      </w:ins>
      <w:ins w:id="573" w:author="Microsoft Office User" w:date="2023-11-28T14:17:00Z">
        <w:r w:rsidR="00F24C80">
          <w:rPr>
            <w:rFonts w:eastAsia="Cardo"/>
          </w:rPr>
          <w:t xml:space="preserve">. </w:t>
        </w:r>
      </w:ins>
      <w:ins w:id="574" w:author="Microsoft Office User" w:date="2023-11-28T14:16:00Z">
        <w:r w:rsidR="00F24C80">
          <w:rPr>
            <w:rFonts w:eastAsia="Cardo"/>
          </w:rPr>
          <w:t xml:space="preserve"> </w:t>
        </w:r>
      </w:ins>
      <w:del w:id="575" w:author="Microsoft Office User" w:date="2023-11-28T14:15:00Z">
        <w:r w:rsidR="00367A15" w:rsidRPr="00FC0723" w:rsidDel="00F24C80">
          <w:rPr>
            <w:rFonts w:eastAsia="Cardo"/>
          </w:rPr>
          <w:delText>etrics</w:delText>
        </w:r>
      </w:del>
      <w:del w:id="576" w:author="Microsoft Office User" w:date="2023-11-28T14:19:00Z">
        <w:r w:rsidR="00367A15" w:rsidRPr="00FC0723" w:rsidDel="00F24C80">
          <w:rPr>
            <w:rFonts w:eastAsia="Cardo"/>
          </w:rPr>
          <w:delText xml:space="preserve"> (Weighted and Unweighted UniFrac) were created from three PC axes (PC1, PC2, and PC3) of a PCoA ordination. Analyses were conducted on all three axes. The PIC method takes into account a priori the importance of phylogenetic history on trait variation when extracting information in relation to the common ancestor. </w:delText>
        </w:r>
      </w:del>
      <w:r w:rsidR="00367A15" w:rsidRPr="00FC0723">
        <w:rPr>
          <w:rFonts w:eastAsia="Cardo"/>
        </w:rPr>
        <w:t>Code used for this analysis is found on github</w:t>
      </w:r>
      <w:ins w:id="577" w:author="Tanya Brown" w:date="2023-10-10T17:22:00Z">
        <w:r w:rsidR="00371BCF">
          <w:rPr>
            <w:rFonts w:eastAsia="Cardo"/>
          </w:rPr>
          <w:t xml:space="preserve"> </w:t>
        </w:r>
      </w:ins>
      <w:ins w:id="578" w:author="Tanya Brown" w:date="2023-10-10T17:23:00Z">
        <w:r w:rsidR="00371BCF" w:rsidRPr="00FC0723">
          <w:t>(github.com/zaneveld/GCMP_global_disease)</w:t>
        </w:r>
      </w:ins>
      <w:r w:rsidR="00367A15"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48579167" w14:textId="08F6675D" w:rsidR="006B5CC8" w:rsidRDefault="00367A15" w:rsidP="00406E0F">
      <w:pPr>
        <w:rPr>
          <w:ins w:id="579" w:author="Tanya Brown" w:date="2023-11-17T15:09:00Z"/>
        </w:rPr>
      </w:pPr>
      <w:r w:rsidRPr="00FC0723">
        <w:t>Microbial taxonomic analysis was conducted using the ANCOM-BC package in phyloseq in R</w:t>
      </w:r>
      <w:ins w:id="580" w:author="Tanya Brown" w:date="2023-11-27T13:32:00Z">
        <w:r w:rsidR="0056114E">
          <w:t xml:space="preserve"> </w:t>
        </w:r>
      </w:ins>
      <w:del w:id="581" w:author="Microsoft Office User" w:date="2023-09-28T14:40:00Z">
        <w:r w:rsidDel="009E36EF">
          <w:fldChar w:fldCharType="begin"/>
        </w:r>
        <w:r w:rsidDel="009E36EF">
          <w:delInstrText>HYPERLINK "https://www.zotero.org/google-docs/?kQ7jbP" \h</w:delInstrText>
        </w:r>
        <w:r w:rsidDel="009E36EF">
          <w:fldChar w:fldCharType="separate"/>
        </w:r>
        <w:r w:rsidRPr="00FC0723" w:rsidDel="009E36EF">
          <w:rPr>
            <w:vertAlign w:val="superscript"/>
          </w:rPr>
          <w:delText>41</w:delText>
        </w:r>
        <w:r w:rsidDel="009E36EF">
          <w:rPr>
            <w:vertAlign w:val="superscript"/>
          </w:rPr>
          <w:fldChar w:fldCharType="end"/>
        </w:r>
      </w:del>
      <w:r w:rsidR="009E36EF">
        <w:rPr>
          <w:vertAlign w:val="superscript"/>
        </w:rPr>
        <w:fldChar w:fldCharType="begin"/>
      </w:r>
      <w:r w:rsidR="00EE6757">
        <w:rPr>
          <w:vertAlign w:val="superscript"/>
        </w:rPr>
        <w:instrText xml:space="preserve"> ADDIN ZOTERO_ITEM CSL_CITATION {"citationID":"dHVkVMbm","properties":{"formattedCitation":"[52]","plainCitation":"[52]","noteIndex":0},"citationItems":[{"id":1589,"uris":["http://zotero.org/groups/4751850/items/76VWIAUV"],"itemData":{"id":1589,"type":"article-journal","container-title":"Nature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EE6757">
        <w:t>[52]</w:t>
      </w:r>
      <w:r w:rsidR="009E36EF">
        <w:rPr>
          <w:vertAlign w:val="superscript"/>
        </w:rPr>
        <w:fldChar w:fldCharType="end"/>
      </w:r>
      <w:r w:rsidRPr="00FC0723">
        <w:t xml:space="preserve">. Analyses were conducted at the class and family level </w:t>
      </w:r>
      <w:del w:id="582" w:author="Tanya Brown" w:date="2023-11-13T16:59:00Z">
        <w:r w:rsidRPr="00FC0723" w:rsidDel="00135CF6">
          <w:delText>with relation</w:delText>
        </w:r>
      </w:del>
      <w:ins w:id="583" w:author="Tanya Brown" w:date="2023-11-13T16:59:00Z">
        <w:r w:rsidR="00135CF6">
          <w:t>to test for microbes whose abundance correlated</w:t>
        </w:r>
      </w:ins>
      <w:r w:rsidRPr="00FC0723">
        <w:t xml:space="preserve"> </w:t>
      </w:r>
      <w:ins w:id="584" w:author="Tanya Brown" w:date="2023-11-13T16:59:00Z">
        <w:r w:rsidR="00135CF6">
          <w:t>with</w:t>
        </w:r>
      </w:ins>
      <w:del w:id="585" w:author="Tanya Brown" w:date="2023-11-13T16:59:00Z">
        <w:r w:rsidRPr="00FC0723" w:rsidDel="00135CF6">
          <w:delText>to</w:delText>
        </w:r>
      </w:del>
      <w:r w:rsidRPr="00FC0723">
        <w:t xml:space="preserve"> IL-1R and TLR copy numbers. </w:t>
      </w:r>
      <w:ins w:id="586" w:author="Tanya Brown" w:date="2023-11-13T17:00:00Z">
        <w:r w:rsidR="00135CF6">
          <w:t xml:space="preserve">To correct for multiple </w:t>
        </w:r>
      </w:ins>
      <w:ins w:id="587" w:author="Tanya Brown" w:date="2023-11-13T17:02:00Z">
        <w:r w:rsidR="00135CF6">
          <w:t>comparisons,</w:t>
        </w:r>
      </w:ins>
      <w:ins w:id="588" w:author="Tanya Brown" w:date="2023-11-13T17:00:00Z">
        <w:r w:rsidR="00135CF6">
          <w:t xml:space="preserve"> we used an</w:t>
        </w:r>
      </w:ins>
      <w:ins w:id="589" w:author="Tanya Brown" w:date="2023-11-13T16:58:00Z">
        <w:r w:rsidR="00135CF6">
          <w:t xml:space="preserve"> FDR </w:t>
        </w:r>
      </w:ins>
      <w:ins w:id="590" w:author="Tanya Brown" w:date="2023-11-13T17:00:00Z">
        <w:r w:rsidR="00135CF6">
          <w:t>cut</w:t>
        </w:r>
      </w:ins>
      <w:ins w:id="591" w:author="Tanya Brown" w:date="2023-11-13T17:01:00Z">
        <w:r w:rsidR="00135CF6">
          <w:t xml:space="preserve">off </w:t>
        </w:r>
      </w:ins>
      <w:ins w:id="592" w:author="Tanya Brown" w:date="2023-11-13T17:02:00Z">
        <w:r w:rsidR="00135CF6">
          <w:t xml:space="preserve">of </w:t>
        </w:r>
      </w:ins>
      <w:ins w:id="593" w:author="Tanya Brown" w:date="2023-11-13T17:01:00Z">
        <w:r w:rsidR="00135CF6">
          <w:t>q &lt; 0.05</w:t>
        </w:r>
      </w:ins>
      <w:ins w:id="594" w:author="Tanya Brown" w:date="2023-11-13T17:02:00Z">
        <w:r w:rsidR="00135CF6">
          <w:t xml:space="preserve">. </w:t>
        </w:r>
      </w:ins>
      <w:r w:rsidRPr="00FC0723">
        <w:t xml:space="preserve">Lists of significant microbes </w:t>
      </w:r>
      <w:ins w:id="595" w:author="Tanya Brown" w:date="2023-10-11T17:05:00Z">
        <w:r w:rsidR="00DD64F7">
          <w:t xml:space="preserve">(those </w:t>
        </w:r>
        <w:r w:rsidR="00DD64F7">
          <w:lastRenderedPageBreak/>
          <w:t xml:space="preserve">with a </w:t>
        </w:r>
      </w:ins>
      <w:ins w:id="596" w:author="Tanya Brown" w:date="2023-10-11T17:09:00Z">
        <w:r w:rsidR="006C5538">
          <w:t>q</w:t>
        </w:r>
      </w:ins>
      <w:ins w:id="597" w:author="Tanya Brown" w:date="2023-10-11T17:05:00Z">
        <w:r w:rsidR="00DD64F7">
          <w:t xml:space="preserve"> &lt; </w:t>
        </w:r>
      </w:ins>
      <w:ins w:id="598" w:author="Tanya Brown" w:date="2023-10-11T17:06:00Z">
        <w:r w:rsidR="00DD64F7">
          <w:t xml:space="preserve">0.05) </w:t>
        </w:r>
      </w:ins>
      <w:r w:rsidRPr="00FC0723">
        <w:t>were generated for mucus, tissue, skeleton, and all compartments.</w:t>
      </w:r>
      <w:ins w:id="599" w:author="Tanya Brown" w:date="2023-11-17T15:09:00Z">
        <w:r w:rsidR="006B5CC8">
          <w:t xml:space="preserve"> Because ANCOM-BC accounts for the compositionality of microbiome data, bu</w:t>
        </w:r>
      </w:ins>
      <w:ins w:id="600" w:author="Tanya Brown" w:date="2023-11-17T15:10:00Z">
        <w:r w:rsidR="006B5CC8">
          <w:t>t not host phylogeny, we further confirmed the association of each putatively significant microbe identified by ANCOM-BC (at q &lt; 0.05) using</w:t>
        </w:r>
      </w:ins>
      <w:ins w:id="601" w:author="Tanya Brown" w:date="2023-11-17T15:11:00Z">
        <w:r w:rsidR="006B5CC8">
          <w:t xml:space="preserve"> regression of</w:t>
        </w:r>
      </w:ins>
      <w:ins w:id="602" w:author="Tanya Brown" w:date="2023-11-17T15:10:00Z">
        <w:r w:rsidR="006B5CC8">
          <w:t xml:space="preserve"> phylogenetic i</w:t>
        </w:r>
      </w:ins>
      <w:ins w:id="603" w:author="Tanya Brown" w:date="2023-11-17T15:11:00Z">
        <w:r w:rsidR="006B5CC8">
          <w:t>ndependent contrasts for that microbe’s relative abundance against IL-1R or TLR gene copy number</w:t>
        </w:r>
      </w:ins>
      <w:ins w:id="604" w:author="Microsoft Office User" w:date="2023-11-28T14:19:00Z">
        <w:r w:rsidR="00F24C80">
          <w:t xml:space="preserve">, and only </w:t>
        </w:r>
      </w:ins>
      <w:ins w:id="605" w:author="Microsoft Office User" w:date="2023-11-28T14:20:00Z">
        <w:r w:rsidR="00F24C80">
          <w:t>retained those that also showed a significant assocation in PIC analysis</w:t>
        </w:r>
      </w:ins>
      <w:ins w:id="606" w:author="Tanya Brown" w:date="2023-11-17T15:11:00Z">
        <w:r w:rsidR="006B5CC8">
          <w:t xml:space="preserve">. </w:t>
        </w:r>
      </w:ins>
    </w:p>
    <w:p w14:paraId="0D39D6ED" w14:textId="77777777" w:rsidR="006B5CC8" w:rsidRDefault="006B5CC8" w:rsidP="00406E0F">
      <w:pPr>
        <w:rPr>
          <w:ins w:id="607" w:author="Tanya Brown" w:date="2023-11-17T15:09:00Z"/>
        </w:rPr>
      </w:pPr>
    </w:p>
    <w:p w14:paraId="13E0DD44" w14:textId="7C9D86AC" w:rsidR="00B45807" w:rsidRDefault="00F24C80" w:rsidP="00406E0F">
      <w:pPr>
        <w:rPr>
          <w:ins w:id="608" w:author="Tanya Brown" w:date="2023-11-20T12:59:00Z"/>
        </w:rPr>
      </w:pPr>
      <w:ins w:id="609" w:author="Microsoft Office User" w:date="2023-11-28T14:21:00Z">
        <w:r>
          <w:t xml:space="preserve">Correlation </w:t>
        </w:r>
      </w:ins>
      <w:del w:id="610" w:author="Tanya Brown" w:date="2023-11-17T15:09:00Z">
        <w:r w:rsidR="00367A15" w:rsidRPr="00FC0723" w:rsidDel="006B5CC8">
          <w:delText xml:space="preserve"> </w:delText>
        </w:r>
      </w:del>
      <w:ins w:id="611" w:author="Microsoft Office User" w:date="2023-11-28T14:21:00Z">
        <w:r>
          <w:t>h</w:t>
        </w:r>
      </w:ins>
      <w:del w:id="612" w:author="Microsoft Office User" w:date="2023-11-28T14:21:00Z">
        <w:r w:rsidR="00367A15" w:rsidRPr="00FC0723" w:rsidDel="00F24C80">
          <w:delText>H</w:delText>
        </w:r>
      </w:del>
      <w:r w:rsidR="00367A15" w:rsidRPr="00FC0723">
        <w:t>eatmaps</w:t>
      </w:r>
      <w:ins w:id="613" w:author="Microsoft Office User" w:date="2023-11-28T14:21:00Z">
        <w:r>
          <w:t xml:space="preserve"> were constructed</w:t>
        </w:r>
      </w:ins>
      <w:del w:id="614" w:author="Tanya Brown" w:date="2023-11-20T12:57:00Z">
        <w:r w:rsidR="00367A15" w:rsidRPr="00FC0723" w:rsidDel="00B45807">
          <w:delText xml:space="preserve"> </w:delText>
        </w:r>
      </w:del>
      <w:ins w:id="615" w:author="Tanya Brown" w:date="2023-11-20T12:55:00Z">
        <w:r w:rsidR="00B45807">
          <w:t xml:space="preserve"> </w:t>
        </w:r>
      </w:ins>
      <w:del w:id="616" w:author="Tanya Brown" w:date="2023-11-20T12:57:00Z">
        <w:r w:rsidR="00367A15" w:rsidRPr="00FC0723" w:rsidDel="00B45807">
          <w:delText xml:space="preserve">were generated </w:delText>
        </w:r>
      </w:del>
      <w:r w:rsidR="00367A15" w:rsidRPr="00FC0723">
        <w:t xml:space="preserve">to visualize </w:t>
      </w:r>
      <w:ins w:id="617" w:author="Microsoft Office User" w:date="2023-11-28T14:20:00Z">
        <w:r>
          <w:t>correlations between the relative abundance of particul</w:t>
        </w:r>
      </w:ins>
      <w:ins w:id="618" w:author="Microsoft Office User" w:date="2023-11-28T14:21:00Z">
        <w:r>
          <w:t xml:space="preserve">ar </w:t>
        </w:r>
      </w:ins>
      <w:del w:id="619" w:author="Microsoft Office User" w:date="2023-11-28T14:20:00Z">
        <w:r w:rsidR="00367A15" w:rsidRPr="00FC0723" w:rsidDel="00F24C80">
          <w:delText xml:space="preserve">positive and negative correlation </w:delText>
        </w:r>
      </w:del>
      <w:ins w:id="620" w:author="Tanya Brown" w:date="2023-10-12T17:23:00Z">
        <w:del w:id="621" w:author="Microsoft Office User" w:date="2023-11-28T14:20:00Z">
          <w:r w:rsidR="008D011F" w:rsidDel="00F24C80">
            <w:delText xml:space="preserve">of the significant </w:delText>
          </w:r>
        </w:del>
        <w:r w:rsidR="008D011F">
          <w:t>microbes</w:t>
        </w:r>
      </w:ins>
      <w:ins w:id="622" w:author="Tanya Brown" w:date="2023-11-17T15:12:00Z">
        <w:r w:rsidR="006B5CC8">
          <w:t xml:space="preserve"> </w:t>
        </w:r>
      </w:ins>
      <w:ins w:id="623" w:author="Microsoft Office User" w:date="2023-11-28T14:21:00Z">
        <w:r>
          <w:t xml:space="preserve">and </w:t>
        </w:r>
      </w:ins>
      <w:ins w:id="624" w:author="Tanya Brown" w:date="2023-11-13T16:21:00Z">
        <w:del w:id="625" w:author="Microsoft Office User" w:date="2023-11-28T14:21:00Z">
          <w:r w:rsidR="00CD4665" w:rsidDel="00F24C80">
            <w:delText xml:space="preserve">against </w:delText>
          </w:r>
        </w:del>
        <w:r w:rsidR="00DB2E99">
          <w:t xml:space="preserve">IL-1R or TLR </w:t>
        </w:r>
      </w:ins>
      <w:ins w:id="626" w:author="Tanya Brown" w:date="2023-11-13T16:22:00Z">
        <w:r w:rsidR="00DB2E99">
          <w:t>copy number</w:t>
        </w:r>
      </w:ins>
      <w:ins w:id="627" w:author="Microsoft Office User" w:date="2023-11-28T14:21:00Z">
        <w:r>
          <w:t xml:space="preserve">. These took as their input the </w:t>
        </w:r>
      </w:ins>
      <w:ins w:id="628" w:author="Tanya Brown" w:date="2023-11-13T16:22:00Z">
        <w:del w:id="629" w:author="Microsoft Office User" w:date="2023-11-28T14:21:00Z">
          <w:r w:rsidR="00DB2E99" w:rsidDel="00F24C80">
            <w:delText xml:space="preserve"> </w:delText>
          </w:r>
        </w:del>
      </w:ins>
      <w:ins w:id="630" w:author="Tanya Brown" w:date="2023-10-12T17:22:00Z">
        <w:del w:id="631" w:author="Microsoft Office User" w:date="2023-11-28T14:21:00Z">
          <w:r w:rsidR="009D5F4F" w:rsidDel="00F24C80">
            <w:delText xml:space="preserve">using </w:delText>
          </w:r>
        </w:del>
        <w:r w:rsidR="009D5F4F">
          <w:t xml:space="preserve">the coefficient data </w:t>
        </w:r>
      </w:ins>
      <w:ins w:id="632" w:author="Tanya Brown" w:date="2023-10-12T17:23:00Z">
        <w:r w:rsidR="008D011F">
          <w:t xml:space="preserve">generated </w:t>
        </w:r>
      </w:ins>
      <w:ins w:id="633" w:author="Tanya Brown" w:date="2023-10-12T17:32:00Z">
        <w:r w:rsidR="008D011F">
          <w:t>b</w:t>
        </w:r>
      </w:ins>
      <w:ins w:id="634" w:author="Tanya Brown" w:date="2023-10-12T17:24:00Z">
        <w:r w:rsidR="008D011F">
          <w:t>y ANCOM-BC</w:t>
        </w:r>
      </w:ins>
      <w:ins w:id="635" w:author="Microsoft Office User" w:date="2023-11-28T14:21:00Z">
        <w:r>
          <w:t xml:space="preserve">, representing the correlation of each </w:t>
        </w:r>
      </w:ins>
      <w:ins w:id="636" w:author="Microsoft Office User" w:date="2023-11-28T14:22:00Z">
        <w:r>
          <w:t>microbe with either TLR or IL-1R gene copy number. The correlation coefficient for each microbial taxon</w:t>
        </w:r>
      </w:ins>
      <w:ins w:id="637" w:author="Microsoft Office User" w:date="2023-11-28T14:23:00Z">
        <w:r>
          <w:t xml:space="preserve"> in each coral anatomical compartment (mucus, tissue or endolithic skeleton) was then compiled using custom python scripts and visualized </w:t>
        </w:r>
      </w:ins>
      <w:ins w:id="638" w:author="Microsoft Office User" w:date="2023-11-28T14:24:00Z">
        <w:r>
          <w:t>using</w:t>
        </w:r>
      </w:ins>
      <w:ins w:id="639" w:author="Microsoft Office User" w:date="2023-11-28T14:23:00Z">
        <w:r>
          <w:t xml:space="preserve"> </w:t>
        </w:r>
      </w:ins>
      <w:ins w:id="640" w:author="Tanya Brown" w:date="2023-11-20T12:57:00Z">
        <w:del w:id="641" w:author="Microsoft Office User" w:date="2023-11-28T14:23:00Z">
          <w:r w:rsidR="00B45807" w:rsidRPr="00B45807" w:rsidDel="00F24C80">
            <w:delText xml:space="preserve"> </w:delText>
          </w:r>
        </w:del>
      </w:ins>
      <w:ins w:id="642" w:author="Microsoft Office User" w:date="2023-11-28T14:23:00Z">
        <w:r>
          <w:t xml:space="preserve">the </w:t>
        </w:r>
      </w:ins>
      <w:ins w:id="643" w:author="Tanya Brown" w:date="2023-11-20T12:57:00Z">
        <w:del w:id="644" w:author="Microsoft Office User" w:date="2023-11-28T14:23:00Z">
          <w:r w:rsidR="00B45807" w:rsidRPr="00FC0723" w:rsidDel="00F24C80">
            <w:delText xml:space="preserve">were </w:delText>
          </w:r>
        </w:del>
      </w:ins>
      <w:ins w:id="645" w:author="Tanya Brown" w:date="2023-11-20T12:58:00Z">
        <w:del w:id="646" w:author="Microsoft Office User" w:date="2023-11-28T14:23:00Z">
          <w:r w:rsidR="00B45807" w:rsidDel="00F24C80">
            <w:delText>created</w:delText>
          </w:r>
        </w:del>
      </w:ins>
      <w:ins w:id="647" w:author="Tanya Brown" w:date="2023-11-20T12:57:00Z">
        <w:del w:id="648" w:author="Microsoft Office User" w:date="2023-11-28T14:23:00Z">
          <w:r w:rsidR="00B45807" w:rsidRPr="00FC0723" w:rsidDel="00F24C80">
            <w:delText xml:space="preserve"> </w:delText>
          </w:r>
          <w:r w:rsidR="00B45807" w:rsidDel="00F24C80">
            <w:delText xml:space="preserve">in </w:delText>
          </w:r>
        </w:del>
      </w:ins>
      <w:ins w:id="649" w:author="Tanya Brown" w:date="2023-11-20T12:58:00Z">
        <w:r w:rsidR="00B45807">
          <w:t>matplotlib</w:t>
        </w:r>
      </w:ins>
      <w:ins w:id="650" w:author="Microsoft Office User" w:date="2023-11-28T14:23:00Z">
        <w:r>
          <w:t xml:space="preserve"> python library</w:t>
        </w:r>
      </w:ins>
      <w:ins w:id="651" w:author="Tanya Brown" w:date="2023-11-20T12:58:00Z">
        <w:del w:id="652" w:author="Microsoft Office User" w:date="2023-11-28T14:24:00Z">
          <w:r w:rsidR="00B45807" w:rsidDel="00F24C80">
            <w:delText xml:space="preserve"> using custom python scripts</w:delText>
          </w:r>
        </w:del>
      </w:ins>
      <w:ins w:id="653" w:author="Tanya Brown" w:date="2023-11-13T16:47:00Z">
        <w:r w:rsidR="0058505E">
          <w:t>.</w:t>
        </w:r>
      </w:ins>
      <w:ins w:id="654" w:author="Tanya Brown" w:date="2023-10-12T17:33:00Z">
        <w:r w:rsidR="0014627D">
          <w:t xml:space="preserve"> </w:t>
        </w:r>
      </w:ins>
      <w:ins w:id="655" w:author="Tanya Brown" w:date="2023-11-17T15:13:00Z">
        <w:r w:rsidR="006B5CC8">
          <w:t xml:space="preserve">Microbes are </w:t>
        </w:r>
        <w:del w:id="656" w:author="Microsoft Office User" w:date="2023-11-28T14:24:00Z">
          <w:r w:rsidR="006B5CC8" w:rsidDel="00F24C80">
            <w:delText xml:space="preserve">only </w:delText>
          </w:r>
        </w:del>
        <w:r w:rsidR="006B5CC8">
          <w:t>reported</w:t>
        </w:r>
      </w:ins>
      <w:ins w:id="657" w:author="Tanya Brown" w:date="2023-11-17T15:15:00Z">
        <w:r w:rsidR="006B5CC8">
          <w:t xml:space="preserve"> in the heatmap and manuscript text only</w:t>
        </w:r>
      </w:ins>
      <w:ins w:id="658" w:author="Tanya Brown" w:date="2023-11-17T15:13:00Z">
        <w:r w:rsidR="006B5CC8">
          <w:t xml:space="preserve"> if they</w:t>
        </w:r>
      </w:ins>
      <w:ins w:id="659" w:author="Tanya Brown" w:date="2023-11-17T15:15:00Z">
        <w:r w:rsidR="006B5CC8">
          <w:t xml:space="preserve"> were</w:t>
        </w:r>
      </w:ins>
      <w:ins w:id="660" w:author="Tanya Brown" w:date="2023-11-17T15:13:00Z">
        <w:r w:rsidR="006B5CC8">
          <w:t xml:space="preserve"> significant</w:t>
        </w:r>
      </w:ins>
      <w:ins w:id="661" w:author="Tanya Brown" w:date="2023-11-17T15:15:00Z">
        <w:r w:rsidR="006B5CC8">
          <w:t>ly associated with gene copy number</w:t>
        </w:r>
      </w:ins>
      <w:ins w:id="662" w:author="Tanya Brown" w:date="2023-11-17T15:13:00Z">
        <w:r w:rsidR="006B5CC8">
          <w:t xml:space="preserve"> by both ANCOM-BC and confirmatory phylogenetic regression</w:t>
        </w:r>
      </w:ins>
      <w:ins w:id="663" w:author="Tanya Brown" w:date="2023-11-17T15:15:00Z">
        <w:r w:rsidR="006B5CC8">
          <w:t xml:space="preserve"> as described above</w:t>
        </w:r>
      </w:ins>
      <w:ins w:id="664" w:author="Microsoft Office User" w:date="2023-11-28T14:25:00Z">
        <w:r>
          <w:t xml:space="preserve"> in at least one compartment</w:t>
        </w:r>
      </w:ins>
      <w:ins w:id="665" w:author="Tanya Brown" w:date="2023-11-17T15:13:00Z">
        <w:r w:rsidR="006B5CC8">
          <w:t xml:space="preserve">. </w:t>
        </w:r>
      </w:ins>
      <w:ins w:id="666" w:author="Tanya Brown" w:date="2023-11-27T13:35:00Z">
        <w:r w:rsidR="0056114E">
          <w:t>The c</w:t>
        </w:r>
      </w:ins>
      <w:ins w:id="667" w:author="Tanya Brown" w:date="2023-11-20T12:59:00Z">
        <w:r w:rsidR="00B45807">
          <w:t>olor</w:t>
        </w:r>
      </w:ins>
      <w:ins w:id="668" w:author="Tanya Brown" w:date="2023-11-27T13:35:00Z">
        <w:r w:rsidR="0056114E">
          <w:t xml:space="preserve"> </w:t>
        </w:r>
      </w:ins>
      <w:ins w:id="669" w:author="Tanya Brown" w:date="2023-11-20T12:59:00Z">
        <w:r w:rsidR="00B45807">
          <w:t xml:space="preserve">bar </w:t>
        </w:r>
      </w:ins>
      <w:ins w:id="670" w:author="Tanya Brown" w:date="2023-11-20T13:00:00Z">
        <w:r w:rsidR="00B45807">
          <w:t>shows raw correlation coefficient values from ANCOM-BC</w:t>
        </w:r>
      </w:ins>
      <w:ins w:id="671" w:author="Tanya Brown" w:date="2023-11-20T13:01:00Z">
        <w:r w:rsidR="00B45807">
          <w:t xml:space="preserve">. </w:t>
        </w:r>
        <w:del w:id="672" w:author="Microsoft Office User" w:date="2023-11-28T14:25:00Z">
          <w:r w:rsidR="00B45807" w:rsidDel="00F24C80">
            <w:delText>Results are separated by coral mucus, tissue, and skeleton.</w:delText>
          </w:r>
        </w:del>
      </w:ins>
    </w:p>
    <w:p w14:paraId="7AB80E7F" w14:textId="77777777" w:rsidR="00B45807" w:rsidRDefault="00B45807" w:rsidP="00406E0F">
      <w:pPr>
        <w:rPr>
          <w:ins w:id="673" w:author="Tanya Brown" w:date="2023-11-20T12:59:00Z"/>
        </w:rPr>
      </w:pPr>
    </w:p>
    <w:p w14:paraId="16031E23" w14:textId="7E9AD02E" w:rsidR="00B45807" w:rsidRDefault="00B45807" w:rsidP="00406E0F">
      <w:pPr>
        <w:rPr>
          <w:ins w:id="674" w:author="Tanya Brown" w:date="2023-11-27T13:36:00Z"/>
        </w:rPr>
      </w:pPr>
      <w:ins w:id="675" w:author="Tanya Brown" w:date="2023-11-20T13:02:00Z">
        <w:r>
          <w:t>Heatmaps to visualize microbial relative abundance</w:t>
        </w:r>
      </w:ins>
      <w:ins w:id="676" w:author="Microsoft Office User" w:date="2023-11-28T14:25:00Z">
        <w:r w:rsidR="00F24C80">
          <w:t xml:space="preserve"> in the Supplementary Material</w:t>
        </w:r>
      </w:ins>
      <w:ins w:id="677" w:author="Tanya Brown" w:date="2023-11-20T13:02:00Z">
        <w:r>
          <w:t xml:space="preserve"> were created in </w:t>
        </w:r>
      </w:ins>
      <w:ins w:id="678" w:author="Microsoft Office User" w:date="2023-11-28T14:25:00Z">
        <w:r w:rsidR="00F24C80">
          <w:t xml:space="preserve">the </w:t>
        </w:r>
      </w:ins>
      <w:ins w:id="679" w:author="Tanya Brown" w:date="2023-11-20T13:02:00Z">
        <w:r>
          <w:t>phyloseq</w:t>
        </w:r>
      </w:ins>
      <w:ins w:id="680" w:author="Microsoft Office User" w:date="2023-11-28T14:25:00Z">
        <w:r w:rsidR="00F24C80">
          <w:t xml:space="preserve"> R package</w:t>
        </w:r>
      </w:ins>
      <w:ins w:id="681" w:author="Tanya Brown" w:date="2023-11-20T13:02:00Z">
        <w:r>
          <w:t xml:space="preserve">. </w:t>
        </w:r>
      </w:ins>
      <w:ins w:id="682" w:author="Tanya Brown" w:date="2023-11-13T16:51:00Z">
        <w:r w:rsidR="0058505E">
          <w:t xml:space="preserve">Colors depict </w:t>
        </w:r>
      </w:ins>
      <w:ins w:id="683" w:author="Tanya Brown" w:date="2023-11-20T13:03:00Z">
        <w:r>
          <w:t>the count of each microbial taxon</w:t>
        </w:r>
      </w:ins>
      <w:ins w:id="684" w:author="Tanya Brown" w:date="2023-11-13T16:52:00Z">
        <w:r w:rsidR="0058505E">
          <w:t xml:space="preserve"> </w:t>
        </w:r>
      </w:ins>
      <w:ins w:id="685" w:author="Tanya Brown" w:date="2023-11-20T13:04:00Z">
        <w:r>
          <w:t>in samples rarefied to 1000 sequences</w:t>
        </w:r>
      </w:ins>
      <w:ins w:id="686" w:author="Tanya Brown" w:date="2023-11-13T16:52:00Z">
        <w:r w:rsidR="0058505E">
          <w:t xml:space="preserve"> </w:t>
        </w:r>
      </w:ins>
      <w:ins w:id="687" w:author="Tanya Brown" w:date="2023-11-20T13:04:00Z">
        <w:r w:rsidR="009B0821">
          <w:t xml:space="preserve">per sample, and assigned </w:t>
        </w:r>
      </w:ins>
      <w:ins w:id="688" w:author="Tanya Brown" w:date="2023-11-20T13:05:00Z">
        <w:r w:rsidR="009B0821">
          <w:t>to colors using</w:t>
        </w:r>
      </w:ins>
      <w:ins w:id="689" w:author="Tanya Brown" w:date="2023-11-13T16:52:00Z">
        <w:r w:rsidR="0058505E">
          <w:t xml:space="preserve"> a log scale (we used plot_heatmaps </w:t>
        </w:r>
      </w:ins>
      <w:ins w:id="690" w:author="Tanya Brown" w:date="2023-11-13T16:53:00Z">
        <w:r w:rsidR="0058505E">
          <w:t>default log base 4 scaling)</w:t>
        </w:r>
      </w:ins>
      <w:ins w:id="691" w:author="Tanya Brown" w:date="2023-11-13T16:52:00Z">
        <w:r w:rsidR="0058505E">
          <w:t xml:space="preserve">. </w:t>
        </w:r>
      </w:ins>
      <w:ins w:id="692" w:author="Tanya Brown" w:date="2023-11-13T16:48:00Z">
        <w:r w:rsidR="0058505E">
          <w:t xml:space="preserve">Samples were ordered by </w:t>
        </w:r>
      </w:ins>
      <w:ins w:id="693" w:author="Tanya Brown" w:date="2023-11-20T13:05:00Z">
        <w:r w:rsidR="009B0821">
          <w:t>the IL-1R or TLR gene copy number of t</w:t>
        </w:r>
      </w:ins>
      <w:ins w:id="694" w:author="Tanya Brown" w:date="2023-11-20T13:06:00Z">
        <w:r w:rsidR="009B0821">
          <w:t xml:space="preserve">he species from which the sample was taken </w:t>
        </w:r>
      </w:ins>
      <w:ins w:id="695" w:author="Tanya Brown" w:date="2023-11-13T16:48:00Z">
        <w:r w:rsidR="0058505E">
          <w:t>w</w:t>
        </w:r>
      </w:ins>
      <w:ins w:id="696" w:author="Tanya Brown" w:date="2023-11-13T16:50:00Z">
        <w:r w:rsidR="0058505E">
          <w:t>h</w:t>
        </w:r>
      </w:ins>
      <w:ins w:id="697" w:author="Tanya Brown" w:date="2023-11-13T16:48:00Z">
        <w:r w:rsidR="0058505E">
          <w:t>ile microbes were ordered by ordination anal</w:t>
        </w:r>
      </w:ins>
      <w:ins w:id="698" w:author="Tanya Brown" w:date="2023-11-13T16:49:00Z">
        <w:r w:rsidR="0058505E">
          <w:t>ysis using the p</w:t>
        </w:r>
      </w:ins>
      <w:ins w:id="699" w:author="Tanya Brown" w:date="2023-11-13T16:51:00Z">
        <w:r w:rsidR="0058505E">
          <w:t>h</w:t>
        </w:r>
      </w:ins>
      <w:ins w:id="700" w:author="Tanya Brown" w:date="2023-11-13T16:49:00Z">
        <w:r w:rsidR="0058505E">
          <w:t>yloseq plot</w:t>
        </w:r>
      </w:ins>
      <w:ins w:id="701" w:author="Tanya Brown" w:date="2023-11-13T16:53:00Z">
        <w:r w:rsidR="0058505E">
          <w:t>_</w:t>
        </w:r>
      </w:ins>
      <w:ins w:id="702" w:author="Tanya Brown" w:date="2023-11-13T16:49:00Z">
        <w:r w:rsidR="0058505E">
          <w:t xml:space="preserve">heatmap </w:t>
        </w:r>
      </w:ins>
      <w:ins w:id="703" w:author="Tanya Brown" w:date="2023-11-13T16:50:00Z">
        <w:r w:rsidR="0058505E">
          <w:t>function</w:t>
        </w:r>
      </w:ins>
      <w:ins w:id="704" w:author="Tanya Brown" w:date="2023-11-13T16:53:00Z">
        <w:r w:rsidR="0058505E">
          <w:t>’</w:t>
        </w:r>
      </w:ins>
      <w:ins w:id="705" w:author="Tanya Brown" w:date="2023-11-13T16:50:00Z">
        <w:r w:rsidR="0058505E">
          <w:t>s “RDA” clustering method</w:t>
        </w:r>
      </w:ins>
      <w:ins w:id="706" w:author="Tanya Brown" w:date="2023-11-13T16:49:00Z">
        <w:r w:rsidR="0058505E">
          <w:t>.</w:t>
        </w:r>
      </w:ins>
      <w:del w:id="707" w:author="Tanya Brown" w:date="2023-10-12T17:24:00Z">
        <w:r w:rsidR="00367A15" w:rsidRPr="00FC0723" w:rsidDel="008D011F">
          <w:delText>of the microbial community</w:delText>
        </w:r>
      </w:del>
      <w:del w:id="708" w:author="Tanya Brown" w:date="2023-11-13T17:06:00Z">
        <w:r w:rsidR="00367A15" w:rsidRPr="00FC0723" w:rsidDel="00135CF6">
          <w:delText>.</w:delText>
        </w:r>
      </w:del>
    </w:p>
    <w:p w14:paraId="4329AE3C" w14:textId="77777777" w:rsidR="0056114E" w:rsidRPr="00B45807" w:rsidRDefault="0056114E" w:rsidP="00406E0F">
      <w:pPr>
        <w:rPr>
          <w:rPrChange w:id="709" w:author="Tanya Brown" w:date="2023-11-20T12:54:00Z">
            <w:rPr>
              <w:rFonts w:eastAsia="Arial"/>
              <w:color w:val="222222"/>
              <w:sz w:val="27"/>
              <w:szCs w:val="27"/>
            </w:rPr>
          </w:rPrChange>
        </w:rPr>
      </w:pPr>
    </w:p>
    <w:p w14:paraId="3EA9EAD8" w14:textId="2D02623A" w:rsidR="00DB41FE" w:rsidRPr="006554A6" w:rsidDel="0056114E" w:rsidRDefault="00FF4AE8">
      <w:pPr>
        <w:rPr>
          <w:del w:id="710" w:author="Microsoft Office User" w:date="2023-09-19T14:41:00Z"/>
          <w:rFonts w:eastAsia="Cambria"/>
          <w:b/>
          <w:bCs/>
        </w:rPr>
      </w:pPr>
      <w:ins w:id="711" w:author="Tanya Brown" w:date="2023-11-17T14:45:00Z">
        <w:r w:rsidRPr="0056114E">
          <w:rPr>
            <w:rFonts w:eastAsia="Cambria"/>
            <w:b/>
            <w:bCs/>
            <w:rPrChange w:id="712" w:author="Tanya Brown" w:date="2023-11-27T13:36:00Z">
              <w:rPr>
                <w:rFonts w:ascii="Cambria" w:eastAsia="Cambria" w:hAnsi="Cambria" w:cs="Cambria"/>
                <w:b/>
                <w:i/>
                <w:iCs/>
                <w:sz w:val="28"/>
                <w:szCs w:val="28"/>
              </w:rPr>
            </w:rPrChange>
          </w:rPr>
          <w:t xml:space="preserve">Tests controlling for effects </w:t>
        </w:r>
      </w:ins>
      <w:ins w:id="713" w:author="Tanya Brown" w:date="2023-11-17T14:44:00Z">
        <w:r w:rsidRPr="0056114E">
          <w:rPr>
            <w:rFonts w:eastAsia="Cambria"/>
            <w:b/>
            <w:bCs/>
            <w:rPrChange w:id="714" w:author="Tanya Brown" w:date="2023-11-27T13:36:00Z">
              <w:rPr>
                <w:rFonts w:ascii="Cambria" w:eastAsia="Cambria" w:hAnsi="Cambria" w:cs="Cambria"/>
                <w:b/>
                <w:i/>
                <w:iCs/>
                <w:sz w:val="28"/>
                <w:szCs w:val="28"/>
              </w:rPr>
            </w:rPrChange>
          </w:rPr>
          <w:t xml:space="preserve">of genome </w:t>
        </w:r>
      </w:ins>
      <w:ins w:id="715" w:author="Tanya Brown" w:date="2023-11-17T14:45:00Z">
        <w:r w:rsidRPr="0056114E">
          <w:rPr>
            <w:rFonts w:eastAsia="Cambria"/>
            <w:b/>
            <w:bCs/>
            <w:rPrChange w:id="716" w:author="Tanya Brown" w:date="2023-11-27T13:36:00Z">
              <w:rPr>
                <w:rFonts w:ascii="Cambria" w:eastAsia="Cambria" w:hAnsi="Cambria" w:cs="Cambria"/>
                <w:b/>
                <w:i/>
                <w:iCs/>
                <w:sz w:val="28"/>
                <w:szCs w:val="28"/>
              </w:rPr>
            </w:rPrChange>
          </w:rPr>
          <w:t xml:space="preserve">quality </w:t>
        </w:r>
      </w:ins>
      <w:ins w:id="717" w:author="Tanya Brown" w:date="2023-11-17T14:44:00Z">
        <w:r w:rsidRPr="0056114E">
          <w:rPr>
            <w:rFonts w:eastAsia="Cambria"/>
            <w:b/>
            <w:bCs/>
            <w:rPrChange w:id="718" w:author="Tanya Brown" w:date="2023-11-27T13:36:00Z">
              <w:rPr>
                <w:rFonts w:ascii="Cambria" w:eastAsia="Cambria" w:hAnsi="Cambria" w:cs="Cambria"/>
                <w:b/>
                <w:i/>
                <w:iCs/>
                <w:sz w:val="28"/>
                <w:szCs w:val="28"/>
              </w:rPr>
            </w:rPrChange>
          </w:rPr>
          <w:t xml:space="preserve"> </w:t>
        </w:r>
      </w:ins>
    </w:p>
    <w:p w14:paraId="11CF28CB" w14:textId="77777777" w:rsidR="0056114E" w:rsidRPr="0056114E" w:rsidRDefault="0056114E" w:rsidP="00FC0723">
      <w:pPr>
        <w:pStyle w:val="Heading2"/>
        <w:rPr>
          <w:ins w:id="719" w:author="Tanya Brown" w:date="2023-11-27T13:36:00Z"/>
          <w:rFonts w:ascii="Times New Roman" w:hAnsi="Times New Roman" w:cs="Times New Roman"/>
          <w:bCs/>
          <w:i w:val="0"/>
          <w:sz w:val="24"/>
          <w:szCs w:val="24"/>
        </w:rPr>
      </w:pPr>
    </w:p>
    <w:p w14:paraId="4D5A3171" w14:textId="018C2A67" w:rsidR="00FF4AE8" w:rsidRPr="00FF4AE8" w:rsidRDefault="00FF4AE8">
      <w:pPr>
        <w:rPr>
          <w:ins w:id="720" w:author="Tanya Brown" w:date="2023-11-17T14:46:00Z"/>
        </w:rPr>
        <w:pPrChange w:id="721" w:author="Tanya Brown" w:date="2023-11-17T14:46:00Z">
          <w:pPr>
            <w:pStyle w:val="Heading2"/>
          </w:pPr>
        </w:pPrChange>
      </w:pPr>
      <w:ins w:id="722" w:author="Tanya Brown" w:date="2023-11-17T14:46:00Z">
        <w:r>
          <w:t xml:space="preserve">In order to control for potential effects of genome quality on regression results, </w:t>
        </w:r>
      </w:ins>
      <w:ins w:id="723" w:author="Tanya Brown" w:date="2023-11-17T14:50:00Z">
        <w:r>
          <w:t>Benchmarking Universal Single Copy Orthologs (</w:t>
        </w:r>
      </w:ins>
      <w:ins w:id="724" w:author="Tanya Brown" w:date="2023-11-17T14:46:00Z">
        <w:r>
          <w:t>BUSCO</w:t>
        </w:r>
      </w:ins>
      <w:ins w:id="725" w:author="Tanya Brown" w:date="2023-11-17T14:50:00Z">
        <w:r>
          <w:t>)</w:t>
        </w:r>
      </w:ins>
      <w:ins w:id="726" w:author="Tanya Brown" w:date="2023-11-17T14:46:00Z">
        <w:r>
          <w:t xml:space="preserve"> scores were calculated for each genome. </w:t>
        </w:r>
      </w:ins>
      <w:ins w:id="727" w:author="Microsoft Office User" w:date="2023-11-28T14:27:00Z">
        <w:r w:rsidR="00F24C80">
          <w:t xml:space="preserve">These scores reflect the proportion of single-copy orthologs present in all the vast </w:t>
        </w:r>
      </w:ins>
      <w:ins w:id="728" w:author="Microsoft Office User" w:date="2023-11-28T14:28:00Z">
        <w:r w:rsidR="00F24C80">
          <w:t xml:space="preserve">majority of finished genomes that are also present in a coral genome, with low BUSCO scores suggesting low coverage or incomplete assembly. </w:t>
        </w:r>
      </w:ins>
      <w:ins w:id="729" w:author="Tanya Brown" w:date="2023-11-17T14:47:00Z">
        <w:r>
          <w:t>For phylogenetic correl</w:t>
        </w:r>
      </w:ins>
      <w:ins w:id="730" w:author="Tanya Brown" w:date="2023-11-17T14:48:00Z">
        <w:r>
          <w:t>ations that appeared interesting based on initial analysis (e.g. skeleton microbiome richness vs. IL-1R gene copy number), t</w:t>
        </w:r>
      </w:ins>
      <w:ins w:id="731" w:author="Tanya Brown" w:date="2023-11-17T14:47:00Z">
        <w:r>
          <w:t xml:space="preserve">he proportion of complete, single-copy </w:t>
        </w:r>
      </w:ins>
      <w:ins w:id="732" w:author="Microsoft Office User" w:date="2023-11-28T14:26:00Z">
        <w:r w:rsidR="00F24C80">
          <w:t>orthologs (“</w:t>
        </w:r>
      </w:ins>
      <w:ins w:id="733" w:author="Tanya Brown" w:date="2023-11-17T14:47:00Z">
        <w:r>
          <w:t>BUSCOs</w:t>
        </w:r>
      </w:ins>
      <w:ins w:id="734" w:author="Microsoft Office User" w:date="2023-11-28T14:26:00Z">
        <w:r w:rsidR="00F24C80">
          <w:t>”) in each genome</w:t>
        </w:r>
      </w:ins>
      <w:ins w:id="735" w:author="Tanya Brown" w:date="2023-11-17T14:47:00Z">
        <w:r>
          <w:t xml:space="preserve"> was then ad</w:t>
        </w:r>
      </w:ins>
      <w:ins w:id="736" w:author="Tanya Brown" w:date="2023-11-17T14:49:00Z">
        <w:r>
          <w:t>ded as an additional factor in multiple linear regression of phylogenetic independent contrasts for our dataset</w:t>
        </w:r>
      </w:ins>
      <w:ins w:id="737" w:author="Microsoft Office User" w:date="2023-11-28T14:29:00Z">
        <w:r w:rsidR="00F24C80">
          <w:t>, in order to assess if observed correlations between innate immune gene rep</w:t>
        </w:r>
      </w:ins>
      <w:ins w:id="738" w:author="Microsoft Office User" w:date="2023-11-28T14:30:00Z">
        <w:r w:rsidR="00F24C80">
          <w:t xml:space="preserve">ertoire and microbiome structure </w:t>
        </w:r>
      </w:ins>
      <w:ins w:id="739" w:author="Microsoft Office User" w:date="2023-11-28T14:29:00Z">
        <w:r w:rsidR="00F24C80">
          <w:t>could be attributed to differences in genome quality</w:t>
        </w:r>
      </w:ins>
      <w:ins w:id="740" w:author="Tanya Brown" w:date="2023-11-17T14:49:00Z">
        <w:r>
          <w:t>.</w:t>
        </w:r>
      </w:ins>
      <w:ins w:id="741" w:author="Tanya Brown" w:date="2023-11-17T14:51:00Z">
        <w:r>
          <w:t xml:space="preserve"> </w:t>
        </w:r>
      </w:ins>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1FB26041" w:rsidR="000C56B0" w:rsidRDefault="00367A15" w:rsidP="00406E0F">
      <w:r w:rsidRPr="00FC0723">
        <w:lastRenderedPageBreak/>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del w:id="742" w:author="Tanya Brown" w:date="2023-10-10T17:31:00Z">
        <w:r w:rsidRPr="00FC0723" w:rsidDel="00EF5197">
          <w:delText xml:space="preserve">some </w:delText>
        </w:r>
      </w:del>
      <w:ins w:id="743" w:author="Tanya Brown" w:date="2023-10-10T17:31:00Z">
        <w:r w:rsidR="00EF5197">
          <w:t>a</w:t>
        </w:r>
        <w:r w:rsidR="00EF5197" w:rsidRPr="00FC0723">
          <w:t xml:space="preserve"> </w:t>
        </w:r>
      </w:ins>
      <w:r w:rsidRPr="00FC0723">
        <w:t xml:space="preserve">prior </w:t>
      </w:r>
      <w:del w:id="744" w:author="Tanya Brown" w:date="2023-10-10T17:32:00Z">
        <w:r w:rsidRPr="00FC0723" w:rsidDel="00EF5197">
          <w:delText xml:space="preserve">studies </w:delText>
        </w:r>
      </w:del>
      <w:ins w:id="745" w:author="Tanya Brown" w:date="2023-10-10T17:32:00Z">
        <w:r w:rsidR="00EF5197" w:rsidRPr="00FC0723">
          <w:t>stud</w:t>
        </w:r>
        <w:r w:rsidR="00EF5197">
          <w:t>y</w:t>
        </w:r>
        <w:r w:rsidR="00EF5197" w:rsidRPr="00FC0723">
          <w:t xml:space="preserve"> </w:t>
        </w:r>
      </w:ins>
      <w:del w:id="746" w:author="Tanya Brown" w:date="2023-10-10T17:32:00Z">
        <w:r w:rsidRPr="00FC0723" w:rsidDel="00EF5197">
          <w:delText xml:space="preserve">have </w:delText>
        </w:r>
      </w:del>
      <w:r w:rsidRPr="00FC0723">
        <w:t>analyzed both genomes and transcriptomes in order to maximize discovery of new TLR or IL-1R homologs</w:t>
      </w:r>
      <w:ins w:id="747" w:author="Tanya Brown" w:date="2023-10-10T17:26:00Z">
        <w:r w:rsidR="00371BCF">
          <w:t xml:space="preserve"> </w:t>
        </w:r>
      </w:ins>
      <w:r w:rsidR="00EF5197">
        <w:fldChar w:fldCharType="begin"/>
      </w:r>
      <w:r w:rsidR="00EE6757">
        <w:instrText xml:space="preserve"> ADDIN ZOTERO_ITEM CSL_CITATION {"citationID":"avs3kak7md","properties":{"formattedCitation":"[53]","plainCitation":"[53]","noteIndex":0},"citationItems":[{"id":1552,"uris":["http://zotero.org/groups/4751850/items/7REVQ4JZ"],"itemData":{"id":1552,"type":"article-journal","abstract":"The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EE6757">
        <w:t>[53]</w:t>
      </w:r>
      <w:r w:rsidR="00EF5197">
        <w:fldChar w:fldCharType="end"/>
      </w:r>
      <w:r w:rsidRPr="00FC0723">
        <w:t xml:space="preserve">, we chose to exclude transcriptomes from our analysis in order to prevent any potential confounding effects of some innate immune genes not being expressed in </w:t>
      </w:r>
      <w:ins w:id="748" w:author="Microsoft Office User" w:date="2023-09-19T14:41:00Z">
        <w:r w:rsidR="004E7F60">
          <w:t xml:space="preserve">any given </w:t>
        </w:r>
      </w:ins>
      <w:r w:rsidRPr="00FC0723">
        <w:t>transcriptome</w:t>
      </w:r>
      <w:del w:id="749" w:author="Microsoft Office User" w:date="2023-09-19T14:41:00Z">
        <w:r w:rsidRPr="00FC0723" w:rsidDel="004E7F60">
          <w:delText>s</w:delText>
        </w:r>
      </w:del>
      <w:r w:rsidRPr="00FC0723">
        <w:t>.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ins w:id="750" w:author="Microsoft Office User" w:date="2023-09-28T14:41:00Z">
        <w:r w:rsidR="009E36EF">
          <w:t xml:space="preserve"> </w:t>
        </w:r>
      </w:ins>
      <w:r w:rsidR="009E36EF">
        <w:fldChar w:fldCharType="begin"/>
      </w:r>
      <w:r w:rsidR="00EE6757">
        <w:instrText xml:space="preserve"> ADDIN ZOTERO_ITEM CSL_CITATION {"citationID":"G5P4Eip4","properties":{"formattedCitation":"[37,53]","plainCitation":"[37,53]","noteIndex":0},"citationItems":[{"id":1552,"uris":["http://zotero.org/groups/4751850/items/7REVQ4JZ"],"itemData":{"id":1552,"type":"article-journal","abstract":"The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M."}],"issued":{"date-parts":[["2014",10,1]]}}},{"id":1638,"uris":["http://zotero.org/groups/4751850/items/VCRNXQN7"],"itemData":{"id":1638,"type":"article-journal","container-title":"Frontiers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EE6757">
        <w:t>[37,53]</w:t>
      </w:r>
      <w:r w:rsidR="009E36EF">
        <w:fldChar w:fldCharType="end"/>
      </w:r>
      <w:ins w:id="751" w:author="Microsoft Office User" w:date="2023-09-28T14:41:00Z">
        <w:r w:rsidR="009E36EF">
          <w:t xml:space="preserve">.  </w:t>
        </w:r>
      </w:ins>
      <w:del w:id="752" w:author="Microsoft Office User" w:date="2023-09-28T14:45:00Z">
        <w:r w:rsidDel="009E36EF">
          <w:fldChar w:fldCharType="begin"/>
        </w:r>
        <w:r w:rsidDel="009E36EF">
          <w:delInstrText>HYPERLINK "https://www.zotero.org/google-docs/?QCPMJD"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p>
    <w:p w14:paraId="66508B5E" w14:textId="77777777" w:rsidR="004302F8" w:rsidRPr="00FC0723" w:rsidRDefault="004302F8" w:rsidP="00406E0F"/>
    <w:p w14:paraId="690B8F47" w14:textId="0C9671FF"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ins w:id="753" w:author="Microsoft Office User" w:date="2023-10-27T12:51:00Z">
        <w:r w:rsidR="0038622B">
          <w:t xml:space="preserve"> Finally, clustering analysis was used to confirm that no two annotated TLR or IL-1R </w:t>
        </w:r>
      </w:ins>
      <w:ins w:id="754" w:author="Microsoft Office User" w:date="2023-10-27T12:52:00Z">
        <w:r w:rsidR="0038622B">
          <w:t>gene</w:t>
        </w:r>
      </w:ins>
      <w:ins w:id="755" w:author="Microsoft Office User" w:date="2023-10-27T12:53:00Z">
        <w:r w:rsidR="0038622B">
          <w:t xml:space="preserve"> copie</w:t>
        </w:r>
      </w:ins>
      <w:ins w:id="756" w:author="Microsoft Office User" w:date="2023-10-27T12:54:00Z">
        <w:r w:rsidR="0038622B">
          <w:t xml:space="preserve">s </w:t>
        </w:r>
      </w:ins>
      <w:ins w:id="757" w:author="Microsoft Office User" w:date="2023-10-27T12:52:00Z">
        <w:r w:rsidR="0038622B">
          <w:t xml:space="preserve">within a genome shared </w:t>
        </w:r>
        <w:r w:rsidR="0038622B">
          <w:sym w:font="Symbol" w:char="F0B3"/>
        </w:r>
        <w:r w:rsidR="0038622B">
          <w:t xml:space="preserve"> 90% sequence similarity</w:t>
        </w:r>
      </w:ins>
      <w:ins w:id="758" w:author="Microsoft Office User" w:date="2023-10-27T12:53:00Z">
        <w:r w:rsidR="0038622B">
          <w:t xml:space="preserve">, indicating that </w:t>
        </w:r>
      </w:ins>
      <w:ins w:id="759" w:author="Microsoft Office User" w:date="2023-10-27T12:55:00Z">
        <w:r w:rsidR="0038622B">
          <w:t>these annotated</w:t>
        </w:r>
      </w:ins>
      <w:ins w:id="760" w:author="Microsoft Office User" w:date="2023-10-27T12:56:00Z">
        <w:r w:rsidR="0038622B">
          <w:t xml:space="preserve"> gene copies</w:t>
        </w:r>
      </w:ins>
      <w:ins w:id="761" w:author="Microsoft Office User" w:date="2023-10-27T12:55:00Z">
        <w:r w:rsidR="0038622B">
          <w:t xml:space="preserve"> are non-redundant.</w:t>
        </w:r>
      </w:ins>
    </w:p>
    <w:p w14:paraId="76291C5F" w14:textId="77777777" w:rsidR="004302F8" w:rsidRPr="00FC0723" w:rsidRDefault="004302F8" w:rsidP="00406E0F"/>
    <w:p w14:paraId="7B847B0B" w14:textId="1DAF6DDE" w:rsidR="000C56B0" w:rsidRDefault="00367A15" w:rsidP="00406E0F">
      <w:r w:rsidRPr="00FC0723">
        <w:t>In keeping with past work</w:t>
      </w:r>
      <w:ins w:id="762" w:author="Microsoft Office User" w:date="2023-09-28T14:46:00Z">
        <w:r w:rsidR="009E36EF">
          <w:t xml:space="preserve"> </w:t>
        </w:r>
        <w:r w:rsidR="009E36EF">
          <w:fldChar w:fldCharType="begin"/>
        </w:r>
      </w:ins>
      <w:r w:rsidR="00EE6757">
        <w:instrText xml:space="preserve"> ADDIN ZOTERO_ITEM CSL_CITATION {"citationID":"cBFllvsk","properties":{"formattedCitation":"[37,53]","plainCitation":"[37,53]","noteIndex":0},"citationItems":[{"id":1552,"uris":["http://zotero.org/groups/4751850/items/7REVQ4JZ"],"itemData":{"id":1552,"type":"article-journal","abstract":"The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M."}],"issued":{"date-parts":[["2014",10,1]]}}},{"id":1638,"uris":["http://zotero.org/groups/4751850/items/VCRNXQN7"],"itemData":{"id":1638,"type":"article-journal","container-title":"Frontiers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ins w:id="763" w:author="Microsoft Office User" w:date="2023-09-28T14:46:00Z">
        <w:r w:rsidR="009E36EF">
          <w:fldChar w:fldCharType="separate"/>
        </w:r>
      </w:ins>
      <w:r w:rsidR="00EE6757">
        <w:t>[37,53]</w:t>
      </w:r>
      <w:ins w:id="764" w:author="Microsoft Office User" w:date="2023-09-28T14:46:00Z">
        <w:r w:rsidR="009E36EF">
          <w:fldChar w:fldCharType="end"/>
        </w:r>
        <w:r w:rsidR="009E36EF">
          <w:t xml:space="preserve"> </w:t>
        </w:r>
      </w:ins>
      <w:del w:id="765" w:author="Microsoft Office User" w:date="2023-09-28T14:46:00Z">
        <w:r w:rsidDel="009E36EF">
          <w:fldChar w:fldCharType="begin"/>
        </w:r>
        <w:r w:rsidDel="009E36EF">
          <w:delInstrText>HYPERLINK "https://www.zotero.org/google-docs/?B4QrHR"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r w:rsidRPr="00FC0723">
        <w:t>we find that both the copy number of TLR, IL-1R and TIR-only genes, and the total abundance of their component TIR, LRR and Ig domains varies greatly across coral genomes (</w:t>
      </w:r>
      <w:r w:rsidRPr="004302F8">
        <w:rPr>
          <w:b/>
          <w:bCs/>
        </w:rPr>
        <w:t>Table 1</w:t>
      </w:r>
      <w:ins w:id="766" w:author="Tanya Brown" w:date="2023-10-20T18:28:00Z">
        <w:r w:rsidR="004821A3">
          <w:rPr>
            <w:b/>
            <w:bCs/>
          </w:rPr>
          <w:t>, Fig. 2</w:t>
        </w:r>
      </w:ins>
      <w:ins w:id="767" w:author="Tanya Brown" w:date="2023-10-22T11:41:00Z">
        <w:r w:rsidR="005022DE">
          <w:rPr>
            <w:b/>
            <w:bCs/>
          </w:rPr>
          <w:t>, Fig. S1</w:t>
        </w:r>
      </w:ins>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768" w:author="Microsoft Office User" w:date="2023-09-11T12:11:00Z">
        <w:r w:rsidR="0030451B">
          <w:rPr>
            <w:b/>
            <w:bCs/>
          </w:rPr>
          <w:t>s</w:t>
        </w:r>
      </w:ins>
      <w:del w:id="769"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6B05CF8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w:t>
      </w:r>
      <w:ins w:id="770" w:author="Tanya Brown" w:date="2023-10-20T18:16:00Z">
        <w:r w:rsidR="00D91CBF">
          <w:t>(</w:t>
        </w:r>
        <w:r w:rsidR="00D91CBF" w:rsidRPr="00D91CBF">
          <w:rPr>
            <w:b/>
            <w:bCs/>
            <w:rPrChange w:id="771" w:author="Tanya Brown" w:date="2023-10-20T18:17:00Z">
              <w:rPr/>
            </w:rPrChange>
          </w:rPr>
          <w:t>Table S5A</w:t>
        </w:r>
        <w:r w:rsidR="00D91CBF">
          <w:t xml:space="preserve">) </w:t>
        </w:r>
      </w:ins>
      <w:r w:rsidRPr="00FC0723">
        <w:t>or evenness</w:t>
      </w:r>
      <w:ins w:id="772" w:author="Tanya Brown" w:date="2023-10-20T18:17:00Z">
        <w:r w:rsidR="00D91CBF">
          <w:t xml:space="preserve"> (</w:t>
        </w:r>
        <w:r w:rsidR="00D91CBF" w:rsidRPr="00D91CBF">
          <w:rPr>
            <w:b/>
            <w:bCs/>
            <w:rPrChange w:id="773" w:author="Tanya Brown" w:date="2023-10-20T18:17:00Z">
              <w:rPr/>
            </w:rPrChange>
          </w:rPr>
          <w:t>Table S5B</w:t>
        </w:r>
        <w:r w:rsidR="00D91CBF">
          <w:t>)</w:t>
        </w:r>
      </w:ins>
      <w:r w:rsidRPr="00FC0723">
        <w:t xml:space="preserve"> during coral evolution. </w:t>
      </w:r>
    </w:p>
    <w:p w14:paraId="0E16C7C7" w14:textId="77777777" w:rsidR="004302F8" w:rsidRPr="00FC0723" w:rsidRDefault="004302F8" w:rsidP="00406E0F"/>
    <w:p w14:paraId="6BC95DE9" w14:textId="01AD88FE" w:rsidR="00184177" w:rsidRDefault="00367A15" w:rsidP="00406E0F">
      <w:pPr>
        <w:rPr>
          <w:ins w:id="774" w:author="Tanya Brown" w:date="2023-11-06T16:53:00Z"/>
        </w:rPr>
      </w:pPr>
      <w:r w:rsidRPr="00FC0723">
        <w:t>We measured microbiome richness as the natural log of the observed number of amplicon sequence variants (ASVs) per 1000 sequences (</w:t>
      </w:r>
      <w:ins w:id="775" w:author="Tanya Brown" w:date="2023-10-20T12:07:00Z">
        <w:r w:rsidR="0044612A" w:rsidRPr="0044612A">
          <w:rPr>
            <w:b/>
            <w:bCs/>
            <w:rPrChange w:id="776" w:author="Tanya Brown" w:date="2023-10-20T12:07:00Z">
              <w:rPr/>
            </w:rPrChange>
          </w:rPr>
          <w:t xml:space="preserve">Table 1, </w:t>
        </w:r>
      </w:ins>
      <w:r w:rsidRPr="004302F8">
        <w:rPr>
          <w:b/>
          <w:bCs/>
        </w:rPr>
        <w:t>Table S5A</w:t>
      </w:r>
      <w:r w:rsidRPr="00FC0723">
        <w:t>)</w:t>
      </w:r>
      <w:r w:rsidR="004302F8">
        <w:t xml:space="preserve"> </w:t>
      </w:r>
      <w:r w:rsidRPr="00FC0723">
        <w:t xml:space="preserve">(see Methods). </w:t>
      </w:r>
      <w:ins w:id="777" w:author="Tanya Brown" w:date="2023-11-06T16:47:00Z">
        <w:r w:rsidR="00F1511C">
          <w:t>In control analyses</w:t>
        </w:r>
      </w:ins>
      <w:ins w:id="778" w:author="Tanya Brown" w:date="2023-11-06T16:50:00Z">
        <w:r w:rsidR="00184177">
          <w:t xml:space="preserve"> using a subset of deeply sequenced samples</w:t>
        </w:r>
      </w:ins>
      <w:ins w:id="779" w:author="Tanya Brown" w:date="2023-11-06T16:47:00Z">
        <w:r w:rsidR="00F1511C">
          <w:t>, the r</w:t>
        </w:r>
      </w:ins>
      <w:ins w:id="780" w:author="Tanya Brown" w:date="2023-11-06T16:48:00Z">
        <w:r w:rsidR="00F1511C">
          <w:t>elative microbiome richness of coral</w:t>
        </w:r>
      </w:ins>
      <w:ins w:id="781" w:author="Tanya Brown" w:date="2023-11-06T16:49:00Z">
        <w:r w:rsidR="00184177">
          <w:t xml:space="preserve"> species</w:t>
        </w:r>
      </w:ins>
      <w:ins w:id="782" w:author="Tanya Brown" w:date="2023-11-06T16:48:00Z">
        <w:r w:rsidR="00F1511C">
          <w:t xml:space="preserve"> was highly correlated </w:t>
        </w:r>
        <w:r w:rsidR="00184177">
          <w:t>across rarefaction depths of 1000 or 100,000 sequences per sample</w:t>
        </w:r>
      </w:ins>
      <w:ins w:id="783" w:author="Tanya Brown" w:date="2023-11-06T16:50:00Z">
        <w:r w:rsidR="00184177">
          <w:t xml:space="preserve"> (</w:t>
        </w:r>
      </w:ins>
      <w:ins w:id="784" w:author="Tanya Brown" w:date="2023-11-06T16:51:00Z">
        <w:r w:rsidR="00184177" w:rsidRPr="00184177">
          <w:rPr>
            <w:color w:val="222222"/>
            <w:rPrChange w:id="785" w:author="Tanya Brown" w:date="2023-11-06T16:52:00Z">
              <w:rPr>
                <w:rFonts w:ascii="Arial" w:hAnsi="Arial" w:cs="Arial"/>
                <w:color w:val="222222"/>
                <w:sz w:val="22"/>
                <w:szCs w:val="22"/>
              </w:rPr>
            </w:rPrChange>
          </w:rPr>
          <w:t>Pearson R</w:t>
        </w:r>
        <w:r w:rsidR="00184177" w:rsidRPr="00184177">
          <w:rPr>
            <w:color w:val="222222"/>
            <w:vertAlign w:val="superscript"/>
            <w:rPrChange w:id="786" w:author="Tanya Brown" w:date="2023-11-06T16:52:00Z">
              <w:rPr>
                <w:rFonts w:ascii="Arial" w:hAnsi="Arial" w:cs="Arial"/>
                <w:color w:val="222222"/>
                <w:sz w:val="22"/>
                <w:szCs w:val="22"/>
              </w:rPr>
            </w:rPrChange>
          </w:rPr>
          <w:t>2</w:t>
        </w:r>
        <w:r w:rsidR="00184177" w:rsidRPr="00184177">
          <w:rPr>
            <w:color w:val="222222"/>
            <w:rPrChange w:id="787" w:author="Tanya Brown" w:date="2023-11-06T16:52:00Z">
              <w:rPr>
                <w:rFonts w:ascii="Arial" w:hAnsi="Arial" w:cs="Arial"/>
                <w:color w:val="222222"/>
                <w:sz w:val="22"/>
                <w:szCs w:val="22"/>
              </w:rPr>
            </w:rPrChange>
          </w:rPr>
          <w:t xml:space="preserve"> = 0.95, p = </w:t>
        </w:r>
        <w:r w:rsidR="00184177" w:rsidRPr="00184177">
          <w:rPr>
            <w:color w:val="222222"/>
            <w:shd w:val="clear" w:color="auto" w:fill="FFFFFF"/>
            <w:rPrChange w:id="788" w:author="Tanya Brown" w:date="2023-11-06T16:52:00Z">
              <w:rPr>
                <w:rFonts w:ascii="Arial" w:hAnsi="Arial" w:cs="Arial"/>
                <w:color w:val="222222"/>
                <w:sz w:val="21"/>
                <w:szCs w:val="21"/>
                <w:shd w:val="clear" w:color="auto" w:fill="FFFFFF"/>
              </w:rPr>
            </w:rPrChange>
          </w:rPr>
          <w:t>3.13</w:t>
        </w:r>
      </w:ins>
      <w:ins w:id="789" w:author="Tanya Brown" w:date="2023-11-27T13:42:00Z">
        <w:r w:rsidR="0056114E">
          <w:rPr>
            <w:color w:val="222222"/>
            <w:shd w:val="clear" w:color="auto" w:fill="FFFFFF"/>
          </w:rPr>
          <w:t xml:space="preserve"> x 10</w:t>
        </w:r>
      </w:ins>
      <w:ins w:id="790" w:author="Tanya Brown" w:date="2023-11-06T16:51:00Z">
        <w:r w:rsidR="00184177" w:rsidRPr="00184177">
          <w:rPr>
            <w:color w:val="222222"/>
            <w:shd w:val="clear" w:color="auto" w:fill="FFFFFF"/>
            <w:vertAlign w:val="superscript"/>
            <w:rPrChange w:id="791" w:author="Tanya Brown" w:date="2023-11-06T16:52:00Z">
              <w:rPr>
                <w:rFonts w:ascii="Arial" w:hAnsi="Arial" w:cs="Arial"/>
                <w:color w:val="222222"/>
                <w:sz w:val="21"/>
                <w:szCs w:val="21"/>
                <w:shd w:val="clear" w:color="auto" w:fill="FFFFFF"/>
              </w:rPr>
            </w:rPrChange>
          </w:rPr>
          <w:t>-25</w:t>
        </w:r>
        <w:r w:rsidR="00184177" w:rsidRPr="00184177">
          <w:rPr>
            <w:color w:val="222222"/>
            <w:shd w:val="clear" w:color="auto" w:fill="FFFFFF"/>
            <w:rPrChange w:id="792" w:author="Tanya Brown" w:date="2023-11-06T16:52:00Z">
              <w:rPr>
                <w:rFonts w:ascii="Arial" w:hAnsi="Arial" w:cs="Arial"/>
                <w:color w:val="222222"/>
                <w:sz w:val="21"/>
                <w:szCs w:val="21"/>
                <w:shd w:val="clear" w:color="auto" w:fill="FFFFFF"/>
              </w:rPr>
            </w:rPrChange>
          </w:rPr>
          <w:t>; Spearman R</w:t>
        </w:r>
        <w:r w:rsidR="00184177" w:rsidRPr="00184177">
          <w:rPr>
            <w:color w:val="222222"/>
            <w:shd w:val="clear" w:color="auto" w:fill="FFFFFF"/>
            <w:vertAlign w:val="superscript"/>
            <w:rPrChange w:id="793" w:author="Tanya Brown" w:date="2023-11-06T16:52:00Z">
              <w:rPr>
                <w:rFonts w:ascii="Arial" w:hAnsi="Arial" w:cs="Arial"/>
                <w:color w:val="222222"/>
                <w:sz w:val="21"/>
                <w:szCs w:val="21"/>
                <w:shd w:val="clear" w:color="auto" w:fill="FFFFFF"/>
              </w:rPr>
            </w:rPrChange>
          </w:rPr>
          <w:t>2</w:t>
        </w:r>
        <w:r w:rsidR="00184177" w:rsidRPr="00184177">
          <w:rPr>
            <w:color w:val="222222"/>
            <w:shd w:val="clear" w:color="auto" w:fill="FFFFFF"/>
            <w:rPrChange w:id="794" w:author="Tanya Brown" w:date="2023-11-06T16:52:00Z">
              <w:rPr>
                <w:rFonts w:ascii="Arial" w:hAnsi="Arial" w:cs="Arial"/>
                <w:color w:val="222222"/>
                <w:sz w:val="21"/>
                <w:szCs w:val="21"/>
                <w:shd w:val="clear" w:color="auto" w:fill="FFFFFF"/>
              </w:rPr>
            </w:rPrChange>
          </w:rPr>
          <w:t xml:space="preserve"> = 0.989, p=3.51</w:t>
        </w:r>
      </w:ins>
      <w:ins w:id="795" w:author="Tanya Brown" w:date="2023-11-27T13:42:00Z">
        <w:r w:rsidR="0056114E">
          <w:rPr>
            <w:color w:val="222222"/>
            <w:shd w:val="clear" w:color="auto" w:fill="FFFFFF"/>
          </w:rPr>
          <w:t xml:space="preserve"> x 10</w:t>
        </w:r>
      </w:ins>
      <w:ins w:id="796" w:author="Tanya Brown" w:date="2023-11-06T16:51:00Z">
        <w:r w:rsidR="00184177" w:rsidRPr="00184177">
          <w:rPr>
            <w:color w:val="222222"/>
            <w:shd w:val="clear" w:color="auto" w:fill="FFFFFF"/>
            <w:vertAlign w:val="superscript"/>
            <w:rPrChange w:id="797" w:author="Tanya Brown" w:date="2023-11-06T16:52:00Z">
              <w:rPr>
                <w:rFonts w:ascii="Arial" w:hAnsi="Arial" w:cs="Arial"/>
                <w:color w:val="222222"/>
                <w:sz w:val="21"/>
                <w:szCs w:val="21"/>
                <w:shd w:val="clear" w:color="auto" w:fill="FFFFFF"/>
              </w:rPr>
            </w:rPrChange>
          </w:rPr>
          <w:t>-37</w:t>
        </w:r>
      </w:ins>
      <w:ins w:id="798" w:author="Tanya Brown" w:date="2023-11-06T16:52:00Z">
        <w:r w:rsidR="00184177" w:rsidRPr="00184177">
          <w:rPr>
            <w:color w:val="222222"/>
            <w:shd w:val="clear" w:color="auto" w:fill="FFFFFF"/>
            <w:rPrChange w:id="799" w:author="Tanya Brown" w:date="2023-11-06T16:52:00Z">
              <w:rPr>
                <w:rFonts w:ascii="Arial" w:hAnsi="Arial" w:cs="Arial"/>
                <w:color w:val="222222"/>
                <w:sz w:val="21"/>
                <w:szCs w:val="21"/>
                <w:shd w:val="clear" w:color="auto" w:fill="FFFFFF"/>
              </w:rPr>
            </w:rPrChange>
          </w:rPr>
          <w:t>)</w:t>
        </w:r>
      </w:ins>
      <w:ins w:id="800" w:author="Tanya Brown" w:date="2023-11-06T16:48:00Z">
        <w:r w:rsidR="00184177">
          <w:t xml:space="preserve">. </w:t>
        </w:r>
      </w:ins>
      <w:ins w:id="801" w:author="Tanya Brown" w:date="2023-11-06T16:54:00Z">
        <w:r w:rsidR="00184177">
          <w:t xml:space="preserve">Thus, </w:t>
        </w:r>
      </w:ins>
      <w:ins w:id="802" w:author="Tanya Brown" w:date="2023-11-06T16:55:00Z">
        <w:r w:rsidR="00184177">
          <w:t>we chose to maximize inclusion of samples by including all Global Coral Microbiome Project samples with 1000 or more reads.</w:t>
        </w:r>
      </w:ins>
    </w:p>
    <w:p w14:paraId="775E36B8" w14:textId="77777777" w:rsidR="00184177" w:rsidRDefault="00184177" w:rsidP="00406E0F">
      <w:pPr>
        <w:rPr>
          <w:ins w:id="803" w:author="Tanya Brown" w:date="2023-11-06T16:53:00Z"/>
        </w:rPr>
      </w:pPr>
    </w:p>
    <w:p w14:paraId="6FBA6AD1" w14:textId="39E3D523" w:rsidR="000C56B0" w:rsidRDefault="00367A15" w:rsidP="00406E0F">
      <w:r w:rsidRPr="00FC0723">
        <w:t>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xml:space="preserve">). Thus, corals that harbor </w:t>
      </w:r>
      <w:r w:rsidRPr="00FC0723">
        <w:lastRenderedPageBreak/>
        <w:t>more TLR or IL-1R gene copies tend to have less diverse microbiomes, and vice versa. In manual inspection of the data, there were several striking examples of this statistical trend</w:t>
      </w:r>
      <w:del w:id="804" w:author="Tanya Brown" w:date="2023-10-20T18:37:00Z">
        <w:r w:rsidRPr="00FC0723" w:rsidDel="00D00D47">
          <w:delText xml:space="preserve"> (</w:delText>
        </w:r>
        <w:r w:rsidRPr="004302F8" w:rsidDel="00D00D47">
          <w:rPr>
            <w:b/>
            <w:bCs/>
          </w:rPr>
          <w:delText>Table S7</w:delText>
        </w:r>
        <w:r w:rsidRPr="00FC0723" w:rsidDel="00D00D47">
          <w:delText>)</w:delText>
        </w:r>
      </w:del>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ins w:id="805" w:author="Tanya Brown" w:date="2023-11-27T11:36:00Z">
        <w:r w:rsidR="008E55DC">
          <w:t xml:space="preserve"> However,</w:t>
        </w:r>
      </w:ins>
      <w:ins w:id="806" w:author="Tanya Brown" w:date="2023-11-27T11:42:00Z">
        <w:r w:rsidR="008E55DC">
          <w:t xml:space="preserve"> we caution that</w:t>
        </w:r>
      </w:ins>
      <w:ins w:id="807" w:author="Tanya Brown" w:date="2023-11-27T11:36:00Z">
        <w:r w:rsidR="008E55DC">
          <w:t xml:space="preserve"> such pairwise species comparisons</w:t>
        </w:r>
      </w:ins>
      <w:ins w:id="808" w:author="Tanya Brown" w:date="2023-11-27T11:42:00Z">
        <w:r w:rsidR="008E55DC">
          <w:t>, although intriguing,</w:t>
        </w:r>
      </w:ins>
      <w:ins w:id="809" w:author="Tanya Brown" w:date="2023-11-27T11:36:00Z">
        <w:r w:rsidR="008E55DC">
          <w:t xml:space="preserve"> are less reliable than the overall correlation</w:t>
        </w:r>
      </w:ins>
      <w:ins w:id="810" w:author="Tanya Brown" w:date="2023-11-27T11:37:00Z">
        <w:r w:rsidR="008E55DC">
          <w:t xml:space="preserve"> (e.g. </w:t>
        </w:r>
      </w:ins>
      <w:ins w:id="811" w:author="Tanya Brown" w:date="2023-11-27T11:38:00Z">
        <w:r w:rsidR="008E55DC">
          <w:t xml:space="preserve">the 1000 reads from </w:t>
        </w:r>
        <w:r w:rsidR="008E55DC" w:rsidRPr="008E55DC">
          <w:rPr>
            <w:i/>
            <w:iCs/>
            <w:rPrChange w:id="812" w:author="Tanya Brown" w:date="2023-11-27T11:40:00Z">
              <w:rPr/>
            </w:rPrChange>
          </w:rPr>
          <w:t xml:space="preserve">P. </w:t>
        </w:r>
      </w:ins>
      <w:ins w:id="813" w:author="Tanya Brown" w:date="2023-11-27T11:48:00Z">
        <w:r w:rsidR="00427C6C">
          <w:rPr>
            <w:i/>
            <w:iCs/>
          </w:rPr>
          <w:t>lutea</w:t>
        </w:r>
      </w:ins>
      <w:ins w:id="814" w:author="Tanya Brown" w:date="2023-11-27T11:38:00Z">
        <w:r w:rsidR="008E55DC" w:rsidRPr="008E55DC">
          <w:rPr>
            <w:i/>
            <w:iCs/>
            <w:rPrChange w:id="815" w:author="Tanya Brown" w:date="2023-11-27T11:40:00Z">
              <w:rPr/>
            </w:rPrChange>
          </w:rPr>
          <w:t xml:space="preserve"> </w:t>
        </w:r>
        <w:r w:rsidR="008E55DC">
          <w:t xml:space="preserve">were derived from </w:t>
        </w:r>
      </w:ins>
      <w:ins w:id="816" w:author="Tanya Brown" w:date="2023-11-27T11:37:00Z">
        <w:r w:rsidR="008E55DC">
          <w:t>only 2 microbiome samples</w:t>
        </w:r>
      </w:ins>
      <w:ins w:id="817" w:author="Tanya Brown" w:date="2023-11-27T11:39:00Z">
        <w:r w:rsidR="008E55DC">
          <w:t xml:space="preserve"> per compartment, while </w:t>
        </w:r>
      </w:ins>
      <w:ins w:id="818" w:author="Tanya Brown" w:date="2023-11-27T11:40:00Z">
        <w:r w:rsidR="008E55DC">
          <w:t>th</w:t>
        </w:r>
      </w:ins>
      <w:ins w:id="819" w:author="Tanya Brown" w:date="2023-11-27T11:42:00Z">
        <w:r w:rsidR="00427C6C">
          <w:t>e 1000 reads</w:t>
        </w:r>
      </w:ins>
      <w:ins w:id="820" w:author="Tanya Brown" w:date="2023-11-27T11:40:00Z">
        <w:r w:rsidR="008E55DC">
          <w:t xml:space="preserve"> </w:t>
        </w:r>
      </w:ins>
      <w:ins w:id="821" w:author="Tanya Brown" w:date="2023-11-27T11:39:00Z">
        <w:r w:rsidR="008E55DC">
          <w:t xml:space="preserve">for </w:t>
        </w:r>
      </w:ins>
      <w:ins w:id="822" w:author="Tanya Brown" w:date="2023-11-27T11:37:00Z">
        <w:r w:rsidR="008E55DC" w:rsidRPr="008E55DC">
          <w:rPr>
            <w:i/>
            <w:iCs/>
            <w:rPrChange w:id="823" w:author="Tanya Brown" w:date="2023-11-27T11:38:00Z">
              <w:rPr/>
            </w:rPrChange>
          </w:rPr>
          <w:t xml:space="preserve">P. </w:t>
        </w:r>
      </w:ins>
      <w:ins w:id="824" w:author="Tanya Brown" w:date="2023-11-27T11:48:00Z">
        <w:r w:rsidR="00427C6C">
          <w:rPr>
            <w:i/>
            <w:iCs/>
          </w:rPr>
          <w:t>rus</w:t>
        </w:r>
      </w:ins>
      <w:ins w:id="825" w:author="Tanya Brown" w:date="2023-11-27T11:40:00Z">
        <w:r w:rsidR="008E55DC">
          <w:rPr>
            <w:i/>
            <w:iCs/>
          </w:rPr>
          <w:t xml:space="preserve"> </w:t>
        </w:r>
        <w:r w:rsidR="008E55DC">
          <w:t xml:space="preserve">were from </w:t>
        </w:r>
      </w:ins>
      <w:ins w:id="826" w:author="Tanya Brown" w:date="2023-11-27T11:41:00Z">
        <w:r w:rsidR="008E55DC">
          <w:t xml:space="preserve">15 </w:t>
        </w:r>
      </w:ins>
      <w:ins w:id="827" w:author="Tanya Brown" w:date="2023-11-27T11:42:00Z">
        <w:r w:rsidR="008E55DC">
          <w:t>microbiome samples per compa</w:t>
        </w:r>
      </w:ins>
      <w:ins w:id="828" w:author="Tanya Brown" w:date="2023-11-27T11:43:00Z">
        <w:r w:rsidR="00427C6C">
          <w:t>rtment</w:t>
        </w:r>
      </w:ins>
      <w:ins w:id="829" w:author="Tanya Brown" w:date="2023-11-27T11:37:00Z">
        <w:r w:rsidR="008E55DC">
          <w:t>)</w:t>
        </w:r>
      </w:ins>
      <w:ins w:id="830" w:author="Tanya Brown" w:date="2023-11-27T11:44:00Z">
        <w:r w:rsidR="00427C6C">
          <w:t>.</w:t>
        </w:r>
      </w:ins>
    </w:p>
    <w:p w14:paraId="2B33834A" w14:textId="77777777" w:rsidR="004302F8" w:rsidRPr="00FC0723" w:rsidRDefault="004302F8" w:rsidP="00406E0F"/>
    <w:p w14:paraId="5DA0CB23" w14:textId="3443D90F" w:rsidR="000C56B0" w:rsidRDefault="00367A15" w:rsidP="00406E0F">
      <w:r w:rsidRPr="00FC0723">
        <w:t>We also quantified the microbiome evenness of each coral species in the analysis using the Gini Index (</w:t>
      </w:r>
      <w:r w:rsidRPr="004302F8">
        <w:rPr>
          <w:b/>
          <w:bCs/>
        </w:rPr>
        <w:t>Table S5B</w:t>
      </w:r>
      <w:ins w:id="831" w:author="Tanya Brown" w:date="2023-10-22T11:45:00Z">
        <w:r w:rsidR="008C2698">
          <w:rPr>
            <w:b/>
            <w:bCs/>
          </w:rPr>
          <w:t>, Fig. S2</w:t>
        </w:r>
      </w:ins>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 xml:space="preserve">Fig. </w:t>
      </w:r>
      <w:del w:id="832" w:author="Tanya Brown" w:date="2023-10-22T11:46:00Z">
        <w:r w:rsidRPr="004302F8" w:rsidDel="008C2698">
          <w:rPr>
            <w:b/>
            <w:bCs/>
          </w:rPr>
          <w:delText>S5C</w:delText>
        </w:r>
      </w:del>
      <w:ins w:id="833" w:author="Tanya Brown" w:date="2023-10-22T11:46:00Z">
        <w:r w:rsidR="008C2698" w:rsidRPr="004302F8">
          <w:rPr>
            <w:b/>
            <w:bCs/>
          </w:rPr>
          <w:t>S</w:t>
        </w:r>
        <w:r w:rsidR="008C2698">
          <w:rPr>
            <w:b/>
            <w:bCs/>
          </w:rPr>
          <w:t>2</w:t>
        </w:r>
        <w:r w:rsidR="008C2698" w:rsidRPr="004302F8">
          <w:rPr>
            <w:b/>
            <w:bCs/>
          </w:rPr>
          <w:t>C</w:t>
        </w:r>
      </w:ins>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w:t>
      </w:r>
      <w:ins w:id="834" w:author="Tanya Brown" w:date="2023-10-22T11:46:00Z">
        <w:r w:rsidR="008C2698">
          <w:rPr>
            <w:b/>
            <w:bCs/>
          </w:rPr>
          <w:t>2</w:t>
        </w:r>
      </w:ins>
      <w:del w:id="835" w:author="Tanya Brown" w:date="2023-10-22T11:46:00Z">
        <w:r w:rsidRPr="004302F8" w:rsidDel="008C2698">
          <w:rPr>
            <w:b/>
            <w:bCs/>
          </w:rPr>
          <w:delText>5</w:delText>
        </w:r>
      </w:del>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79040399" w:rsidR="000C56B0" w:rsidRDefault="00367A15" w:rsidP="00406E0F">
      <w:r w:rsidRPr="00FC0723">
        <w:t>These results support the prior hypothesis that IL-1R and TLR gene family expansions may influence coral microbiome structure</w:t>
      </w:r>
      <w:ins w:id="836" w:author="Tanya Brown" w:date="2023-10-10T17:38:00Z">
        <w:r w:rsidR="00EF5197">
          <w:t xml:space="preserve"> </w:t>
        </w:r>
      </w:ins>
      <w:r w:rsidR="00EF5197">
        <w:fldChar w:fldCharType="begin"/>
      </w:r>
      <w:r w:rsidR="00EE6757">
        <w:instrText xml:space="preserve"> ADDIN ZOTERO_ITEM CSL_CITATION {"citationID":"abma3b0of6","properties":{"formattedCitation":"[53]","plainCitation":"[53]","noteIndex":0},"citationItems":[{"id":1552,"uris":["http://zotero.org/groups/4751850/items/7REVQ4JZ"],"itemData":{"id":1552,"type":"article-journal","abstract":"The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EE6757">
        <w:t>[53]</w:t>
      </w:r>
      <w:r w:rsidR="00EF5197">
        <w:fldChar w:fldCharType="end"/>
      </w:r>
      <w:r w:rsidRPr="00FC0723">
        <w:t xml:space="preserv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w:t>
      </w:r>
      <w:ins w:id="837" w:author="Microsoft Office User" w:date="2023-11-28T14:31:00Z">
        <w:r w:rsidR="00F24C80">
          <w:t xml:space="preserve">previously tested </w:t>
        </w:r>
      </w:ins>
      <w:r w:rsidRPr="00FC0723">
        <w:t>in the same GCMP dataset, including depth, temperature, and turf-algal contact</w:t>
      </w:r>
      <w:ins w:id="838" w:author="Tanya Brown" w:date="2023-11-27T13:44:00Z">
        <w:r w:rsidR="00E948E5">
          <w:t xml:space="preserve"> </w:t>
        </w:r>
      </w:ins>
      <w:r w:rsidR="009E36EF">
        <w:fldChar w:fldCharType="begin"/>
      </w:r>
      <w:r w:rsidR="008C08A7">
        <w:instrText xml:space="preserve"> ADDIN ZOTERO_ITEM CSL_CITATION {"citationID":"mmhcEM0P","properties":{"formattedCitation":"[4]","plainCitation":"[4]","noteIndex":0},"citationItems":[{"id":1639,"uris":["http://zotero.org/groups/4751850/items/7TGZX9WX"],"itemData":{"id":1639,"type":"article-journal","abstract":"Scleractinian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del w:id="839" w:author="Microsoft Office User" w:date="2023-09-28T14:52:00Z">
        <w:r w:rsidDel="009E36EF">
          <w:fldChar w:fldCharType="begin"/>
        </w:r>
        <w:r w:rsidDel="009E36EF">
          <w:delInstrText>HYPERLINK "https://www.zotero.org/google-docs/?EPuSH0" \h</w:delInstrText>
        </w:r>
        <w:r w:rsidDel="009E36EF">
          <w:fldChar w:fldCharType="separate"/>
        </w:r>
        <w:r w:rsidRPr="00FC0723" w:rsidDel="009E36EF">
          <w:rPr>
            <w:vertAlign w:val="superscript"/>
          </w:rPr>
          <w:delText>3</w:delText>
        </w:r>
        <w:r w:rsidDel="009E36EF">
          <w:rPr>
            <w:vertAlign w:val="superscript"/>
          </w:rPr>
          <w:fldChar w:fldCharType="end"/>
        </w:r>
      </w:del>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7FFA34DC"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ins w:id="840" w:author="Tanya Brown" w:date="2023-11-27T13:45:00Z">
        <w:r w:rsidR="00E948E5">
          <w:t xml:space="preserve"> </w:t>
        </w:r>
      </w:ins>
      <w:r w:rsidR="009E36EF">
        <w:fldChar w:fldCharType="begin"/>
      </w:r>
      <w:r w:rsidR="008C08A7">
        <w:instrText xml:space="preserve"> ADDIN ZOTERO_ITEM CSL_CITATION {"citationID":"5Z9piH4u","properties":{"formattedCitation":"[4]","plainCitation":"[4]","noteIndex":0},"citationItems":[{"id":1639,"uris":["http://zotero.org/groups/4751850/items/7TGZX9WX"],"itemData":{"id":1639,"type":"article-journal","abstract":"Scleractinian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2788EF1C" w:rsidR="000C56B0" w:rsidRDefault="00367A15" w:rsidP="00406E0F">
      <w:pPr>
        <w:rPr>
          <w:ins w:id="841" w:author="Tanya Brown" w:date="2023-11-27T13:45:00Z"/>
        </w:rPr>
      </w:pPr>
      <w:r w:rsidRPr="00FC0723">
        <w:t xml:space="preserve">Contrary to our hypothesis, coral endolithic skeleton — not tissue or mucus — was the sole driver of correlations between coral innate immune repertoire and microbiome </w:t>
      </w:r>
      <w:r w:rsidRPr="00FC0723">
        <w:lastRenderedPageBreak/>
        <w:t>richness (</w:t>
      </w:r>
      <w:r w:rsidRPr="004302F8">
        <w:rPr>
          <w:b/>
          <w:bCs/>
        </w:rPr>
        <w:t>Fig. 2E-G</w:t>
      </w:r>
      <w:r w:rsidRPr="00FC0723">
        <w:t xml:space="preserve">; </w:t>
      </w:r>
      <w:r w:rsidRPr="004302F8">
        <w:rPr>
          <w:b/>
          <w:bCs/>
        </w:rPr>
        <w:t>Fig. S1</w:t>
      </w:r>
      <w:ins w:id="842" w:author="Tanya Brown" w:date="2023-10-22T11:49:00Z">
        <w:r w:rsidR="008C2698">
          <w:rPr>
            <w:b/>
            <w:bCs/>
          </w:rPr>
          <w:t>, 3, 4, 5</w:t>
        </w:r>
      </w:ins>
      <w:del w:id="843" w:author="Tanya Brown" w:date="2023-10-22T11:49:00Z">
        <w:r w:rsidRPr="004302F8" w:rsidDel="008C2698">
          <w:rPr>
            <w:b/>
            <w:bCs/>
          </w:rPr>
          <w:delText>-4</w:delText>
        </w:r>
      </w:del>
      <w:r w:rsidRPr="00FC0723">
        <w:t xml:space="preserve">; </w:t>
      </w:r>
      <w:r w:rsidRPr="004302F8">
        <w:rPr>
          <w:b/>
          <w:bCs/>
        </w:rPr>
        <w:t>Table S6</w:t>
      </w:r>
      <w:ins w:id="844" w:author="Tanya Brown" w:date="2023-10-20T18:37:00Z">
        <w:r w:rsidR="00D00D47">
          <w:rPr>
            <w:b/>
            <w:bCs/>
          </w:rPr>
          <w:t xml:space="preserve"> </w:t>
        </w:r>
        <w:del w:id="845" w:author="Microsoft Office User" w:date="2023-11-28T14:33:00Z">
          <w:r w:rsidR="00D00D47" w:rsidDel="00F24C80">
            <w:rPr>
              <w:b/>
              <w:bCs/>
            </w:rPr>
            <w:delText>-</w:delText>
          </w:r>
        </w:del>
      </w:ins>
      <w:ins w:id="846" w:author="Microsoft Office User" w:date="2023-11-28T14:33:00Z">
        <w:r w:rsidR="00F24C80">
          <w:rPr>
            <w:b/>
            <w:bCs/>
          </w:rPr>
          <w:t>–</w:t>
        </w:r>
      </w:ins>
      <w:del w:id="847" w:author="Tanya Brown" w:date="2023-10-20T18:37:00Z">
        <w:r w:rsidRPr="004302F8" w:rsidDel="00D00D47">
          <w:rPr>
            <w:b/>
            <w:bCs/>
          </w:rPr>
          <w:delText>,</w:delText>
        </w:r>
      </w:del>
      <w:r w:rsidRPr="004302F8">
        <w:rPr>
          <w:b/>
          <w:bCs/>
        </w:rPr>
        <w:t xml:space="preserve"> 8</w:t>
      </w:r>
      <w:r w:rsidRPr="00FC0723">
        <w:t>) and evenness (</w:t>
      </w:r>
      <w:r w:rsidRPr="004302F8">
        <w:rPr>
          <w:b/>
          <w:bCs/>
        </w:rPr>
        <w:t>Fig. S</w:t>
      </w:r>
      <w:ins w:id="848" w:author="Tanya Brown" w:date="2023-10-22T11:50:00Z">
        <w:r w:rsidR="008C2698">
          <w:rPr>
            <w:b/>
            <w:bCs/>
          </w:rPr>
          <w:t>2</w:t>
        </w:r>
      </w:ins>
      <w:del w:id="849" w:author="Tanya Brown" w:date="2023-10-22T11:50:00Z">
        <w:r w:rsidRPr="004302F8" w:rsidDel="008C2698">
          <w:rPr>
            <w:b/>
            <w:bCs/>
          </w:rPr>
          <w:delText>5</w:delText>
        </w:r>
      </w:del>
      <w:ins w:id="850" w:author="Tanya Brown" w:date="2023-10-22T11:50:00Z">
        <w:r w:rsidR="008C2698">
          <w:rPr>
            <w:b/>
            <w:bCs/>
          </w:rPr>
          <w:t>, 6, 7, 8</w:t>
        </w:r>
      </w:ins>
      <w:del w:id="851" w:author="Tanya Brown" w:date="2023-10-22T11:50:00Z">
        <w:r w:rsidRPr="004302F8" w:rsidDel="008C2698">
          <w:rPr>
            <w:b/>
            <w:bCs/>
          </w:rPr>
          <w:delText>-8</w:delText>
        </w:r>
      </w:del>
      <w:r w:rsidRPr="00FC0723">
        <w:t xml:space="preserve">; </w:t>
      </w:r>
      <w:r w:rsidRPr="004302F8">
        <w:rPr>
          <w:b/>
          <w:bCs/>
        </w:rPr>
        <w:t>Table S6</w:t>
      </w:r>
      <w:ins w:id="852" w:author="Tanya Brown" w:date="2023-10-20T18:37:00Z">
        <w:r w:rsidR="00D00D47">
          <w:rPr>
            <w:b/>
            <w:bCs/>
          </w:rPr>
          <w:t xml:space="preserve"> </w:t>
        </w:r>
        <w:del w:id="853" w:author="Microsoft Office User" w:date="2023-11-28T14:33:00Z">
          <w:r w:rsidR="00D00D47" w:rsidDel="00F24C80">
            <w:rPr>
              <w:b/>
              <w:bCs/>
            </w:rPr>
            <w:delText>-</w:delText>
          </w:r>
        </w:del>
      </w:ins>
      <w:ins w:id="854" w:author="Microsoft Office User" w:date="2023-11-28T14:33:00Z">
        <w:r w:rsidR="00F24C80">
          <w:rPr>
            <w:b/>
            <w:bCs/>
          </w:rPr>
          <w:t>–</w:t>
        </w:r>
      </w:ins>
      <w:del w:id="855" w:author="Tanya Brown" w:date="2023-10-20T18:37:00Z">
        <w:r w:rsidRPr="004302F8" w:rsidDel="00D00D47">
          <w:rPr>
            <w:b/>
            <w:bCs/>
          </w:rPr>
          <w:delText>,</w:delText>
        </w:r>
      </w:del>
      <w:r w:rsidRPr="004302F8">
        <w:rPr>
          <w:b/>
          <w:bCs/>
        </w:rPr>
        <w:t xml:space="preserve"> 8</w:t>
      </w:r>
      <w:r w:rsidRPr="00FC0723">
        <w:t xml:space="preserve">). </w:t>
      </w:r>
    </w:p>
    <w:p w14:paraId="423F579D" w14:textId="77777777" w:rsidR="00E948E5" w:rsidRPr="00FC0723" w:rsidRDefault="00E948E5" w:rsidP="00406E0F"/>
    <w:p w14:paraId="7AB1ADBA" w14:textId="6AE9542D" w:rsidR="00FF4AE8" w:rsidRDefault="00367A15" w:rsidP="00406E0F">
      <w:pPr>
        <w:rPr>
          <w:ins w:id="856" w:author="Tanya Brown" w:date="2023-11-17T14:52:00Z"/>
          <w:color w:val="222222"/>
        </w:rPr>
      </w:pPr>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ins w:id="857" w:author="Tanya Brown" w:date="2023-10-22T11:51:00Z">
        <w:r w:rsidR="008C2698">
          <w:rPr>
            <w:b/>
            <w:bCs/>
          </w:rPr>
          <w:t>5</w:t>
        </w:r>
      </w:ins>
      <w:del w:id="858" w:author="Tanya Brown" w:date="2023-10-22T11:51:00Z">
        <w:r w:rsidRPr="003C0F7F" w:rsidDel="008C2698">
          <w:rPr>
            <w:b/>
            <w:bCs/>
          </w:rPr>
          <w:delText>4</w:delText>
        </w:r>
      </w:del>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ins w:id="859" w:author="Tanya Brown" w:date="2023-10-22T11:51:00Z">
        <w:r w:rsidR="008C2698">
          <w:rPr>
            <w:b/>
            <w:bCs/>
          </w:rPr>
          <w:t>5</w:t>
        </w:r>
      </w:ins>
      <w:del w:id="860" w:author="Tanya Brown" w:date="2023-10-22T11:51:00Z">
        <w:r w:rsidRPr="003C0F7F" w:rsidDel="008C2698">
          <w:rPr>
            <w:b/>
            <w:bCs/>
          </w:rPr>
          <w:delText>4</w:delText>
        </w:r>
      </w:del>
      <w:r w:rsidRPr="003C0F7F">
        <w:rPr>
          <w:b/>
          <w:bCs/>
        </w:rPr>
        <w:t>E, F</w:t>
      </w:r>
      <w:r w:rsidRPr="00FC0723">
        <w:t xml:space="preserve">; </w:t>
      </w:r>
      <w:r w:rsidRPr="003C0F7F">
        <w:rPr>
          <w:b/>
          <w:bCs/>
        </w:rPr>
        <w:t>Table S6D</w:t>
      </w:r>
      <w:r w:rsidRPr="00FC0723">
        <w:t>) gene copies, whereas tissue (</w:t>
      </w:r>
      <w:r w:rsidRPr="003C0F7F">
        <w:rPr>
          <w:b/>
          <w:bCs/>
        </w:rPr>
        <w:t>Fig. S</w:t>
      </w:r>
      <w:ins w:id="861" w:author="Tanya Brown" w:date="2023-10-22T11:52:00Z">
        <w:r w:rsidR="008C2698">
          <w:rPr>
            <w:b/>
            <w:bCs/>
          </w:rPr>
          <w:t>4</w:t>
        </w:r>
      </w:ins>
      <w:del w:id="862" w:author="Tanya Brown" w:date="2023-10-22T11:52:00Z">
        <w:r w:rsidRPr="003C0F7F" w:rsidDel="008C2698">
          <w:rPr>
            <w:b/>
            <w:bCs/>
          </w:rPr>
          <w:delText>3</w:delText>
        </w:r>
      </w:del>
      <w:r w:rsidRPr="00FC0723">
        <w:t xml:space="preserve">; </w:t>
      </w:r>
      <w:r w:rsidRPr="003C0F7F">
        <w:rPr>
          <w:b/>
          <w:bCs/>
        </w:rPr>
        <w:t>Table S</w:t>
      </w:r>
      <w:ins w:id="863" w:author="Tanya Brown" w:date="2023-10-20T18:40:00Z">
        <w:r w:rsidR="00D00D47">
          <w:rPr>
            <w:b/>
            <w:bCs/>
          </w:rPr>
          <w:t>6</w:t>
        </w:r>
      </w:ins>
      <w:del w:id="864" w:author="Tanya Brown" w:date="2023-10-20T18:40:00Z">
        <w:r w:rsidRPr="003C0F7F" w:rsidDel="00D00D47">
          <w:rPr>
            <w:b/>
            <w:bCs/>
          </w:rPr>
          <w:delText>5</w:delText>
        </w:r>
      </w:del>
      <w:r w:rsidRPr="003C0F7F">
        <w:rPr>
          <w:b/>
          <w:bCs/>
        </w:rPr>
        <w:t>C</w:t>
      </w:r>
      <w:r w:rsidRPr="00FC0723">
        <w:t>) and mucus (</w:t>
      </w:r>
      <w:r w:rsidRPr="003C0F7F">
        <w:rPr>
          <w:b/>
          <w:bCs/>
        </w:rPr>
        <w:t>Fig. S</w:t>
      </w:r>
      <w:ins w:id="865" w:author="Tanya Brown" w:date="2023-10-22T11:52:00Z">
        <w:r w:rsidR="008C2698">
          <w:rPr>
            <w:b/>
            <w:bCs/>
          </w:rPr>
          <w:t>3</w:t>
        </w:r>
      </w:ins>
      <w:del w:id="866" w:author="Tanya Brown" w:date="2023-10-22T11:52:00Z">
        <w:r w:rsidRPr="003C0F7F" w:rsidDel="008C2698">
          <w:rPr>
            <w:b/>
            <w:bCs/>
          </w:rPr>
          <w:delText>2</w:delText>
        </w:r>
      </w:del>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ins w:id="867" w:author="Tanya Brown" w:date="2023-10-20T18:46:00Z">
        <w:r w:rsidR="00D00D47">
          <w:rPr>
            <w:b/>
            <w:bCs/>
          </w:rPr>
          <w:t xml:space="preserve"> </w:t>
        </w:r>
        <w:del w:id="868" w:author="Microsoft Office User" w:date="2023-11-28T14:33:00Z">
          <w:r w:rsidR="00D00D47" w:rsidDel="00F24C80">
            <w:rPr>
              <w:b/>
              <w:bCs/>
            </w:rPr>
            <w:delText>-</w:delText>
          </w:r>
        </w:del>
      </w:ins>
      <w:ins w:id="869" w:author="Microsoft Office User" w:date="2023-11-28T14:33:00Z">
        <w:r w:rsidR="00F24C80">
          <w:rPr>
            <w:b/>
            <w:bCs/>
          </w:rPr>
          <w:t>–</w:t>
        </w:r>
      </w:ins>
      <w:del w:id="870" w:author="Tanya Brown" w:date="2023-10-20T18:46:00Z">
        <w:r w:rsidRPr="003C0F7F" w:rsidDel="00D00D47">
          <w:rPr>
            <w:b/>
            <w:bCs/>
          </w:rPr>
          <w:delText>,</w:delText>
        </w:r>
      </w:del>
      <w:r w:rsidRPr="003C0F7F">
        <w:rPr>
          <w:b/>
          <w:bCs/>
        </w:rPr>
        <w:t xml:space="preserve"> 8</w:t>
      </w:r>
      <w:r w:rsidRPr="00FC0723">
        <w:t>)</w:t>
      </w:r>
      <w:r w:rsidR="003C0F7F">
        <w:t>.</w:t>
      </w:r>
      <w:ins w:id="871" w:author="Tanya Brown" w:date="2023-10-30T16:02:00Z">
        <w:r w:rsidR="006E07C5">
          <w:t xml:space="preserve"> We confirmed these results using multiple linear model</w:t>
        </w:r>
      </w:ins>
      <w:ins w:id="872" w:author="Tanya Brown" w:date="2023-10-30T16:03:00Z">
        <w:r w:rsidR="006E07C5">
          <w:t xml:space="preserve">s that modeled IL-1R or TLR copy number </w:t>
        </w:r>
      </w:ins>
      <w:ins w:id="873" w:author="Tanya Brown" w:date="2023-10-30T16:04:00Z">
        <w:r w:rsidR="006E07C5">
          <w:t>based on the additive effects of mic</w:t>
        </w:r>
      </w:ins>
      <w:ins w:id="874" w:author="Tanya Brown" w:date="2023-10-30T16:05:00Z">
        <w:r w:rsidR="006E07C5">
          <w:t xml:space="preserve">robiome richness in coral mucus, tissue, and skeleton (e.g. </w:t>
        </w:r>
      </w:ins>
      <w:ins w:id="875" w:author="Tanya Brown" w:date="2023-10-30T16:06:00Z">
        <w:r w:rsidR="006E07C5">
          <w:t>IL</w:t>
        </w:r>
      </w:ins>
      <w:ins w:id="876" w:author="Tanya Brown" w:date="2023-10-30T16:07:00Z">
        <w:r w:rsidR="006E07C5">
          <w:t>-</w:t>
        </w:r>
      </w:ins>
      <w:ins w:id="877" w:author="Tanya Brown" w:date="2023-10-30T16:06:00Z">
        <w:r w:rsidR="006E07C5">
          <w:t>1R ~ richness_mucus + richness_tissue + richness_skeleton</w:t>
        </w:r>
      </w:ins>
      <w:ins w:id="878" w:author="Tanya Brown" w:date="2023-11-27T13:46:00Z">
        <w:r w:rsidR="00E948E5">
          <w:t>)</w:t>
        </w:r>
      </w:ins>
      <w:ins w:id="879" w:author="Tanya Brown" w:date="2023-11-17T14:24:00Z">
        <w:r w:rsidR="00416F28">
          <w:t xml:space="preserve">. </w:t>
        </w:r>
        <w:r w:rsidR="00416F28">
          <w:rPr>
            <w:color w:val="222222"/>
          </w:rPr>
          <w:t>S</w:t>
        </w:r>
      </w:ins>
      <w:ins w:id="880" w:author="Tanya Brown" w:date="2023-10-30T16:10:00Z">
        <w:r w:rsidR="006E07C5" w:rsidRPr="006E07C5">
          <w:rPr>
            <w:color w:val="222222"/>
            <w:rPrChange w:id="881" w:author="Tanya Brown" w:date="2023-10-30T16:10:00Z">
              <w:rPr>
                <w:rFonts w:ascii="Arial" w:hAnsi="Arial" w:cs="Arial"/>
                <w:color w:val="222222"/>
                <w:sz w:val="22"/>
                <w:szCs w:val="22"/>
              </w:rPr>
            </w:rPrChange>
          </w:rPr>
          <w:t xml:space="preserve">keleton </w:t>
        </w:r>
      </w:ins>
      <w:ins w:id="882" w:author="Tanya Brown" w:date="2023-10-30T16:11:00Z">
        <w:r w:rsidR="006E07C5">
          <w:rPr>
            <w:color w:val="222222"/>
          </w:rPr>
          <w:t xml:space="preserve">microbiome richness </w:t>
        </w:r>
      </w:ins>
      <w:ins w:id="883" w:author="Tanya Brown" w:date="2023-10-30T16:10:00Z">
        <w:r w:rsidR="006E07C5" w:rsidRPr="006E07C5">
          <w:rPr>
            <w:color w:val="222222"/>
            <w:rPrChange w:id="884" w:author="Tanya Brown" w:date="2023-10-30T16:10:00Z">
              <w:rPr>
                <w:rFonts w:ascii="Arial" w:hAnsi="Arial" w:cs="Arial"/>
                <w:color w:val="222222"/>
                <w:sz w:val="22"/>
                <w:szCs w:val="22"/>
              </w:rPr>
            </w:rPrChange>
          </w:rPr>
          <w:t>alone was</w:t>
        </w:r>
      </w:ins>
      <w:ins w:id="885" w:author="Tanya Brown" w:date="2023-11-17T14:25:00Z">
        <w:r w:rsidR="00416F28">
          <w:rPr>
            <w:color w:val="222222"/>
          </w:rPr>
          <w:t xml:space="preserve"> a</w:t>
        </w:r>
      </w:ins>
      <w:ins w:id="886" w:author="Tanya Brown" w:date="2023-10-30T16:10:00Z">
        <w:r w:rsidR="006E07C5" w:rsidRPr="006E07C5">
          <w:rPr>
            <w:color w:val="222222"/>
            <w:rPrChange w:id="887" w:author="Tanya Brown" w:date="2023-10-30T16:10:00Z">
              <w:rPr>
                <w:rFonts w:ascii="Arial" w:hAnsi="Arial" w:cs="Arial"/>
                <w:color w:val="222222"/>
                <w:sz w:val="22"/>
                <w:szCs w:val="22"/>
              </w:rPr>
            </w:rPrChange>
          </w:rPr>
          <w:t xml:space="preserve"> significant</w:t>
        </w:r>
      </w:ins>
      <w:ins w:id="888" w:author="Tanya Brown" w:date="2023-11-17T14:25:00Z">
        <w:r w:rsidR="00416F28">
          <w:rPr>
            <w:color w:val="222222"/>
          </w:rPr>
          <w:t xml:space="preserve"> predictor of </w:t>
        </w:r>
        <w:r w:rsidR="00416F28" w:rsidRPr="00DB4549">
          <w:rPr>
            <w:color w:val="222222"/>
          </w:rPr>
          <w:t>both IL-1R and TLR</w:t>
        </w:r>
        <w:r w:rsidR="00416F28">
          <w:rPr>
            <w:color w:val="222222"/>
          </w:rPr>
          <w:t xml:space="preserve"> copy number</w:t>
        </w:r>
      </w:ins>
      <w:ins w:id="889" w:author="Tanya Brown" w:date="2023-10-30T16:10:00Z">
        <w:r w:rsidR="006E07C5" w:rsidRPr="006E07C5">
          <w:rPr>
            <w:color w:val="222222"/>
            <w:rPrChange w:id="890" w:author="Tanya Brown" w:date="2023-10-30T16:10:00Z">
              <w:rPr>
                <w:rFonts w:ascii="Arial" w:hAnsi="Arial" w:cs="Arial"/>
                <w:color w:val="222222"/>
                <w:sz w:val="22"/>
                <w:szCs w:val="22"/>
              </w:rPr>
            </w:rPrChange>
          </w:rPr>
          <w:t xml:space="preserve"> in post-hoc tests</w:t>
        </w:r>
      </w:ins>
      <w:ins w:id="891" w:author="Tanya Brown" w:date="2023-11-17T14:17:00Z">
        <w:r w:rsidR="00416F28">
          <w:rPr>
            <w:color w:val="222222"/>
          </w:rPr>
          <w:t xml:space="preserve"> (IL-1R p = </w:t>
        </w:r>
        <w:r w:rsidR="00416F28" w:rsidRPr="00416F28">
          <w:rPr>
            <w:color w:val="222222"/>
          </w:rPr>
          <w:t>3.32</w:t>
        </w:r>
      </w:ins>
      <w:ins w:id="892" w:author="Tanya Brown" w:date="2023-11-27T13:47:00Z">
        <w:r w:rsidR="00E948E5">
          <w:rPr>
            <w:color w:val="222222"/>
          </w:rPr>
          <w:t xml:space="preserve"> x 10</w:t>
        </w:r>
      </w:ins>
      <w:ins w:id="893" w:author="Tanya Brown" w:date="2023-11-17T14:17:00Z">
        <w:r w:rsidR="00416F28" w:rsidRPr="00E948E5">
          <w:rPr>
            <w:color w:val="222222"/>
            <w:vertAlign w:val="superscript"/>
            <w:rPrChange w:id="894" w:author="Tanya Brown" w:date="2023-11-27T13:47:00Z">
              <w:rPr>
                <w:color w:val="222222"/>
              </w:rPr>
            </w:rPrChange>
          </w:rPr>
          <w:t>-05</w:t>
        </w:r>
      </w:ins>
      <w:ins w:id="895" w:author="Tanya Brown" w:date="2023-11-17T14:18:00Z">
        <w:r w:rsidR="00416F28">
          <w:rPr>
            <w:color w:val="222222"/>
          </w:rPr>
          <w:t>; TLR</w:t>
        </w:r>
      </w:ins>
      <w:ins w:id="896" w:author="Tanya Brown" w:date="2023-11-17T14:20:00Z">
        <w:r w:rsidR="00416F28">
          <w:rPr>
            <w:color w:val="222222"/>
          </w:rPr>
          <w:t xml:space="preserve"> p = </w:t>
        </w:r>
      </w:ins>
      <w:ins w:id="897" w:author="Tanya Brown" w:date="2023-11-17T14:22:00Z">
        <w:r w:rsidR="00416F28" w:rsidRPr="00416F28">
          <w:rPr>
            <w:color w:val="222222"/>
          </w:rPr>
          <w:t>6.66</w:t>
        </w:r>
      </w:ins>
      <w:ins w:id="898" w:author="Tanya Brown" w:date="2023-11-27T13:47:00Z">
        <w:r w:rsidR="00E948E5">
          <w:rPr>
            <w:color w:val="222222"/>
          </w:rPr>
          <w:t xml:space="preserve"> x 10</w:t>
        </w:r>
      </w:ins>
      <w:ins w:id="899" w:author="Tanya Brown" w:date="2023-11-17T14:22:00Z">
        <w:r w:rsidR="00416F28" w:rsidRPr="00E948E5">
          <w:rPr>
            <w:color w:val="222222"/>
            <w:vertAlign w:val="superscript"/>
            <w:rPrChange w:id="900" w:author="Tanya Brown" w:date="2023-11-27T13:47:00Z">
              <w:rPr>
                <w:color w:val="222222"/>
              </w:rPr>
            </w:rPrChange>
          </w:rPr>
          <w:t>-05</w:t>
        </w:r>
        <w:r w:rsidR="00416F28">
          <w:rPr>
            <w:color w:val="222222"/>
          </w:rPr>
          <w:t>)</w:t>
        </w:r>
      </w:ins>
      <w:ins w:id="901" w:author="Tanya Brown" w:date="2023-11-17T14:23:00Z">
        <w:r w:rsidR="00416F28">
          <w:rPr>
            <w:color w:val="222222"/>
          </w:rPr>
          <w:t>,</w:t>
        </w:r>
      </w:ins>
      <w:ins w:id="902" w:author="Tanya Brown" w:date="2023-11-17T14:18:00Z">
        <w:r w:rsidR="00416F28">
          <w:rPr>
            <w:color w:val="222222"/>
          </w:rPr>
          <w:t xml:space="preserve"> </w:t>
        </w:r>
      </w:ins>
      <w:ins w:id="903" w:author="Tanya Brown" w:date="2023-11-17T14:22:00Z">
        <w:r w:rsidR="00416F28">
          <w:rPr>
            <w:color w:val="222222"/>
          </w:rPr>
          <w:t>w</w:t>
        </w:r>
      </w:ins>
      <w:ins w:id="904" w:author="Tanya Brown" w:date="2023-11-17T14:23:00Z">
        <w:r w:rsidR="00416F28">
          <w:rPr>
            <w:color w:val="222222"/>
          </w:rPr>
          <w:t>h</w:t>
        </w:r>
      </w:ins>
      <w:ins w:id="905" w:author="Tanya Brown" w:date="2023-11-17T14:22:00Z">
        <w:r w:rsidR="00416F28">
          <w:rPr>
            <w:color w:val="222222"/>
          </w:rPr>
          <w:t>ile tissue or m</w:t>
        </w:r>
      </w:ins>
      <w:ins w:id="906" w:author="Tanya Brown" w:date="2023-11-17T14:23:00Z">
        <w:r w:rsidR="00416F28">
          <w:rPr>
            <w:color w:val="222222"/>
          </w:rPr>
          <w:t>ucus microbiome richness were not</w:t>
        </w:r>
      </w:ins>
      <w:ins w:id="907" w:author="Tanya Brown" w:date="2023-11-17T14:52:00Z">
        <w:r w:rsidR="00FF4AE8">
          <w:rPr>
            <w:color w:val="222222"/>
          </w:rPr>
          <w:t>.</w:t>
        </w:r>
      </w:ins>
    </w:p>
    <w:p w14:paraId="1B4C603F" w14:textId="4D7FC025" w:rsidR="000C56B0" w:rsidRPr="006E07C5" w:rsidDel="006E07C5" w:rsidRDefault="000C56B0" w:rsidP="00406E0F">
      <w:pPr>
        <w:rPr>
          <w:del w:id="908" w:author="Tanya Brown" w:date="2023-10-30T16:10:00Z"/>
        </w:rPr>
      </w:pPr>
    </w:p>
    <w:p w14:paraId="5CB09090" w14:textId="77777777" w:rsidR="003C0F7F" w:rsidRPr="00FC0723" w:rsidRDefault="003C0F7F" w:rsidP="00406E0F"/>
    <w:p w14:paraId="5C15233B" w14:textId="522889F3" w:rsidR="000C56B0" w:rsidRDefault="00367A15" w:rsidP="00406E0F">
      <w:pPr>
        <w:rPr>
          <w:ins w:id="909" w:author="Tanya Brown" w:date="2023-11-17T15:00:00Z"/>
        </w:rPr>
      </w:pPr>
      <w:r w:rsidRPr="00FC0723">
        <w:t>Previous studies have reported that coral endolithic skeleton microbiomes are more species-rich than mucus or tissue, and show both species-specificity and signals of phylosymbiosis with their coral hosts</w:t>
      </w:r>
      <w:ins w:id="910" w:author="Tanya Brown" w:date="2023-11-27T13:47:00Z">
        <w:r w:rsidR="00E948E5">
          <w:t xml:space="preserve"> </w:t>
        </w:r>
      </w:ins>
      <w:r w:rsidR="009E36EF">
        <w:fldChar w:fldCharType="begin"/>
      </w:r>
      <w:r w:rsidR="008C08A7">
        <w:instrText xml:space="preserve"> ADDIN ZOTERO_ITEM CSL_CITATION {"citationID":"QC0U7xlU","properties":{"formattedCitation":"[4]","plainCitation":"[4]","noteIndex":0},"citationItems":[{"id":1639,"uris":["http://zotero.org/groups/4751850/items/7TGZX9WX"],"itemData":{"id":1639,"type":"article-journal","abstract":"Scleractinian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56998E49" w14:textId="77777777" w:rsidR="00A36545" w:rsidRDefault="00A36545" w:rsidP="00406E0F">
      <w:pPr>
        <w:rPr>
          <w:ins w:id="911" w:author="Tanya Brown" w:date="2023-11-17T15:00:00Z"/>
        </w:rPr>
      </w:pPr>
    </w:p>
    <w:p w14:paraId="3CCF20B1" w14:textId="33AB066E" w:rsidR="00A36545" w:rsidRPr="00A36545" w:rsidRDefault="00A36545" w:rsidP="00406E0F">
      <w:pPr>
        <w:rPr>
          <w:ins w:id="912" w:author="Tanya Brown" w:date="2023-11-17T15:00:00Z"/>
          <w:b/>
          <w:bCs/>
          <w:rPrChange w:id="913" w:author="Tanya Brown" w:date="2023-11-17T15:00:00Z">
            <w:rPr>
              <w:ins w:id="914" w:author="Tanya Brown" w:date="2023-11-17T15:00:00Z"/>
            </w:rPr>
          </w:rPrChange>
        </w:rPr>
      </w:pPr>
      <w:ins w:id="915" w:author="Tanya Brown" w:date="2023-11-17T15:01:00Z">
        <w:r>
          <w:rPr>
            <w:b/>
            <w:bCs/>
          </w:rPr>
          <w:t>Variation in g</w:t>
        </w:r>
      </w:ins>
      <w:ins w:id="916" w:author="Tanya Brown" w:date="2023-11-17T15:00:00Z">
        <w:r>
          <w:rPr>
            <w:b/>
            <w:bCs/>
          </w:rPr>
          <w:t xml:space="preserve">enome </w:t>
        </w:r>
      </w:ins>
      <w:ins w:id="917" w:author="Tanya Brown" w:date="2023-11-17T15:01:00Z">
        <w:r>
          <w:rPr>
            <w:b/>
            <w:bCs/>
          </w:rPr>
          <w:t xml:space="preserve">quality does not </w:t>
        </w:r>
      </w:ins>
      <w:ins w:id="918" w:author="Tanya Brown" w:date="2023-11-27T13:48:00Z">
        <w:r w:rsidR="00E948E5">
          <w:rPr>
            <w:b/>
            <w:bCs/>
          </w:rPr>
          <w:t>explain</w:t>
        </w:r>
      </w:ins>
      <w:ins w:id="919" w:author="Tanya Brown" w:date="2023-11-17T15:01:00Z">
        <w:r>
          <w:rPr>
            <w:b/>
            <w:bCs/>
          </w:rPr>
          <w:t xml:space="preserve"> immunity-microbiome correlations</w:t>
        </w:r>
      </w:ins>
    </w:p>
    <w:p w14:paraId="2A6EFCCD" w14:textId="3E20FF0F" w:rsidR="00A36545" w:rsidRDefault="00A36545" w:rsidP="00A36545">
      <w:pPr>
        <w:rPr>
          <w:ins w:id="920" w:author="Tanya Brown" w:date="2023-11-17T15:00:00Z"/>
          <w:color w:val="222222"/>
        </w:rPr>
      </w:pPr>
      <w:ins w:id="921" w:author="Tanya Brown" w:date="2023-11-17T15:00:00Z">
        <w:r>
          <w:rPr>
            <w:color w:val="222222"/>
          </w:rPr>
          <w:t>In principle, differences in the quality of genome assemblies used as inputs to this analysis could confound the apparent association between IL-1R gene copy number and microbiome richness in coral endolithic skeleton. To control for this, we calculated BUSCO scores for each genome, and regressed IL-1R copy number and</w:t>
        </w:r>
      </w:ins>
      <w:ins w:id="922" w:author="Tanya Brown" w:date="2023-11-17T15:02:00Z">
        <w:r>
          <w:rPr>
            <w:color w:val="222222"/>
          </w:rPr>
          <w:t xml:space="preserve"> </w:t>
        </w:r>
      </w:ins>
      <w:ins w:id="923" w:author="Tanya Brown" w:date="2023-11-17T15:00:00Z">
        <w:r>
          <w:rPr>
            <w:color w:val="222222"/>
          </w:rPr>
          <w:t>BUSCO score together against skeleton microbiome richness. The resulting post-hoc tests show IL-1R copy number still significantly negatively correlated with skeleton microbiome richness (p = 0.0149), while BUSCO score (p=0.4691) or the interaction of BUSCO score and IL-1R gene copy number (p = 0.2733)</w:t>
        </w:r>
      </w:ins>
      <w:ins w:id="924" w:author="Tanya Brown" w:date="2023-11-17T15:03:00Z">
        <w:r>
          <w:rPr>
            <w:color w:val="222222"/>
          </w:rPr>
          <w:t xml:space="preserve"> did not. </w:t>
        </w:r>
      </w:ins>
    </w:p>
    <w:p w14:paraId="15C67E94" w14:textId="77777777" w:rsidR="00A36545" w:rsidRDefault="00A36545" w:rsidP="00406E0F"/>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6F7CF1A7" w:rsidR="000C56B0" w:rsidRDefault="00367A15"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w:t>
      </w:r>
      <w:r w:rsidR="00F24C80" w:rsidRPr="00FC0723">
        <w:t>c</w:t>
      </w:r>
      <w:r w:rsidRPr="00FC0723">
        <w:t>oA), using the first three PC axes (PC1</w:t>
      </w:r>
      <w:r w:rsidR="00E5647B" w:rsidRPr="00FC0723">
        <w:t>,</w:t>
      </w:r>
      <w:ins w:id="925" w:author="Tanya Brown" w:date="2023-10-22T13:52:00Z">
        <w:r w:rsidR="002F60BE">
          <w:t xml:space="preserve"> </w:t>
        </w:r>
      </w:ins>
      <w:r w:rsidRPr="00FC0723">
        <w:t>PC2, and PC3) of the P</w:t>
      </w:r>
      <w:r w:rsidR="00F24C80" w:rsidRPr="00FC0723">
        <w:t>c</w:t>
      </w:r>
      <w:r w:rsidRPr="00FC0723">
        <w:t>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w:t>
      </w:r>
      <w:r w:rsidRPr="00FC0723">
        <w:lastRenderedPageBreak/>
        <w:t>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Fig. 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57FB743A"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w:t>
      </w:r>
      <w:ins w:id="926" w:author="Tanya Brown" w:date="2023-11-27T13:50:00Z">
        <w:r w:rsidR="00E948E5">
          <w:t>,</w:t>
        </w:r>
      </w:ins>
      <w:r w:rsidRPr="00FC0723">
        <w:t xml:space="preserv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7B2428B" w14:textId="48A8C8DA" w:rsidR="00F24C80" w:rsidRDefault="00367A15" w:rsidP="00406E0F">
      <w:pPr>
        <w:rPr>
          <w:ins w:id="927" w:author="Microsoft Office User" w:date="2023-11-28T14:36:00Z"/>
        </w:rPr>
      </w:pPr>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EE6757">
        <w:instrText xml:space="preserve"> ADDIN ZOTERO_ITEM CSL_CITATION {"citationID":"adr0qsa8fo","properties":{"formattedCitation":"[52]","plainCitation":"[52]","noteIndex":0},"citationItems":[{"id":1589,"uris":["http://zotero.org/groups/4751850/items/76VWIAUV"],"itemData":{"id":1589,"type":"article-journal","container-title":"Nature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EE6757">
        <w:t>[52]</w:t>
      </w:r>
      <w:r w:rsidR="009E36EF">
        <w:fldChar w:fldCharType="end"/>
      </w:r>
      <w:r w:rsidRPr="00FC0723">
        <w:t>, which accounts for compositionality, was used for the analysis.</w:t>
      </w:r>
      <w:ins w:id="928" w:author="Microsoft Office User" w:date="2023-11-28T14:33:00Z">
        <w:r w:rsidR="00F24C80">
          <w:t xml:space="preserve"> However, because ANCOM-BC doe</w:t>
        </w:r>
      </w:ins>
      <w:ins w:id="929" w:author="Microsoft Office User" w:date="2023-11-28T14:34:00Z">
        <w:r w:rsidR="00F24C80">
          <w:t>s not account for host-phylogeny, which is vital for cross-species comparisons, every microbe that was found to be significantly associated with a host trait in ANCOM-BC was also tested using phylogenetic independent contrasts against that same trait (Methods)</w:t>
        </w:r>
      </w:ins>
      <w:ins w:id="930" w:author="Microsoft Office User" w:date="2023-11-28T14:35:00Z">
        <w:r w:rsidR="00F24C80">
          <w:t>, and only reported if significant in both tests</w:t>
        </w:r>
      </w:ins>
      <w:ins w:id="931" w:author="Microsoft Office User" w:date="2023-11-28T14:34:00Z">
        <w:r w:rsidR="00F24C80">
          <w:t xml:space="preserve"> – </w:t>
        </w:r>
      </w:ins>
      <w:ins w:id="932" w:author="Microsoft Office User" w:date="2023-11-28T14:35:00Z">
        <w:r w:rsidR="00F24C80">
          <w:t>a conservative approach aimed at addressing the confounding effects of both microbiome compositionality and the non-independence of c</w:t>
        </w:r>
      </w:ins>
      <w:ins w:id="933" w:author="Microsoft Office User" w:date="2023-11-28T14:36:00Z">
        <w:r w:rsidR="00F24C80">
          <w:t>omparative data.</w:t>
        </w:r>
      </w:ins>
      <w:ins w:id="934" w:author="Microsoft Office User" w:date="2023-11-28T14:35:00Z">
        <w:r w:rsidR="00F24C80">
          <w:t xml:space="preserve"> </w:t>
        </w:r>
      </w:ins>
    </w:p>
    <w:p w14:paraId="44BC885A" w14:textId="4DD3EAB9" w:rsidR="000C56B0" w:rsidRPr="00FC0723" w:rsidRDefault="00F24C80" w:rsidP="00406E0F">
      <w:ins w:id="935" w:author="Microsoft Office User" w:date="2023-11-28T14:36:00Z">
        <w:r>
          <w:lastRenderedPageBreak/>
          <w:t>Using this approach,</w:t>
        </w:r>
      </w:ins>
      <w:r w:rsidR="00367A15" w:rsidRPr="00FC0723">
        <w:t xml:space="preserve"> </w:t>
      </w:r>
      <w:ins w:id="936" w:author="Microsoft Office User" w:date="2023-11-28T14:36:00Z">
        <w:r>
          <w:t>w</w:t>
        </w:r>
      </w:ins>
      <w:del w:id="937" w:author="Microsoft Office User" w:date="2023-11-28T14:36:00Z">
        <w:r w:rsidR="00367A15" w:rsidRPr="00FC0723" w:rsidDel="00F24C80">
          <w:delText>W</w:delText>
        </w:r>
      </w:del>
      <w:r w:rsidR="00367A15" w:rsidRPr="00FC0723">
        <w:t>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00367A15" w:rsidRPr="003C0F7F">
        <w:rPr>
          <w:b/>
          <w:bCs/>
        </w:rPr>
        <w:t>Table S10A</w:t>
      </w:r>
      <w:r w:rsidR="00367A15" w:rsidRPr="00FC0723">
        <w:t xml:space="preserve">). </w:t>
      </w:r>
    </w:p>
    <w:p w14:paraId="6A618F69" w14:textId="77777777" w:rsidR="00A96A89" w:rsidRDefault="00A96A89" w:rsidP="00406E0F"/>
    <w:p w14:paraId="0FC7CF9F" w14:textId="0FEEBA98" w:rsidR="000C56B0" w:rsidRDefault="00367A15" w:rsidP="00406E0F">
      <w:r w:rsidRPr="00FC0723">
        <w:t xml:space="preserve">Correlations between microbiome composition and IL-1R or TLR copy number varied with anatomy. The abundance of 38 bacterial families were significantly </w:t>
      </w:r>
      <w:ins w:id="938" w:author="Microsoft Office User" w:date="2023-11-28T14:49:00Z">
        <w:r w:rsidR="00F24C80">
          <w:t xml:space="preserve">and consistently </w:t>
        </w:r>
      </w:ins>
      <w:r w:rsidRPr="00FC0723">
        <w:t>correlated with TLR copy number (ANCOM-BC q</w:t>
      </w:r>
      <w:r w:rsidRPr="00FC0723">
        <w:rPr>
          <w:vertAlign w:val="subscript"/>
        </w:rPr>
        <w:t>FDR</w:t>
      </w:r>
      <w:r w:rsidRPr="00FC0723">
        <w:t xml:space="preserve"> &lt; 0.05 in mucus, tissue, and skeleton; </w:t>
      </w:r>
      <w:r w:rsidRPr="003C0F7F">
        <w:rPr>
          <w:b/>
          <w:bCs/>
        </w:rPr>
        <w:t>Table</w:t>
      </w:r>
      <w:del w:id="939" w:author="Tanya Brown" w:date="2023-10-20T18:49:00Z">
        <w:r w:rsidRPr="003C0F7F" w:rsidDel="00AA2B10">
          <w:rPr>
            <w:b/>
            <w:bCs/>
          </w:rPr>
          <w:delText>s</w:delText>
        </w:r>
      </w:del>
      <w:r w:rsidRPr="003C0F7F">
        <w:rPr>
          <w:b/>
          <w:bCs/>
        </w:rPr>
        <w:t xml:space="preserve"> S10B-D</w:t>
      </w:r>
      <w:r w:rsidRPr="00FC0723">
        <w:t xml:space="preserve">; </w:t>
      </w:r>
      <w:r w:rsidRPr="003C0F7F">
        <w:rPr>
          <w:b/>
          <w:bCs/>
        </w:rPr>
        <w:t>Fig. S</w:t>
      </w:r>
      <w:ins w:id="940" w:author="Tanya Brown" w:date="2023-10-22T14:09:00Z">
        <w:r w:rsidR="00F365D8">
          <w:rPr>
            <w:b/>
            <w:bCs/>
          </w:rPr>
          <w:t>9</w:t>
        </w:r>
      </w:ins>
      <w:del w:id="941" w:author="Tanya Brown" w:date="2023-10-22T14:09:00Z">
        <w:r w:rsidRPr="003C0F7F" w:rsidDel="00F365D8">
          <w:rPr>
            <w:b/>
            <w:bCs/>
          </w:rPr>
          <w:delText>11</w:delText>
        </w:r>
      </w:del>
      <w:r w:rsidRPr="003C0F7F">
        <w:rPr>
          <w:b/>
          <w:bCs/>
        </w:rPr>
        <w:t>-S1</w:t>
      </w:r>
      <w:ins w:id="942" w:author="Tanya Brown" w:date="2023-10-22T14:09:00Z">
        <w:r w:rsidR="00F365D8">
          <w:rPr>
            <w:b/>
            <w:bCs/>
          </w:rPr>
          <w:t>1</w:t>
        </w:r>
      </w:ins>
      <w:del w:id="943" w:author="Tanya Brown" w:date="2023-10-22T14:09:00Z">
        <w:r w:rsidRPr="003C0F7F" w:rsidDel="00F365D8">
          <w:rPr>
            <w:b/>
            <w:bCs/>
          </w:rPr>
          <w:delText>3</w:delText>
        </w:r>
      </w:del>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w:t>
      </w:r>
      <w:ins w:id="944" w:author="Tanya Brown" w:date="2023-10-22T14:10:00Z">
        <w:r w:rsidR="00F365D8">
          <w:rPr>
            <w:b/>
            <w:bCs/>
          </w:rPr>
          <w:t>2</w:t>
        </w:r>
      </w:ins>
      <w:del w:id="945" w:author="Tanya Brown" w:date="2023-10-22T14:10:00Z">
        <w:r w:rsidRPr="003C0F7F" w:rsidDel="00F365D8">
          <w:rPr>
            <w:b/>
            <w:bCs/>
          </w:rPr>
          <w:delText>4</w:delText>
        </w:r>
      </w:del>
      <w:r w:rsidRPr="003C0F7F">
        <w:rPr>
          <w:b/>
          <w:bCs/>
        </w:rPr>
        <w:t>-S1</w:t>
      </w:r>
      <w:ins w:id="946" w:author="Tanya Brown" w:date="2023-10-22T14:10:00Z">
        <w:r w:rsidR="00F365D8">
          <w:rPr>
            <w:b/>
            <w:bCs/>
          </w:rPr>
          <w:t>4</w:t>
        </w:r>
      </w:ins>
      <w:del w:id="947" w:author="Tanya Brown" w:date="2023-10-22T14:10:00Z">
        <w:r w:rsidRPr="003C0F7F" w:rsidDel="00F365D8">
          <w:rPr>
            <w:b/>
            <w:bCs/>
          </w:rPr>
          <w:delText>6</w:delText>
        </w:r>
      </w:del>
      <w:r w:rsidRPr="00FC0723">
        <w:t xml:space="preserve">), both regardless of compartment. In contrast to the bacterial families with consistent interrelationships, some were specific to one or more compartments. One example are Rickettsiaceae, which live intracellularly in host cells. Rickettsiaceae relative abundance in tissue decreased with IL-1R </w:t>
      </w:r>
      <w:ins w:id="948" w:author="Microsoft Office User" w:date="2023-11-28T14:50:00Z">
        <w:r w:rsidR="00F24C80">
          <w:t xml:space="preserve">gene copy number </w:t>
        </w:r>
      </w:ins>
      <w:r w:rsidRPr="00FC0723">
        <w:t>(ANCOM-BC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49" w:author="Tanya Brown" w:date="2023-10-22T14:10:00Z">
        <w:r w:rsidR="00F365D8">
          <w:rPr>
            <w:b/>
            <w:bCs/>
          </w:rPr>
          <w:t>3</w:t>
        </w:r>
      </w:ins>
      <w:del w:id="950" w:author="Tanya Brown" w:date="2023-10-22T14:10:00Z">
        <w:r w:rsidRPr="003C0F7F" w:rsidDel="00F365D8">
          <w:rPr>
            <w:b/>
            <w:bCs/>
          </w:rPr>
          <w:delText>5</w:delText>
        </w:r>
      </w:del>
      <w:r w:rsidRPr="00FC0723">
        <w:t xml:space="preserve">; </w:t>
      </w:r>
      <w:r w:rsidRPr="003C0F7F">
        <w:rPr>
          <w:b/>
          <w:bCs/>
        </w:rPr>
        <w:t>Table S10C</w:t>
      </w:r>
      <w:r w:rsidRPr="00FC0723">
        <w:t>) and TLR</w:t>
      </w:r>
      <w:ins w:id="951" w:author="Microsoft Office User" w:date="2023-11-28T14:50:00Z">
        <w:r w:rsidR="00F24C80">
          <w:t xml:space="preserve"> gene copy number</w:t>
        </w:r>
      </w:ins>
      <w:r w:rsidRPr="00FC0723">
        <w:t xml:space="preserve">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52" w:author="Tanya Brown" w:date="2023-10-22T14:10:00Z">
        <w:r w:rsidR="00F365D8">
          <w:rPr>
            <w:b/>
            <w:bCs/>
          </w:rPr>
          <w:t>0</w:t>
        </w:r>
      </w:ins>
      <w:del w:id="953" w:author="Tanya Brown" w:date="2023-10-22T14:10:00Z">
        <w:r w:rsidRPr="003C0F7F" w:rsidDel="00F365D8">
          <w:rPr>
            <w:b/>
            <w:bCs/>
          </w:rPr>
          <w:delText>2</w:delText>
        </w:r>
      </w:del>
      <w:r w:rsidRPr="00FC0723">
        <w:t xml:space="preserve">, </w:t>
      </w:r>
      <w:r w:rsidRPr="003C0F7F">
        <w:rPr>
          <w:b/>
          <w:bCs/>
        </w:rPr>
        <w:t>Table S10C</w:t>
      </w:r>
      <w:r w:rsidRPr="00FC0723">
        <w:t>), but this taxon was not present in mucus (</w:t>
      </w:r>
      <w:r w:rsidRPr="003C0F7F">
        <w:rPr>
          <w:b/>
          <w:bCs/>
        </w:rPr>
        <w:t>Fig. S</w:t>
      </w:r>
      <w:ins w:id="954" w:author="Tanya Brown" w:date="2023-10-22T14:17:00Z">
        <w:r w:rsidR="000645BA">
          <w:rPr>
            <w:b/>
            <w:bCs/>
          </w:rPr>
          <w:t>9</w:t>
        </w:r>
      </w:ins>
      <w:del w:id="955" w:author="Tanya Brown" w:date="2023-10-22T14:17:00Z">
        <w:r w:rsidRPr="003C0F7F" w:rsidDel="000645BA">
          <w:rPr>
            <w:b/>
            <w:bCs/>
          </w:rPr>
          <w:delText>11</w:delText>
        </w:r>
      </w:del>
      <w:r w:rsidRPr="00FC0723">
        <w:t xml:space="preserve">, </w:t>
      </w:r>
      <w:r w:rsidRPr="003C0F7F">
        <w:rPr>
          <w:b/>
          <w:bCs/>
        </w:rPr>
        <w:t>Fig S1</w:t>
      </w:r>
      <w:ins w:id="956" w:author="Tanya Brown" w:date="2023-10-22T14:11:00Z">
        <w:r w:rsidR="00F365D8">
          <w:rPr>
            <w:b/>
            <w:bCs/>
          </w:rPr>
          <w:t>2</w:t>
        </w:r>
      </w:ins>
      <w:del w:id="957" w:author="Tanya Brown" w:date="2023-10-22T14:11:00Z">
        <w:r w:rsidRPr="003C0F7F" w:rsidDel="00F365D8">
          <w:rPr>
            <w:b/>
            <w:bCs/>
          </w:rPr>
          <w:delText>4</w:delText>
        </w:r>
      </w:del>
      <w:r w:rsidRPr="00FC0723">
        <w:t>) or skeleton (</w:t>
      </w:r>
      <w:r w:rsidRPr="003C0F7F">
        <w:rPr>
          <w:b/>
          <w:bCs/>
        </w:rPr>
        <w:t>Fig. S13</w:t>
      </w:r>
      <w:r w:rsidRPr="00FC0723">
        <w:t xml:space="preserve">, </w:t>
      </w:r>
      <w:r w:rsidRPr="003C0F7F">
        <w:rPr>
          <w:b/>
          <w:bCs/>
        </w:rPr>
        <w:t>Fig. S1</w:t>
      </w:r>
      <w:ins w:id="958" w:author="Tanya Brown" w:date="2023-10-22T14:12:00Z">
        <w:r w:rsidR="00F365D8">
          <w:rPr>
            <w:b/>
            <w:bCs/>
          </w:rPr>
          <w:t>4</w:t>
        </w:r>
      </w:ins>
      <w:del w:id="959" w:author="Tanya Brown" w:date="2023-10-22T14:12:00Z">
        <w:r w:rsidRPr="003C0F7F" w:rsidDel="00F365D8">
          <w:rPr>
            <w:b/>
            <w:bCs/>
          </w:rPr>
          <w:delText>6</w:delText>
        </w:r>
      </w:del>
      <w:r w:rsidRPr="00FC0723">
        <w:t>).</w:t>
      </w:r>
      <w:ins w:id="960" w:author="Microsoft Office User" w:date="2023-11-29T12:16:00Z">
        <w:r w:rsidR="006B4FC1">
          <w:t xml:space="preserve"> The association of Rickettsiaceae with TLR copy number was confirmed by PIC, while it’s association </w:t>
        </w:r>
      </w:ins>
      <w:ins w:id="961" w:author="Microsoft Office User" w:date="2023-11-29T12:17:00Z">
        <w:r w:rsidR="006B4FC1">
          <w:t xml:space="preserve">with IL-1R was not, and is therefore omitted from the heatmap in </w:t>
        </w:r>
        <w:r w:rsidR="006B4FC1" w:rsidRPr="006B4FC1">
          <w:rPr>
            <w:b/>
            <w:bCs/>
            <w:rPrChange w:id="962" w:author="Microsoft Office User" w:date="2023-11-29T12:17:00Z">
              <w:rPr/>
            </w:rPrChange>
          </w:rPr>
          <w:t>Fig. 4</w:t>
        </w:r>
        <w:r w:rsidR="006B4FC1">
          <w:t xml:space="preserve">. </w:t>
        </w:r>
      </w:ins>
      <w:del w:id="963" w:author="Microsoft Office User" w:date="2023-11-29T12:16:00Z">
        <w:r w:rsidRPr="00FC0723" w:rsidDel="006B4FC1">
          <w:delText xml:space="preserve"> </w:delText>
        </w:r>
      </w:del>
      <w:r w:rsidRPr="00FC0723">
        <w:rPr>
          <w:i/>
        </w:rPr>
        <w:t xml:space="preserve">Nitrosopumiliaceae </w:t>
      </w:r>
      <w:r w:rsidRPr="00FC0723">
        <w:t xml:space="preserve">archaea were notable for correlating with IL-1R and TLR gene copy number across all compartments </w:t>
      </w:r>
      <w:ins w:id="964" w:author="Microsoft Office User" w:date="2023-11-29T12:19:00Z">
        <w:r w:rsidR="006B4FC1">
          <w:t xml:space="preserve">in ANCOM-BC analysis </w:t>
        </w:r>
      </w:ins>
      <w:r w:rsidRPr="00FC0723">
        <w:t>(all ANCOM-BC q</w:t>
      </w:r>
      <w:r w:rsidRPr="00FC0723">
        <w:rPr>
          <w:vertAlign w:val="subscript"/>
        </w:rPr>
        <w:t xml:space="preserve">FDR </w:t>
      </w:r>
      <w:r w:rsidRPr="00FC0723">
        <w:t xml:space="preserve">&lt; 0.05; </w:t>
      </w:r>
      <w:r w:rsidRPr="003C0F7F">
        <w:rPr>
          <w:b/>
          <w:bCs/>
        </w:rPr>
        <w:t>Fig S</w:t>
      </w:r>
      <w:ins w:id="965" w:author="Tanya Brown" w:date="2023-10-22T14:12:00Z">
        <w:r w:rsidR="00F365D8">
          <w:rPr>
            <w:b/>
            <w:bCs/>
          </w:rPr>
          <w:t>9</w:t>
        </w:r>
      </w:ins>
      <w:del w:id="966" w:author="Tanya Brown" w:date="2023-10-22T14:12:00Z">
        <w:r w:rsidRPr="003C0F7F" w:rsidDel="00F365D8">
          <w:rPr>
            <w:b/>
            <w:bCs/>
          </w:rPr>
          <w:delText>11</w:delText>
        </w:r>
      </w:del>
      <w:r w:rsidRPr="003C0F7F">
        <w:rPr>
          <w:b/>
          <w:bCs/>
        </w:rPr>
        <w:t>-S1</w:t>
      </w:r>
      <w:ins w:id="967" w:author="Tanya Brown" w:date="2023-10-22T14:12:00Z">
        <w:r w:rsidR="00F365D8">
          <w:rPr>
            <w:b/>
            <w:bCs/>
          </w:rPr>
          <w:t>4</w:t>
        </w:r>
      </w:ins>
      <w:del w:id="968" w:author="Tanya Brown" w:date="2023-10-22T14:12:00Z">
        <w:r w:rsidRPr="003C0F7F" w:rsidDel="00F365D8">
          <w:rPr>
            <w:b/>
            <w:bCs/>
          </w:rPr>
          <w:delText>6</w:delText>
        </w:r>
      </w:del>
      <w:r w:rsidRPr="00FC0723">
        <w:t>)</w:t>
      </w:r>
      <w:ins w:id="969" w:author="Microsoft Office User" w:date="2023-11-29T12:19:00Z">
        <w:r w:rsidR="006B4FC1">
          <w:t>, though only their association with IL-1R was confirmed by PIC</w:t>
        </w:r>
      </w:ins>
      <w:ins w:id="970" w:author="Microsoft Office User" w:date="2023-11-29T12:20:00Z">
        <w:r w:rsidR="006B4FC1">
          <w:t xml:space="preserve"> (</w:t>
        </w:r>
        <w:r w:rsidR="006B4FC1">
          <w:rPr>
            <w:b/>
            <w:bCs/>
          </w:rPr>
          <w:t>Fig. 4)</w:t>
        </w:r>
      </w:ins>
      <w:r w:rsidRPr="00FC0723">
        <w:t>.</w:t>
      </w:r>
      <w:ins w:id="971" w:author="Microsoft Office User" w:date="2023-11-29T12:20:00Z">
        <w:r w:rsidR="006B4FC1">
          <w:t xml:space="preserve"> These observations suggest that genomic changes in coral innate immune repertoires may </w:t>
        </w:r>
      </w:ins>
      <w:ins w:id="972" w:author="Microsoft Office User" w:date="2023-11-29T12:21:00Z">
        <w:r w:rsidR="006B4FC1">
          <w:t>have differential impact on lineages of coral-associated microbes.</w:t>
        </w:r>
      </w:ins>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166953C0"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ins w:id="973" w:author="Tanya Brown" w:date="2023-10-22T14:16:00Z">
        <w:r w:rsidR="00F365D8">
          <w:rPr>
            <w:b/>
            <w:bCs/>
          </w:rPr>
          <w:t>15</w:t>
        </w:r>
      </w:ins>
      <w:del w:id="974" w:author="Tanya Brown" w:date="2023-10-22T14:16:00Z">
        <w:r w:rsidRPr="003C0F7F" w:rsidDel="00F365D8">
          <w:rPr>
            <w:b/>
            <w:bCs/>
          </w:rPr>
          <w:delText>9</w:delText>
        </w:r>
      </w:del>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ins w:id="975" w:author="Tanya Brown" w:date="2023-10-22T14:16:00Z">
        <w:r w:rsidR="00F365D8">
          <w:rPr>
            <w:b/>
            <w:bCs/>
          </w:rPr>
          <w:t>15</w:t>
        </w:r>
      </w:ins>
      <w:del w:id="976" w:author="Tanya Brown" w:date="2023-10-22T14:16:00Z">
        <w:r w:rsidRPr="00A141D2" w:rsidDel="00F365D8">
          <w:rPr>
            <w:b/>
            <w:bCs/>
          </w:rPr>
          <w:delText>9</w:delText>
        </w:r>
      </w:del>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xml:space="preserve">) but not Ig domain </w:t>
      </w:r>
      <w:r w:rsidRPr="00FC0723">
        <w:lastRenderedPageBreak/>
        <w:t>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A093A92"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ins w:id="977" w:author="Tanya Brown" w:date="2023-10-22T14:18:00Z">
        <w:r w:rsidR="000645BA">
          <w:rPr>
            <w:b/>
            <w:bCs/>
          </w:rPr>
          <w:t>6</w:t>
        </w:r>
      </w:ins>
      <w:del w:id="978" w:author="Tanya Brown" w:date="2023-10-22T14:18:00Z">
        <w:r w:rsidRPr="00A141D2" w:rsidDel="000645BA">
          <w:rPr>
            <w:b/>
            <w:bCs/>
          </w:rPr>
          <w:delText>1</w:delText>
        </w:r>
      </w:del>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979" w:name="_ip5hrzaifvy1" w:colFirst="0" w:colLast="0"/>
      <w:bookmarkEnd w:id="979"/>
      <w:r w:rsidRPr="00FC0723">
        <w:rPr>
          <w:rFonts w:ascii="Times New Roman" w:hAnsi="Times New Roman" w:cs="Times New Roman"/>
        </w:rPr>
        <w:t>Discussion</w:t>
      </w:r>
    </w:p>
    <w:p w14:paraId="7E41921D" w14:textId="77777777" w:rsidR="000C56B0" w:rsidRPr="00FC0723" w:rsidRDefault="00367A15" w:rsidP="00406E0F">
      <w:r w:rsidRPr="00FC0723">
        <w:t>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24AC58AC"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8C08A7">
        <w:instrText xml:space="preserve"> ADDIN ZOTERO_ITEM CSL_CITATION {"citationID":"a1dr9hh9img","properties":{"formattedCitation":"[54]","plainCitation":"[54]","noteIndex":0},"citationItems":[{"id":1646,"uris":["http://zotero.org/groups/4751850/items/NXBWQIDA"],"itemData":{"id":1646,"type":"article-journal","abstract":"Our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E95F00" w:rsidRPr="00E95F00">
        <w:t>[54]</w:t>
      </w:r>
      <w:r w:rsidR="00785BA8">
        <w:fldChar w:fldCharType="end"/>
      </w:r>
      <w:r w:rsidRPr="00FC0723">
        <w:t>. Indeed, these animal-associated microbiomes were found to show high nestedness relative to the environment, indicating that what lives on animals is mostly — though certainly not entirely — a subset of environmental microb</w:t>
      </w:r>
      <w:ins w:id="980" w:author="Microsoft Office User" w:date="2023-11-28T14:55:00Z">
        <w:r w:rsidR="00F24C80">
          <w:t>ial lineages</w:t>
        </w:r>
      </w:ins>
      <w:del w:id="981" w:author="Microsoft Office User" w:date="2023-11-28T14:55:00Z">
        <w:r w:rsidRPr="00FC0723" w:rsidDel="00F24C80">
          <w:delText>es</w:delText>
        </w:r>
      </w:del>
      <w:r w:rsidR="00785BA8">
        <w:t xml:space="preserve"> </w:t>
      </w:r>
      <w:r w:rsidR="00785BA8">
        <w:fldChar w:fldCharType="begin"/>
      </w:r>
      <w:r w:rsidR="008C08A7">
        <w:instrText xml:space="preserve"> ADDIN ZOTERO_ITEM CSL_CITATION {"citationID":"lgzdFPzn","properties":{"formattedCitation":"[54]","plainCitation":"[54]","noteIndex":0},"citationItems":[{"id":1646,"uris":["http://zotero.org/groups/4751850/items/NXBWQIDA"],"itemData":{"id":1646,"type":"article-journal","abstract":"Our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E95F00" w:rsidRPr="00E95F00">
        <w:t>[54]</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del w:id="982" w:author="Tanya Brown" w:date="2023-11-27T14:28:00Z">
        <w:r w:rsidR="00785BA8" w:rsidDel="0051644B">
          <w:delText xml:space="preserve"> </w:delText>
        </w:r>
        <w:r w:rsidR="00785BA8" w:rsidDel="0051644B">
          <w:fldChar w:fldCharType="begin"/>
        </w:r>
        <w:r w:rsidR="00056C45" w:rsidDel="0051644B">
          <w:delInstrText xml:space="preserve"> ADDIN ZOTERO_ITEM CSL_CITATION {"citationID":"a1f01eulr3i","properties":{"formattedCitation":"[4]","plainCitation":"[4]","noteIndex":0},"citationItems":[{"id":53,"uris":["http://zotero.org/groups/4751850/items/7TGZX9WX"],"itemData":{"id":53,"type":"article-journal","abstract":"Scleractinian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785BA8" w:rsidDel="0051644B">
          <w:fldChar w:fldCharType="separate"/>
        </w:r>
        <w:r w:rsidR="00785BA8" w:rsidRPr="00785BA8" w:rsidDel="0051644B">
          <w:delText>[4]</w:delText>
        </w:r>
        <w:r w:rsidR="00785BA8" w:rsidDel="0051644B">
          <w:fldChar w:fldCharType="end"/>
        </w:r>
      </w:del>
      <w:r w:rsidR="00785BA8">
        <w:t xml:space="preserve"> </w:t>
      </w:r>
      <w:r w:rsidR="00785BA8">
        <w:fldChar w:fldCharType="begin"/>
      </w:r>
      <w:r w:rsidR="008C08A7">
        <w:instrText xml:space="preserve"> ADDIN ZOTERO_ITEM CSL_CITATION {"citationID":"a1u5q6pgsnp","properties":{"formattedCitation":"[4,55\\uc0\\u8211{}57]","plainCitation":"[4,55–57]","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R."}],"issued":{"date-parts":[["2018",11,22]]}}},{"id":1641,"uris":["http://zotero.org/groups/4751850/items/37VXJG2W"],"itemData":{"id":1641,"type":"article-journal","container-title":"Msystems","ISSN":"2379-5077","issue":"5","journalAbbreviation":"Msystems","note":"publisher: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Wegener"}],"issued":{"date-parts":[["2018"]]}}},{"id":890,"uris":["http://zotero.org/groups/2769688/items/AAPYI8U3"],"itemData":{"id":890,"type":"article-journal","abstract":"Phylosymbiosis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R."}],"issued":{"date-parts":[["2016",11,18]]}}},{"id":1224,"uris":["http://zotero.org/groups/2769688/items/Q38T6XZY"],"itemData":{"id":1224,"type":"article-journal","abstract":"Microbiome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J","language":"en","license":"2020 The Author(s), under exclusive licence to International Society for Microbial Ecology","note":"number: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51644B" w:rsidRPr="0051644B">
        <w:t>[4,55–57]</w:t>
      </w:r>
      <w:r w:rsidR="00785BA8">
        <w:fldChar w:fldCharType="end"/>
      </w:r>
      <w:r w:rsidRPr="00FC0723">
        <w:t xml:space="preserve">), </w:t>
      </w:r>
      <w:del w:id="983" w:author="Tanya Brown" w:date="2023-11-27T13:54:00Z">
        <w:r w:rsidRPr="00FC0723" w:rsidDel="001149A3">
          <w:delText xml:space="preserve"> </w:delText>
        </w:r>
      </w:del>
      <w:r w:rsidRPr="00FC0723">
        <w:t>excepting important deviations from this trend such as those driven by the evolution of specialized diets</w:t>
      </w:r>
      <w:r w:rsidR="004206C7">
        <w:t xml:space="preserve"> </w:t>
      </w:r>
      <w:r w:rsidR="004206C7">
        <w:fldChar w:fldCharType="begin"/>
      </w:r>
      <w:r w:rsidR="008C08A7">
        <w:instrText xml:space="preserve"> ADDIN ZOTERO_ITEM CSL_CITATION {"citationID":"asfehlpbj6","properties":{"formattedCitation":"[58,59]","plainCitation":"[58,59]","noteIndex":0},"citationItems":[{"id":1658,"uris":["http://zotero.org/groups/4751850/items/TGNAE3JZ"],"itemData":{"id":1658,"type":"article-journal","abstract":"Mammals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Jin"},{"family":"González","given":"Antonio"},{"family":"Knight","given":"Rob"}],"issued":{"date-parts":[["2014",3]]}}},{"id":1660,"uris":["http://zotero.org/groups/4751850/items/D79TSQHM"],"itemData":{"id":1660,"type":"article-journal","abstract":"Animal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51644B" w:rsidRPr="0051644B">
        <w:t>[58,59]</w:t>
      </w:r>
      <w:r w:rsidR="004206C7">
        <w:fldChar w:fldCharType="end"/>
      </w:r>
      <w:del w:id="984" w:author="Tanya Brown" w:date="2023-11-27T14:47:00Z">
        <w:r w:rsidR="004206C7" w:rsidDel="00E95F00">
          <w:delText xml:space="preserve"> </w:delText>
        </w:r>
      </w:del>
      <w:r w:rsidR="004206C7">
        <w:t xml:space="preserve"> </w:t>
      </w:r>
      <w:r w:rsidRPr="00FC0723">
        <w:t>or flight</w:t>
      </w:r>
      <w:r w:rsidR="004206C7">
        <w:t xml:space="preserve"> </w:t>
      </w:r>
      <w:r w:rsidR="004206C7">
        <w:fldChar w:fldCharType="begin"/>
      </w:r>
      <w:r w:rsidR="008C08A7">
        <w:instrText xml:space="preserve"> ADDIN ZOTERO_ITEM CSL_CITATION {"citationID":"aacc4f6eqd","properties":{"formattedCitation":"[24]","plainCitation":"[24]","noteIndex":0},"citationItems":[{"id":1661,"uris":["http://zotero.org/groups/4751850/items/CSHHB975"],"itemData":{"id":1661,"type":"article-journal","abstract":"Diet and host phylogeny drive the taxonomic and functional contents of the gut microbiome in mammals, yet it is unknown whether these patterns hold across all vertebrate lineages. Here, we assessed gut microbiomes from </w:instrText>
      </w:r>
      <w:r w:rsidR="008C08A7">
        <w:rPr>
          <w:rFonts w:ascii="Cambria Math" w:hAnsi="Cambria Math" w:cs="Cambria Math"/>
        </w:rPr>
        <w:instrText>∼</w:instrText>
      </w:r>
      <w:r w:rsidR="008C08A7">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3AD7DBB9" w14:textId="77777777" w:rsidR="003A087C" w:rsidRPr="00FC0723" w:rsidRDefault="003A087C" w:rsidP="00406E0F"/>
    <w:p w14:paraId="7BA634A6" w14:textId="42137815" w:rsidR="000C56B0" w:rsidRDefault="00367A15" w:rsidP="00406E0F">
      <w:pPr>
        <w:rPr>
          <w:ins w:id="985" w:author="Tanya Brown" w:date="2023-10-30T16:37:00Z"/>
        </w:rPr>
      </w:pPr>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8C08A7">
        <w:instrText xml:space="preserve"> ADDIN ZOTERO_ITEM CSL_CITATION {"citationID":"a4lj5l898v","properties":{"formattedCitation":"[4]","plainCitation":"[4]","noteIndex":0},"citationItems":[{"id":1639,"uris":["http://zotero.org/groups/4751850/items/7TGZX9WX"],"itemData":{"id":1639,"type":"article-journal","abstract":"Scleractinian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w:t>
      </w:r>
      <w:r w:rsidRPr="00FC0723">
        <w:lastRenderedPageBreak/>
        <w:t>and coral innate immune responses</w:t>
      </w:r>
      <w:r w:rsidR="004206C7">
        <w:t xml:space="preserve"> </w:t>
      </w:r>
      <w:r w:rsidR="004206C7">
        <w:fldChar w:fldCharType="begin"/>
      </w:r>
      <w:r w:rsidR="008C08A7">
        <w:instrText xml:space="preserve"> ADDIN ZOTERO_ITEM CSL_CITATION {"citationID":"a2dvc7ju86o","properties":{"formattedCitation":"[60,61]","plainCitation":"[60,61]","noteIndex":0},"citationItems":[{"id":1625,"uris":["http://zotero.org/groups/4751850/items/XC8YAGJA"],"itemData":{"id":1625,"type":"article-journal","container-title":"Journal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D"}],"issued":{"date-parts":[["2011"]]}}},{"id":1624,"uris":["http://zotero.org/groups/4751850/items/AIKBR3RH"],"itemData":{"id":1624,"type":"article-journal","container-title":"Proceedings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51644B" w:rsidRPr="0051644B">
        <w:t>[60,61]</w:t>
      </w:r>
      <w:r w:rsidR="004206C7">
        <w:fldChar w:fldCharType="end"/>
      </w:r>
      <w:r w:rsidR="004206C7">
        <w:t xml:space="preserve"> </w:t>
      </w:r>
      <w:r w:rsidRPr="00FC0723">
        <w:t>have long been known to vary between species</w:t>
      </w:r>
      <w:ins w:id="986" w:author="Tanya Brown" w:date="2023-10-30T16:22:00Z">
        <w:r w:rsidR="0038484F">
          <w:t xml:space="preserve">. </w:t>
        </w:r>
      </w:ins>
      <w:ins w:id="987" w:author="Tanya Brown" w:date="2023-10-30T16:23:00Z">
        <w:r w:rsidR="0038484F">
          <w:t>Indeed</w:t>
        </w:r>
      </w:ins>
      <w:ins w:id="988" w:author="Tanya Brown" w:date="2023-10-30T16:24:00Z">
        <w:r w:rsidR="0038484F">
          <w:t>,</w:t>
        </w:r>
      </w:ins>
      <w:ins w:id="989" w:author="Tanya Brown" w:date="2023-10-30T16:23:00Z">
        <w:r w:rsidR="0038484F">
          <w:t xml:space="preserve"> </w:t>
        </w:r>
      </w:ins>
      <w:ins w:id="990" w:author="Tanya Brown" w:date="2023-10-30T16:22:00Z">
        <w:r w:rsidR="0038484F">
          <w:t>gene</w:t>
        </w:r>
      </w:ins>
      <w:ins w:id="991" w:author="Tanya Brown" w:date="2023-10-30T16:33:00Z">
        <w:r w:rsidR="003A087C">
          <w:t xml:space="preserve"> expression</w:t>
        </w:r>
      </w:ins>
      <w:ins w:id="992" w:author="Tanya Brown" w:date="2023-10-30T16:34:00Z">
        <w:r w:rsidR="003A087C">
          <w:t xml:space="preserve"> of TLR and other innate immune genes</w:t>
        </w:r>
      </w:ins>
      <w:ins w:id="993" w:author="Tanya Brown" w:date="2023-10-30T16:22:00Z">
        <w:r w:rsidR="0038484F">
          <w:t xml:space="preserve"> </w:t>
        </w:r>
      </w:ins>
      <w:ins w:id="994" w:author="Tanya Brown" w:date="2023-10-30T16:35:00Z">
        <w:r w:rsidR="003A087C">
          <w:t>is</w:t>
        </w:r>
      </w:ins>
      <w:ins w:id="995" w:author="Tanya Brown" w:date="2023-10-30T16:22:00Z">
        <w:r w:rsidR="0038484F">
          <w:t xml:space="preserve"> among the fastest </w:t>
        </w:r>
      </w:ins>
      <w:ins w:id="996" w:author="Tanya Brown" w:date="2023-10-30T16:23:00Z">
        <w:r w:rsidR="0038484F">
          <w:t xml:space="preserve">evolving in coral </w:t>
        </w:r>
      </w:ins>
      <w:ins w:id="997" w:author="Tanya Brown" w:date="2023-10-30T16:33:00Z">
        <w:r w:rsidR="003A087C">
          <w:t>transcriptomes</w:t>
        </w:r>
      </w:ins>
      <w:ins w:id="998" w:author="Tanya Brown" w:date="2023-10-30T16:18:00Z">
        <w:r w:rsidR="006301BE">
          <w:t xml:space="preserve"> </w:t>
        </w:r>
      </w:ins>
      <w:r w:rsidR="006301BE">
        <w:fldChar w:fldCharType="begin"/>
      </w:r>
      <w:r w:rsidR="008C08A7">
        <w:instrText xml:space="preserve"> ADDIN ZOTERO_ITEM CSL_CITATION {"citationID":"a2qh7s4pco","properties":{"formattedCitation":"[62]","plainCitation":"[62]","noteIndex":0},"citationItems":[{"id":1904,"uris":["http://zotero.org/groups/4751850/items/E4SXPZY4"],"itemData":{"id":1904,"type":"article-journal","container-title":"Molecular Ecology","ISSN":"0962-1083","issue":"9","journalAbbreviation":"Molecular Ecology","note":"publisher: Wiley Online Library","page":"2594-2610","title":"Adaptive variation in homologue number within transcript families promotes expression divergence in reef‐building coral","volume":"31","author":[{"family":"Dimos","given":"Bradford"},{"family":"Emery","given":"Madison"},{"family":"Beavers","given":"Kelsey"},{"family":"MacKnight","given":"Nicholas"},{"family":"Brandt","given":"Marilyn"},{"family":"Demuth","given":"Jeffery"},{"family":"Mydlarz","given":"Laura"}],"issued":{"date-parts":[["2022"]]}}}],"schema":"https://github.com/citation-style-language/schema/raw/master/csl-citation.json"} </w:instrText>
      </w:r>
      <w:r w:rsidR="006301BE">
        <w:fldChar w:fldCharType="separate"/>
      </w:r>
      <w:r w:rsidR="0051644B" w:rsidRPr="0051644B">
        <w:t>[62]</w:t>
      </w:r>
      <w:r w:rsidR="006301BE">
        <w:fldChar w:fldCharType="end"/>
      </w:r>
      <w:r w:rsidRPr="00FC0723">
        <w:t xml:space="preserve">.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ins w:id="999" w:author="Tanya Brown" w:date="2023-11-27T14:47:00Z">
        <w:r w:rsidR="006554A6">
          <w:t xml:space="preserve"> </w:t>
        </w:r>
      </w:ins>
      <w:r w:rsidR="004206C7">
        <w:fldChar w:fldCharType="begin"/>
      </w:r>
      <w:r w:rsidR="008C08A7">
        <w:instrText xml:space="preserve"> ADDIN ZOTERO_ITEM CSL_CITATION {"citationID":"a1fqi5bh5qo","properties":{"formattedCitation":"[63]","plainCitation":"[63]","noteIndex":0},"citationItems":[{"id":1633,"uris":["http://zotero.org/groups/4751850/items/39QKGCFF"],"itemData":{"id":1633,"type":"article-journal","abstract":"Abstract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51644B" w:rsidRPr="0051644B">
        <w:t>[63]</w:t>
      </w:r>
      <w:r w:rsidR="004206C7">
        <w:fldChar w:fldCharType="end"/>
      </w:r>
      <w:r w:rsidRPr="00FC0723">
        <w:t xml:space="preserve">. If such correlations extended across species, it could begin to explain why coral microbiomes differ so greatly in bacterial and archaeal biodiversity. </w:t>
      </w:r>
    </w:p>
    <w:p w14:paraId="1EDDF385" w14:textId="77777777" w:rsidR="003A087C" w:rsidRPr="00FC0723" w:rsidRDefault="003A087C" w:rsidP="00406E0F"/>
    <w:p w14:paraId="323EBC57" w14:textId="1AFB98CB"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EE6757">
        <w:instrText xml:space="preserve"> ADDIN ZOTERO_ITEM CSL_CITATION {"citationID":"alt83pt9db","properties":{"formattedCitation":"[53]","plainCitation":"[53]","noteIndex":0},"citationItems":[{"id":1552,"uris":["http://zotero.org/groups/4751850/items/7REVQ4JZ"],"itemData":{"id":1552,"type":"article-journal","abstract":"The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EE6757">
        <w:t>[53]</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6658C73C" w:rsidR="00A141D2" w:rsidRDefault="00367A15" w:rsidP="00406E0F">
      <w:r w:rsidRPr="00FC0723">
        <w:t xml:space="preserve">We find a relationship between microbiome β-diversity and the copy number of TIR-containing innate immune genes. </w:t>
      </w:r>
      <w:del w:id="1000"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 xml:space="preserve">Our findings </w:t>
      </w:r>
      <w:del w:id="1001" w:author="Microsoft Office User" w:date="2023-11-28T15:03:00Z">
        <w:r w:rsidRPr="00FC0723" w:rsidDel="00F24C80">
          <w:delText xml:space="preserve">extend these observations to coral microbiomes, and </w:delText>
        </w:r>
      </w:del>
      <w:r w:rsidRPr="00FC0723">
        <w:t>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6B5A6868"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ins w:id="1002" w:author="Tanya Brown" w:date="2023-11-27T14:48:00Z">
        <w:r w:rsidR="006554A6">
          <w:t xml:space="preserve"> </w:t>
        </w:r>
      </w:ins>
      <w:r w:rsidR="005F13B6">
        <w:fldChar w:fldCharType="begin"/>
      </w:r>
      <w:r w:rsidR="008C08A7">
        <w:instrText xml:space="preserve"> ADDIN ZOTERO_ITEM CSL_CITATION {"citationID":"a1jr0fq2i9k","properties":{"formattedCitation":"[64]","plainCitation":"[64]","noteIndex":0},"citationItems":[{"id":1626,"uris":["http://zotero.org/groups/4751850/items/JRLVWWBF"],"itemData":{"id":1626,"type":"article-journal","container-title":"Frontiers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51644B" w:rsidRPr="0051644B">
        <w:t>[64]</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8C08A7">
        <w:instrText xml:space="preserve"> ADDIN ZOTERO_ITEM CSL_CITATION {"citationID":"a20b8afvbfl","properties":{"formattedCitation":"[4]","plainCitation":"[4]","noteIndex":0},"citationItems":[{"id":1639,"uris":["http://zotero.org/groups/4751850/items/7TGZX9WX"],"itemData":{"id":1639,"type":"article-journal","abstract":"Scleractinian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8C08A7">
        <w:instrText xml:space="preserve"> ADDIN ZOTERO_ITEM CSL_CITATION {"citationID":"XxWnnHi0","properties":{"formattedCitation":"[4]","plainCitation":"[4]","noteIndex":0},"citationItems":[{"id":1639,"uris":["http://zotero.org/groups/4751850/items/7TGZX9WX"],"itemData":{"id":1639,"type":"article-journal","abstract":"Scleractinian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6A66A37F"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ins w:id="1003" w:author="Tanya Brown" w:date="2023-11-27T14:49:00Z">
        <w:r w:rsidR="006554A6">
          <w:t xml:space="preserve"> </w:t>
        </w:r>
      </w:ins>
      <w:r w:rsidR="005F13B6">
        <w:fldChar w:fldCharType="begin"/>
      </w:r>
      <w:r w:rsidR="008C08A7">
        <w:instrText xml:space="preserve"> ADDIN ZOTERO_ITEM CSL_CITATION {"citationID":"a1v02rfjh9f","properties":{"formattedCitation":"[65]","plainCitation":"[65]","noteIndex":0},"citationItems":[{"id":1538,"uris":["http://zotero.org/groups/2769688/items/BLSHBTEC"],"itemData":{"id":1538,"type":"article-journal","abstract":"Stony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51644B" w:rsidRPr="0051644B">
        <w:t>[65]</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ins w:id="1004" w:author="Tanya Brown" w:date="2023-11-27T14:49:00Z">
        <w:r w:rsidR="006554A6">
          <w:t xml:space="preserve"> </w:t>
        </w:r>
      </w:ins>
      <w:r w:rsidR="00F30F9D">
        <w:fldChar w:fldCharType="begin"/>
      </w:r>
      <w:r w:rsidR="008C08A7">
        <w:instrText xml:space="preserve"> ADDIN ZOTERO_ITEM CSL_CITATION {"citationID":"ALmfQtEq","properties":{"formattedCitation":"[66]","plainCitation":"[66]","noteIndex":0},"citationItems":[{"id":1870,"uris":["http://zotero.org/groups/4751850/items/3CM4LTVW"],"itemData":{"id":1870,"type":"article-journal","abstract":"Melanin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51644B" w:rsidRPr="0051644B">
        <w:t>[66]</w:t>
      </w:r>
      <w:r w:rsidR="00F30F9D">
        <w:fldChar w:fldCharType="end"/>
      </w:r>
      <w:ins w:id="1005" w:author="Microsoft Office User" w:date="2023-11-28T15:04:00Z">
        <w:r w:rsidR="00F24C80">
          <w:t>.</w:t>
        </w:r>
      </w:ins>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4200C38B"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8C08A7">
        <w:instrText xml:space="preserve"> ADDIN ZOTERO_ITEM CSL_CITATION {"citationID":"ad4sjjs2q0","properties":{"formattedCitation":"[67]","plainCitation":"[67]","noteIndex":0},"citationItems":[{"id":1591,"uris":["http://zotero.org/groups/4751850/items/IVTMJI5C"],"itemData":{"id":1591,"type":"article-journal","container-title":"Frontiers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51644B" w:rsidRPr="0051644B">
        <w:t>[67]</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8C08A7">
        <w:instrText xml:space="preserve"> ADDIN ZOTERO_ITEM CSL_CITATION {"citationID":"ae2du0p5ol","properties":{"formattedCitation":"[68,69]","plainCitation":"[68,69]","noteIndex":0},"citationItems":[{"id":1663,"uris":["http://zotero.org/groups/4751850/items/5TXWZY64"],"itemData":{"id":1663,"type":"book","abstract":"Elton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S."}],"issued":{"date-parts":[["2020",3,10]]}}},{"id":1665,"uris":["http://zotero.org/groups/4751850/items/39XFPPPL"],"itemData":{"id":1665,"type":"article-journal","abstract":"Anthropogenic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51644B" w:rsidRPr="0051644B">
        <w:t>[68,69]</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8C08A7">
        <w:instrText xml:space="preserve"> ADDIN ZOTERO_ITEM CSL_CITATION {"citationID":"a10q6q2mhfn","properties":{"formattedCitation":"[70,71]","plainCitation":"[70,71]","noteIndex":0},"citationItems":[{"id":1628,"uris":["http://zotero.org/groups/4751850/items/LACK3GHD"],"itemData":{"id":1628,"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1627,"uris":["http://zotero.org/groups/4751850/items/5YH2UZMM"],"itemData":{"id":1627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51644B" w:rsidRPr="0051644B">
        <w:t>[70,71]</w:t>
      </w:r>
      <w:r w:rsidR="00782AA8">
        <w:fldChar w:fldCharType="end"/>
      </w:r>
      <w:r w:rsidRPr="00FC0723">
        <w:t>. Finally, the damage threshold hypothesis</w:t>
      </w:r>
      <w:r w:rsidR="00782AA8">
        <w:t xml:space="preserve"> </w:t>
      </w:r>
      <w:r w:rsidR="00782AA8">
        <w:fldChar w:fldCharType="begin"/>
      </w:r>
      <w:r w:rsidR="008C08A7">
        <w:instrText xml:space="preserve"> ADDIN ZOTERO_ITEM CSL_CITATION {"citationID":"agamomheqn","properties":{"formattedCitation":"[72]","plainCitation":"[72]","noteIndex":0},"citationItems":[{"id":1667,"uris":["http://zotero.org/groups/4751850/items/RNXQT8EJ"],"itemData":{"id":1667,"type":"article-journal","abstract":"Climate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51644B" w:rsidRPr="0051644B">
        <w:t>[72]</w:t>
      </w:r>
      <w:r w:rsidR="00782AA8">
        <w:fldChar w:fldCharType="end"/>
      </w:r>
      <w:r w:rsidR="00782AA8">
        <w:t xml:space="preserve"> </w:t>
      </w:r>
      <w:r w:rsidRPr="00FC0723">
        <w:t xml:space="preserve">proposes that corals differ in immune </w:t>
      </w:r>
      <w:ins w:id="1006" w:author="Microsoft Office User" w:date="2023-11-28T15:04:00Z">
        <w:r w:rsidR="00F24C80">
          <w:t xml:space="preserve">gene expression </w:t>
        </w:r>
      </w:ins>
      <w:r w:rsidRPr="00FC0723">
        <w:t>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lastRenderedPageBreak/>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17"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8"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092BC106" w:rsidR="000C56B0" w:rsidRPr="00FC0723" w:rsidRDefault="00367A15">
      <w:pPr>
        <w:rPr>
          <w:sz w:val="26"/>
          <w:szCs w:val="26"/>
        </w:rPr>
      </w:pPr>
      <w:r w:rsidRPr="00FC0723">
        <w:rPr>
          <w:b/>
        </w:rPr>
        <w:t>Table 1.</w:t>
      </w:r>
      <w:r w:rsidRPr="00FC0723">
        <w:t xml:space="preserve"> </w:t>
      </w:r>
      <w:ins w:id="1007" w:author="Tanya Brown" w:date="2023-10-26T16:21:00Z">
        <w:r w:rsidR="00E75C4F" w:rsidRPr="00FC0723">
          <w:t xml:space="preserve">Toll/Interleukin Repeat </w:t>
        </w:r>
        <w:r w:rsidR="00E75C4F">
          <w:t>(</w:t>
        </w:r>
      </w:ins>
      <w:r w:rsidRPr="00FC0723">
        <w:t>TIR</w:t>
      </w:r>
      <w:ins w:id="1008" w:author="Tanya Brown" w:date="2023-10-26T16:21:00Z">
        <w:r w:rsidR="00E75C4F">
          <w:t>)</w:t>
        </w:r>
      </w:ins>
      <w:r w:rsidRPr="00FC0723">
        <w:t xml:space="preserve"> domain containing elements and their associated numbers per species</w:t>
      </w:r>
      <w:ins w:id="1009" w:author="Tanya Brown" w:date="2023-10-26T16:22:00Z">
        <w:r w:rsidR="00E75C4F">
          <w:t>.</w:t>
        </w:r>
      </w:ins>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54BB65E8"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ins w:id="1010" w:author="Tanya Brown" w:date="2023-10-26T16:49:00Z">
        <w:r w:rsidR="006D4AD3">
          <w:t xml:space="preserve">Counts </w:t>
        </w:r>
      </w:ins>
      <w:ins w:id="1011" w:author="Tanya Brown" w:date="2023-10-26T16:50:00Z">
        <w:r w:rsidR="006D4AD3">
          <w:t xml:space="preserve">and domain structure </w:t>
        </w:r>
      </w:ins>
      <w:ins w:id="1012" w:author="Tanya Brown" w:date="2023-10-26T16:49:00Z">
        <w:r w:rsidR="006D4AD3">
          <w:t>for each of the</w:t>
        </w:r>
      </w:ins>
      <w:ins w:id="1013" w:author="Tanya Brown" w:date="2023-10-26T16:50:00Z">
        <w:r w:rsidR="006D4AD3">
          <w:t>se genes from each coral species are found in Table S2.</w:t>
        </w:r>
      </w:ins>
    </w:p>
    <w:p w14:paraId="094F3FA9" w14:textId="77777777" w:rsidR="004F76C8" w:rsidRDefault="004F76C8" w:rsidP="0081677E"/>
    <w:p w14:paraId="6C9E38B3" w14:textId="74672EDB" w:rsidR="004F76C8" w:rsidRPr="00FC0723" w:rsidRDefault="004F76C8" w:rsidP="0081677E">
      <w:del w:id="1014" w:author="Tanya Brown" w:date="2023-11-13T10:06:00Z">
        <w:r w:rsidDel="00893EAF">
          <w:rPr>
            <w:b/>
            <w:noProof/>
          </w:rPr>
          <w:lastRenderedPageBreak/>
          <w:drawing>
            <wp:inline distT="114300" distB="114300" distL="114300" distR="114300" wp14:anchorId="421240F0" wp14:editId="0BFC9C1C">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390984" cy="5740400"/>
                      </a:xfrm>
                      <a:prstGeom prst="rect">
                        <a:avLst/>
                      </a:prstGeom>
                      <a:ln/>
                    </pic:spPr>
                  </pic:pic>
                </a:graphicData>
              </a:graphic>
            </wp:inline>
          </w:drawing>
        </w:r>
      </w:del>
      <w:ins w:id="1015" w:author="Tanya Brown" w:date="2023-11-13T10:07:00Z">
        <w:r w:rsidR="00893EAF">
          <w:rPr>
            <w:noProof/>
          </w:rPr>
          <w:drawing>
            <wp:inline distT="0" distB="0" distL="0" distR="0" wp14:anchorId="357D6D16" wp14:editId="55911C1D">
              <wp:extent cx="5486400" cy="5848985"/>
              <wp:effectExtent l="0" t="0" r="0" b="0"/>
              <wp:docPr id="152737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70957" name="Picture 1527370957"/>
                      <pic:cNvPicPr/>
                    </pic:nvPicPr>
                    <pic:blipFill>
                      <a:blip r:embed="rId21">
                        <a:extLst>
                          <a:ext uri="{28A0092B-C50C-407E-A947-70E740481C1C}">
                            <a14:useLocalDpi xmlns:a14="http://schemas.microsoft.com/office/drawing/2010/main" val="0"/>
                          </a:ext>
                        </a:extLst>
                      </a:blip>
                      <a:stretch>
                        <a:fillRect/>
                      </a:stretch>
                    </pic:blipFill>
                    <pic:spPr>
                      <a:xfrm>
                        <a:off x="0" y="0"/>
                        <a:ext cx="5486400" cy="5848985"/>
                      </a:xfrm>
                      <a:prstGeom prst="rect">
                        <a:avLst/>
                      </a:prstGeom>
                    </pic:spPr>
                  </pic:pic>
                </a:graphicData>
              </a:graphic>
            </wp:inline>
          </w:drawing>
        </w:r>
      </w:ins>
    </w:p>
    <w:p w14:paraId="51240031" w14:textId="77777777" w:rsidR="000C56B0" w:rsidRPr="00FC0723" w:rsidRDefault="000C56B0">
      <w:pPr>
        <w:rPr>
          <w:b/>
        </w:rPr>
      </w:pPr>
    </w:p>
    <w:p w14:paraId="6D284784" w14:textId="027D6817" w:rsidR="000C56B0" w:rsidRDefault="00367A15" w:rsidP="0081677E">
      <w:r w:rsidRPr="00FC0723">
        <w:rPr>
          <w:b/>
        </w:rPr>
        <w:t>Fig. 2.</w:t>
      </w:r>
      <w:ins w:id="1016" w:author="Microsoft Office User" w:date="2023-11-28T15:05:00Z">
        <w:r w:rsidR="00CC4ADD">
          <w:rPr>
            <w:b/>
          </w:rPr>
          <w:t xml:space="preserve"> Coral innate immune gene repertoire correlates with m</w:t>
        </w:r>
      </w:ins>
      <w:ins w:id="1017" w:author="Microsoft Office User" w:date="2023-11-28T15:06:00Z">
        <w:r w:rsidR="00CC4ADD">
          <w:rPr>
            <w:b/>
          </w:rPr>
          <w:t>icrobiome richness.</w:t>
        </w:r>
      </w:ins>
      <w:r w:rsidRPr="00FC0723">
        <w:rPr>
          <w:b/>
        </w:rPr>
        <w:t xml:space="preserve"> </w:t>
      </w:r>
      <w:ins w:id="1018" w:author="Microsoft Office User" w:date="2023-11-28T15:06:00Z">
        <w:r w:rsidR="00CC4ADD">
          <w:rPr>
            <w:b/>
          </w:rPr>
          <w:t xml:space="preserve">The top </w:t>
        </w:r>
        <w:r w:rsidR="00CC4ADD">
          <w:t>r</w:t>
        </w:r>
      </w:ins>
      <w:del w:id="1019" w:author="Microsoft Office User" w:date="2023-11-28T15:06:00Z">
        <w:r w:rsidRPr="00FC0723" w:rsidDel="00CC4ADD">
          <w:delText>R</w:delText>
        </w:r>
      </w:del>
      <w:r w:rsidRPr="00FC0723">
        <w:t>ows show</w:t>
      </w:r>
      <w:ins w:id="1020" w:author="Microsoft Office User" w:date="2023-11-28T15:06:00Z">
        <w:r w:rsidR="00CC4ADD">
          <w:t>s</w:t>
        </w:r>
      </w:ins>
      <w:r w:rsidRPr="00FC0723">
        <w:t xml:space="preserve"> phylogenetic independent contrast </w:t>
      </w:r>
      <w:ins w:id="1021" w:author="Microsoft Office User" w:date="2023-11-28T15:06:00Z">
        <w:r w:rsidR="00CC4ADD">
          <w:t>regressions</w:t>
        </w:r>
      </w:ins>
      <w:ins w:id="1022" w:author="Microsoft Office User" w:date="2023-11-28T15:08:00Z">
        <w:r w:rsidR="00CC4ADD">
          <w:t xml:space="preserve"> </w:t>
        </w:r>
      </w:ins>
      <w:del w:id="1023" w:author="Microsoft Office User" w:date="2023-11-28T15:06:00Z">
        <w:r w:rsidRPr="00FC0723" w:rsidDel="00CC4ADD">
          <w:delText xml:space="preserve">analysis </w:delText>
        </w:r>
      </w:del>
      <w:r w:rsidRPr="00FC0723">
        <w:t>of genomic copy number of innate immune components against log microbiome richness (ln ASVs)</w:t>
      </w:r>
      <w:ins w:id="1024" w:author="Microsoft Office User" w:date="2023-11-28T15:08:00Z">
        <w:r w:rsidR="00CC4ADD">
          <w:t xml:space="preserve"> across all regions of coral anatomy</w:t>
        </w:r>
      </w:ins>
      <w:r w:rsidRPr="00FC0723">
        <w:t xml:space="preserve">, for </w:t>
      </w:r>
      <w:del w:id="1025" w:author="Microsoft Office User" w:date="2023-11-28T15:08:00Z">
        <w:r w:rsidRPr="00FC0723" w:rsidDel="00CC4ADD">
          <w:delText xml:space="preserve">all </w:delText>
        </w:r>
      </w:del>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w:t>
      </w:r>
      <w:r w:rsidRPr="00FC0723">
        <w:lastRenderedPageBreak/>
        <w:t>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7F9D683E" w:rsidR="004F76C8" w:rsidRDefault="004F76C8">
      <w:pPr>
        <w:rPr>
          <w:ins w:id="1026" w:author="Tanya Brown" w:date="2023-11-27T11:55:00Z"/>
        </w:rPr>
      </w:pPr>
      <w:del w:id="1027" w:author="Tanya Brown" w:date="2023-11-13T10:08:00Z">
        <w:r w:rsidDel="00893EAF">
          <w:rPr>
            <w:noProof/>
          </w:rPr>
          <w:drawing>
            <wp:inline distT="114300" distB="114300" distL="114300" distR="114300" wp14:anchorId="11261769" wp14:editId="54B5181F">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3517900"/>
                      </a:xfrm>
                      <a:prstGeom prst="rect">
                        <a:avLst/>
                      </a:prstGeom>
                      <a:ln/>
                    </pic:spPr>
                  </pic:pic>
                </a:graphicData>
              </a:graphic>
            </wp:inline>
          </w:drawing>
        </w:r>
      </w:del>
    </w:p>
    <w:p w14:paraId="76D3FBC3" w14:textId="77777777" w:rsidR="008E399A" w:rsidRDefault="008E399A">
      <w:pPr>
        <w:rPr>
          <w:ins w:id="1028" w:author="Tanya Brown" w:date="2023-11-13T10:08:00Z"/>
        </w:rPr>
      </w:pPr>
    </w:p>
    <w:p w14:paraId="15C006C9" w14:textId="01C76745" w:rsidR="00893EAF" w:rsidRPr="00FC0723" w:rsidRDefault="00893EAF">
      <w:ins w:id="1029" w:author="Tanya Brown" w:date="2023-11-13T10:09:00Z">
        <w:r>
          <w:rPr>
            <w:noProof/>
          </w:rPr>
          <w:drawing>
            <wp:inline distT="0" distB="0" distL="0" distR="0" wp14:anchorId="59D162A9" wp14:editId="719D2D9F">
              <wp:extent cx="5486400" cy="3498850"/>
              <wp:effectExtent l="0" t="0" r="0" b="6350"/>
              <wp:docPr id="2130770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70576" name="Picture 2130770576"/>
                      <pic:cNvPicPr/>
                    </pic:nvPicPr>
                    <pic:blipFill>
                      <a:blip r:embed="rId23">
                        <a:extLst>
                          <a:ext uri="{28A0092B-C50C-407E-A947-70E740481C1C}">
                            <a14:useLocalDpi xmlns:a14="http://schemas.microsoft.com/office/drawing/2010/main" val="0"/>
                          </a:ext>
                        </a:extLst>
                      </a:blip>
                      <a:stretch>
                        <a:fillRect/>
                      </a:stretch>
                    </pic:blipFill>
                    <pic:spPr>
                      <a:xfrm>
                        <a:off x="0" y="0"/>
                        <a:ext cx="5486400" cy="3498850"/>
                      </a:xfrm>
                      <a:prstGeom prst="rect">
                        <a:avLst/>
                      </a:prstGeom>
                    </pic:spPr>
                  </pic:pic>
                </a:graphicData>
              </a:graphic>
            </wp:inline>
          </w:drawing>
        </w:r>
      </w:ins>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449B31C4" w:rsidR="000C56B0" w:rsidRDefault="004F76C8">
      <w:pPr>
        <w:rPr>
          <w:ins w:id="1030" w:author="Tanya Brown" w:date="2023-11-27T14:53:00Z"/>
        </w:rPr>
      </w:pPr>
      <w:del w:id="1031" w:author="Tanya Brown" w:date="2023-11-27T14:53:00Z">
        <w:r w:rsidDel="006554A6">
          <w:rPr>
            <w:noProof/>
          </w:rPr>
          <w:drawing>
            <wp:inline distT="114300" distB="114300" distL="114300" distR="114300" wp14:anchorId="2C9FF4EA" wp14:editId="10D0F32A">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5207000"/>
                      </a:xfrm>
                      <a:prstGeom prst="rect">
                        <a:avLst/>
                      </a:prstGeom>
                      <a:ln/>
                    </pic:spPr>
                  </pic:pic>
                </a:graphicData>
              </a:graphic>
            </wp:inline>
          </w:drawing>
        </w:r>
      </w:del>
    </w:p>
    <w:p w14:paraId="4E5740B5" w14:textId="531EC7D6" w:rsidR="006554A6" w:rsidRPr="00FC0723" w:rsidRDefault="006554A6">
      <w:ins w:id="1032" w:author="Tanya Brown" w:date="2023-11-27T14:53:00Z">
        <w:r>
          <w:rPr>
            <w:noProof/>
          </w:rPr>
          <w:lastRenderedPageBreak/>
          <w:drawing>
            <wp:inline distT="0" distB="0" distL="0" distR="0" wp14:anchorId="5EE550E1" wp14:editId="41BCABAE">
              <wp:extent cx="5486400" cy="5683250"/>
              <wp:effectExtent l="0" t="0" r="0" b="0"/>
              <wp:docPr id="3370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7433" name="Picture 337057433"/>
                      <pic:cNvPicPr/>
                    </pic:nvPicPr>
                    <pic:blipFill>
                      <a:blip r:embed="rId25">
                        <a:extLst>
                          <a:ext uri="{28A0092B-C50C-407E-A947-70E740481C1C}">
                            <a14:useLocalDpi xmlns:a14="http://schemas.microsoft.com/office/drawing/2010/main" val="0"/>
                          </a:ext>
                        </a:extLst>
                      </a:blip>
                      <a:stretch>
                        <a:fillRect/>
                      </a:stretch>
                    </pic:blipFill>
                    <pic:spPr>
                      <a:xfrm>
                        <a:off x="0" y="0"/>
                        <a:ext cx="5486400" cy="5683250"/>
                      </a:xfrm>
                      <a:prstGeom prst="rect">
                        <a:avLst/>
                      </a:prstGeom>
                    </pic:spPr>
                  </pic:pic>
                </a:graphicData>
              </a:graphic>
            </wp:inline>
          </w:drawing>
        </w:r>
      </w:ins>
    </w:p>
    <w:p w14:paraId="4D162748" w14:textId="77777777" w:rsidR="004F76C8" w:rsidRDefault="004F76C8" w:rsidP="0081677E">
      <w:pPr>
        <w:rPr>
          <w:b/>
        </w:rPr>
      </w:pPr>
    </w:p>
    <w:p w14:paraId="7A3B9F4A" w14:textId="6624EBF8" w:rsidR="000C56B0" w:rsidRDefault="00367A15" w:rsidP="0081677E">
      <w:r w:rsidRPr="00FC0723">
        <w:rPr>
          <w:b/>
        </w:rPr>
        <w:t>Fig. 4.</w:t>
      </w:r>
      <w:r w:rsidRPr="00FC0723">
        <w:t xml:space="preserve"> Heatmap showing microbial families significantly correlated with IL-1R and TLR copy numbers. Columns show </w:t>
      </w:r>
      <w:ins w:id="1033" w:author="Tanya Brown" w:date="2023-10-19T17:50:00Z">
        <w:del w:id="1034" w:author="Microsoft Office User" w:date="2023-10-27T14:11:00Z">
          <w:r w:rsidR="002D7370" w:rsidDel="002C5A9D">
            <w:delText xml:space="preserve">degree of </w:delText>
          </w:r>
        </w:del>
      </w:ins>
      <w:r w:rsidRPr="00FC0723">
        <w:t>correlation</w:t>
      </w:r>
      <w:ins w:id="1035" w:author="Microsoft Office User" w:date="2023-10-27T14:11:00Z">
        <w:r w:rsidR="002C5A9D">
          <w:t xml:space="preserve"> coefficients f</w:t>
        </w:r>
      </w:ins>
      <w:ins w:id="1036" w:author="Microsoft Office User" w:date="2023-10-27T14:12:00Z">
        <w:r w:rsidR="002C5A9D">
          <w:t xml:space="preserve">rom </w:t>
        </w:r>
      </w:ins>
      <w:ins w:id="1037" w:author="Tanya Brown" w:date="2023-11-27T14:54:00Z">
        <w:del w:id="1038" w:author="Microsoft Office User" w:date="2023-11-28T15:11:00Z">
          <w:r w:rsidR="006554A6" w:rsidDel="00CC4ADD">
            <w:delText xml:space="preserve">analysis by </w:delText>
          </w:r>
        </w:del>
        <w:r w:rsidR="006554A6">
          <w:t>ANCOM-BC</w:t>
        </w:r>
      </w:ins>
      <w:ins w:id="1039" w:author="Microsoft Office User" w:date="2023-11-28T15:11:00Z">
        <w:r w:rsidR="00CC4ADD">
          <w:t xml:space="preserve"> analysis comparing </w:t>
        </w:r>
      </w:ins>
      <w:ins w:id="1040" w:author="Tanya Brown" w:date="2023-11-27T14:54:00Z">
        <w:del w:id="1041" w:author="Microsoft Office User" w:date="2023-11-28T15:11:00Z">
          <w:r w:rsidR="006554A6" w:rsidDel="00CC4ADD">
            <w:delText xml:space="preserve"> </w:delText>
          </w:r>
        </w:del>
      </w:ins>
      <w:ins w:id="1042" w:author="Microsoft Office User" w:date="2023-11-28T15:10:00Z">
        <w:r w:rsidR="00CC4ADD" w:rsidRPr="00FC0723">
          <w:t>the relative abundance of microbial families a</w:t>
        </w:r>
        <w:r w:rsidR="00CC4ADD">
          <w:t xml:space="preserve">gainst </w:t>
        </w:r>
        <w:r w:rsidR="00CC4ADD" w:rsidRPr="00FC0723">
          <w:t>IL-1R and TLR copy numbers in the mucus, tissue, and skeleton, respectively.</w:t>
        </w:r>
        <w:r w:rsidR="00CC4ADD">
          <w:t xml:space="preserve"> </w:t>
        </w:r>
      </w:ins>
      <w:ins w:id="1043" w:author="Microsoft Office User" w:date="2023-11-28T15:11:00Z">
        <w:r w:rsidR="00CC4ADD">
          <w:t xml:space="preserve">All associations shown were </w:t>
        </w:r>
      </w:ins>
      <w:ins w:id="1044" w:author="Microsoft Office User" w:date="2023-11-28T15:09:00Z">
        <w:r w:rsidR="00CC4ADD">
          <w:t xml:space="preserve">confirmed by </w:t>
        </w:r>
      </w:ins>
      <w:ins w:id="1045" w:author="Tanya Brown" w:date="2023-11-27T14:54:00Z">
        <w:del w:id="1046" w:author="Microsoft Office User" w:date="2023-11-28T15:09:00Z">
          <w:r w:rsidR="006554A6" w:rsidDel="00CC4ADD">
            <w:delText xml:space="preserve">with only microbes </w:delText>
          </w:r>
        </w:del>
      </w:ins>
      <w:ins w:id="1047" w:author="Tanya Brown" w:date="2023-11-27T14:55:00Z">
        <w:del w:id="1048" w:author="Microsoft Office User" w:date="2023-11-28T15:09:00Z">
          <w:r w:rsidR="006554A6" w:rsidDel="00CC4ADD">
            <w:delText xml:space="preserve">shown that also depicted significant </w:delText>
          </w:r>
        </w:del>
      </w:ins>
      <w:ins w:id="1049" w:author="Microsoft Office User" w:date="2023-10-27T14:11:00Z">
        <w:r w:rsidR="002C5A9D">
          <w:t>phylogenetic independent contrasts</w:t>
        </w:r>
      </w:ins>
      <w:del w:id="1050" w:author="Microsoft Office User" w:date="2023-10-27T14:11:00Z">
        <w:r w:rsidRPr="00FC0723" w:rsidDel="002C5A9D">
          <w:delText>s</w:delText>
        </w:r>
      </w:del>
      <w:r w:rsidRPr="00FC0723">
        <w:t xml:space="preserve"> </w:t>
      </w:r>
      <w:ins w:id="1051" w:author="Microsoft Office User" w:date="2023-10-27T14:12:00Z">
        <w:r w:rsidR="002C5A9D">
          <w:t>analysis</w:t>
        </w:r>
      </w:ins>
      <w:ins w:id="1052" w:author="Microsoft Office User" w:date="2023-11-28T15:11:00Z">
        <w:r w:rsidR="00CC4ADD">
          <w:t>.</w:t>
        </w:r>
      </w:ins>
      <w:ins w:id="1053" w:author="Microsoft Office User" w:date="2023-10-27T14:12:00Z">
        <w:r w:rsidR="002C5A9D">
          <w:t xml:space="preserve"> </w:t>
        </w:r>
      </w:ins>
      <w:del w:id="1054" w:author="Microsoft Office User" w:date="2023-10-27T14:12:00Z">
        <w:r w:rsidRPr="00FC0723" w:rsidDel="002C5A9D">
          <w:delText xml:space="preserve">between </w:delText>
        </w:r>
      </w:del>
      <w:del w:id="1055" w:author="Microsoft Office User" w:date="2023-11-28T15:10:00Z">
        <w:r w:rsidRPr="00FC0723" w:rsidDel="00CC4ADD">
          <w:delText>the relative abundance of microbial families a</w:delText>
        </w:r>
      </w:del>
      <w:del w:id="1056" w:author="Microsoft Office User" w:date="2023-10-27T14:12:00Z">
        <w:r w:rsidRPr="00FC0723" w:rsidDel="002C5A9D">
          <w:delText xml:space="preserve">nd </w:delText>
        </w:r>
      </w:del>
      <w:del w:id="1057" w:author="Microsoft Office User" w:date="2023-11-28T15:10:00Z">
        <w:r w:rsidRPr="00FC0723" w:rsidDel="00CC4ADD">
          <w:delText>IL-1R and TLR copy numbers in the mucus, tissue, and skeleton, respectively.</w:delText>
        </w:r>
      </w:del>
      <w:ins w:id="1058" w:author="Tanya Brown" w:date="2023-10-19T17:51:00Z">
        <w:del w:id="1059" w:author="Microsoft Office User" w:date="2023-11-28T15:10:00Z">
          <w:r w:rsidR="002D7370" w:rsidDel="00CC4ADD">
            <w:delText xml:space="preserve"> </w:delText>
          </w:r>
        </w:del>
        <w:r w:rsidR="002D7370">
          <w:t xml:space="preserve">Red colors indicate a positive correlation </w:t>
        </w:r>
      </w:ins>
      <w:ins w:id="1060" w:author="Microsoft Office User" w:date="2023-11-28T15:12:00Z">
        <w:r w:rsidR="00CC4ADD">
          <w:t>between IL-1R and TLR copy number and the relative abundance of that microbial family</w:t>
        </w:r>
        <w:r w:rsidR="00CC4ADD">
          <w:t xml:space="preserve">, </w:t>
        </w:r>
      </w:ins>
      <w:ins w:id="1061" w:author="Tanya Brown" w:date="2023-10-19T17:51:00Z">
        <w:r w:rsidR="002D7370">
          <w:t>w</w:t>
        </w:r>
      </w:ins>
      <w:ins w:id="1062" w:author="Microsoft Office User" w:date="2023-10-27T14:10:00Z">
        <w:r w:rsidR="002C5A9D">
          <w:t>h</w:t>
        </w:r>
      </w:ins>
      <w:ins w:id="1063" w:author="Tanya Brown" w:date="2023-10-19T17:51:00Z">
        <w:r w:rsidR="002D7370">
          <w:t xml:space="preserve">ile blue </w:t>
        </w:r>
      </w:ins>
      <w:ins w:id="1064" w:author="Microsoft Office User" w:date="2023-11-28T15:12:00Z">
        <w:r w:rsidR="00CC4ADD">
          <w:t xml:space="preserve">colors </w:t>
        </w:r>
      </w:ins>
      <w:ins w:id="1065" w:author="Tanya Brown" w:date="2023-10-19T17:51:00Z">
        <w:r w:rsidR="002D7370">
          <w:t>indicates a negativ</w:t>
        </w:r>
      </w:ins>
      <w:ins w:id="1066" w:author="Tanya Brown" w:date="2023-10-19T17:52:00Z">
        <w:r w:rsidR="002D7370">
          <w:t>e correlation</w:t>
        </w:r>
        <w:del w:id="1067" w:author="Microsoft Office User" w:date="2023-11-28T15:11:00Z">
          <w:r w:rsidR="002D7370" w:rsidDel="00CC4ADD">
            <w:delText xml:space="preserve"> between </w:delText>
          </w:r>
        </w:del>
        <w:del w:id="1068" w:author="Microsoft Office User" w:date="2023-10-27T14:11:00Z">
          <w:r w:rsidR="002D7370" w:rsidDel="002C5A9D">
            <w:delText xml:space="preserve">microbial families and </w:delText>
          </w:r>
        </w:del>
        <w:del w:id="1069" w:author="Microsoft Office User" w:date="2023-11-28T15:11:00Z">
          <w:r w:rsidR="002D7370" w:rsidDel="00CC4ADD">
            <w:delText>IL-1R and TLR copy number</w:delText>
          </w:r>
        </w:del>
        <w:r w:rsidR="002D7370">
          <w:t>.</w:t>
        </w:r>
      </w:ins>
      <w:ins w:id="1070" w:author="Microsoft Office User" w:date="2023-11-29T12:22:00Z">
        <w:r w:rsidR="006B4FC1">
          <w:t xml:space="preserve"> Taxa present in only some compartments are marked in grey</w:t>
        </w:r>
      </w:ins>
      <w:ins w:id="1071" w:author="Microsoft Office User" w:date="2023-11-29T12:23:00Z">
        <w:r w:rsidR="006B4FC1">
          <w:t xml:space="preserve"> (i.e. similar to a 0.0 correlation)</w:t>
        </w:r>
      </w:ins>
      <w:ins w:id="1072" w:author="Microsoft Office User" w:date="2023-11-29T12:22:00Z">
        <w:r w:rsidR="006B4FC1">
          <w:t xml:space="preserve"> in comp</w:t>
        </w:r>
      </w:ins>
      <w:ins w:id="1073" w:author="Microsoft Office User" w:date="2023-11-29T12:23:00Z">
        <w:r w:rsidR="006B4FC1">
          <w:t>artments where they are absent.</w:t>
        </w:r>
      </w:ins>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E5C6C60" w:rsidR="00F30F9D" w:rsidRDefault="00B26E5F">
      <w:pPr>
        <w:pBdr>
          <w:top w:val="nil"/>
          <w:left w:val="nil"/>
          <w:bottom w:val="nil"/>
          <w:right w:val="nil"/>
          <w:between w:val="nil"/>
        </w:pBdr>
        <w:spacing w:before="400" w:line="360" w:lineRule="auto"/>
        <w:rPr>
          <w:b/>
          <w:color w:val="000000"/>
          <w:sz w:val="26"/>
          <w:szCs w:val="26"/>
        </w:rPr>
      </w:pPr>
      <w:ins w:id="1074" w:author="Microsoft Office User" w:date="2023-09-11T13:24:00Z">
        <w:r>
          <w:rPr>
            <w:b/>
            <w:color w:val="000000"/>
            <w:sz w:val="26"/>
            <w:szCs w:val="26"/>
          </w:rPr>
          <w:lastRenderedPageBreak/>
          <w:t xml:space="preserve">NEW </w:t>
        </w:r>
      </w:ins>
      <w:r w:rsidR="00F30F9D">
        <w:rPr>
          <w:b/>
          <w:color w:val="000000"/>
          <w:sz w:val="26"/>
          <w:szCs w:val="26"/>
        </w:rPr>
        <w:t>References</w:t>
      </w:r>
    </w:p>
    <w:p w14:paraId="7B24DB19" w14:textId="77777777" w:rsidR="00EE6757" w:rsidRPr="00EE6757" w:rsidRDefault="00F30F9D" w:rsidP="00EE6757">
      <w:pPr>
        <w:pStyle w:val="Bibliography"/>
      </w:pPr>
      <w:r>
        <w:rPr>
          <w:bCs/>
          <w:color w:val="000000"/>
          <w:sz w:val="26"/>
          <w:szCs w:val="26"/>
        </w:rPr>
        <w:fldChar w:fldCharType="begin"/>
      </w:r>
      <w:r w:rsidR="00EE6757">
        <w:rPr>
          <w:bCs/>
          <w:color w:val="000000"/>
          <w:sz w:val="26"/>
          <w:szCs w:val="26"/>
        </w:rPr>
        <w:instrText xml:space="preserve"> ADDIN ZOTERO_BIBL {"uncited":[],"omitted":[],"custom":[]} CSL_BIBLIOGRAPHY </w:instrText>
      </w:r>
      <w:r>
        <w:rPr>
          <w:bCs/>
          <w:color w:val="000000"/>
          <w:sz w:val="26"/>
          <w:szCs w:val="26"/>
        </w:rPr>
        <w:fldChar w:fldCharType="separate"/>
      </w:r>
      <w:r w:rsidR="00EE6757" w:rsidRPr="00EE6757">
        <w:t>1. Hoeksema, BW, Cairns S. World List of Scleractinia. [Internet]. Available from: https://www.marinespecies.org/scleractinia</w:t>
      </w:r>
    </w:p>
    <w:p w14:paraId="4FF652B4" w14:textId="77777777" w:rsidR="00EE6757" w:rsidRPr="00EE6757" w:rsidRDefault="00EE6757" w:rsidP="00EE6757">
      <w:pPr>
        <w:pStyle w:val="Bibliography"/>
      </w:pPr>
      <w:r w:rsidRPr="00EE6757">
        <w:t xml:space="preserve">2. Rohwer F, Seguritan V, Azam F, Knowlton N. Diversity and distribution of coral-associated bacteria. Mar Ecol Prog Ser. 2002;243:1–10. </w:t>
      </w:r>
    </w:p>
    <w:p w14:paraId="37CFB0B6" w14:textId="77777777" w:rsidR="00EE6757" w:rsidRPr="00EE6757" w:rsidRDefault="00EE6757" w:rsidP="00EE6757">
      <w:pPr>
        <w:pStyle w:val="Bibliography"/>
      </w:pPr>
      <w:r w:rsidRPr="00EE6757">
        <w:t xml:space="preserve">3. Ricci F, Tandon K, Black JR, Lê Cao K-A, Blackall LL, Verbruggen H. Host Traits and Phylogeny Contribute to Shaping Coral-Bacterial Symbioses. Msystems. 2022;7:e00044-22. </w:t>
      </w:r>
    </w:p>
    <w:p w14:paraId="35BB107B" w14:textId="77777777" w:rsidR="00EE6757" w:rsidRPr="00EE6757" w:rsidRDefault="00EE6757" w:rsidP="00EE6757">
      <w:pPr>
        <w:pStyle w:val="Bibliography"/>
      </w:pPr>
      <w:r w:rsidRPr="00EE6757">
        <w:t xml:space="preserve">4. Pollock FJ, McMinds R, Smith S, Bourne DG, Willis BL, Medina M, et al. Coral-associated bacteria demonstrate phylosymbiosis and cophylogeny. Nat Commun. 2018;9:4921. </w:t>
      </w:r>
    </w:p>
    <w:p w14:paraId="64741AC5" w14:textId="77777777" w:rsidR="00EE6757" w:rsidRPr="00EE6757" w:rsidRDefault="00EE6757" w:rsidP="00EE6757">
      <w:pPr>
        <w:pStyle w:val="Bibliography"/>
      </w:pPr>
      <w:r w:rsidRPr="00EE6757">
        <w:t xml:space="preserve">5. Hernandez-Agreda A, Leggat W, Bongaerts P, Herrera C, Ainsworth TD. Rethinking the coral microbiome: simplicity exists within a diverse microbial biosphere. MBio. 2018;9:e00812-18. </w:t>
      </w:r>
    </w:p>
    <w:p w14:paraId="5533DA79" w14:textId="77777777" w:rsidR="00EE6757" w:rsidRPr="00EE6757" w:rsidRDefault="00EE6757" w:rsidP="00EE6757">
      <w:pPr>
        <w:pStyle w:val="Bibliography"/>
      </w:pPr>
      <w:r w:rsidRPr="00EE6757">
        <w:t xml:space="preserve">6. Littman RA, Willis BL, Pfeffer C, Bourne DG. Diversities of coral-associated bacteria differ with location, but not species, for three acroporid corals on the Great Barrier Reef. FEMS Microbiol Ecol. 2009;68:152–63. </w:t>
      </w:r>
    </w:p>
    <w:p w14:paraId="415124CE" w14:textId="77777777" w:rsidR="00EE6757" w:rsidRPr="00EE6757" w:rsidRDefault="00EE6757" w:rsidP="00EE6757">
      <w:pPr>
        <w:pStyle w:val="Bibliography"/>
      </w:pPr>
      <w:r w:rsidRPr="00EE6757">
        <w:t xml:space="preserve">7. Rodriguez‐Lanetty M, Granados‐Cifuentes C, Barberan A, Bellantuono AJ, Bastidas C. Ecological Inferences from a deep screening of the C omplex B acterial C onsortia associated with the coral, P orites astreoides. Mol Ecol. 2013;22:4349–62. </w:t>
      </w:r>
    </w:p>
    <w:p w14:paraId="60FDCC4C" w14:textId="77777777" w:rsidR="00EE6757" w:rsidRPr="00EE6757" w:rsidRDefault="00EE6757" w:rsidP="00EE6757">
      <w:pPr>
        <w:pStyle w:val="Bibliography"/>
      </w:pPr>
      <w:r w:rsidRPr="00EE6757">
        <w:t xml:space="preserve">8. Pantos O, Bongaerts P, Dennis PG, Tyson GW, Hoegh-Guldberg O. Habitat-specific environmental conditions primarily control the microbiomes of the coral Seriatopora hystrix. ISME J. 2015;9:1916–27. </w:t>
      </w:r>
    </w:p>
    <w:p w14:paraId="03937B2C" w14:textId="77777777" w:rsidR="00EE6757" w:rsidRPr="00EE6757" w:rsidRDefault="00EE6757" w:rsidP="00EE6757">
      <w:pPr>
        <w:pStyle w:val="Bibliography"/>
      </w:pPr>
      <w:r w:rsidRPr="00EE6757">
        <w:t xml:space="preserve">9. Dunphy CM, Gouhier TC, Chu ND, Vollmer SV. Structure and stability of the coral microbiome in space and time. Sci Rep. 2019;9:1–13. </w:t>
      </w:r>
    </w:p>
    <w:p w14:paraId="4BE8E841" w14:textId="77777777" w:rsidR="00EE6757" w:rsidRPr="00EE6757" w:rsidRDefault="00EE6757" w:rsidP="00EE6757">
      <w:pPr>
        <w:pStyle w:val="Bibliography"/>
      </w:pPr>
      <w:r w:rsidRPr="00EE6757">
        <w:t xml:space="preserve">10. Wang L, Shantz AA, Payet JP, Sharpton TJ, Foster A, Burkepile DE, et al. Corals and their microbiomes are differentially affected by exposure to elevated nutrients and a natural thermal anomaly. Front Mar Sci. 2018;5:101. </w:t>
      </w:r>
    </w:p>
    <w:p w14:paraId="4122D1F7" w14:textId="77777777" w:rsidR="00EE6757" w:rsidRPr="00EE6757" w:rsidRDefault="00EE6757" w:rsidP="00EE6757">
      <w:pPr>
        <w:pStyle w:val="Bibliography"/>
      </w:pPr>
      <w:r w:rsidRPr="00EE6757">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6FDDCE17" w14:textId="77777777" w:rsidR="00EE6757" w:rsidRPr="00EE6757" w:rsidRDefault="00EE6757" w:rsidP="00EE6757">
      <w:pPr>
        <w:pStyle w:val="Bibliography"/>
      </w:pPr>
      <w:r w:rsidRPr="00EE6757">
        <w:t xml:space="preserve">12. Ricci F, Rossetto Marcelino V, Blackall LL, Kühl M, Medina M, Verbruggen H. Beneath the surface: community assembly and functions of the coral skeleton microbiome. Microbiome. 2019;7:1–10. </w:t>
      </w:r>
    </w:p>
    <w:p w14:paraId="2B382EA2" w14:textId="77777777" w:rsidR="00EE6757" w:rsidRPr="00EE6757" w:rsidRDefault="00EE6757" w:rsidP="00EE6757">
      <w:pPr>
        <w:pStyle w:val="Bibliography"/>
      </w:pPr>
      <w:r w:rsidRPr="00EE6757">
        <w:lastRenderedPageBreak/>
        <w:t xml:space="preserve">13. Kusdianto H, Kullapanich C, Palasuk M, Jandang S, Pattaragulwanit K, Ouazzani J, et al. Microbiomes of Healthy and Bleached Corals During a 2016 Thermal Bleaching Event in the Upper Gulf of Thailand. Front Mar Sci. 2021;8:643962. </w:t>
      </w:r>
    </w:p>
    <w:p w14:paraId="2561D472" w14:textId="77777777" w:rsidR="00EE6757" w:rsidRPr="00EE6757" w:rsidRDefault="00EE6757" w:rsidP="00EE6757">
      <w:pPr>
        <w:pStyle w:val="Bibliography"/>
      </w:pPr>
      <w:r w:rsidRPr="00EE6757">
        <w:t xml:space="preserve">14. Fifer JE, Bui V, Berg JT, Kriefall N, Klepac C, Bentlage B, et al. Microbiome structuring within a coral colony and along a sedimentation gradient. Cell Stress Response Physiol Adapt Corals Subj Environ Stress Pollut. 2022; </w:t>
      </w:r>
    </w:p>
    <w:p w14:paraId="351FD9DA" w14:textId="77777777" w:rsidR="00EE6757" w:rsidRPr="00EE6757" w:rsidRDefault="00EE6757" w:rsidP="00EE6757">
      <w:pPr>
        <w:pStyle w:val="Bibliography"/>
      </w:pPr>
      <w:r w:rsidRPr="00EE6757">
        <w:t xml:space="preserve">15. Marchioro GM, Glasl B, Engelen AH, Serrão EA, Bourne DG, Webster NS, et al. Microbiome dynamics in the tissue and mucus of acroporid corals differ in relation to host and environmental parameters. PeerJ. 2020;8:e9644. </w:t>
      </w:r>
    </w:p>
    <w:p w14:paraId="21F56221" w14:textId="77777777" w:rsidR="00EE6757" w:rsidRPr="00EE6757" w:rsidRDefault="00EE6757" w:rsidP="00EE6757">
      <w:pPr>
        <w:pStyle w:val="Bibliography"/>
      </w:pPr>
      <w:r w:rsidRPr="00EE6757">
        <w:t xml:space="preserve">16. Zaneveld JR, Burkepile DE, Shantz AA, Pritchard CE, McMinds R, Payet JP, et al. Overfishing and nutrient pollution interact with temperature to disrupt coral reefs down to microbial scales. Nat Commun. 2016;7:1–12. </w:t>
      </w:r>
    </w:p>
    <w:p w14:paraId="5DC24EF9" w14:textId="77777777" w:rsidR="00EE6757" w:rsidRPr="00EE6757" w:rsidRDefault="00EE6757" w:rsidP="00EE6757">
      <w:pPr>
        <w:pStyle w:val="Bibliography"/>
      </w:pPr>
      <w:r w:rsidRPr="00EE6757">
        <w:t xml:space="preserve">17. Corinaldesi C, Canensi S, Dell’Anno A, Tangherlini M, Di Capua I, Varrella S, et al. Multiple impacts of microplastics can threaten marine habitat-forming species. Commun Biol. 2021;4:1–13. </w:t>
      </w:r>
    </w:p>
    <w:p w14:paraId="025C8F23" w14:textId="77777777" w:rsidR="00EE6757" w:rsidRPr="00EE6757" w:rsidRDefault="00EE6757" w:rsidP="00EE6757">
      <w:pPr>
        <w:pStyle w:val="Bibliography"/>
      </w:pPr>
      <w:r w:rsidRPr="00EE6757">
        <w:t xml:space="preserve">18. Pratte ZA, Longo GO, Burns AS, Hay ME, Stewart FJ. Contact with turf algae alters the coral microbiome: contact versus systemic impacts. Coral Reefs. 2018;37:1–13. </w:t>
      </w:r>
    </w:p>
    <w:p w14:paraId="33EBDBAD" w14:textId="77777777" w:rsidR="00EE6757" w:rsidRPr="00EE6757" w:rsidRDefault="00EE6757" w:rsidP="00EE6757">
      <w:pPr>
        <w:pStyle w:val="Bibliography"/>
      </w:pPr>
      <w:r w:rsidRPr="00EE6757">
        <w:t xml:space="preserve">19. Briggs AA, Brown AL, Osenberg CW. Local versus site-level effects of algae on coral microbial communities. R Soc Open Sci. 2021;8:210035. </w:t>
      </w:r>
    </w:p>
    <w:p w14:paraId="7A574AE5" w14:textId="77777777" w:rsidR="00EE6757" w:rsidRPr="00EE6757" w:rsidRDefault="00EE6757" w:rsidP="00EE6757">
      <w:pPr>
        <w:pStyle w:val="Bibliography"/>
      </w:pPr>
      <w:r w:rsidRPr="00EE6757">
        <w:t xml:space="preserve">20. Miller N, Maneval P, Manfrino C, Frazer TK, Meyer JL. Spatial distribution of microbial communities among colonies and genotypes in nursery-reared Acropora cervicornis. PeerJ. 2020;8:e9635. </w:t>
      </w:r>
    </w:p>
    <w:p w14:paraId="01E13C3D" w14:textId="77777777" w:rsidR="00EE6757" w:rsidRPr="00EE6757" w:rsidRDefault="00EE6757" w:rsidP="00EE6757">
      <w:pPr>
        <w:pStyle w:val="Bibliography"/>
      </w:pPr>
      <w:r w:rsidRPr="00EE6757">
        <w:t xml:space="preserve">21. Palacio-Castro AM, Rosales SM, Dennison CE, Baker AC. Microbiome signatures in Acropora cervicornis are associated with genotypic resistance to elevated nutrients and heat stress. Coral Reefs. 2022;41:1389–403. </w:t>
      </w:r>
    </w:p>
    <w:p w14:paraId="38D0AC2E" w14:textId="77777777" w:rsidR="00EE6757" w:rsidRPr="00EE6757" w:rsidRDefault="00EE6757" w:rsidP="00EE6757">
      <w:pPr>
        <w:pStyle w:val="Bibliography"/>
      </w:pPr>
      <w:r w:rsidRPr="00EE6757">
        <w:t xml:space="preserve">22. Rosales SM, Miller MW, Williams DE, Traylor-Knowles N, Young B, Serrano XM. Microbiome differences in disease-resistant vs. susceptible Acropora corals subjected to disease challenge assays. Sci Rep. 2019;9:1–11. </w:t>
      </w:r>
    </w:p>
    <w:p w14:paraId="386A2726" w14:textId="77777777" w:rsidR="00EE6757" w:rsidRPr="00EE6757" w:rsidRDefault="00EE6757" w:rsidP="00EE6757">
      <w:pPr>
        <w:pStyle w:val="Bibliography"/>
      </w:pPr>
      <w:r w:rsidRPr="00EE6757">
        <w:t xml:space="preserve">23. Rosado PM, Leite DCA, Duarte GAS, Chaloub RM, Jospin G, Nunes da Rocha U, et al. Marine probiotics: increasing coral resistance to bleaching through microbiome manipulation. ISME J. 2019;13:921–36. </w:t>
      </w:r>
    </w:p>
    <w:p w14:paraId="5B6C9D64" w14:textId="77777777" w:rsidR="00EE6757" w:rsidRPr="00EE6757" w:rsidRDefault="00EE6757" w:rsidP="00EE6757">
      <w:pPr>
        <w:pStyle w:val="Bibliography"/>
      </w:pPr>
      <w:r w:rsidRPr="00EE6757">
        <w:t xml:space="preserve">24. Song SJ, Sanders JG, Delsuc F, Metcalf J, Amato K, Taylor MW, et al. Comparative Analyses of Vertebrate Gut Microbiomes Reveal Convergence between Birds and Bats. mBio. 2020;11:e02901-19. </w:t>
      </w:r>
    </w:p>
    <w:p w14:paraId="70DEF532" w14:textId="77777777" w:rsidR="00EE6757" w:rsidRPr="00EE6757" w:rsidRDefault="00EE6757" w:rsidP="00EE6757">
      <w:pPr>
        <w:pStyle w:val="Bibliography"/>
      </w:pPr>
      <w:r w:rsidRPr="00EE6757">
        <w:t xml:space="preserve">25. Ley RE, Hamady M, Lozupone C, Turnbaugh PJ, Ramey RR, Bircher JS, et al. Evolution of mammals and their gut microbes. science. 2008;320:1647–51. </w:t>
      </w:r>
    </w:p>
    <w:p w14:paraId="34716046" w14:textId="77777777" w:rsidR="00EE6757" w:rsidRPr="00EE6757" w:rsidRDefault="00EE6757" w:rsidP="00EE6757">
      <w:pPr>
        <w:pStyle w:val="Bibliography"/>
      </w:pPr>
      <w:r w:rsidRPr="00EE6757">
        <w:lastRenderedPageBreak/>
        <w:t xml:space="preserve">26. Bodawatta KH, Koane B, Maiah G, Sam K, Poulsen M, Jønsson KA. Species-specific but not phylosymbiotic gut microbiomes of New Guinean passerine birds are shaped by diet and flight-associated gut modifications. Proc R Soc B. 2021;288:20210446. </w:t>
      </w:r>
    </w:p>
    <w:p w14:paraId="7C87207D" w14:textId="77777777" w:rsidR="00EE6757" w:rsidRPr="00EE6757" w:rsidRDefault="00EE6757" w:rsidP="00EE6757">
      <w:pPr>
        <w:pStyle w:val="Bibliography"/>
      </w:pPr>
      <w:r w:rsidRPr="00EE6757">
        <w:t xml:space="preserve">27. Woodhams DC, Bletz MC, Becker CG, Bender HA, Buitrago-Rosas D, Diebboll H, et al. Host-associated microbiomes are predicted by immune system complexity and climate. Genome Biol. 2020;21:1–20. </w:t>
      </w:r>
    </w:p>
    <w:p w14:paraId="66F64B0D" w14:textId="77777777" w:rsidR="00EE6757" w:rsidRPr="00EE6757" w:rsidRDefault="00EE6757" w:rsidP="00EE6757">
      <w:pPr>
        <w:pStyle w:val="Bibliography"/>
      </w:pPr>
      <w:r w:rsidRPr="00EE6757">
        <w:t xml:space="preserve">28. Thaiss CA, Levy M, Suez J, Elinav E. The interplay between the innate immune system and the microbiota. Curr Opin Immunol. 2014;26:41–8. </w:t>
      </w:r>
    </w:p>
    <w:p w14:paraId="11AA2471" w14:textId="77777777" w:rsidR="00EE6757" w:rsidRPr="00EE6757" w:rsidRDefault="00EE6757" w:rsidP="00EE6757">
      <w:pPr>
        <w:pStyle w:val="Bibliography"/>
      </w:pPr>
      <w:r w:rsidRPr="00EE6757">
        <w:t xml:space="preserve">29. Alexander M, Turnbaugh PJ. Deconstructing Mechanisms of Diet-Microbiome-Immune Interactions. Immunity. 2020;53:264–76. </w:t>
      </w:r>
    </w:p>
    <w:p w14:paraId="4744BA0C" w14:textId="77777777" w:rsidR="00EE6757" w:rsidRPr="00EE6757" w:rsidRDefault="00EE6757" w:rsidP="00EE6757">
      <w:pPr>
        <w:pStyle w:val="Bibliography"/>
      </w:pPr>
      <w:r w:rsidRPr="00EE6757">
        <w:t xml:space="preserve">30. Fonseca JP, Lakshmanan V, Boschiero C, Mysore KS. The Pattern Recognition Receptor FLS2 Can Shape the Arabidopsis Rhizosphere Microbiome β-Diversity but Not EFR1 and CERK1. Plants. 2022;11:1323. </w:t>
      </w:r>
    </w:p>
    <w:p w14:paraId="32A244A3" w14:textId="77777777" w:rsidR="00EE6757" w:rsidRPr="00EE6757" w:rsidRDefault="00EE6757" w:rsidP="00EE6757">
      <w:pPr>
        <w:pStyle w:val="Bibliography"/>
      </w:pPr>
      <w:r w:rsidRPr="00EE6757">
        <w:t xml:space="preserve">31. Poole AZ, Weis VM. TIR-domain-containing protein repertoire of nine anthozoan species reveals coral–specific expansions and uncharacterized proteins. Dev Comp Immunol. 2014;46:480–8. </w:t>
      </w:r>
    </w:p>
    <w:p w14:paraId="162FF8BC" w14:textId="77777777" w:rsidR="00EE6757" w:rsidRPr="00EE6757" w:rsidRDefault="00EE6757" w:rsidP="00EE6757">
      <w:pPr>
        <w:pStyle w:val="Bibliography"/>
      </w:pPr>
      <w:r w:rsidRPr="00EE6757">
        <w:t xml:space="preserve">32. Medzhitov R, Janeway CA. Innate immunity: the virtues of a nonclonal system of recognition. Cell. 1997;91:295–8. </w:t>
      </w:r>
    </w:p>
    <w:p w14:paraId="4965FDC4" w14:textId="77777777" w:rsidR="00EE6757" w:rsidRPr="00EE6757" w:rsidRDefault="00EE6757" w:rsidP="00EE6757">
      <w:pPr>
        <w:pStyle w:val="Bibliography"/>
      </w:pPr>
      <w:r w:rsidRPr="00EE6757">
        <w:t xml:space="preserve">33. Ligoxygakis P, Pelte N, Ji C, Leclerc V, Duvic B, Belvin M, et al. A serpin mutant links Toll activation to melanization in the host defence of Drosophila. EMBO J. 2002;21:6330–7. </w:t>
      </w:r>
    </w:p>
    <w:p w14:paraId="68C52E41" w14:textId="77777777" w:rsidR="00EE6757" w:rsidRPr="00EE6757" w:rsidRDefault="00EE6757" w:rsidP="00EE6757">
      <w:pPr>
        <w:pStyle w:val="Bibliography"/>
      </w:pPr>
      <w:r w:rsidRPr="00EE6757">
        <w:t xml:space="preserve">34. van de Water JA, Ainsworth TD, Leggat W, Bourne DG, Willis BL, Van Oppen MJ. The coral immune response facilitates protection against microbes during tissue regeneration. Mol Ecol. 2015;24:3390–404. </w:t>
      </w:r>
    </w:p>
    <w:p w14:paraId="6F8C5C96" w14:textId="77777777" w:rsidR="00EE6757" w:rsidRPr="00EE6757" w:rsidRDefault="00EE6757" w:rsidP="00EE6757">
      <w:pPr>
        <w:pStyle w:val="Bibliography"/>
      </w:pPr>
      <w:r w:rsidRPr="00EE6757">
        <w:t xml:space="preserve">35. Nie L, Cai S-Y, Shao J-Z, Chen J. Toll-like receptors, associated biological roles, and signaling networks in non-mammals. Front Immunol. 2018;9:1523. </w:t>
      </w:r>
    </w:p>
    <w:p w14:paraId="76C8D2B0" w14:textId="77777777" w:rsidR="00EE6757" w:rsidRPr="00EE6757" w:rsidRDefault="00EE6757" w:rsidP="00EE6757">
      <w:pPr>
        <w:pStyle w:val="Bibliography"/>
      </w:pPr>
      <w:r w:rsidRPr="00EE6757">
        <w:t xml:space="preserve">36. O’Neill LA, Bowie AG. The family of five: TIR-domain-containing adaptors in Toll-like receptor signalling. Nat Rev Immunol. 2007;7:353–64. </w:t>
      </w:r>
    </w:p>
    <w:p w14:paraId="11478EDE" w14:textId="77777777" w:rsidR="00EE6757" w:rsidRPr="00EE6757" w:rsidRDefault="00EE6757" w:rsidP="00EE6757">
      <w:pPr>
        <w:pStyle w:val="Bibliography"/>
      </w:pPr>
      <w:r w:rsidRPr="00EE6757">
        <w:t xml:space="preserve">37. Emery MA, Dimos BA, Mydlarz LD. Cnidarian pattern recognition receptor repertoires reflect both phylogeny and life history traits. Front Immunol. 2021;12:689463. </w:t>
      </w:r>
    </w:p>
    <w:p w14:paraId="0140A7E7" w14:textId="77777777" w:rsidR="00EE6757" w:rsidRPr="00EE6757" w:rsidRDefault="00EE6757" w:rsidP="00EE6757">
      <w:pPr>
        <w:pStyle w:val="Bibliography"/>
      </w:pPr>
      <w:r w:rsidRPr="00EE6757">
        <w:t xml:space="preserve">38. Thompson LR, Sanders JG, McDonald D, Amir A, Ladau J, Locey KJ, et al. A communal catalogue reveals Earth’s multiscale microbial diversity. Nature. 2017;551:457–63. </w:t>
      </w:r>
    </w:p>
    <w:p w14:paraId="287606CF" w14:textId="77777777" w:rsidR="00EE6757" w:rsidRPr="00EE6757" w:rsidRDefault="00EE6757" w:rsidP="00EE6757">
      <w:pPr>
        <w:pStyle w:val="Bibliography"/>
      </w:pPr>
      <w:r w:rsidRPr="00EE6757">
        <w:lastRenderedPageBreak/>
        <w:t xml:space="preserve">39. Parada AE, Needham DM, Fuhrman JA. Every base matters: assessing small subunit rRNA primers for marine microbiomes with mock communities, time series and global field samples. Environ Microbiol. 2016;18:1403–14. </w:t>
      </w:r>
    </w:p>
    <w:p w14:paraId="52F00E63" w14:textId="77777777" w:rsidR="00EE6757" w:rsidRPr="00EE6757" w:rsidRDefault="00EE6757" w:rsidP="00EE6757">
      <w:pPr>
        <w:pStyle w:val="Bibliography"/>
      </w:pPr>
      <w:r w:rsidRPr="00EE6757">
        <w:t xml:space="preserve">40. Apprill A, McNally S, Parsons R, Weber L. Minor revision to V4 region SSU rRNA 806R gene primer greatly increases detection of SAR11 bacterioplankton. Aquat Microb Ecol. 2015;75:129–37. </w:t>
      </w:r>
    </w:p>
    <w:p w14:paraId="5E64D37A" w14:textId="77777777" w:rsidR="00EE6757" w:rsidRPr="00EE6757" w:rsidRDefault="00EE6757" w:rsidP="00EE6757">
      <w:pPr>
        <w:pStyle w:val="Bibliography"/>
      </w:pPr>
      <w:r w:rsidRPr="00EE6757">
        <w:t>41. Caporaso JG. EMP 16S Illumina Amplicon Protocol. 2018 [cited 2020 Jul 6]; Available from: https://www.protocols.io/view/emp-16s-illumina-amplicon-protocol-nuudeww</w:t>
      </w:r>
    </w:p>
    <w:p w14:paraId="5D11D9DE" w14:textId="77777777" w:rsidR="00EE6757" w:rsidRPr="00EE6757" w:rsidRDefault="00EE6757" w:rsidP="00EE6757">
      <w:pPr>
        <w:pStyle w:val="Bibliography"/>
      </w:pPr>
      <w:r w:rsidRPr="00EE6757">
        <w:t xml:space="preserve">42. Gonzalez A, Navas-Molina JA, Kosciolek T, McDonald D, Vázquez-Baeza Y, Ackermann G, et al. Qiita: rapid, web-enabled microbiome meta-analysis. Nat Methods. 2018;15:796–8. </w:t>
      </w:r>
    </w:p>
    <w:p w14:paraId="10DFFEBB" w14:textId="77777777" w:rsidR="00EE6757" w:rsidRPr="00EE6757" w:rsidRDefault="00EE6757" w:rsidP="00EE6757">
      <w:pPr>
        <w:pStyle w:val="Bibliography"/>
      </w:pPr>
      <w:r w:rsidRPr="00EE6757">
        <w:t xml:space="preserve">43. Caporaso JG, Kuczynski J, Stombaugh J, Bittinger K, Bushman FD, Costello EK, et al. QIIME allows analysis of high-throughput community sequencing data. Nat Methods. 2010;7:335–6. </w:t>
      </w:r>
    </w:p>
    <w:p w14:paraId="7C3C00AE" w14:textId="77777777" w:rsidR="00EE6757" w:rsidRPr="00EE6757" w:rsidRDefault="00EE6757" w:rsidP="00EE6757">
      <w:pPr>
        <w:pStyle w:val="Bibliography"/>
      </w:pPr>
      <w:r w:rsidRPr="00EE6757">
        <w:t xml:space="preserve">44. Amir A, McDonald D, Navas-Molina JA, Kopylova E, Morton JT, Zech Xu Z, et al. Deblur Rapidly Resolves Single-Nucleotide Community Sequence Patterns. mSystems. 2017;2:e00191-16. </w:t>
      </w:r>
    </w:p>
    <w:p w14:paraId="24F30E9F" w14:textId="77777777" w:rsidR="00EE6757" w:rsidRPr="00EE6757" w:rsidRDefault="00EE6757" w:rsidP="00EE6757">
      <w:pPr>
        <w:pStyle w:val="Bibliography"/>
      </w:pPr>
      <w:r w:rsidRPr="00EE6757">
        <w:t xml:space="preserve">45. Bolyen E, Rideout JR, Dillon MR, Bokulich NA, Abnet CC, Al-Ghalith GA, et al. Reproducible, interactive, scalable and extensible microbiome data science using QIIME 2. Nat Biotechnol. 2019;37:852–7. </w:t>
      </w:r>
    </w:p>
    <w:p w14:paraId="1B84A389" w14:textId="77777777" w:rsidR="00EE6757" w:rsidRPr="00EE6757" w:rsidRDefault="00EE6757" w:rsidP="00EE6757">
      <w:pPr>
        <w:pStyle w:val="Bibliography"/>
      </w:pPr>
      <w:r w:rsidRPr="00EE6757">
        <w:t xml:space="preserve">46. Rognes T, Flouri T, Nichols B, Quince C, Mahé F. VSEARCH: a versatile open source tool for metagenomics. PeerJ. 2016;4:e2584. </w:t>
      </w:r>
    </w:p>
    <w:p w14:paraId="4A8273F8" w14:textId="77777777" w:rsidR="00EE6757" w:rsidRPr="00EE6757" w:rsidRDefault="00EE6757" w:rsidP="00EE6757">
      <w:pPr>
        <w:pStyle w:val="Bibliography"/>
      </w:pPr>
      <w:r w:rsidRPr="00EE6757">
        <w:t xml:space="preserve">47. Quast C, Pruesse E, Yilmaz P, Gerken J, Schweer T, Yarza P, et al. The SILVA ribosomal RNA gene database project: improved data processing and web-based tools. Nucleic Acids Res. 2013;41:D590–6. </w:t>
      </w:r>
    </w:p>
    <w:p w14:paraId="09A7C996" w14:textId="77777777" w:rsidR="00EE6757" w:rsidRPr="00EE6757" w:rsidRDefault="00EE6757" w:rsidP="00EE6757">
      <w:pPr>
        <w:pStyle w:val="Bibliography"/>
      </w:pPr>
      <w:r w:rsidRPr="00EE6757">
        <w:t xml:space="preserve">48. Bengtsson-Palme J, Hartmann M, Eriksson KM, Pal C, Thorell K, Larsson DGJ, et al. METAXA2: improved identification and taxonomic classification of small and large subunit rRNA in metagenomic data. Mol Ecol Resour. 2015;15:1403–14. </w:t>
      </w:r>
    </w:p>
    <w:p w14:paraId="04ED46D4" w14:textId="77777777" w:rsidR="00EE6757" w:rsidRPr="00EE6757" w:rsidRDefault="00EE6757" w:rsidP="00EE6757">
      <w:pPr>
        <w:pStyle w:val="Bibliography"/>
      </w:pPr>
      <w:r w:rsidRPr="00EE6757">
        <w:t>49. Sonett D, Brown T, Bengtsson-Palme J, Padilla-Gamiño JL, Zaneveld JR. The Organelle in the Ointment: cryptic mitochondria account for many unknown sequences in cross-species microbiome comparisons [Internet]. bioRxiv; 2023 [cited 2023 Sep 19]. p. 2021.02.23.431501. Available from: https://www.biorxiv.org/content/10.1101/2021.02.23.431501v2</w:t>
      </w:r>
    </w:p>
    <w:p w14:paraId="1DC2E37F" w14:textId="77777777" w:rsidR="00EE6757" w:rsidRPr="00EE6757" w:rsidRDefault="00EE6757" w:rsidP="00EE6757">
      <w:pPr>
        <w:pStyle w:val="Bibliography"/>
      </w:pPr>
      <w:r w:rsidRPr="00EE6757">
        <w:t xml:space="preserve">50. Janssen S, McDonald D, Gonzalez A, Navas-Molina JA, Jiang L, Xu ZZ, et al. Phylogenetic Placement of Exact Amplicon Sequences Improves Associations with </w:t>
      </w:r>
      <w:r w:rsidRPr="00EE6757">
        <w:lastRenderedPageBreak/>
        <w:t>Clinical Information. mSystems [Internet]. 2018 [cited 2021 Feb 19];3. Available from: https://msystems.asm.org/content/3/3/e00021-18</w:t>
      </w:r>
    </w:p>
    <w:p w14:paraId="589E469E" w14:textId="77777777" w:rsidR="00EE6757" w:rsidRPr="00EE6757" w:rsidRDefault="00EE6757" w:rsidP="00EE6757">
      <w:pPr>
        <w:pStyle w:val="Bibliography"/>
      </w:pPr>
      <w:r w:rsidRPr="00EE6757">
        <w:t xml:space="preserve">51. Revell LJ. phytools: an R package for phylogenetic comparative biology (and other things). Methods Ecol Evol. 2012;217–23. </w:t>
      </w:r>
    </w:p>
    <w:p w14:paraId="4B08002D" w14:textId="77777777" w:rsidR="00EE6757" w:rsidRPr="00EE6757" w:rsidRDefault="00EE6757" w:rsidP="00EE6757">
      <w:pPr>
        <w:pStyle w:val="Bibliography"/>
      </w:pPr>
      <w:r w:rsidRPr="00EE6757">
        <w:t xml:space="preserve">52. Lin H, Peddada SD. Analysis of compositions of microbiomes with bias correction. Nat Commun. 2020;11:1–11. </w:t>
      </w:r>
    </w:p>
    <w:p w14:paraId="0CFBA3F4" w14:textId="77777777" w:rsidR="00EE6757" w:rsidRPr="00EE6757" w:rsidRDefault="00EE6757" w:rsidP="00EE6757">
      <w:pPr>
        <w:pStyle w:val="Bibliography"/>
      </w:pPr>
      <w:r w:rsidRPr="00EE6757">
        <w:t xml:space="preserve">53. Poole AZ, Weis VM. TIR-domain-containing protein repertoire of nine anthozoan species reveals coral–specific expansions and uncharacterized proteins. Dev Comp Immunol. 2014;46:480–8. </w:t>
      </w:r>
    </w:p>
    <w:p w14:paraId="2CCD86CF" w14:textId="77777777" w:rsidR="00EE6757" w:rsidRPr="00EE6757" w:rsidRDefault="00EE6757" w:rsidP="00EE6757">
      <w:pPr>
        <w:pStyle w:val="Bibliography"/>
      </w:pPr>
      <w:r w:rsidRPr="00EE6757">
        <w:t xml:space="preserve">54. Thompson LR, Sanders JG, McDonald D, Amir A, Ladau J, Locey KJ, et al. A communal catalogue reveals Earth’s multiscale microbial diversity. Nature. 2017;551:457–63. </w:t>
      </w:r>
    </w:p>
    <w:p w14:paraId="63B96B65" w14:textId="77777777" w:rsidR="00EE6757" w:rsidRPr="00EE6757" w:rsidRDefault="00EE6757" w:rsidP="00EE6757">
      <w:pPr>
        <w:pStyle w:val="Bibliography"/>
      </w:pPr>
      <w:r w:rsidRPr="00EE6757">
        <w:t xml:space="preserve">55. Mazel F, Davis KM, Loudon A, Kwong WK, Groussin M, Parfrey LW. Is host filtering the main driver of phylosymbiosis across the tree of life? Msystems. 2018;3:e00097-18. </w:t>
      </w:r>
    </w:p>
    <w:p w14:paraId="5B59E45F" w14:textId="77777777" w:rsidR="00EE6757" w:rsidRPr="00EE6757" w:rsidRDefault="00EE6757" w:rsidP="00EE6757">
      <w:pPr>
        <w:pStyle w:val="Bibliography"/>
      </w:pPr>
      <w:r w:rsidRPr="00EE6757">
        <w:t xml:space="preserve">56. Brooks AW, Kohl KD, Brucker RM, Opstal EJ van, Bordenstein SR. Phylosymbiosis: Relationships and Functional Effects of Microbial Communities across Host Evolutionary History. PLOS Biol. 2016;14:e2000225. </w:t>
      </w:r>
    </w:p>
    <w:p w14:paraId="229AF2D2" w14:textId="77777777" w:rsidR="00EE6757" w:rsidRPr="00EE6757" w:rsidRDefault="00EE6757" w:rsidP="00EE6757">
      <w:pPr>
        <w:pStyle w:val="Bibliography"/>
      </w:pPr>
      <w:r w:rsidRPr="00EE6757">
        <w:t xml:space="preserve">57. O’Brien PA, Tan S, Yang C, Frade PR, Andreakis N, Smith HA, et al. Diverse coral reef invertebrates exhibit patterns of phylosymbiosis. ISME J. 2020;14:2211–22. </w:t>
      </w:r>
    </w:p>
    <w:p w14:paraId="2D6221C1" w14:textId="77777777" w:rsidR="00EE6757" w:rsidRPr="00EE6757" w:rsidRDefault="00EE6757" w:rsidP="00EE6757">
      <w:pPr>
        <w:pStyle w:val="Bibliography"/>
      </w:pPr>
      <w:r w:rsidRPr="00EE6757">
        <w:t xml:space="preserve">58. Delsuc F, Metcalf JL, Wegener Parfrey L, Song SJ, González A, Knight R. Convergence of gut microbiomes in myrmecophagous mammals. Mol Ecol. 2014;23:1301–17. </w:t>
      </w:r>
    </w:p>
    <w:p w14:paraId="28B5BD2F" w14:textId="77777777" w:rsidR="00EE6757" w:rsidRPr="00EE6757" w:rsidRDefault="00EE6757" w:rsidP="00EE6757">
      <w:pPr>
        <w:pStyle w:val="Bibliography"/>
      </w:pPr>
      <w:r w:rsidRPr="00EE6757">
        <w:t xml:space="preserve">59. Song SJ, Sanders JG, Baldassarre DT, Chaves JA, Johnson NS, Piaggio AJ, et al. Is there convergence of gut microbes in blood-feeding vertebrates? Philos Trans R Soc B Biol Sci. 2019;374:20180249. </w:t>
      </w:r>
    </w:p>
    <w:p w14:paraId="5F278645" w14:textId="77777777" w:rsidR="00EE6757" w:rsidRPr="00EE6757" w:rsidRDefault="00EE6757" w:rsidP="00EE6757">
      <w:pPr>
        <w:pStyle w:val="Bibliography"/>
      </w:pPr>
      <w:r w:rsidRPr="00EE6757">
        <w:t xml:space="preserve">60. Palmer CV, McGinty ES, Cummings DJ, Smith SM, Bartels E, Mydlarz LD. Patterns of coral ecological immunology: variation in the responses of Caribbean corals to elevated temperature and a pathogen elicitor. J Exp Biol. 2011;214:4240–9. </w:t>
      </w:r>
    </w:p>
    <w:p w14:paraId="0A56E8E0" w14:textId="77777777" w:rsidR="00EE6757" w:rsidRPr="00EE6757" w:rsidRDefault="00EE6757" w:rsidP="00EE6757">
      <w:pPr>
        <w:pStyle w:val="Bibliography"/>
      </w:pPr>
      <w:r w:rsidRPr="00EE6757">
        <w:t xml:space="preserve">61. Palmer C, Bythell J, Willis B. Enzyme activity demonstrates multiple pathways of innate immunity in Indo-Pacific anthozoans. Proc R Soc B Biol Sci. 2012;279:3879–87. </w:t>
      </w:r>
    </w:p>
    <w:p w14:paraId="43308AC1" w14:textId="77777777" w:rsidR="00EE6757" w:rsidRPr="00EE6757" w:rsidRDefault="00EE6757" w:rsidP="00EE6757">
      <w:pPr>
        <w:pStyle w:val="Bibliography"/>
      </w:pPr>
      <w:r w:rsidRPr="00EE6757">
        <w:t xml:space="preserve">62. Dimos B, Emery M, Beavers K, MacKnight N, Brandt M, Demuth J, et al. Adaptive variation in homologue number within transcript families promotes expression divergence in reef‐building coral. Mol Ecol. 2022;31:2594–610. </w:t>
      </w:r>
    </w:p>
    <w:p w14:paraId="3847DC7D" w14:textId="77777777" w:rsidR="00EE6757" w:rsidRPr="00EE6757" w:rsidRDefault="00EE6757" w:rsidP="00EE6757">
      <w:pPr>
        <w:pStyle w:val="Bibliography"/>
      </w:pPr>
      <w:r w:rsidRPr="00EE6757">
        <w:lastRenderedPageBreak/>
        <w:t xml:space="preserve">63. Brown T, Sonett D, Zaneveld JR, Padilla-Gamiño JL. Characterization of the microbiome and immune response in corals with chronic Montipora white syndrome. Mol Ecol. 2021;30:2591–606. </w:t>
      </w:r>
    </w:p>
    <w:p w14:paraId="37E2811A" w14:textId="77777777" w:rsidR="00EE6757" w:rsidRPr="00EE6757" w:rsidRDefault="00EE6757" w:rsidP="00EE6757">
      <w:pPr>
        <w:pStyle w:val="Bibliography"/>
      </w:pPr>
      <w:r w:rsidRPr="00EE6757">
        <w:t xml:space="preserve">64. Axworthy JB, Timmins-Schiffman E, Brown T, Rodrigues LJ, Nunn BL, Padilla-Gamiño JL. Shotgun Proteomics Identifies Active Metabolic Pathways in Bleached Coral Tissue and Intraskeletal Compartments. Front Mar Sci. 2022; </w:t>
      </w:r>
    </w:p>
    <w:p w14:paraId="077F862F" w14:textId="77777777" w:rsidR="00EE6757" w:rsidRPr="00EE6757" w:rsidRDefault="00EE6757" w:rsidP="00EE6757">
      <w:pPr>
        <w:pStyle w:val="Bibliography"/>
      </w:pPr>
      <w:r w:rsidRPr="00EE6757">
        <w:t>65. Levy S, Mass T. The Skeleton and Biomineralization Mechanism as Part of the Innate Immune System of Stony Corals. Front Immunol [Internet]. 2022 [cited 2023 Feb 17];13. Available from: https://www.frontiersin.org/articles/10.3389/fimmu.2022.850338</w:t>
      </w:r>
    </w:p>
    <w:p w14:paraId="424B7458" w14:textId="77777777" w:rsidR="00EE6757" w:rsidRPr="00EE6757" w:rsidRDefault="00EE6757" w:rsidP="00EE6757">
      <w:pPr>
        <w:pStyle w:val="Bibliography"/>
      </w:pPr>
      <w:r w:rsidRPr="00EE6757">
        <w:t xml:space="preserve">66. Cerenius L, Söderhäll K. Immune properties of invertebrate phenoloxidases. Dev Comp Immunol. 2021;122:104098. </w:t>
      </w:r>
    </w:p>
    <w:p w14:paraId="63BB2171" w14:textId="77777777" w:rsidR="00EE6757" w:rsidRPr="00EE6757" w:rsidRDefault="00EE6757" w:rsidP="00EE6757">
      <w:pPr>
        <w:pStyle w:val="Bibliography"/>
      </w:pPr>
      <w:r w:rsidRPr="00EE6757">
        <w:t xml:space="preserve">67. Vega Thurber R, Mydlarz LD, Brandt M, Harvell D, Weil E, Raymundo L, et al. Deciphering coral disease dynamics: integrating host, microbiome, and the changing environment. Front Ecol Evol. 2020;8:575927. </w:t>
      </w:r>
    </w:p>
    <w:p w14:paraId="1CFEE536" w14:textId="77777777" w:rsidR="00EE6757" w:rsidRPr="00EE6757" w:rsidRDefault="00EE6757" w:rsidP="00EE6757">
      <w:pPr>
        <w:pStyle w:val="Bibliography"/>
      </w:pPr>
      <w:r w:rsidRPr="00EE6757">
        <w:t xml:space="preserve">68. Elton CS. The Ecology of Invasions by Animals and Plants. Springer Nature; 2020. </w:t>
      </w:r>
    </w:p>
    <w:p w14:paraId="79AC1770" w14:textId="77777777" w:rsidR="00EE6757" w:rsidRPr="00EE6757" w:rsidRDefault="00EE6757" w:rsidP="00EE6757">
      <w:pPr>
        <w:pStyle w:val="Bibliography"/>
      </w:pPr>
      <w:r w:rsidRPr="00EE6757">
        <w:t xml:space="preserve">69. Marraffini ML, Geller JB. Species richness and interacting factors control invasibility of a marine community. Proc R Soc B Biol Sci. 2015;282:20150439. </w:t>
      </w:r>
    </w:p>
    <w:p w14:paraId="5A0C272F" w14:textId="77777777" w:rsidR="00EE6757" w:rsidRPr="00EE6757" w:rsidRDefault="00EE6757" w:rsidP="00EE6757">
      <w:pPr>
        <w:pStyle w:val="Bibliography"/>
      </w:pPr>
      <w:r w:rsidRPr="00EE6757">
        <w:t xml:space="preserve">70. Sommer F, Rühlemann MC, Bang C, Höppner M, Rehman A, Kaleta C, et al. Microbiomarkers in inflammatory bowel diseases: caveats come with caviar. Gut. 2017;66:1734–8. </w:t>
      </w:r>
    </w:p>
    <w:p w14:paraId="1F482DE3" w14:textId="77777777" w:rsidR="00EE6757" w:rsidRPr="00EE6757" w:rsidRDefault="00EE6757" w:rsidP="00EE6757">
      <w:pPr>
        <w:pStyle w:val="Bibliography"/>
      </w:pPr>
      <w:r w:rsidRPr="00EE6757">
        <w:t xml:space="preserve">71. Sommer F, Anderson JM, Bharti R, Raes J, Rosenstiel P. The resilience of the intestinal microbiota influences health and disease. Nat Rev Microbiol. 2017;15:630–8. </w:t>
      </w:r>
    </w:p>
    <w:p w14:paraId="2F1521F3" w14:textId="77777777" w:rsidR="00EE6757" w:rsidRPr="00EE6757" w:rsidRDefault="00EE6757" w:rsidP="00EE6757">
      <w:pPr>
        <w:pStyle w:val="Bibliography"/>
      </w:pPr>
      <w:r w:rsidRPr="00EE6757">
        <w:t xml:space="preserve">72. Palmer CV. Immunity and the coral crisis. Commun Biol. 2018;1:91. </w:t>
      </w:r>
    </w:p>
    <w:p w14:paraId="121DB894" w14:textId="3CC05146"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6AF5FA19" w14:textId="77777777" w:rsidR="000C56B0" w:rsidRDefault="000C56B0">
      <w:bookmarkStart w:id="1075" w:name="_gib913fhpwyy" w:colFirst="0" w:colLast="0"/>
      <w:bookmarkEnd w:id="1075"/>
    </w:p>
    <w:sectPr w:rsidR="000C56B0" w:rsidSect="00877374">
      <w:headerReference w:type="default" r:id="rId27"/>
      <w:footerReference w:type="even" r:id="rId28"/>
      <w:footerReference w:type="default" r:id="rId29"/>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3"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169" w:author="Microsoft Office User" w:date="2023-09-15T12:28:00Z" w:initials="MOU">
    <w:p w14:paraId="43E93D23" w14:textId="4905E909" w:rsidR="00263813" w:rsidRDefault="00263813">
      <w:pPr>
        <w:pStyle w:val="CommentText"/>
      </w:pPr>
      <w:r>
        <w:rPr>
          <w:rStyle w:val="CommentReference"/>
        </w:rPr>
        <w:annotationRef/>
      </w:r>
      <w:r>
        <w:t>Add cite</w:t>
      </w:r>
    </w:p>
  </w:comment>
  <w:comment w:id="226" w:author="Microsoft Office User" w:date="2023-11-27T16:13:00Z" w:initials="MOU">
    <w:p w14:paraId="6972725D" w14:textId="669A3AE4" w:rsidR="008C08A7" w:rsidRDefault="008C08A7">
      <w:pPr>
        <w:pStyle w:val="CommentText"/>
      </w:pPr>
      <w:r>
        <w:rPr>
          <w:rStyle w:val="CommentReference"/>
        </w:rPr>
        <w:annotationRef/>
      </w:r>
    </w:p>
  </w:comment>
  <w:comment w:id="493" w:author="Microsoft Office User" w:date="2023-09-28T14:40:00Z" w:initials="MOU">
    <w:p w14:paraId="76AB8735" w14:textId="71054A3B" w:rsidR="009E36EF" w:rsidRDefault="009E36EF">
      <w:pPr>
        <w:pStyle w:val="CommentText"/>
      </w:pPr>
      <w:r>
        <w:rPr>
          <w:rStyle w:val="CommentReference"/>
        </w:rPr>
        <w:annotationRef/>
      </w:r>
      <w:r>
        <w:t>Insert sequencing depth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6972725D" w15:done="0"/>
  <w15:commentEx w15:paraId="76AB87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C85A37" w16cex:dateUtc="2023-10-09T22:31:00Z"/>
  <w16cex:commentExtensible w16cex:durableId="28AECC87" w16cex:dateUtc="2023-09-15T19:28:00Z"/>
  <w16cex:commentExtensible w16cex:durableId="290F3E9E" w16cex:dateUtc="2023-11-28T00:13:00Z"/>
  <w16cex:commentExtensible w16cex:durableId="28C00EE4" w16cex:dateUtc="2023-09-28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6972725D" w16cid:durableId="290F3E9E"/>
  <w16cid:commentId w16cid:paraId="76AB8735" w16cid:durableId="28C00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2BAF1" w14:textId="77777777" w:rsidR="00E777FF" w:rsidRDefault="00E777FF">
      <w:r>
        <w:separator/>
      </w:r>
    </w:p>
  </w:endnote>
  <w:endnote w:type="continuationSeparator" w:id="0">
    <w:p w14:paraId="403B0C46" w14:textId="77777777" w:rsidR="00E777FF" w:rsidRDefault="00E77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45EF3" w14:textId="77777777" w:rsidR="00E777FF" w:rsidRDefault="00E777FF">
      <w:r>
        <w:separator/>
      </w:r>
    </w:p>
  </w:footnote>
  <w:footnote w:type="continuationSeparator" w:id="0">
    <w:p w14:paraId="2124D4A4" w14:textId="77777777" w:rsidR="00E777FF" w:rsidRDefault="00E777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Brown">
    <w15:presenceInfo w15:providerId="Windows Live" w15:userId="0c1a3a240ec4ed5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248C8"/>
    <w:rsid w:val="00056C45"/>
    <w:rsid w:val="000645BA"/>
    <w:rsid w:val="000B1A77"/>
    <w:rsid w:val="000C389A"/>
    <w:rsid w:val="000C56B0"/>
    <w:rsid w:val="000D3EFC"/>
    <w:rsid w:val="000F1A53"/>
    <w:rsid w:val="000F232E"/>
    <w:rsid w:val="000F6953"/>
    <w:rsid w:val="00111FA8"/>
    <w:rsid w:val="001149A3"/>
    <w:rsid w:val="00130D83"/>
    <w:rsid w:val="0013233D"/>
    <w:rsid w:val="00135CF6"/>
    <w:rsid w:val="00136E1C"/>
    <w:rsid w:val="00145E96"/>
    <w:rsid w:val="0014627D"/>
    <w:rsid w:val="001464B6"/>
    <w:rsid w:val="00151FC2"/>
    <w:rsid w:val="001575A6"/>
    <w:rsid w:val="001629F9"/>
    <w:rsid w:val="00164AD6"/>
    <w:rsid w:val="001740DA"/>
    <w:rsid w:val="00176061"/>
    <w:rsid w:val="001814B5"/>
    <w:rsid w:val="00184177"/>
    <w:rsid w:val="001A4197"/>
    <w:rsid w:val="001E5A53"/>
    <w:rsid w:val="001F1143"/>
    <w:rsid w:val="00215483"/>
    <w:rsid w:val="002162E5"/>
    <w:rsid w:val="00225D56"/>
    <w:rsid w:val="00226EDD"/>
    <w:rsid w:val="00240881"/>
    <w:rsid w:val="002525FE"/>
    <w:rsid w:val="00260729"/>
    <w:rsid w:val="00263813"/>
    <w:rsid w:val="00264A28"/>
    <w:rsid w:val="00294CA8"/>
    <w:rsid w:val="002A7753"/>
    <w:rsid w:val="002B1A46"/>
    <w:rsid w:val="002C5A9D"/>
    <w:rsid w:val="002D151D"/>
    <w:rsid w:val="002D3ECF"/>
    <w:rsid w:val="002D7370"/>
    <w:rsid w:val="002E085D"/>
    <w:rsid w:val="002F60BE"/>
    <w:rsid w:val="002F6119"/>
    <w:rsid w:val="0030451B"/>
    <w:rsid w:val="003108E2"/>
    <w:rsid w:val="0032101F"/>
    <w:rsid w:val="00343B13"/>
    <w:rsid w:val="003610F8"/>
    <w:rsid w:val="00367A15"/>
    <w:rsid w:val="00370AFF"/>
    <w:rsid w:val="00371BCF"/>
    <w:rsid w:val="003819EA"/>
    <w:rsid w:val="0038484F"/>
    <w:rsid w:val="0038622B"/>
    <w:rsid w:val="003A087C"/>
    <w:rsid w:val="003A1979"/>
    <w:rsid w:val="003A3B90"/>
    <w:rsid w:val="003C0F7F"/>
    <w:rsid w:val="003D55EA"/>
    <w:rsid w:val="003D7DB5"/>
    <w:rsid w:val="003E49C2"/>
    <w:rsid w:val="003E637E"/>
    <w:rsid w:val="00406E0F"/>
    <w:rsid w:val="004076C3"/>
    <w:rsid w:val="00411416"/>
    <w:rsid w:val="00413A77"/>
    <w:rsid w:val="00416F28"/>
    <w:rsid w:val="004206C7"/>
    <w:rsid w:val="00427C6C"/>
    <w:rsid w:val="004302F8"/>
    <w:rsid w:val="004334C1"/>
    <w:rsid w:val="0044612A"/>
    <w:rsid w:val="00446BD0"/>
    <w:rsid w:val="00452973"/>
    <w:rsid w:val="00452AC3"/>
    <w:rsid w:val="004821A3"/>
    <w:rsid w:val="004A6142"/>
    <w:rsid w:val="004D4EB9"/>
    <w:rsid w:val="004E2FCE"/>
    <w:rsid w:val="004E7F60"/>
    <w:rsid w:val="004F11C4"/>
    <w:rsid w:val="004F5495"/>
    <w:rsid w:val="004F76C8"/>
    <w:rsid w:val="005022DE"/>
    <w:rsid w:val="0051644B"/>
    <w:rsid w:val="005205A5"/>
    <w:rsid w:val="00532975"/>
    <w:rsid w:val="0053704F"/>
    <w:rsid w:val="0056114E"/>
    <w:rsid w:val="00567FA6"/>
    <w:rsid w:val="00573459"/>
    <w:rsid w:val="0058505E"/>
    <w:rsid w:val="005A7FEC"/>
    <w:rsid w:val="005B4FBB"/>
    <w:rsid w:val="005B76DB"/>
    <w:rsid w:val="005C3394"/>
    <w:rsid w:val="005F13B6"/>
    <w:rsid w:val="005F785D"/>
    <w:rsid w:val="00601044"/>
    <w:rsid w:val="006301BE"/>
    <w:rsid w:val="006554A6"/>
    <w:rsid w:val="00683698"/>
    <w:rsid w:val="006A5C0B"/>
    <w:rsid w:val="006B342A"/>
    <w:rsid w:val="006B4FC1"/>
    <w:rsid w:val="006B5CC8"/>
    <w:rsid w:val="006C5538"/>
    <w:rsid w:val="006D4AD3"/>
    <w:rsid w:val="006E07C5"/>
    <w:rsid w:val="007154A5"/>
    <w:rsid w:val="0073030A"/>
    <w:rsid w:val="00737145"/>
    <w:rsid w:val="00746E7C"/>
    <w:rsid w:val="007564BA"/>
    <w:rsid w:val="007668A8"/>
    <w:rsid w:val="007731E0"/>
    <w:rsid w:val="00782AA8"/>
    <w:rsid w:val="00785BA8"/>
    <w:rsid w:val="007B09DE"/>
    <w:rsid w:val="007B45C6"/>
    <w:rsid w:val="007C16D7"/>
    <w:rsid w:val="007C216A"/>
    <w:rsid w:val="007D2847"/>
    <w:rsid w:val="007E7A4B"/>
    <w:rsid w:val="008049AE"/>
    <w:rsid w:val="0081677E"/>
    <w:rsid w:val="00851E72"/>
    <w:rsid w:val="00854829"/>
    <w:rsid w:val="0085517C"/>
    <w:rsid w:val="008701D6"/>
    <w:rsid w:val="00877374"/>
    <w:rsid w:val="008804E5"/>
    <w:rsid w:val="00882985"/>
    <w:rsid w:val="00882D72"/>
    <w:rsid w:val="00893EAF"/>
    <w:rsid w:val="008B1BC3"/>
    <w:rsid w:val="008C08A7"/>
    <w:rsid w:val="008C2698"/>
    <w:rsid w:val="008C31DA"/>
    <w:rsid w:val="008D011F"/>
    <w:rsid w:val="008E399A"/>
    <w:rsid w:val="008E55DC"/>
    <w:rsid w:val="008F2DE1"/>
    <w:rsid w:val="008F606A"/>
    <w:rsid w:val="00911C54"/>
    <w:rsid w:val="00944F35"/>
    <w:rsid w:val="009469C3"/>
    <w:rsid w:val="00963D8C"/>
    <w:rsid w:val="00982D25"/>
    <w:rsid w:val="009A4686"/>
    <w:rsid w:val="009B0821"/>
    <w:rsid w:val="009C1171"/>
    <w:rsid w:val="009C6F4D"/>
    <w:rsid w:val="009D5F4F"/>
    <w:rsid w:val="009E31CC"/>
    <w:rsid w:val="009E36EF"/>
    <w:rsid w:val="00A141D2"/>
    <w:rsid w:val="00A34D81"/>
    <w:rsid w:val="00A36545"/>
    <w:rsid w:val="00A63090"/>
    <w:rsid w:val="00A667D3"/>
    <w:rsid w:val="00A93871"/>
    <w:rsid w:val="00A96A89"/>
    <w:rsid w:val="00AA2B10"/>
    <w:rsid w:val="00AC3344"/>
    <w:rsid w:val="00AD1B24"/>
    <w:rsid w:val="00AD3A67"/>
    <w:rsid w:val="00AD69D9"/>
    <w:rsid w:val="00AF7E64"/>
    <w:rsid w:val="00B024AA"/>
    <w:rsid w:val="00B24B4C"/>
    <w:rsid w:val="00B26E5F"/>
    <w:rsid w:val="00B418C2"/>
    <w:rsid w:val="00B45807"/>
    <w:rsid w:val="00B51684"/>
    <w:rsid w:val="00B56879"/>
    <w:rsid w:val="00B63961"/>
    <w:rsid w:val="00B82206"/>
    <w:rsid w:val="00B902F0"/>
    <w:rsid w:val="00BB276E"/>
    <w:rsid w:val="00BB5530"/>
    <w:rsid w:val="00BB6190"/>
    <w:rsid w:val="00BE1EB5"/>
    <w:rsid w:val="00BE4F4D"/>
    <w:rsid w:val="00BE6BFC"/>
    <w:rsid w:val="00BF2E60"/>
    <w:rsid w:val="00BF6F18"/>
    <w:rsid w:val="00C0707D"/>
    <w:rsid w:val="00C1019C"/>
    <w:rsid w:val="00C10C33"/>
    <w:rsid w:val="00C405D9"/>
    <w:rsid w:val="00C818C3"/>
    <w:rsid w:val="00CA6A4D"/>
    <w:rsid w:val="00CB02CE"/>
    <w:rsid w:val="00CC4ADD"/>
    <w:rsid w:val="00CD02C4"/>
    <w:rsid w:val="00CD12F0"/>
    <w:rsid w:val="00CD4665"/>
    <w:rsid w:val="00D00D47"/>
    <w:rsid w:val="00D03E1E"/>
    <w:rsid w:val="00D35C18"/>
    <w:rsid w:val="00D518E9"/>
    <w:rsid w:val="00D63E36"/>
    <w:rsid w:val="00D91CBF"/>
    <w:rsid w:val="00DB2E99"/>
    <w:rsid w:val="00DB41FE"/>
    <w:rsid w:val="00DD3784"/>
    <w:rsid w:val="00DD64F7"/>
    <w:rsid w:val="00DD66E3"/>
    <w:rsid w:val="00DF2249"/>
    <w:rsid w:val="00E04258"/>
    <w:rsid w:val="00E144A2"/>
    <w:rsid w:val="00E14517"/>
    <w:rsid w:val="00E24C39"/>
    <w:rsid w:val="00E53375"/>
    <w:rsid w:val="00E5647B"/>
    <w:rsid w:val="00E6194C"/>
    <w:rsid w:val="00E75C4F"/>
    <w:rsid w:val="00E777FF"/>
    <w:rsid w:val="00E948E5"/>
    <w:rsid w:val="00E95F00"/>
    <w:rsid w:val="00E9798F"/>
    <w:rsid w:val="00EA32D1"/>
    <w:rsid w:val="00EC2AF7"/>
    <w:rsid w:val="00EC598F"/>
    <w:rsid w:val="00ED23B9"/>
    <w:rsid w:val="00ED6351"/>
    <w:rsid w:val="00EE515C"/>
    <w:rsid w:val="00EE6757"/>
    <w:rsid w:val="00EF5197"/>
    <w:rsid w:val="00F1511C"/>
    <w:rsid w:val="00F17EE0"/>
    <w:rsid w:val="00F24C80"/>
    <w:rsid w:val="00F26166"/>
    <w:rsid w:val="00F267A3"/>
    <w:rsid w:val="00F2770B"/>
    <w:rsid w:val="00F30F9D"/>
    <w:rsid w:val="00F365D8"/>
    <w:rsid w:val="00F43BF6"/>
    <w:rsid w:val="00F51A44"/>
    <w:rsid w:val="00FB3918"/>
    <w:rsid w:val="00FC0723"/>
    <w:rsid w:val="00FC2277"/>
    <w:rsid w:val="00FC6E8F"/>
    <w:rsid w:val="00FE0DB0"/>
    <w:rsid w:val="00FE47E3"/>
    <w:rsid w:val="00FF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 w:type="paragraph" w:styleId="NormalWeb">
    <w:name w:val="Normal (Web)"/>
    <w:basedOn w:val="Normal"/>
    <w:uiPriority w:val="99"/>
    <w:semiHidden/>
    <w:unhideWhenUsed/>
    <w:rsid w:val="0038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560">
      <w:bodyDiv w:val="1"/>
      <w:marLeft w:val="0"/>
      <w:marRight w:val="0"/>
      <w:marTop w:val="0"/>
      <w:marBottom w:val="0"/>
      <w:divBdr>
        <w:top w:val="none" w:sz="0" w:space="0" w:color="auto"/>
        <w:left w:val="none" w:sz="0" w:space="0" w:color="auto"/>
        <w:bottom w:val="none" w:sz="0" w:space="0" w:color="auto"/>
        <w:right w:val="none" w:sz="0" w:space="0" w:color="auto"/>
      </w:divBdr>
    </w:div>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9186">
      <w:bodyDiv w:val="1"/>
      <w:marLeft w:val="0"/>
      <w:marRight w:val="0"/>
      <w:marTop w:val="0"/>
      <w:marBottom w:val="0"/>
      <w:divBdr>
        <w:top w:val="none" w:sz="0" w:space="0" w:color="auto"/>
        <w:left w:val="none" w:sz="0" w:space="0" w:color="auto"/>
        <w:bottom w:val="none" w:sz="0" w:space="0" w:color="auto"/>
        <w:right w:val="none" w:sz="0" w:space="0" w:color="auto"/>
      </w:divBdr>
    </w:div>
    <w:div w:id="118000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WW3m" TargetMode="External"/><Relationship Id="rId13" Type="http://schemas.openxmlformats.org/officeDocument/2006/relationships/hyperlink" Target="https://www.ncbi.nlm.nih.gov/" TargetMode="External"/><Relationship Id="rId18" Type="http://schemas.openxmlformats.org/officeDocument/2006/relationships/hyperlink" Target="https://github.com/zaneveld/GCMP_Genomic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tmp"/><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qiita.ucsd.edu/" TargetMode="External"/><Relationship Id="rId25" Type="http://schemas.openxmlformats.org/officeDocument/2006/relationships/image" Target="media/image7.tmp"/><Relationship Id="rId2" Type="http://schemas.openxmlformats.org/officeDocument/2006/relationships/numbering" Target="numbering.xml"/><Relationship Id="rId16" Type="http://schemas.openxmlformats.org/officeDocument/2006/relationships/hyperlink" Target="http://pfam.xfam.org/"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TransDecoder/TransDecoder/wiki" TargetMode="External"/><Relationship Id="rId23" Type="http://schemas.openxmlformats.org/officeDocument/2006/relationships/image" Target="media/image5.tmp"/><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reefgenomics.org" TargetMode="Externa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31</Pages>
  <Words>50955</Words>
  <Characters>290444</Characters>
  <Application>Microsoft Office Word</Application>
  <DocSecurity>0</DocSecurity>
  <Lines>2420</Lines>
  <Paragraphs>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Microsoft Office User</cp:lastModifiedBy>
  <cp:revision>6</cp:revision>
  <cp:lastPrinted>2023-11-27T22:25:00Z</cp:lastPrinted>
  <dcterms:created xsi:type="dcterms:W3CDTF">2023-11-28T23:21:00Z</dcterms:created>
  <dcterms:modified xsi:type="dcterms:W3CDTF">2023-11-29T20:23:00Z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id="0bNWgpWT"/&gt;&lt;style id="http://www.zotero.org/styles/microbiome" hasBibliography="1" bibliographyStyleHasBeenSet="1"/&gt;&lt;prefs&gt;&lt;pref name="fieldType" value="Field"/&gt;&lt;pref name="automaticJournalAbbrev</vt:lpwstr>
  </property>
  <property fmtid="{D5CDD505-2E9C-101B-9397-08002B2CF9AE}" pid="3" name="ZOTERO_PREF_2">
    <vt:lpwstr>iations" value="true"/&gt;&lt;pref name="dontAskDelayCitationUpdates" value="true"/&gt;&lt;pref name="delayCitationUpdates" value="true"/&gt;&lt;/prefs&gt;&lt;/data&gt;</vt:lpwstr>
  </property>
</Properties>
</file>