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A0B3A" w14:textId="77777777" w:rsidR="000C56B0" w:rsidRPr="00FC0723" w:rsidRDefault="00367A15">
      <w:pPr>
        <w:pBdr>
          <w:top w:val="nil"/>
          <w:left w:val="nil"/>
          <w:bottom w:val="nil"/>
          <w:right w:val="nil"/>
          <w:between w:val="nil"/>
        </w:pBdr>
      </w:pPr>
      <w:bookmarkStart w:id="0" w:name="_areqe7dyy09u" w:colFirst="0" w:colLast="0"/>
      <w:bookmarkEnd w:id="0"/>
      <w:r w:rsidRPr="00FC0723">
        <w:rPr>
          <w:smallCaps/>
          <w:color w:val="000000"/>
        </w:rPr>
        <w:t>Title</w:t>
      </w:r>
      <w:r w:rsidRPr="00FC0723">
        <w:rPr>
          <w:color w:val="000000"/>
        </w:rPr>
        <w:t>:</w:t>
      </w:r>
      <w:r w:rsidRPr="00FC0723">
        <w:t xml:space="preserve"> Anatomically-specific coupling between innate immune gene repertoire and microbiome structure during coral evolution</w:t>
      </w:r>
    </w:p>
    <w:p w14:paraId="27AD8A5C" w14:textId="77777777" w:rsidR="000C56B0" w:rsidRPr="00FC0723" w:rsidRDefault="00367A15">
      <w:pPr>
        <w:spacing w:before="200"/>
      </w:pPr>
      <w:r w:rsidRPr="00FC0723">
        <w:rPr>
          <w:smallCaps/>
        </w:rPr>
        <w:t>Short title</w:t>
      </w:r>
      <w:r w:rsidRPr="00FC0723">
        <w:t>: Coral innate immunity and the microbiome</w:t>
      </w:r>
    </w:p>
    <w:p w14:paraId="47A1C08A" w14:textId="77777777" w:rsidR="000C56B0" w:rsidRPr="00FC0723" w:rsidRDefault="00367A15">
      <w:pPr>
        <w:spacing w:before="200"/>
      </w:pPr>
      <w:r w:rsidRPr="00FC0723">
        <w:rPr>
          <w:smallCaps/>
        </w:rPr>
        <w:t>Classification</w:t>
      </w:r>
      <w:r w:rsidRPr="00FC0723">
        <w:t>: Biological Sciences</w:t>
      </w:r>
    </w:p>
    <w:p w14:paraId="23645529" w14:textId="77777777" w:rsidR="000C56B0" w:rsidRPr="00FC0723" w:rsidRDefault="00367A15">
      <w:pPr>
        <w:spacing w:before="200"/>
      </w:pPr>
      <w:r w:rsidRPr="00FC0723">
        <w:rPr>
          <w:smallCaps/>
        </w:rPr>
        <w:t>Minor category</w:t>
      </w:r>
      <w:r w:rsidRPr="00FC0723">
        <w:t>: Microbiology</w:t>
      </w:r>
    </w:p>
    <w:p w14:paraId="5B23D65E" w14:textId="77777777" w:rsidR="000C56B0" w:rsidRPr="00FC0723" w:rsidRDefault="00367A15">
      <w:pPr>
        <w:spacing w:before="200" w:after="200"/>
      </w:pPr>
      <w:r w:rsidRPr="00FC0723">
        <w:rPr>
          <w:smallCaps/>
        </w:rPr>
        <w:t>Authors</w:t>
      </w:r>
      <w:r w:rsidRPr="00FC0723">
        <w:t>:</w:t>
      </w:r>
    </w:p>
    <w:p w14:paraId="08E3B123" w14:textId="014446CB" w:rsidR="000C56B0" w:rsidRPr="00FC0723" w:rsidRDefault="00367A15">
      <w:pPr>
        <w:spacing w:line="276" w:lineRule="auto"/>
        <w:ind w:left="360"/>
        <w:rPr>
          <w:vertAlign w:val="superscript"/>
        </w:rPr>
      </w:pPr>
      <w:r w:rsidRPr="00FC0723">
        <w:t>Tanya Brown</w:t>
      </w:r>
      <w:r w:rsidRPr="00FC0723">
        <w:rPr>
          <w:vertAlign w:val="superscript"/>
        </w:rPr>
        <w:t>1</w:t>
      </w:r>
      <w:ins w:id="1" w:author="Tanya Brown" w:date="2023-11-13T10:13:00Z">
        <w:r w:rsidR="00893EAF">
          <w:rPr>
            <w:vertAlign w:val="superscript"/>
          </w:rPr>
          <w:t>,2</w:t>
        </w:r>
      </w:ins>
    </w:p>
    <w:p w14:paraId="220F4F27" w14:textId="6B990076" w:rsidR="000C56B0" w:rsidRPr="00FC0723" w:rsidRDefault="00367A15">
      <w:pPr>
        <w:spacing w:line="276" w:lineRule="auto"/>
        <w:ind w:left="360"/>
      </w:pPr>
      <w:r w:rsidRPr="00FC0723">
        <w:t>Dylan Sonett</w:t>
      </w:r>
      <w:ins w:id="2" w:author="Tanya Brown" w:date="2023-11-13T10:13:00Z">
        <w:r w:rsidR="00893EAF">
          <w:rPr>
            <w:vertAlign w:val="superscript"/>
          </w:rPr>
          <w:t>3</w:t>
        </w:r>
      </w:ins>
      <w:del w:id="3" w:author="Tanya Brown" w:date="2023-11-13T10:13:00Z">
        <w:r w:rsidRPr="00FC0723" w:rsidDel="00893EAF">
          <w:rPr>
            <w:vertAlign w:val="superscript"/>
          </w:rPr>
          <w:delText>2</w:delText>
        </w:r>
      </w:del>
      <w:r w:rsidRPr="00FC0723">
        <w:t xml:space="preserve"> </w:t>
      </w:r>
    </w:p>
    <w:p w14:paraId="405C50ED" w14:textId="6088F4C5" w:rsidR="000C56B0" w:rsidRPr="00FC0723" w:rsidRDefault="00367A15">
      <w:pPr>
        <w:spacing w:line="276" w:lineRule="auto"/>
        <w:ind w:left="360"/>
      </w:pPr>
      <w:r w:rsidRPr="00FC0723">
        <w:t>Ryan McMinds</w:t>
      </w:r>
      <w:ins w:id="4" w:author="Tanya Brown" w:date="2023-11-13T10:13:00Z">
        <w:r w:rsidR="00893EAF">
          <w:rPr>
            <w:sz w:val="25"/>
            <w:szCs w:val="25"/>
            <w:vertAlign w:val="superscript"/>
          </w:rPr>
          <w:t>4</w:t>
        </w:r>
      </w:ins>
      <w:del w:id="5" w:author="Tanya Brown" w:date="2023-11-13T10:13:00Z">
        <w:r w:rsidRPr="00FC0723" w:rsidDel="00893EAF">
          <w:rPr>
            <w:sz w:val="25"/>
            <w:szCs w:val="25"/>
            <w:vertAlign w:val="superscript"/>
          </w:rPr>
          <w:delText>3</w:delText>
        </w:r>
      </w:del>
    </w:p>
    <w:p w14:paraId="3099720F" w14:textId="58D5BBA2" w:rsidR="000C56B0" w:rsidRPr="00FC0723" w:rsidRDefault="00367A15">
      <w:pPr>
        <w:spacing w:line="276" w:lineRule="auto"/>
        <w:ind w:left="360"/>
      </w:pPr>
      <w:r w:rsidRPr="00FC0723">
        <w:t>F. Joseph Pollock</w:t>
      </w:r>
      <w:ins w:id="6" w:author="Tanya Brown" w:date="2023-11-13T10:13:00Z">
        <w:r w:rsidR="00893EAF">
          <w:rPr>
            <w:sz w:val="25"/>
            <w:szCs w:val="25"/>
            <w:vertAlign w:val="superscript"/>
          </w:rPr>
          <w:t>5</w:t>
        </w:r>
      </w:ins>
      <w:del w:id="7" w:author="Tanya Brown" w:date="2023-11-13T10:13:00Z">
        <w:r w:rsidRPr="00FC0723" w:rsidDel="00893EAF">
          <w:rPr>
            <w:sz w:val="25"/>
            <w:szCs w:val="25"/>
            <w:vertAlign w:val="superscript"/>
          </w:rPr>
          <w:delText>4</w:delText>
        </w:r>
      </w:del>
    </w:p>
    <w:p w14:paraId="09B97AC0" w14:textId="17D96B71" w:rsidR="000C56B0" w:rsidRPr="00FC0723" w:rsidRDefault="00367A15">
      <w:pPr>
        <w:spacing w:line="276" w:lineRule="auto"/>
        <w:ind w:left="360"/>
        <w:rPr>
          <w:vertAlign w:val="superscript"/>
        </w:rPr>
      </w:pPr>
      <w:r w:rsidRPr="00FC0723">
        <w:t>Mónica Medina</w:t>
      </w:r>
      <w:ins w:id="8" w:author="Tanya Brown" w:date="2023-11-13T10:13:00Z">
        <w:r w:rsidR="00893EAF">
          <w:rPr>
            <w:vertAlign w:val="superscript"/>
          </w:rPr>
          <w:t>6</w:t>
        </w:r>
      </w:ins>
      <w:del w:id="9" w:author="Tanya Brown" w:date="2023-11-13T10:13:00Z">
        <w:r w:rsidRPr="00FC0723" w:rsidDel="00893EAF">
          <w:rPr>
            <w:vertAlign w:val="superscript"/>
          </w:rPr>
          <w:delText>5</w:delText>
        </w:r>
      </w:del>
    </w:p>
    <w:p w14:paraId="2BA6CE4D" w14:textId="77777777" w:rsidR="000C56B0" w:rsidRPr="00FC0723" w:rsidRDefault="00367A15">
      <w:pPr>
        <w:spacing w:line="276" w:lineRule="auto"/>
        <w:ind w:left="360"/>
      </w:pPr>
      <w:r w:rsidRPr="00FC0723">
        <w:t>Jesse R. Zaneveld</w:t>
      </w:r>
      <w:r w:rsidRPr="00FC0723">
        <w:rPr>
          <w:vertAlign w:val="superscript"/>
        </w:rPr>
        <w:t>1 #</w:t>
      </w:r>
    </w:p>
    <w:p w14:paraId="39451C71" w14:textId="77777777" w:rsidR="000C56B0" w:rsidRPr="00FC0723" w:rsidRDefault="00367A15">
      <w:pPr>
        <w:spacing w:before="200" w:after="200"/>
      </w:pPr>
      <w:r w:rsidRPr="00FC0723">
        <w:rPr>
          <w:smallCaps/>
        </w:rPr>
        <w:t>Affiliations</w:t>
      </w:r>
      <w:r w:rsidRPr="00FC0723">
        <w:t>:</w:t>
      </w:r>
    </w:p>
    <w:p w14:paraId="2B60E4EF" w14:textId="77777777" w:rsidR="000C56B0" w:rsidRDefault="00367A15">
      <w:pPr>
        <w:spacing w:line="276" w:lineRule="auto"/>
        <w:ind w:left="720" w:hanging="360"/>
        <w:jc w:val="both"/>
        <w:rPr>
          <w:ins w:id="10" w:author="Tanya Brown" w:date="2023-11-13T10:10:00Z"/>
        </w:rPr>
      </w:pPr>
      <w:r w:rsidRPr="00FC0723">
        <w:rPr>
          <w:vertAlign w:val="superscript"/>
        </w:rPr>
        <w:t xml:space="preserve">1 </w:t>
      </w:r>
      <w:r w:rsidRPr="00FC0723">
        <w:t>University of Washington, Bothell, School of Science, Technology, Engineering, and Mathematics, Division of Biological Sciences, UWBB-277, Bothell, WA 98011, USA</w:t>
      </w:r>
    </w:p>
    <w:p w14:paraId="2B856E76" w14:textId="12809282" w:rsidR="00893EAF" w:rsidRPr="00FC0723" w:rsidRDefault="00893EAF">
      <w:pPr>
        <w:spacing w:line="276" w:lineRule="auto"/>
        <w:ind w:left="720" w:hanging="360"/>
        <w:jc w:val="both"/>
      </w:pPr>
      <w:ins w:id="11" w:author="Tanya Brown" w:date="2023-11-13T10:10:00Z">
        <w:r w:rsidRPr="00893EAF">
          <w:rPr>
            <w:vertAlign w:val="superscript"/>
            <w:rPrChange w:id="12" w:author="Tanya Brown" w:date="2023-11-13T10:12:00Z">
              <w:rPr/>
            </w:rPrChange>
          </w:rPr>
          <w:t>2</w:t>
        </w:r>
        <w:r>
          <w:t xml:space="preserve"> Department of Biology, University of </w:t>
        </w:r>
      </w:ins>
      <w:ins w:id="13" w:author="Tanya Brown" w:date="2023-11-13T10:11:00Z">
        <w:r>
          <w:t xml:space="preserve">Texas at Tyler, Tyler, </w:t>
        </w:r>
      </w:ins>
      <w:ins w:id="14" w:author="Tanya Brown" w:date="2023-11-13T10:12:00Z">
        <w:r>
          <w:t>TX 75799, USA</w:t>
        </w:r>
      </w:ins>
    </w:p>
    <w:p w14:paraId="3F3B5C0C" w14:textId="6694DED5" w:rsidR="000C56B0" w:rsidRPr="00FC0723" w:rsidRDefault="00893EAF">
      <w:pPr>
        <w:spacing w:line="276" w:lineRule="auto"/>
        <w:ind w:left="720" w:hanging="360"/>
        <w:jc w:val="both"/>
      </w:pPr>
      <w:ins w:id="15" w:author="Tanya Brown" w:date="2023-11-13T10:12:00Z">
        <w:r>
          <w:rPr>
            <w:vertAlign w:val="superscript"/>
          </w:rPr>
          <w:t>3</w:t>
        </w:r>
      </w:ins>
      <w:del w:id="16" w:author="Tanya Brown" w:date="2023-11-13T10:12:00Z">
        <w:r w:rsidR="00367A15" w:rsidRPr="00FC0723" w:rsidDel="00893EAF">
          <w:rPr>
            <w:vertAlign w:val="superscript"/>
          </w:rPr>
          <w:delText>2</w:delText>
        </w:r>
      </w:del>
      <w:r w:rsidR="00367A15" w:rsidRPr="00FC0723">
        <w:t xml:space="preserve"> School of Pharmacy, University of Washington, Seattle, Washington, USA</w:t>
      </w:r>
    </w:p>
    <w:p w14:paraId="63470D2D" w14:textId="2BA23FD6" w:rsidR="000C56B0" w:rsidRPr="00FC0723" w:rsidRDefault="00893EAF">
      <w:pPr>
        <w:ind w:left="720" w:hanging="360"/>
        <w:jc w:val="both"/>
        <w:rPr>
          <w:sz w:val="25"/>
          <w:szCs w:val="25"/>
        </w:rPr>
      </w:pPr>
      <w:ins w:id="17" w:author="Tanya Brown" w:date="2023-11-13T10:12:00Z">
        <w:r>
          <w:rPr>
            <w:sz w:val="25"/>
            <w:szCs w:val="25"/>
            <w:vertAlign w:val="superscript"/>
          </w:rPr>
          <w:t>4</w:t>
        </w:r>
      </w:ins>
      <w:del w:id="18" w:author="Tanya Brown" w:date="2023-11-13T10:12:00Z">
        <w:r w:rsidR="00367A15" w:rsidRPr="00FC0723" w:rsidDel="00893EAF">
          <w:rPr>
            <w:sz w:val="25"/>
            <w:szCs w:val="25"/>
            <w:vertAlign w:val="superscript"/>
          </w:rPr>
          <w:delText>3</w:delText>
        </w:r>
      </w:del>
      <w:r w:rsidR="00367A15" w:rsidRPr="00FC0723">
        <w:rPr>
          <w:sz w:val="25"/>
          <w:szCs w:val="25"/>
          <w:vertAlign w:val="superscript"/>
        </w:rPr>
        <w:t xml:space="preserve"> </w:t>
      </w:r>
      <w:r w:rsidR="00367A15" w:rsidRPr="00FC0723">
        <w:rPr>
          <w:sz w:val="25"/>
          <w:szCs w:val="25"/>
        </w:rPr>
        <w:t>Center for Global Health and Infectious Diseases Research, University of South Florida, 13201 Bruce B. Downs Blvd, MDC 56, Tampa, FL 33612, USA</w:t>
      </w:r>
    </w:p>
    <w:p w14:paraId="37D168DD" w14:textId="1349862C" w:rsidR="000C56B0" w:rsidRPr="00FC0723" w:rsidRDefault="00893EAF">
      <w:pPr>
        <w:spacing w:line="276" w:lineRule="auto"/>
        <w:ind w:left="720" w:hanging="360"/>
        <w:rPr>
          <w:vertAlign w:val="superscript"/>
        </w:rPr>
      </w:pPr>
      <w:ins w:id="19" w:author="Tanya Brown" w:date="2023-11-13T10:12:00Z">
        <w:r>
          <w:rPr>
            <w:sz w:val="25"/>
            <w:szCs w:val="25"/>
            <w:vertAlign w:val="superscript"/>
          </w:rPr>
          <w:t>5</w:t>
        </w:r>
      </w:ins>
      <w:del w:id="20" w:author="Tanya Brown" w:date="2023-11-13T10:12:00Z">
        <w:r w:rsidR="00367A15" w:rsidRPr="00FC0723" w:rsidDel="00893EAF">
          <w:rPr>
            <w:sz w:val="25"/>
            <w:szCs w:val="25"/>
            <w:vertAlign w:val="superscript"/>
          </w:rPr>
          <w:delText>4</w:delText>
        </w:r>
      </w:del>
      <w:r w:rsidR="00367A15" w:rsidRPr="00FC0723">
        <w:rPr>
          <w:vertAlign w:val="superscript"/>
        </w:rPr>
        <w:t xml:space="preserve"> </w:t>
      </w:r>
      <w:proofErr w:type="spellStart"/>
      <w:r w:rsidR="00367A15" w:rsidRPr="00FC0723">
        <w:rPr>
          <w:rFonts w:eastAsia="Tahoma"/>
        </w:rPr>
        <w:t>Hawai՛i</w:t>
      </w:r>
      <w:proofErr w:type="spellEnd"/>
      <w:r w:rsidR="00367A15" w:rsidRPr="00FC0723">
        <w:rPr>
          <w:rFonts w:eastAsia="Tahoma"/>
        </w:rPr>
        <w:t xml:space="preserve"> &amp; Palmyra Program, The Nature Conservancy, Honolulu, HI, USA</w:t>
      </w:r>
      <w:r w:rsidR="00DB41FE">
        <w:rPr>
          <w:rFonts w:eastAsia="Tahoma"/>
        </w:rPr>
        <w:t xml:space="preserve">, </w:t>
      </w:r>
      <w:r w:rsidR="00DB41FE" w:rsidRPr="00DB41FE">
        <w:rPr>
          <w:rFonts w:eastAsia="Tahoma"/>
        </w:rPr>
        <w:t>96817</w:t>
      </w:r>
    </w:p>
    <w:p w14:paraId="77B0C73D" w14:textId="63F9F99A" w:rsidR="000C56B0" w:rsidRPr="00FC0723" w:rsidRDefault="00893EAF">
      <w:pPr>
        <w:spacing w:line="276" w:lineRule="auto"/>
        <w:ind w:left="720" w:hanging="360"/>
        <w:jc w:val="both"/>
        <w:rPr>
          <w:vertAlign w:val="superscript"/>
        </w:rPr>
      </w:pPr>
      <w:ins w:id="21" w:author="Tanya Brown" w:date="2023-11-13T10:12:00Z">
        <w:r>
          <w:rPr>
            <w:vertAlign w:val="superscript"/>
          </w:rPr>
          <w:t>6</w:t>
        </w:r>
      </w:ins>
      <w:del w:id="22" w:author="Tanya Brown" w:date="2023-11-13T10:12:00Z">
        <w:r w:rsidR="00367A15" w:rsidRPr="00FC0723" w:rsidDel="00893EAF">
          <w:rPr>
            <w:vertAlign w:val="superscript"/>
          </w:rPr>
          <w:delText>5</w:delText>
        </w:r>
      </w:del>
      <w:r w:rsidR="00367A15" w:rsidRPr="00FC0723">
        <w:rPr>
          <w:vertAlign w:val="superscript"/>
        </w:rPr>
        <w:t xml:space="preserve"> </w:t>
      </w:r>
      <w:r w:rsidR="00367A15" w:rsidRPr="00FC0723">
        <w:t>Pennsylvania State University, Department of Biology, 208 Mueller Lab, University Park, PA 16802, USA</w:t>
      </w:r>
    </w:p>
    <w:p w14:paraId="53D87103" w14:textId="77777777" w:rsidR="000C56B0" w:rsidRPr="00FC0723" w:rsidRDefault="00367A15">
      <w:pPr>
        <w:spacing w:line="276" w:lineRule="auto"/>
        <w:ind w:left="540" w:hanging="180"/>
        <w:jc w:val="both"/>
      </w:pPr>
      <w:r w:rsidRPr="00FC0723">
        <w:rPr>
          <w:vertAlign w:val="superscript"/>
        </w:rPr>
        <w:t xml:space="preserve"> #</w:t>
      </w:r>
      <w:r w:rsidRPr="00FC0723">
        <w:t xml:space="preserve"> Corresponding author</w:t>
      </w:r>
    </w:p>
    <w:p w14:paraId="317451B0" w14:textId="77777777" w:rsidR="000C56B0" w:rsidRPr="00FC0723" w:rsidRDefault="00367A15">
      <w:pPr>
        <w:spacing w:before="200"/>
      </w:pPr>
      <w:r w:rsidRPr="00FC0723">
        <w:rPr>
          <w:smallCaps/>
        </w:rPr>
        <w:t>Correspondence to</w:t>
      </w:r>
      <w:r w:rsidRPr="00FC0723">
        <w:t xml:space="preserve">: Jesse Robert </w:t>
      </w:r>
      <w:proofErr w:type="spellStart"/>
      <w:r w:rsidRPr="00FC0723">
        <w:t>Zaneveld</w:t>
      </w:r>
      <w:proofErr w:type="spellEnd"/>
    </w:p>
    <w:p w14:paraId="566E9F5C" w14:textId="77777777" w:rsidR="000C56B0" w:rsidRPr="00FC0723" w:rsidRDefault="00367A15">
      <w:pPr>
        <w:spacing w:line="276" w:lineRule="auto"/>
        <w:ind w:left="360"/>
        <w:jc w:val="both"/>
      </w:pPr>
      <w:r w:rsidRPr="00FC0723">
        <w:t>University of Washington, Bothell, Department of Biology, UWBB-277, Bothell, WA 98011, USA</w:t>
      </w:r>
    </w:p>
    <w:p w14:paraId="6CE45EC4" w14:textId="77777777" w:rsidR="000C56B0" w:rsidRPr="00FC0723" w:rsidRDefault="00367A15">
      <w:pPr>
        <w:spacing w:line="276" w:lineRule="auto"/>
        <w:ind w:left="360"/>
        <w:jc w:val="both"/>
      </w:pPr>
      <w:r w:rsidRPr="00FC0723">
        <w:t>Telephone: 541-760-2411; Fax: 541-737-0496</w:t>
      </w:r>
    </w:p>
    <w:p w14:paraId="101476F3" w14:textId="77777777" w:rsidR="000C56B0" w:rsidRPr="00FC0723" w:rsidRDefault="00367A15">
      <w:pPr>
        <w:spacing w:line="276" w:lineRule="auto"/>
        <w:ind w:left="360"/>
        <w:jc w:val="both"/>
      </w:pPr>
      <w:r w:rsidRPr="00FC0723">
        <w:t>Email: zaneveld@gmail.com</w:t>
      </w:r>
    </w:p>
    <w:p w14:paraId="7C23F18F" w14:textId="77777777" w:rsidR="000C56B0" w:rsidRPr="00FC0723" w:rsidRDefault="00367A15">
      <w:pPr>
        <w:spacing w:before="200"/>
      </w:pPr>
      <w:r w:rsidRPr="00FC0723">
        <w:rPr>
          <w:smallCaps/>
        </w:rPr>
        <w:t>Keywords</w:t>
      </w:r>
      <w:r w:rsidRPr="00FC0723">
        <w:t>: coral, microbiome, coevolution</w:t>
      </w:r>
    </w:p>
    <w:p w14:paraId="76E5EC89" w14:textId="77777777" w:rsidR="00E144A2" w:rsidRDefault="00E144A2">
      <w:pPr>
        <w:rPr>
          <w:rFonts w:eastAsia="Cambria"/>
          <w:b/>
          <w:i/>
          <w:sz w:val="28"/>
          <w:szCs w:val="28"/>
        </w:rPr>
      </w:pPr>
      <w:bookmarkStart w:id="23" w:name="_hwlwjnh81zq5" w:colFirst="0" w:colLast="0"/>
      <w:bookmarkEnd w:id="23"/>
      <w:r>
        <w:br w:type="page"/>
      </w:r>
    </w:p>
    <w:p w14:paraId="09F6FE61" w14:textId="64AA5E06" w:rsidR="000C56B0" w:rsidRPr="00FC0723" w:rsidRDefault="00367A15">
      <w:pPr>
        <w:pStyle w:val="Heading2"/>
        <w:spacing w:before="400"/>
        <w:rPr>
          <w:rFonts w:ascii="Times New Roman" w:hAnsi="Times New Roman" w:cs="Times New Roman"/>
          <w:i w:val="0"/>
        </w:rPr>
      </w:pPr>
      <w:r w:rsidRPr="00FC0723">
        <w:rPr>
          <w:rFonts w:ascii="Times New Roman" w:hAnsi="Times New Roman" w:cs="Times New Roman"/>
        </w:rPr>
        <w:lastRenderedPageBreak/>
        <w:t xml:space="preserve">Abstract </w:t>
      </w:r>
    </w:p>
    <w:p w14:paraId="6389736D" w14:textId="77777777" w:rsidR="000C56B0" w:rsidRPr="00FC0723" w:rsidRDefault="000C56B0"/>
    <w:p w14:paraId="2F986D4F" w14:textId="73B268B2" w:rsidR="00F17EE0" w:rsidRDefault="00F17EE0" w:rsidP="00406E0F">
      <w:r w:rsidRPr="00B902F0">
        <w:rPr>
          <w:u w:val="single"/>
        </w:rPr>
        <w:t>Background</w:t>
      </w:r>
      <w:r>
        <w:t>:</w:t>
      </w:r>
    </w:p>
    <w:p w14:paraId="68EE8966" w14:textId="4A476B8A" w:rsidR="00F17EE0" w:rsidRDefault="00367A15" w:rsidP="00406E0F">
      <w:r w:rsidRPr="00FC0723">
        <w:t xml:space="preserve">Tropical reef-building corals exist in intimate symbiosis with diverse microbes and viruses. Coral microbiomes are generally much less diverse than their environment, but across studied corals, the biodiversity of these microbiomes varies greatly. It has previously been hypothesized that differences in coral innate immunity in general, and the copy number of </w:t>
      </w:r>
      <w:ins w:id="24" w:author="Tanya Brown" w:date="2023-11-13T17:11:00Z">
        <w:r w:rsidR="003A3B90">
          <w:t xml:space="preserve">innate immune genes containing </w:t>
        </w:r>
      </w:ins>
      <w:ins w:id="25" w:author="Tanya Brown" w:date="2023-11-13T17:10:00Z">
        <w:r w:rsidR="003A3B90" w:rsidRPr="00FC0723">
          <w:t xml:space="preserve">Toll/Interleukin Repeat </w:t>
        </w:r>
        <w:r w:rsidR="003A3B90">
          <w:t>(</w:t>
        </w:r>
      </w:ins>
      <w:r w:rsidRPr="00FC0723">
        <w:t>TIR</w:t>
      </w:r>
      <w:ins w:id="26" w:author="Tanya Brown" w:date="2023-11-13T17:10:00Z">
        <w:r w:rsidR="003A3B90">
          <w:t>)</w:t>
        </w:r>
      </w:ins>
      <w:r w:rsidRPr="00FC0723">
        <w:t>-domain</w:t>
      </w:r>
      <w:ins w:id="27" w:author="Tanya Brown" w:date="2023-11-13T17:11:00Z">
        <w:r w:rsidR="003A3B90">
          <w:t>s</w:t>
        </w:r>
      </w:ins>
      <w:r w:rsidRPr="00FC0723">
        <w:t xml:space="preserve"> </w:t>
      </w:r>
      <w:del w:id="28" w:author="Tanya Brown" w:date="2023-11-13T17:11:00Z">
        <w:r w:rsidRPr="00FC0723" w:rsidDel="003A3B90">
          <w:delText xml:space="preserve">containing innate immune genes </w:delText>
        </w:r>
      </w:del>
      <w:r w:rsidRPr="00FC0723">
        <w:t xml:space="preserve">in particular, may drive interspecific differences in microbiome structure. Despite many existing studies of coral microbiomes, this hypothesis has previously been difficult to test due to a lack of consistently collected cross-species data on coral microbiomes. </w:t>
      </w:r>
    </w:p>
    <w:p w14:paraId="74019EA2" w14:textId="77777777" w:rsidR="00E144A2" w:rsidRDefault="00E144A2" w:rsidP="00406E0F"/>
    <w:p w14:paraId="3035BF8F" w14:textId="086A698B" w:rsidR="00F17EE0" w:rsidRDefault="00F17EE0" w:rsidP="00406E0F">
      <w:r w:rsidRPr="00B902F0">
        <w:rPr>
          <w:u w:val="single"/>
        </w:rPr>
        <w:t>Results</w:t>
      </w:r>
      <w:r>
        <w:t>:</w:t>
      </w:r>
    </w:p>
    <w:p w14:paraId="108CC7D3" w14:textId="77777777" w:rsidR="00E144A2" w:rsidRDefault="00367A15" w:rsidP="00406E0F">
      <w:r w:rsidRPr="00FC0723">
        <w:t>In this manuscript, we reannotate TIR-domain containing genes across diverse coral genomes, and use phylogenetic comparative methods to compare these innate immune gene copy numbers against 16S rRNA marker gene data on coral mucus, tissue, and skeleton microbiomes from the Global Coral Microbiome Project (GCMP). The copy number of Toll-like receptor (TLRs) and Interleukin-1 receptor (IL-1Rs) gene families, as well as the total genomic count of their constituent domains (LRR and TIR domains; and Ig and TIR domains, respectively), explained most interspecific differences in microbiome richness and beta-diversity among corals with sequenced genomes. We find that these correlations are also anatomically specific, with an especially strong correlation between IL-1R gene copy numbers and microbiome richness in the coral’s endolithic skeleton.</w:t>
      </w:r>
    </w:p>
    <w:p w14:paraId="5CD6D329" w14:textId="3A23F578" w:rsidR="00B902F0" w:rsidRDefault="00367A15" w:rsidP="00406E0F">
      <w:r w:rsidRPr="00FC0723">
        <w:t xml:space="preserve"> </w:t>
      </w:r>
    </w:p>
    <w:p w14:paraId="76ECA44A" w14:textId="0D20E810" w:rsidR="00B902F0" w:rsidRDefault="00B902F0" w:rsidP="00406E0F">
      <w:r w:rsidRPr="00B902F0">
        <w:rPr>
          <w:u w:val="single"/>
        </w:rPr>
        <w:t>Conclusions</w:t>
      </w:r>
      <w:r>
        <w:t>:</w:t>
      </w:r>
    </w:p>
    <w:p w14:paraId="2B1E1289" w14:textId="7DDBAA09" w:rsidR="000C56B0" w:rsidRPr="00FC0723" w:rsidRDefault="00E144A2" w:rsidP="00406E0F">
      <w:r>
        <w:t xml:space="preserve">During coral evolution, several gene families involved in innate immunity have undergone gene family expansions and contractions. Our results suggest that changes in the copy number of TLR and IL-1R genes may have played a key role in </w:t>
      </w:r>
      <w:proofErr w:type="gramStart"/>
      <w:r>
        <w:t>sculpting</w:t>
      </w:r>
      <w:r w:rsidR="00FC2277">
        <w:t xml:space="preserve"> </w:t>
      </w:r>
      <w:r>
        <w:t xml:space="preserve"> modern</w:t>
      </w:r>
      <w:proofErr w:type="gramEnd"/>
      <w:r>
        <w:t xml:space="preserve"> microbiome structure</w:t>
      </w:r>
      <w:r w:rsidR="00FC2277">
        <w:t xml:space="preserve"> in corals</w:t>
      </w:r>
      <w:r>
        <w:t xml:space="preserve">. </w:t>
      </w:r>
    </w:p>
    <w:p w14:paraId="3BB9E7DD" w14:textId="77777777" w:rsidR="000C56B0" w:rsidRPr="00FC0723" w:rsidRDefault="000C56B0" w:rsidP="00406E0F">
      <w:pPr>
        <w:rPr>
          <w:b/>
          <w:sz w:val="28"/>
          <w:szCs w:val="28"/>
        </w:rPr>
      </w:pPr>
    </w:p>
    <w:p w14:paraId="6600D7CF" w14:textId="084355BF" w:rsidR="000C56B0" w:rsidRPr="00FC0723" w:rsidRDefault="00B902F0">
      <w:pPr>
        <w:pStyle w:val="Heading2"/>
        <w:rPr>
          <w:rFonts w:ascii="Times New Roman" w:hAnsi="Times New Roman" w:cs="Times New Roman"/>
        </w:rPr>
      </w:pPr>
      <w:bookmarkStart w:id="29" w:name="_7ar7cbu6haje" w:colFirst="0" w:colLast="0"/>
      <w:bookmarkEnd w:id="29"/>
      <w:r>
        <w:rPr>
          <w:rFonts w:ascii="Times New Roman" w:hAnsi="Times New Roman" w:cs="Times New Roman"/>
        </w:rPr>
        <w:t>Background</w:t>
      </w:r>
    </w:p>
    <w:p w14:paraId="496407D3" w14:textId="77777777" w:rsidR="000C56B0" w:rsidRPr="00FC0723" w:rsidRDefault="000C56B0">
      <w:pPr>
        <w:spacing w:before="120"/>
      </w:pPr>
    </w:p>
    <w:p w14:paraId="1D8D0B83" w14:textId="4E396AFC" w:rsidR="000C56B0" w:rsidRDefault="00367A15" w:rsidP="00406E0F">
      <w:r w:rsidRPr="00FC0723">
        <w:t xml:space="preserve">The 1681 described species of </w:t>
      </w:r>
      <w:proofErr w:type="spellStart"/>
      <w:r w:rsidRPr="00FC0723">
        <w:t>scleractinian</w:t>
      </w:r>
      <w:proofErr w:type="spellEnd"/>
      <w:r w:rsidRPr="00FC0723">
        <w:t xml:space="preserve"> corals</w:t>
      </w:r>
      <w:r>
        <w:fldChar w:fldCharType="begin"/>
      </w:r>
      <w:r w:rsidR="00056C45">
        <w:instrText xml:space="preserve"> ADDIN ZOTERO_ITEM CSL_CITATION {"citationID":"fscWQvtu","properties":{"formattedCitation":"[1]","plainCitation":"[1]","noteIndex":0},"citationItems":[{"id":535,"uris":["http://zotero.org/groups/4751850/items/LH4GZUPZ"],"itemData":{"id":535,"type":"report","title":"World List of Scleractinia.","URL":"https://www.marinespecies.org/scleractinia","author":[{"family":"Hoeksema,","given":"B.W"},{"family":"Cairns","given":"S."}]}}],"schema":"https://github.com/citation-style-language/schema/raw/master/csl-citation.json"} </w:instrText>
      </w:r>
      <w:r>
        <w:fldChar w:fldCharType="separate"/>
      </w:r>
      <w:r w:rsidR="00B26E5F">
        <w:t>[1]</w:t>
      </w:r>
      <w:r>
        <w:rPr>
          <w:vertAlign w:val="superscript"/>
        </w:rPr>
        <w:fldChar w:fldCharType="end"/>
      </w:r>
      <w:del w:id="30" w:author="Microsoft Office User" w:date="2023-09-11T13:28:00Z">
        <w:r w:rsidR="00B26E5F" w:rsidDel="00CA6A4D">
          <w:rPr>
            <w:vertAlign w:val="superscript"/>
          </w:rPr>
          <w:fldChar w:fldCharType="begin"/>
        </w:r>
        <w:r w:rsidR="00B26E5F" w:rsidDel="00CA6A4D">
          <w:rPr>
            <w:vertAlign w:val="superscript"/>
          </w:rPr>
          <w:delInstrText xml:space="preserve"> PRINTDATE  \* MERGEFORMAT </w:delInstrText>
        </w:r>
        <w:r w:rsidR="00B26E5F" w:rsidDel="00CA6A4D">
          <w:rPr>
            <w:vertAlign w:val="superscript"/>
          </w:rPr>
          <w:fldChar w:fldCharType="separate"/>
        </w:r>
        <w:r w:rsidR="00B26E5F" w:rsidDel="00CA6A4D">
          <w:rPr>
            <w:noProof/>
            <w:vertAlign w:val="superscript"/>
          </w:rPr>
          <w:delText>9/11/23 1:19:00 PM</w:delText>
        </w:r>
        <w:r w:rsidR="00B26E5F" w:rsidDel="00CA6A4D">
          <w:rPr>
            <w:vertAlign w:val="superscript"/>
          </w:rPr>
          <w:fldChar w:fldCharType="end"/>
        </w:r>
      </w:del>
      <w:r w:rsidRPr="00FC0723">
        <w:t xml:space="preserve"> are environmentally critical ecosystem engineers that underpin many tropical reef ecosystems. Microbiomes are important contributors to the health of these tropical corals, with competing and cooperating microbes influencing animal health</w:t>
      </w:r>
      <w:r>
        <w:fldChar w:fldCharType="begin"/>
      </w:r>
      <w:r w:rsidR="00056C45">
        <w:instrText xml:space="preserve"> ADDIN ZOTERO_ITEM CSL_CITATION {"citationID":"CASVPwiE","properties":{"formattedCitation":"[2]","plainCitation":"[2]","noteIndex":0},"citationItems":[{"id":530,"uris":["http://zotero.org/groups/4751850/items/XHDHAYD8"],"itemData":{"id":530,"type":"article-journal","container-title":"Marine Ecology Progress Series","ISSN":"0171-8630","journalAbbreviation":"Marine Ecology Progress Series","page":"1-10","title":"Diversity and distribution of coral-associated bacteria","volume":"243","author":[{"family":"Rohwer","given":"Forest"},{"family":"Seguritan","given":"Victor"},{"family":"Azam","given":"Farooq"},{"family":"Knowlton","given":"Nancy"}],"issued":{"date-parts":[["2002"]]}}}],"schema":"https://github.com/citation-style-language/schema/raw/master/csl-citation.json"} </w:instrText>
      </w:r>
      <w:r>
        <w:fldChar w:fldCharType="separate"/>
      </w:r>
      <w:r w:rsidR="00CA6A4D">
        <w:t>[2]</w:t>
      </w:r>
      <w:r>
        <w:rPr>
          <w:vertAlign w:val="superscript"/>
        </w:rPr>
        <w:fldChar w:fldCharType="end"/>
      </w:r>
      <w:del w:id="31" w:author="Microsoft Office User" w:date="2023-09-11T13:33:00Z">
        <w:r w:rsidR="00CA6A4D" w:rsidDel="00CA6A4D">
          <w:rPr>
            <w:vertAlign w:val="superscript"/>
          </w:rPr>
          <w:fldChar w:fldCharType="begin"/>
        </w:r>
        <w:r w:rsidR="00CA6A4D" w:rsidDel="00CA6A4D">
          <w:rPr>
            <w:vertAlign w:val="superscript"/>
          </w:rPr>
          <w:delInstrText xml:space="preserve"> PRINTDATE  \* MERGEFORMAT </w:delInstrText>
        </w:r>
        <w:r w:rsidR="00CA6A4D" w:rsidDel="00CA6A4D">
          <w:rPr>
            <w:vertAlign w:val="superscript"/>
          </w:rPr>
          <w:fldChar w:fldCharType="separate"/>
        </w:r>
        <w:r w:rsidR="00CA6A4D" w:rsidDel="00CA6A4D">
          <w:rPr>
            <w:noProof/>
            <w:vertAlign w:val="superscript"/>
          </w:rPr>
          <w:delText>9/11/23 1:19:00 PM</w:delText>
        </w:r>
        <w:r w:rsidR="00CA6A4D" w:rsidDel="00CA6A4D">
          <w:rPr>
            <w:vertAlign w:val="superscript"/>
          </w:rPr>
          <w:fldChar w:fldCharType="end"/>
        </w:r>
      </w:del>
      <w:r w:rsidRPr="00FC0723">
        <w:t>. Therefore, evaluating how corals regulate th</w:t>
      </w:r>
      <w:ins w:id="32" w:author="Microsoft Office User" w:date="2023-09-15T12:22:00Z">
        <w:r w:rsidR="009A4686">
          <w:t xml:space="preserve">eir </w:t>
        </w:r>
      </w:ins>
      <w:del w:id="33" w:author="Microsoft Office User" w:date="2023-09-15T12:22:00Z">
        <w:r w:rsidRPr="00FC0723" w:rsidDel="009A4686">
          <w:delText xml:space="preserve">is </w:delText>
        </w:r>
      </w:del>
      <w:r w:rsidRPr="00FC0723">
        <w:t>microbiome</w:t>
      </w:r>
      <w:ins w:id="34" w:author="Microsoft Office User" w:date="2023-09-15T12:22:00Z">
        <w:r w:rsidR="009A4686">
          <w:t>s</w:t>
        </w:r>
      </w:ins>
      <w:r w:rsidRPr="00FC0723">
        <w:t xml:space="preserve"> is of great importance. Numerous studies have uncovered important features of coral microbiomes, including the relative influence of differences across host anatomy</w:t>
      </w:r>
      <w:r>
        <w:fldChar w:fldCharType="begin"/>
      </w:r>
      <w:r w:rsidR="00056C45">
        <w:instrText xml:space="preserve"> ADDIN ZOTERO_ITEM CSL_CITATION {"citationID":"YvRfXru1","properties":{"formattedCitation":"[3,4]","plainCitation":"[3,4]","noteIndex":0},"citationItems":[{"id":537,"uris":["http://zotero.org/groups/4751850/items/2Y3K3PQI"],"itemData":{"id":537,"type":"article-journal","container-title":"Msystems","ISSN":"2379-5077","issue":"2","journalAbbreviation":"Msystems","note":"publisher: Am Soc Microbiol","page":"e00044-22","title":"Host Traits and Phylogeny Contribute to Shaping Coral-Bacterial Symbioses","volume":"7","author":[{"family":"Ricci","given":"Francesco"},{"family":"Tandon","given":"Kshitij"},{"family":"Black","given":"Jay R"},{"family":"Lê Cao","given":"Kim-Anh"},{"family":"Blackall","given":"Linda L"},{"family":"Verbruggen","given":"Heroen"}],"issued":{"date-parts":[["2022"]]}}},{"id":53,"uris":["http://zotero.org/groups/4751850/items/7TGZX9WX"],"itemData":{"id":53,"type":"article-journal","abstract":"Scleractinian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fldChar w:fldCharType="separate"/>
      </w:r>
      <w:r w:rsidR="00CA6A4D">
        <w:t>[3,4]</w:t>
      </w:r>
      <w:r>
        <w:rPr>
          <w:vertAlign w:val="superscript"/>
        </w:rPr>
        <w:fldChar w:fldCharType="end"/>
      </w:r>
      <w:r w:rsidRPr="00FC0723">
        <w:t>, between species</w:t>
      </w:r>
      <w:r w:rsidR="00E24C39">
        <w:fldChar w:fldCharType="begin"/>
      </w:r>
      <w:r w:rsidR="00056C45">
        <w:instrText xml:space="preserve"> ADDIN ZOTERO_ITEM CSL_CITATION {"citationID":"0szmlWlI","properties":{"formattedCitation":"[3,5]","plainCitation":"[3,5]","noteIndex":0},"citationItems":[{"id":537,"uris":["http://zotero.org/groups/4751850/items/2Y3K3PQI"],"itemData":{"id":537,"type":"article-journal","container-title":"Msystems","ISSN":"2379-5077","issue":"2","journalAbbreviation":"Msystems","note":"publisher: Am Soc Microbiol","page":"e00044-22","title":"Host Traits and Phylogeny Contribute to Shaping Coral-Bacterial Symbioses","volume":"7","author":[{"family":"Ricci","given":"Francesco"},{"family":"Tandon","given":"Kshitij"},{"family":"Black","given":"Jay R"},{"family":"Lê Cao","given":"Kim-Anh"},{"family":"Blackall","given":"Linda L"},{"family":"Verbruggen","given":"Heroen"}],"issued":{"date-parts":[["2022"]]}}},{"id":536,"uris":["http://zotero.org/groups/4751850/items/IBLCSSNI"],"itemData":{"id":536,"type":"article-journal","container-title":"MBio","ISSN":"2161-2129","issue":"5","journalAbbreviation":"MBio","note":"publisher: Am Soc Microbiol","page":"e00812-18","title":"Rethinking the coral microbiome: simplicity exists within a diverse microbial biosphere","volume":"9","author":[{"family":"Hernandez-Agreda","given":"Alejandra"},{"family":"Leggat","given":"William"},{"family":"Bongaerts","given":"Pim"},{"family":"Herrera","given":"César"},{"family":"Ainsworth","given":"Tracy D"}],"issued":{"date-parts":[["2018"]]}}}],"schema":"https://github.com/citation-style-language/schema/raw/master/csl-citation.json"} </w:instrText>
      </w:r>
      <w:r w:rsidR="00E24C39">
        <w:fldChar w:fldCharType="separate"/>
      </w:r>
      <w:r w:rsidR="00E24C39">
        <w:rPr>
          <w:noProof/>
        </w:rPr>
        <w:t>[3,5]</w:t>
      </w:r>
      <w:r w:rsidR="00E24C39">
        <w:fldChar w:fldCharType="end"/>
      </w:r>
      <w:del w:id="35" w:author="Microsoft Office User" w:date="2023-09-11T14:17:00Z">
        <w:r w:rsidDel="00E24C39">
          <w:fldChar w:fldCharType="begin"/>
        </w:r>
        <w:r w:rsidDel="00E24C39">
          <w:delInstrText>HYPERLINK "https://www.zotero.org/google-docs/?B32znp" \h</w:delInstrText>
        </w:r>
        <w:r w:rsidDel="00E24C39">
          <w:fldChar w:fldCharType="separate"/>
        </w:r>
        <w:r w:rsidRPr="00FC0723" w:rsidDel="00E24C39">
          <w:rPr>
            <w:vertAlign w:val="superscript"/>
          </w:rPr>
          <w:delText>4,5</w:delText>
        </w:r>
        <w:r w:rsidDel="00E24C39">
          <w:rPr>
            <w:vertAlign w:val="superscript"/>
          </w:rPr>
          <w:fldChar w:fldCharType="end"/>
        </w:r>
      </w:del>
      <w:r w:rsidRPr="00FC0723">
        <w:t>, among reefs</w:t>
      </w:r>
      <w:r w:rsidR="00E24C39">
        <w:fldChar w:fldCharType="begin"/>
      </w:r>
      <w:r w:rsidR="00056C45">
        <w:instrText xml:space="preserve"> ADDIN ZOTERO_ITEM CSL_CITATION {"citationID":"mOAfQIsW","properties":{"formattedCitation":"[6\\uc0\\u8211{}8]","plainCitation":"[6–8]","noteIndex":0},"citationItems":[{"id":538,"uris":["http://zotero.org/groups/4751850/items/V4M5WGRI"],"itemData":{"id":538,"type":"article-journal","container-title":"FEMS microbiology ecology","ISSN":"1574-6941","issue":"2","journalAbbreviation":"FEMS microbiology ecology","note":"publisher: Blackwell Publishing Ltd Oxford, UK","page":"152-163","title":"Diversities of coral-associated bacteria differ with location, but not species, for three acroporid corals on the Great Barrier Reef","volume":"68","author":[{"family":"Littman","given":"Raechel A"},{"family":"Willis","given":"Bette L"},{"family":"Pfeffer","given":"Christian"},{"family":"Bourne","given":"David G"}],"issued":{"date-parts":[["2009"]]}}},{"id":539,"uris":["http://zotero.org/groups/4751850/items/W8AP7B9Q"],"itemData":{"id":539,"type":"article-journal","container-title":"Molecular Ecology","ISSN":"0962-1083","issue":"16","journalAbbreviation":"Molecular Ecology","note":"publisher: Wiley Online Library","page":"4349-4362","title":"Ecological Inferences from a deep screening of the C omplex B acterial C onsortia associated with the coral, P orites astreoides","volume":"22","author":[{"family":"Rodriguez‐Lanetty","given":"Mauricio"},{"family":"Granados‐Cifuentes","given":"Camila"},{"family":"Barberan","given":"Albert"},{"family":"Bellantuono","given":"Anthony J"},{"family":"Bastidas","given":"Carolina"}],"issued":{"date-parts":[["2013"]]}}},{"id":543,"uris":["http://zotero.org/groups/4751850/items/5PD88CMZ"],"itemData":{"id":543,"type":"article-journal","container-title":"The ISME journal","ISSN":"1751-7370","issue":"9","journalAbbreviation":"The ISME journal","note":"publisher: Nature Publishing Group","page":"1916-1927","title":"Habitat-specific environmental conditions primarily control the microbiomes of the coral Seriatopora hystrix","volume":"9","author":[{"family":"Pantos","given":"Olga"},{"family":"Bongaerts","given":"Pim"},{"family":"Dennis","given":"Paul G"},{"family":"Tyson","given":"Gene W"},{"family":"Hoegh-Guldberg","given":"Ove"}],"issued":{"date-parts":[["2015"]]}}}],"schema":"https://github.com/citation-style-language/schema/raw/master/csl-citation.json"} </w:instrText>
      </w:r>
      <w:r w:rsidR="00E24C39">
        <w:fldChar w:fldCharType="separate"/>
      </w:r>
      <w:r w:rsidR="00E24C39" w:rsidRPr="00E24C39">
        <w:t>[6–8]</w:t>
      </w:r>
      <w:r w:rsidR="00E24C39">
        <w:fldChar w:fldCharType="end"/>
      </w:r>
      <w:del w:id="36" w:author="Microsoft Office User" w:date="2023-09-11T14:17:00Z">
        <w:r w:rsidDel="00E24C39">
          <w:fldChar w:fldCharType="begin"/>
        </w:r>
        <w:r w:rsidDel="00E24C39">
          <w:delInstrText>HYPERLINK "https://www.zotero.org/google-docs/?44II5m" \h</w:delInstrText>
        </w:r>
        <w:r w:rsidDel="00E24C39">
          <w:fldChar w:fldCharType="separate"/>
        </w:r>
        <w:r w:rsidRPr="00FC0723" w:rsidDel="00E24C39">
          <w:rPr>
            <w:vertAlign w:val="superscript"/>
          </w:rPr>
          <w:delText>6–8</w:delText>
        </w:r>
        <w:r w:rsidDel="00E24C39">
          <w:rPr>
            <w:vertAlign w:val="superscript"/>
          </w:rPr>
          <w:fldChar w:fldCharType="end"/>
        </w:r>
      </w:del>
      <w:r w:rsidRPr="00FC0723">
        <w:t>, and along environmental gradients</w:t>
      </w:r>
      <w:r w:rsidR="00E24C39">
        <w:fldChar w:fldCharType="begin"/>
      </w:r>
      <w:r w:rsidR="00056C45">
        <w:instrText xml:space="preserve"> ADDIN ZOTERO_ITEM CSL_CITATION {"citationID":"LP55pTF8","properties":{"formattedCitation":"[8,9]","plainCitation":"[8,9]","noteIndex":0},"citationItems":[{"id":543,"uris":["http://zotero.org/groups/4751850/items/5PD88CMZ"],"itemData":{"id":543,"type":"article-journal","container-title":"The ISME journal","ISSN":"1751-7370","issue":"9","journalAbbreviation":"The ISME journal","note":"publisher: Nature Publishing Group","page":"1916-1927","title":"Habitat-specific environmental conditions primarily control the microbiomes of the coral Seriatopora hystrix","volume":"9","author":[{"family":"Pantos","given":"Olga"},{"family":"Bongaerts","given":"Pim"},{"family":"Dennis","given":"Paul G"},{"family":"Tyson","given":"Gene W"},{"family":"Hoegh-Guldberg","given":"Ove"}],"issued":{"date-parts":[["2015"]]}}},{"id":544,"uris":["http://zotero.org/groups/4751850/items/ATZK44GD"],"itemData":{"id":544,"type":"article-journal","container-title":"Scientific reports","ISSN":"2045-2322","issue":"1","journalAbbreviation":"Scientific reports","note":"publisher: Nature Publishing Group","page":"1-13","title":"Structure and stability of the coral microbiome in space and time","volume":"9","author":[{"family":"Dunphy","given":"Courtney M"},{"family":"Gouhier","given":"Tarik C"},{"family":"Chu","given":"Nathaniel D"},{"family":"Vollmer","given":"Steven V"}],"issued":{"date-parts":[["2019"]]}}}],"schema":"https://github.com/citation-style-language/schema/raw/master/csl-citation.json"} </w:instrText>
      </w:r>
      <w:r w:rsidR="00E24C39">
        <w:fldChar w:fldCharType="separate"/>
      </w:r>
      <w:r w:rsidR="00E24C39">
        <w:rPr>
          <w:noProof/>
        </w:rPr>
        <w:t>[8,9]</w:t>
      </w:r>
      <w:r w:rsidR="00E24C39">
        <w:fldChar w:fldCharType="end"/>
      </w:r>
      <w:del w:id="37" w:author="Microsoft Office User" w:date="2023-09-11T14:17:00Z">
        <w:r w:rsidDel="00E24C39">
          <w:fldChar w:fldCharType="begin"/>
        </w:r>
        <w:r w:rsidDel="00E24C39">
          <w:delInstrText>HYPERLINK "https://www.zotero.org/google-docs/?LIgl1U" \h</w:delInstrText>
        </w:r>
        <w:r w:rsidDel="00E24C39">
          <w:fldChar w:fldCharType="separate"/>
        </w:r>
        <w:r w:rsidRPr="00FC0723" w:rsidDel="00E24C39">
          <w:rPr>
            <w:vertAlign w:val="superscript"/>
          </w:rPr>
          <w:delText>8,9</w:delText>
        </w:r>
        <w:r w:rsidDel="00E24C39">
          <w:rPr>
            <w:vertAlign w:val="superscript"/>
          </w:rPr>
          <w:fldChar w:fldCharType="end"/>
        </w:r>
      </w:del>
      <w:r w:rsidRPr="00FC0723">
        <w:t>. This literature has also extensively documented coral microbiome responses to various stressors, including heat</w:t>
      </w:r>
      <w:r w:rsidR="00E24C39">
        <w:fldChar w:fldCharType="begin"/>
      </w:r>
      <w:r w:rsidR="00056C45">
        <w:instrText xml:space="preserve"> ADDIN ZOTERO_ITEM CSL_CITATION {"citationID":"m81FCbaQ","properties":{"formattedCitation":"[10,11]","plainCitation":"[10,11]","noteIndex":0},"citationItems":[{"id":549,"uris":["http://zotero.org/groups/4751850/items/FC6VB6RR"],"itemData":{"id":549,"type":"article-journal","container-title":"Frontiers in Marine Science","ISSN":"2296-7745","journalAbbreviation":"Frontiers in Marine Science","note":"publisher: Frontiers Media SA","page":"101","title":"Corals and their microbiomes are differentially affected by exposure to elevated nutrients and a natural thermal anomaly","volume":"5","author":[{"family":"Wang","given":"Lu"},{"family":"Shantz","given":"Andrew A"},{"family":"Payet","given":"Jerome P"},{"family":"Sharpton","given":"Thomas J"},{"family":"Foster","given":"Amelia"},{"family":"Burkepile","given":"Deron E"},{"family":"Vega Thurber","given":"Rebecca"}],"issued":{"date-parts":[["2018"]]}}},{"id":545,"uris":["http://zotero.org/groups/4751850/items/VGFW6DLI"],"itemData":{"id":545,"type":"article-journal","container-title":"MicrobiologyOpen","ISSN":"2045-8827","issue":"12","journalAbbreviation":"MicrobiologyOpen","note":"publisher: Wiley Online Library","page":"e935","title":"Heat‐induced shift in coral microbiome reveals several members of the Rhodobacteraceae family as indicator species for thermal stress in Porites lutea","volume":"8","author":[{"family":"Pootakham","given":"Wirulda"},{"family":"Mhuantong","given":"Wuttichai"},{"family":"Yoocha","given":"Thippawan"},{"family":"Putchim","given":"Lalita"},{"family":"Jomchai","given":"Nukoon"},{"family":"Sonthirod","given":"Chutima"},{"family":"Naktang","given":"Chaiwat"},{"family":"Kongkachana","given":"Wasitthee"},{"family":"Tangphatsornruang","given":"Sithichoke"}],"issued":{"date-parts":[["2019"]]}}}],"schema":"https://github.com/citation-style-language/schema/raw/master/csl-citation.json"} </w:instrText>
      </w:r>
      <w:r w:rsidR="00E24C39">
        <w:fldChar w:fldCharType="separate"/>
      </w:r>
      <w:r w:rsidR="00E24C39">
        <w:rPr>
          <w:noProof/>
        </w:rPr>
        <w:t>[10,11]</w:t>
      </w:r>
      <w:r w:rsidR="00E24C39">
        <w:fldChar w:fldCharType="end"/>
      </w:r>
      <w:r>
        <w:fldChar w:fldCharType="begin"/>
      </w:r>
      <w:r>
        <w:instrText>HYPERLINK "https://www.zotero.org/google-docs/?IguKg3" \h</w:instrText>
      </w:r>
      <w:r>
        <w:fldChar w:fldCharType="separate"/>
      </w:r>
      <w:del w:id="38" w:author="Microsoft Office User" w:date="2023-09-11T14:17:00Z">
        <w:r w:rsidRPr="00FC0723" w:rsidDel="00E24C39">
          <w:rPr>
            <w:vertAlign w:val="superscript"/>
          </w:rPr>
          <w:delText>10,11</w:delText>
        </w:r>
      </w:del>
      <w:r>
        <w:rPr>
          <w:vertAlign w:val="superscript"/>
        </w:rPr>
        <w:fldChar w:fldCharType="end"/>
      </w:r>
      <w:r w:rsidRPr="00FC0723">
        <w:t>, bleaching</w:t>
      </w:r>
      <w:r w:rsidR="00E24C39">
        <w:fldChar w:fldCharType="begin"/>
      </w:r>
      <w:r w:rsidR="00056C45">
        <w:instrText xml:space="preserve"> ADDIN ZOTERO_ITEM CSL_CITATION {"citationID":"KA5W2BDR","properties":{"formattedCitation":"[12,13]","plainCitation":"[12,13]","noteIndex":0},"citationItems":[{"id":63,"uris":["http://zotero.org/groups/4751850/items/7C452PQD"],"itemData":{"id":63,"type":"article-journal","container-title":"Microbiome","ISSN":"2049-2618","issue":"1","journalAbbreviation":"Microbiome","note":"publisher: Springer","page":"1-10","title":"Beneath the surface: community assembly and functions of the coral skeleton microbiome","volume":"7","author":[{"family":"Ricci","given":"Francesco"},{"family":"Rossetto Marcelino","given":"Vanessa"},{"family":"Blackall","given":"Linda L"},{"family":"Kühl","given":"Michael"},{"family":"Medina","given":"Mónica"},{"family":"Verbruggen","given":"Heroen"}],"issued":{"date-parts":[["2019"]]}}},{"id":546,"uris":["http://zotero.org/groups/4751850/items/KNRWCDT3"],"itemData":{"id":546,"type":"article-journal","container-title":"Frontiers in Marine Science","ISSN":"2296-7745","journalAbbreviation":"Frontiers in Marine Science","note":"publisher: Frontiers Media SA","page":"643962","title":"Microbiomes of Healthy and Bleached Corals During a 2016 Thermal Bleaching Event in the Upper Gulf of Thailand","volume":"8","author":[{"family":"Kusdianto","given":"Heru"},{"family":"Kullapanich","given":"Chitrasak"},{"family":"Palasuk","given":"Matanee"},{"family":"Jandang","given":"Suppakarn"},{"family":"Pattaragulwanit","given":"Kobchai"},{"family":"Ouazzani","given":"Jamal"},{"family":"Chavanich","given":"Suchana"},{"family":"Viyakarn","given":"Voranop"},{"family":"Somboonna","given":"Naraporn"}],"issued":{"date-parts":[["2021"]]}}}],"schema":"https://github.com/citation-style-language/schema/raw/master/csl-citation.json"} </w:instrText>
      </w:r>
      <w:r w:rsidR="00E24C39">
        <w:fldChar w:fldCharType="separate"/>
      </w:r>
      <w:r>
        <w:rPr>
          <w:noProof/>
        </w:rPr>
        <w:t>[12,13]</w:t>
      </w:r>
      <w:r w:rsidR="00E24C39">
        <w:fldChar w:fldCharType="end"/>
      </w:r>
      <w:del w:id="39" w:author="Microsoft Office User" w:date="2023-09-11T14:18:00Z">
        <w:r w:rsidDel="00E24C39">
          <w:fldChar w:fldCharType="begin"/>
        </w:r>
        <w:r w:rsidDel="00E24C39">
          <w:delInstrText>HYPERLINK "https://www.zotero.org/google-docs/?pwNiV4" \h</w:delInstrText>
        </w:r>
        <w:r w:rsidDel="00E24C39">
          <w:fldChar w:fldCharType="separate"/>
        </w:r>
        <w:r w:rsidRPr="00FC0723" w:rsidDel="00E24C39">
          <w:rPr>
            <w:vertAlign w:val="superscript"/>
          </w:rPr>
          <w:delText>12,13</w:delText>
        </w:r>
        <w:r w:rsidDel="00E24C39">
          <w:rPr>
            <w:vertAlign w:val="superscript"/>
          </w:rPr>
          <w:fldChar w:fldCharType="end"/>
        </w:r>
      </w:del>
      <w:r w:rsidRPr="00FC0723">
        <w:t>, sedimentation</w:t>
      </w:r>
      <w:r w:rsidR="00E04258">
        <w:fldChar w:fldCharType="begin"/>
      </w:r>
      <w:r w:rsidR="00056C45">
        <w:instrText xml:space="preserve"> ADDIN ZOTERO_ITEM CSL_CITATION {"citationID":"dMGP2AN9","properties":{"formattedCitation":"[14,15]","plainCitation":"[14,15]","noteIndex":0},"citationItems":[{"id":547,"uris":["http://zotero.org/groups/4751850/items/NISGDAAD"],"itemData":{"id":547,"type":"article-journal","container-title":"The Cellular Stress Response and Physiological Adaptations of Corals Subjected to Environmental Stressors and Pollutants","ISSN":"2889765849","journalAbbreviation":"The Cellular Stress Response and Physiological Adaptations of Corals Subjected to Environmental Stressors and Pollutants","note":"publisher: Frontiers Media SA","title":"Microbiome structuring within a coral colony and along a sedimentation gradient","author":[{"family":"Fifer","given":"James E"},{"family":"Bui","given":"Vy"},{"family":"Berg","given":"Justin T"},{"family":"Kriefall","given":"Nicola"},{"family":"Klepac","given":"Courtney"},{"family":"Bentlage","given":"Bastian"},{"family":"Davies","given":"Sarah W"}],"issued":{"date-parts":[["2022"]]}}},{"id":548,"uris":["http://zotero.org/groups/4751850/items/N2W34RIQ"],"itemData":{"id":548,"type":"article-journal","container-title":"PeerJ","note":"ISBN: 2167-8359\npublisher: PeerJ Inc.","page":"e9644","title":"Microbiome dynamics in the tissue and mucus of acroporid corals differ in relation to host and environmental parameters","volume":"8","author":[{"family":"Marchioro","given":"Giulia M."},{"family":"Glasl","given":"Bettina"},{"family":"Engelen","given":"Aschwin H."},{"family":"Serrão","given":"Ester A."},{"family":"Bourne","given":"David G."},{"family":"Webster","given":"Nicole S."},{"family":"Frade","given":"Pedro R."}],"issued":{"date-parts":[["2020"]]}}}],"schema":"https://github.com/citation-style-language/schema/raw/master/csl-citation.json"} </w:instrText>
      </w:r>
      <w:r w:rsidR="00E04258">
        <w:fldChar w:fldCharType="separate"/>
      </w:r>
      <w:r w:rsidR="00E04258">
        <w:rPr>
          <w:noProof/>
        </w:rPr>
        <w:t>[14,15]</w:t>
      </w:r>
      <w:r w:rsidR="00E04258">
        <w:fldChar w:fldCharType="end"/>
      </w:r>
      <w:r w:rsidRPr="00FC0723">
        <w:t>, nutrient pollution</w:t>
      </w:r>
      <w:r w:rsidR="00DD3784">
        <w:fldChar w:fldCharType="begin"/>
      </w:r>
      <w:r w:rsidR="00056C45">
        <w:instrText xml:space="preserve"> ADDIN ZOTERO_ITEM CSL_CITATION {"citationID":"auPU6wkb","properties":{"formattedCitation":"[10,15,16]","plainCitation":"[10,15,16]","noteIndex":0},"citationItems":[{"id":549,"uris":["http://zotero.org/groups/4751850/items/FC6VB6RR"],"itemData":{"id":549,"type":"article-journal","container-title":"Frontiers in Marine Science","ISSN":"2296-7745","journalAbbreviation":"Frontiers in Marine Science","note":"publisher: Frontiers Media SA","page":"101","title":"Corals and their microbiomes are differentially affected by exposure to elevated nutrients and a natural thermal anomaly","volume":"5","author":[{"family":"Wang","given":"Lu"},{"family":"Shantz","given":"Andrew A"},{"family":"Payet","given":"Jerome P"},{"family":"Sharpton","given":"Thomas J"},{"family":"Foster","given":"Amelia"},{"family":"Burkepile","given":"Deron E"},{"family":"Vega Thurber","given":"Rebecca"}],"issued":{"date-parts":[["2018"]]}}},{"id":548,"uris":["http://zotero.org/groups/4751850/items/N2W34RIQ"],"itemData":{"id":548,"type":"article-journal","container-title":"PeerJ","note":"ISBN: 2167-8359\npublisher: PeerJ Inc.","page":"e9644","title":"Microbiome dynamics in the tissue and mucus of acroporid corals differ in relation to host and environmental parameters","volume":"8","author":[{"family":"Marchioro","given":"Giulia M."},{"family":"Glasl","given":"Bettina"},{"family":"Engelen","given":"Aschwin H."},{"family":"Serrão","given":"Ester A."},{"family":"Bourne","given":"David G."},{"family":"Webster","given":"Nicole S."},{"family":"Frade","given":"Pedro R."}],"issued":{"date-parts":[["2020"]]}}},{"id":373,"uris":["http://zotero.org/groups/4751850/items/CUJSGEWN"],"itemData":{"id":373,"type":"article-journal","container-title":"Nature communications","ISSN":"2041-1723","issue":"1","journalAbbreviation":"Nature communications","note":"publisher: Nature Publishing Group","page":"1-12","title":"Overfishing and nutrient pollution interact with temperature to disrupt coral reefs down to microbial scales","volume":"7","author":[{"family":"Zaneveld","given":"Jesse R"},{"family":"Burkepile","given":"Deron E"},{"family":"Shantz","given":"Andrew A"},{"family":"Pritchard","given":"Catharine E"},{"family":"McMinds","given":"Ryan"},{"family":"Payet","given":"Jérôme P"},{"family":"Welsh","given":"Rory"},{"family":"Correa","given":"Adrienne"},{"family":"Lemoine","given":"Nathan P"},{"family":"Rosales","given":"Stephanie"}],"issued":{"date-parts":[["2016"]]}}}],"schema":"https://github.com/citation-style-language/schema/raw/master/csl-citation.json"} </w:instrText>
      </w:r>
      <w:r w:rsidR="00DD3784">
        <w:fldChar w:fldCharType="separate"/>
      </w:r>
      <w:r w:rsidR="00DD3784">
        <w:rPr>
          <w:noProof/>
        </w:rPr>
        <w:t>[10,15,16]</w:t>
      </w:r>
      <w:r w:rsidR="00DD3784">
        <w:fldChar w:fldCharType="end"/>
      </w:r>
      <w:r w:rsidRPr="00FC0723">
        <w:t>, predation</w:t>
      </w:r>
      <w:r w:rsidR="00DD3784">
        <w:fldChar w:fldCharType="begin"/>
      </w:r>
      <w:r w:rsidR="00056C45">
        <w:instrText xml:space="preserve"> ADDIN ZOTERO_ITEM CSL_CITATION {"citationID":"alnn6arde0","properties":{"formattedCitation":"[16]","plainCitation":"[16]","noteIndex":0},"citationItems":[{"id":373,"uris":["http://zotero.org/groups/4751850/items/CUJSGEWN"],"itemData":{"id":373,"type":"article-journal","container-title":"Nature communications","ISSN":"2041-1723","issue":"1","journalAbbreviation":"Nature communications","note":"publisher: Nature Publishing Group","page":"1-12","title":"Overfishing and nutrient pollution interact with temperature to disrupt coral reefs down to microbial scales","volume":"7","author":[{"family":"Zaneveld","given":"Jesse R"},{"family":"Burkepile","given":"Deron E"},{"family":"Shantz","given":"Andrew A"},{"family":"Pritchard","given":"Catharine E"},{"family":"McMinds","given":"Ryan"},{"family":"Payet","given":"Jérôme P"},{"family":"Welsh","given":"Rory"},{"family":"Correa","given":"Adrienne"},{"family":"Lemoine","given":"Nathan P"},{"family":"Rosales","given":"Stephanie"}],"issued":{"date-parts":[["2016"]]}}}],"schema":"https://github.com/citation-style-language/schema/raw/master/csl-citation.json"} </w:instrText>
      </w:r>
      <w:r w:rsidR="00DD3784">
        <w:fldChar w:fldCharType="separate"/>
      </w:r>
      <w:r w:rsidR="00C405D9" w:rsidRPr="00C405D9">
        <w:t>[16]</w:t>
      </w:r>
      <w:r w:rsidR="00DD3784">
        <w:fldChar w:fldCharType="end"/>
      </w:r>
      <w:hyperlink r:id="rId8"/>
      <w:r w:rsidRPr="00FC0723">
        <w:t xml:space="preserve">, </w:t>
      </w:r>
      <w:r w:rsidRPr="00FC0723">
        <w:lastRenderedPageBreak/>
        <w:t>plastic pollution</w:t>
      </w:r>
      <w:r w:rsidR="00DD3784">
        <w:fldChar w:fldCharType="begin"/>
      </w:r>
      <w:r w:rsidR="00056C45">
        <w:instrText xml:space="preserve"> ADDIN ZOTERO_ITEM CSL_CITATION {"citationID":"csGeXRpx","properties":{"formattedCitation":"[17]","plainCitation":"[17]","noteIndex":0},"citationItems":[{"id":550,"uris":["http://zotero.org/groups/4751850/items/I58Z2ZQG"],"itemData":{"id":550,"type":"article-journal","container-title":"Communications biology","ISSN":"2399-3642","issue":"1","journalAbbreviation":"Communications biology","note":"publisher: Nature Publishing Group","page":"1-13","title":"Multiple impacts of microplastics can threaten marine habitat-forming species","volume":"4","author":[{"family":"Corinaldesi","given":"Cinzia"},{"family":"Canensi","given":"Sara"},{"family":"Dell’Anno","given":"Antonio"},{"family":"Tangherlini","given":"Michael"},{"family":"Di Capua","given":"Iole"},{"family":"Varrella","given":"Stefano"},{"family":"Willis","given":"Trevor J"},{"family":"Cerrano","given":"Carlo"},{"family":"Danovaro","given":"Roberto"}],"issued":{"date-parts":[["2021"]]}}}],"schema":"https://github.com/citation-style-language/schema/raw/master/csl-citation.json"} </w:instrText>
      </w:r>
      <w:r w:rsidR="00DD3784">
        <w:fldChar w:fldCharType="separate"/>
      </w:r>
      <w:r w:rsidR="00DD3784">
        <w:rPr>
          <w:noProof/>
        </w:rPr>
        <w:t>[17]</w:t>
      </w:r>
      <w:r w:rsidR="00DD3784">
        <w:fldChar w:fldCharType="end"/>
      </w:r>
      <w:r w:rsidRPr="00FC0723">
        <w:t>, turf or macro- algal competition</w:t>
      </w:r>
      <w:r w:rsidR="00DD3784">
        <w:fldChar w:fldCharType="begin"/>
      </w:r>
      <w:r w:rsidR="00056C45">
        <w:instrText xml:space="preserve"> ADDIN ZOTERO_ITEM CSL_CITATION {"citationID":"a28m5t85o2t","properties":{"formattedCitation":"[16,18,19]","plainCitation":"[16,18,19]","noteIndex":0},"citationItems":[{"id":373,"uris":["http://zotero.org/groups/4751850/items/CUJSGEWN"],"itemData":{"id":373,"type":"article-journal","container-title":"Nature communications","ISSN":"2041-1723","issue":"1","journalAbbreviation":"Nature communications","note":"publisher: Nature Publishing Group","page":"1-12","title":"Overfishing and nutrient pollution interact with temperature to disrupt coral reefs down to microbial scales","volume":"7","author":[{"family":"Zaneveld","given":"Jesse R"},{"family":"Burkepile","given":"Deron E"},{"family":"Shantz","given":"Andrew A"},{"family":"Pritchard","given":"Catharine E"},{"family":"McMinds","given":"Ryan"},{"family":"Payet","given":"Jérôme P"},{"family":"Welsh","given":"Rory"},{"family":"Correa","given":"Adrienne"},{"family":"Lemoine","given":"Nathan P"},{"family":"Rosales","given":"Stephanie"}],"issued":{"date-parts":[["2016"]]}}},{"id":551,"uris":["http://zotero.org/groups/4751850/items/IJWVXULV"],"itemData":{"id":551,"type":"article-journal","container-title":"Coral Reefs","ISSN":"1432-0975","issue":"1","journalAbbreviation":"Coral Reefs","note":"publisher: Springer","page":"1-13","title":"Contact with turf algae alters the coral microbiome: contact versus systemic impacts","volume":"37","author":[{"family":"Pratte","given":"Zoe A"},{"family":"Longo","given":"Guilherme O"},{"family":"Burns","given":"Andrew S"},{"family":"Hay","given":"Mark E"},{"family":"Stewart","given":"Frank J"}],"issued":{"date-parts":[["2018"]]}},"label":"page"},{"id":552,"uris":["http://zotero.org/groups/4751850/items/P3GXHFX7"],"itemData":{"id":552,"type":"article-journal","container-title":"Royal Society open science","ISSN":"2054-5703","issue":"9","journalAbbreviation":"Royal Society open science","note":"publisher: The Royal Society","page":"210035","title":"Local versus site-level effects of algae on coral microbial communities","volume":"8","author":[{"family":"Briggs","given":"Amy A"},{"family":"Brown","given":"Anya L"},{"family":"Osenberg","given":"Craig W"}],"issued":{"date-parts":[["2021"]]}}}],"schema":"https://github.com/citation-style-language/schema/raw/master/csl-citation.json"} </w:instrText>
      </w:r>
      <w:r w:rsidR="00DD3784">
        <w:fldChar w:fldCharType="separate"/>
      </w:r>
      <w:r w:rsidR="00C405D9" w:rsidRPr="00C405D9">
        <w:t>[16,18,19]</w:t>
      </w:r>
      <w:r w:rsidR="00DD3784">
        <w:fldChar w:fldCharType="end"/>
      </w:r>
      <w:r w:rsidRPr="00FC0723">
        <w:t>, etc. Genetic studies within coral species have further found genotypic differences that correlate with microbiome composition</w:t>
      </w:r>
      <w:r w:rsidR="001575A6">
        <w:fldChar w:fldCharType="begin"/>
      </w:r>
      <w:r w:rsidR="00056C45">
        <w:instrText xml:space="preserve"> ADDIN ZOTERO_ITEM CSL_CITATION {"citationID":"l5BQpNko","properties":{"formattedCitation":"[20,21]","plainCitation":"[20,21]","noteIndex":0},"citationItems":[{"id":554,"uris":["http://zotero.org/groups/4751850/items/HAHAASM4"],"itemData":{"id":554,"type":"article-journal","container-title":"PeerJ","ISSN":"2167-8359","journalAbbreviation":"PeerJ","note":"publisher: PeerJ Inc.","page":"e9635","title":"Spatial distribution of microbial communities among colonies and genotypes in nursery-reared Acropora cervicornis","volume":"8","author":[{"family":"Miller","given":"Nicole"},{"family":"Maneval","given":"Paul"},{"family":"Manfrino","given":"Carrie"},{"family":"Frazer","given":"Thomas K"},{"family":"Meyer","given":"Julie L"}],"issued":{"date-parts":[["2020"]]}}},{"id":553,"uris":["http://zotero.org/groups/4751850/items/6Q98DZFE"],"itemData":{"id":553,"type":"article-journal","container-title":"Coral Reefs","ISSN":"1432-0975","issue":"5","journalAbbreviation":"Coral Reefs","note":"publisher: Springer","page":"1389-1403","title":"Microbiome signatures in Acropora cervicornis are associated with genotypic resistance to elevated nutrients and heat stress","volume":"41","author":[{"family":"Palacio-Castro","given":"Ana M"},{"family":"Rosales","given":"Stephanie M"},{"family":"Dennison","given":"Caroline E"},{"family":"Baker","given":"Andrew C"}],"issued":{"date-parts":[["2022"]]}}}],"schema":"https://github.com/citation-style-language/schema/raw/master/csl-citation.json"} </w:instrText>
      </w:r>
      <w:r w:rsidR="001575A6">
        <w:fldChar w:fldCharType="separate"/>
      </w:r>
      <w:r w:rsidR="00C405D9">
        <w:rPr>
          <w:noProof/>
        </w:rPr>
        <w:t>[20,21]</w:t>
      </w:r>
      <w:r w:rsidR="001575A6">
        <w:fldChar w:fldCharType="end"/>
      </w:r>
      <w:del w:id="40" w:author="Microsoft Office User" w:date="2023-09-15T12:23:00Z">
        <w:r w:rsidR="001575A6" w:rsidDel="009A4686">
          <w:delText xml:space="preserve"> </w:delText>
        </w:r>
        <w:r w:rsidDel="009A4686">
          <w:fldChar w:fldCharType="begin"/>
        </w:r>
        <w:r w:rsidDel="009A4686">
          <w:delInstrText>HYPERLINK "https://www.zotero.org/google-docs/?c6VkjT" \h</w:delInstrText>
        </w:r>
        <w:r w:rsidDel="009A4686">
          <w:fldChar w:fldCharType="separate"/>
        </w:r>
        <w:r w:rsidRPr="00FC0723" w:rsidDel="009A4686">
          <w:rPr>
            <w:vertAlign w:val="superscript"/>
          </w:rPr>
          <w:delText>20,21</w:delText>
        </w:r>
        <w:r w:rsidDel="009A4686">
          <w:rPr>
            <w:vertAlign w:val="superscript"/>
          </w:rPr>
          <w:fldChar w:fldCharType="end"/>
        </w:r>
      </w:del>
      <w:r w:rsidRPr="00FC0723">
        <w:t>. Building on these ecological and population-genetic comparisons, specific coral microorganisms have been linked to important host health outcomes, such as protection against pathogens or susceptibility to them</w:t>
      </w:r>
      <w:r w:rsidR="001575A6">
        <w:fldChar w:fldCharType="begin"/>
      </w:r>
      <w:r w:rsidR="00056C45">
        <w:instrText xml:space="preserve"> ADDIN ZOTERO_ITEM CSL_CITATION {"citationID":"boRAAUBR","properties":{"formattedCitation":"[22]","plainCitation":"[22]","noteIndex":0},"citationItems":[{"id":555,"uris":["http://zotero.org/groups/4751850/items/T76K2G56"],"itemData":{"id":555,"type":"article-journal","container-title":"Scientific reports","ISSN":"2045-2322","issue":"1","journalAbbreviation":"Scientific reports","note":"publisher: Nature Publishing Group","page":"1-11","title":"Microbiome differences in disease-resistant vs. susceptible Acropora corals subjected to disease challenge assays","volume":"9","author":[{"family":"Rosales","given":"Stephanie M"},{"family":"Miller","given":"Margaret W"},{"family":"Williams","given":"Dana E"},{"family":"Traylor-Knowles","given":"Nikki"},{"family":"Young","given":"Benjamin"},{"family":"Serrano","given":"Xaymara M"}],"issued":{"date-parts":[["2019"]]}}}],"schema":"https://github.com/citation-style-language/schema/raw/master/csl-citation.json"} </w:instrText>
      </w:r>
      <w:r w:rsidR="001575A6">
        <w:fldChar w:fldCharType="separate"/>
      </w:r>
      <w:r w:rsidR="00C405D9">
        <w:rPr>
          <w:noProof/>
        </w:rPr>
        <w:t>[22]</w:t>
      </w:r>
      <w:r w:rsidR="001575A6">
        <w:fldChar w:fldCharType="end"/>
      </w:r>
      <w:del w:id="41" w:author="Microsoft Office User" w:date="2023-09-15T12:23:00Z">
        <w:r w:rsidR="001575A6" w:rsidDel="009A4686">
          <w:delText xml:space="preserve"> </w:delText>
        </w:r>
        <w:r w:rsidDel="009A4686">
          <w:fldChar w:fldCharType="begin"/>
        </w:r>
        <w:r w:rsidDel="009A4686">
          <w:delInstrText>HYPERLINK "https://www.zotero.org/google-docs/?mrXboT" \h</w:delInstrText>
        </w:r>
        <w:r w:rsidDel="009A4686">
          <w:fldChar w:fldCharType="separate"/>
        </w:r>
        <w:r w:rsidRPr="00FC0723" w:rsidDel="009A4686">
          <w:rPr>
            <w:vertAlign w:val="superscript"/>
          </w:rPr>
          <w:delText>22</w:delText>
        </w:r>
        <w:r w:rsidDel="009A4686">
          <w:rPr>
            <w:vertAlign w:val="superscript"/>
          </w:rPr>
          <w:fldChar w:fldCharType="end"/>
        </w:r>
      </w:del>
      <w:r w:rsidRPr="00FC0723">
        <w:t>. Recent microbiome manipulation experiments have even begun to establish the causal role of specific coral-associated bacteria in influencing key host traits like heat resistance</w:t>
      </w:r>
      <w:r w:rsidR="001575A6">
        <w:fldChar w:fldCharType="begin"/>
      </w:r>
      <w:r w:rsidR="00056C45">
        <w:instrText xml:space="preserve"> ADDIN ZOTERO_ITEM CSL_CITATION {"citationID":"J9GzhFBv","properties":{"formattedCitation":"[23]","plainCitation":"[23]","noteIndex":0},"citationItems":[{"id":419,"uris":["http://zotero.org/groups/2769688/items/SMX32XZZ"],"itemData":{"id":419,"type":"article-journal","abstract":"Although the early coral reef-bleaching warning system (NOAA/USA) is established, there is no feasible treatment that can minimize temperature bleaching and/or disease impacts on corals in the field. Here, we present the first attempts to extrapolate the widespread and well-established use of bacterial consortia to protect or improve health in other organisms (e.g., humans and plants) to corals. Manipulation of the coral-associated microbiome was facilitated through addition of a consortium of native (isolated from Pocillopora damicornis and surrounding seawater) putatively beneficial microorganisms for corals (pBMCs), including five Pseudoalteromonas sp., a Halomonas taeanensis and a Cobetia marina-related species strains. The results from a controlled aquarium experiment in two temperature regimes (26 °C and 30 °C) and four treatments (pBMC; pBMC with pathogen challenge – Vibrio coralliilyticus, VC; pathogen challenge, VC; and control) revealed the ability of the pBMC consortium to partially mitigate coral bleaching. Significantly reduced coral-bleaching metrics were observed in pBMC-inoculated corals, in contrast to controls without pBMC addition, especially challenged corals, which displayed strong bleaching signs as indicated by significantly lower photopigment contents and Fv/Fm ratios. The structure of the coral microbiome community also differed between treatments and specific bioindicators were correlated with corals inoculated with pBMC (e.g., Cobetia sp.) or VC (e.g., Ruegeria sp.). Our results indicate that the microbiome in corals can be manipulated to lessen the effect of bleaching, thus helping to alleviate pathogen and temperature stresses, with the addition of BMCs representing a promising novel approach for minimizing coral mortality in the face of increasing environmental impacts.","container-title":"The ISME Journal","DOI":"10.1038/s41396-018-0323-6","ISSN":"1751-7370","issue":"4","journalAbbreviation":"ISME J","language":"en","note":"number: 4\npublisher: Nature Publishing Group","page":"921-936","source":"www.nature.com","title":"Marine probiotics: increasing coral resistance to bleaching through microbiome manipulation","title-short":"Marine probiotics","volume":"13","author":[{"family":"Rosado","given":"Phillipe M."},{"family":"Leite","given":"Deborah C. A."},{"family":"Duarte","given":"Gustavo A. S."},{"family":"Chaloub","given":"Ricardo M."},{"family":"Jospin","given":"Guillaume"},{"family":"Nunes da Rocha","given":"Ulisses"},{"family":"P. Saraiva","given":"João"},{"family":"Dini-Andreote","given":"Francisco"},{"family":"Eisen","given":"Jonathan A."},{"family":"Bourne","given":"David G."},{"family":"Peixoto","given":"Raquel S."}],"issued":{"date-parts":[["2019",4]]}}}],"schema":"https://github.com/citation-style-language/schema/raw/master/csl-citation.json"} </w:instrText>
      </w:r>
      <w:r w:rsidR="001575A6">
        <w:fldChar w:fldCharType="separate"/>
      </w:r>
      <w:r w:rsidR="00C405D9">
        <w:rPr>
          <w:noProof/>
        </w:rPr>
        <w:t>[23]</w:t>
      </w:r>
      <w:r w:rsidR="001575A6">
        <w:fldChar w:fldCharType="end"/>
      </w:r>
      <w:r w:rsidRPr="00FC0723">
        <w:t xml:space="preserve">. Despite this thriving literature on coral microbiomes, the broader scale patterns of how modern coral microbiomes have evolved, and which host traits, if any, drive the large differences in microbiome structure and function seen between modern corals is not yet clear. </w:t>
      </w:r>
    </w:p>
    <w:p w14:paraId="5D94940B" w14:textId="77777777" w:rsidR="00406E0F" w:rsidRPr="00FC0723" w:rsidRDefault="00406E0F" w:rsidP="00406E0F"/>
    <w:p w14:paraId="4DA58548" w14:textId="7A6D01AE" w:rsidR="003108E2" w:rsidRDefault="00367A15" w:rsidP="00406E0F">
      <w:pPr>
        <w:rPr>
          <w:ins w:id="42" w:author="Tanya Brown" w:date="2023-11-06T16:33:00Z"/>
        </w:rPr>
      </w:pPr>
      <w:r w:rsidRPr="00FC0723">
        <w:t xml:space="preserve">Increased attention to the question of how host traits have sculpted coral microbiomes over evolution is important. Comparative studies of coral microbiome evolution may identify host traits that have regulated coral microbiomes up to the present day. Comparative studies of coral microbiome evolution will also clarify a key part of the broader story of animal microbiome evolution. </w:t>
      </w:r>
      <w:del w:id="43" w:author="Tanya Brown" w:date="2023-10-31T19:58:00Z">
        <w:r w:rsidRPr="00FC0723" w:rsidDel="003E49C2">
          <w:delText xml:space="preserve">While </w:delText>
        </w:r>
      </w:del>
      <w:ins w:id="44" w:author="Tanya Brown" w:date="2023-10-31T19:58:00Z">
        <w:r w:rsidR="003E49C2">
          <w:t>V</w:t>
        </w:r>
      </w:ins>
      <w:del w:id="45" w:author="Tanya Brown" w:date="2023-10-31T19:58:00Z">
        <w:r w:rsidRPr="00FC0723" w:rsidDel="003E49C2">
          <w:delText>v</w:delText>
        </w:r>
      </w:del>
      <w:r w:rsidRPr="00FC0723">
        <w:t>ertebrate gut microbiomes are structured by both host phylogenetic relatedness and convergently evolved host traits like diet or flight</w:t>
      </w:r>
      <w:r w:rsidR="00963D8C">
        <w:t xml:space="preserve"> </w:t>
      </w:r>
      <w:r w:rsidR="00411416">
        <w:fldChar w:fldCharType="begin"/>
      </w:r>
      <w:r w:rsidR="00056C45">
        <w:instrText xml:space="preserve"> ADDIN ZOTERO_ITEM CSL_CITATION {"citationID":"u9pDnIPC","properties":{"formattedCitation":"[24\\uc0\\u8211{}26]","plainCitation":"[24–26]","noteIndex":0},"citationItems":[{"id":585,"uris":["http://zotero.org/groups/4751850/items/CSHHB975"],"itemData":{"id":585,"type":"article-journal","abstract":"Diet and host phylogeny drive the taxonomic and functional contents of the gut microbiome in mammals, yet it is unknown whether these patterns hold across all vertebrate lineages. Here, we assessed gut microbiomes from </w:instrText>
      </w:r>
      <w:r w:rsidR="00056C45">
        <w:rPr>
          <w:rFonts w:ascii="Cambria Math" w:hAnsi="Cambria Math" w:cs="Cambria Math"/>
        </w:rPr>
        <w:instrText>∼</w:instrText>
      </w:r>
      <w:r w:rsidR="00056C45">
        <w:instrText xml:space="preserve">900 vertebrate species, including 315 mammals and 491 birds, assessing contributions of diet, phylogeny, and physiology to structuring gut microbiomes. In most nonflying mammals, strong correlations exist between microbial community similarity, host diet, and host phylogenetic distance up to the host order level. In birds, by contrast, gut microbiomes are only very weakly correlated to diet or host phylogeny. Furthermore, while most microbes resident in mammalian guts are present in only a restricted taxonomic range of hosts, most microbes recovered from birds show little evidence of host specificity. Notably, among the mammals, bats host especially bird-like gut microbiomes, with little evidence for correlation to host diet or phylogeny. This suggests that host-gut microbiome phylosymbiosis depends on factors convergently absent in birds and bats, potentially associated with physiological adaptations to flight. Our findings expose major variations in the behavior of these important symbioses in endothermic vertebrates and may signal fundamental evolutionary shifts in the cost/benefit framework of the gut microbiome.IMPORTANCE In this comprehensive survey of microbiomes of &gt;900 species, including 315 mammals and 491 birds, we find a striking convergence of the microbiomes of birds and animals that fly. In nonflying mammals, diet and short-term evolutionary relatedness drive the microbiome, and many microbial species are specific to a particular kind of mammal, but flying mammals and birds break this pattern with many microbes shared across different species, with little correlation either with diet or with relatedness of the hosts. This finding suggests that adaptation to flight breaks long-held relationships between hosts and their microbes.","container-title":"mBio","DOI":"10.1128/mBio.02901-19","ISSN":"2150-7511","issue":"1","journalAbbreviation":"mBio","language":"eng","note":"PMID: 31911491\nPMCID: PMC6946802","page":"e02901-19","source":"PubMed","title":"Comparative Analyses of Vertebrate Gut Microbiomes Reveal Convergence between Birds and Bats","volume":"11","author":[{"family":"Song","given":"Se Jin"},{"family":"Sanders","given":"Jon G."},{"family":"Delsuc","given":"Frédéric"},{"family":"Metcalf","given":"Jessica"},{"family":"Amato","given":"Katherine"},{"family":"Taylor","given":"Michael W."},{"family":"Mazel","given":"Florent"},{"family":"Lutz","given":"Holly L."},{"family":"Winker","given":"Kevin"},{"family":"Graves","given":"Gary R."},{"family":"Humphrey","given":"Gregory"},{"family":"Gilbert","given":"Jack A."},{"family":"Hackett","given":"Shannon J."},{"family":"White","given":"Kevin P."},{"family":"Skeen","given":"Heather R."},{"family":"Kurtis","given":"Sarah M."},{"family":"Withrow","given":"Jack"},{"family":"Braile","given":"Thomas"},{"family":"Miller","given":"Matthew"},{"family":"McCracken","given":"Kevin G."},{"family":"Maley","given":"James M."},{"family":"Ezenwa","given":"Vanessa O."},{"family":"Williams","given":"Allison"},{"family":"Blanton","given":"Jessica M."},{"family":"McKenzie","given":"Valerie J."},{"family":"Knight","given":"Rob"}],"issued":{"date-parts":[["2020",1,7]]}}},{"id":557,"uris":["http://zotero.org/groups/4751850/items/SB8YKC2G"],"itemData":{"id":557,"type":"article-journal","container-title":"science","ISSN":"0036-8075","issue":"5883","journalAbbreviation":"science","note":"publisher: American Association for the Advancement of Science","page":"1647-1651","title":"Evolution of mammals and their gut microbes","volume":"320","author":[{"family":"Ley","given":"Ruth E"},{"family":"Hamady","given":"Micah"},{"family":"Lozupone","given":"Catherine"},{"family":"Turnbaugh","given":"Peter J"},{"family":"Ramey","given":"Rob Roy"},{"family":"Bircher","given":"J Stephen"},{"family":"Schlegel","given":"Michael L"},{"family":"Tucker","given":"Tammy A"},{"family":"Schrenzel","given":"Mark D"},{"family":"Knight","given":"Rob"}],"issued":{"date-parts":[["2008"]]}}},{"id":558,"uris":["http://zotero.org/groups/4751850/items/9ZFDVVJJ"],"itemData":{"id":558,"type":"article-journal","container-title":"Proceedings of the Royal Society B","ISSN":"0962-8452","issue":"1949","journalAbbreviation":"Proceedings of the Royal Society B","note":"publisher: The Royal Society","page":"20210446","title":"Species-specific but not phylosymbiotic gut microbiomes of New Guinean passerine birds are shaped by diet and flight-associated gut modifications","volume":"288","author":[{"family":"Bodawatta","given":"Kasun H"},{"family":"Koane","given":"Bonny"},{"family":"Maiah","given":"Gibson"},{"family":"Sam","given":"Katerina"},{"family":"Poulsen","given":"Michael"},{"family":"Jønsson","given":"Knud A"}],"issued":{"date-parts":[["2021"]]}}}],"schema":"https://github.com/citation-style-language/schema/raw/master/csl-citation.json"} </w:instrText>
      </w:r>
      <w:r w:rsidR="00411416">
        <w:fldChar w:fldCharType="separate"/>
      </w:r>
      <w:r w:rsidR="00C405D9" w:rsidRPr="00C405D9">
        <w:t>[24–26]</w:t>
      </w:r>
      <w:r w:rsidR="00411416">
        <w:fldChar w:fldCharType="end"/>
      </w:r>
      <w:ins w:id="46" w:author="Tanya Brown" w:date="2023-10-31T20:03:00Z">
        <w:r w:rsidR="003E49C2">
          <w:t>.</w:t>
        </w:r>
      </w:ins>
      <w:ins w:id="47" w:author="Tanya Brown" w:date="2023-11-06T16:06:00Z">
        <w:r w:rsidR="00BF6F18">
          <w:t xml:space="preserve"> One recent large-scale analysis of animal and plant microbiomes from the Earth Microbiome Project identified host factors</w:t>
        </w:r>
      </w:ins>
      <w:ins w:id="48" w:author="Tanya Brown" w:date="2023-11-12T18:32:00Z">
        <w:r w:rsidR="00EE515C">
          <w:t xml:space="preserve"> </w:t>
        </w:r>
      </w:ins>
      <w:r w:rsidR="00EE515C">
        <w:fldChar w:fldCharType="begin"/>
      </w:r>
      <w:r w:rsidR="00EE515C">
        <w:instrText xml:space="preserve"> ADDIN ZOTERO_ITEM CSL_CITATION {"citationID":"a2978cmrb6n","properties":{"formattedCitation":"[27]","plainCitation":"[27]","noteIndex":0},"citationItems":[{"id":672,"uris":["http://zotero.org/groups/4751850/items/I64YFYCT"],"itemData":{"id":672,"type":"article-journal","container-title":"Genome biology","journalAbbreviation":"Genome biology","note":"publisher: Springer","page":"1-20","title":"Host-associated microbiomes are predicted by immune system complexity and climate","volume":"21","author":[{"family":"Woodhams","given":"Douglas C"},{"family":"Bletz","given":"Molly C"},{"family":"Becker","given":"C Guilherme"},{"family":"Bender","given":"Hayden A"},{"family":"Buitrago-Rosas","given":"Daniel"},{"family":"Diebboll","given":"Hannah"},{"family":"Huynh","given":"Roger"},{"family":"Kearns","given":"Patrick J"},{"family":"Kueneman","given":"Jordan"},{"family":"Kurosawa","given":"Emmi"}],"issued":{"date-parts":[["2020"]]}}}],"schema":"https://github.com/citation-style-language/schema/raw/master/csl-citation.json"} </w:instrText>
      </w:r>
      <w:r w:rsidR="00EE515C">
        <w:fldChar w:fldCharType="separate"/>
      </w:r>
      <w:r w:rsidR="00EE515C" w:rsidRPr="00EE515C">
        <w:t>[27]</w:t>
      </w:r>
      <w:r w:rsidR="00EE515C">
        <w:fldChar w:fldCharType="end"/>
      </w:r>
      <w:ins w:id="49" w:author="Tanya Brown" w:date="2023-11-06T16:06:00Z">
        <w:r w:rsidR="00BF6F18">
          <w:t>, including especially the complexity</w:t>
        </w:r>
      </w:ins>
      <w:ins w:id="50" w:author="Tanya Brown" w:date="2023-11-06T16:07:00Z">
        <w:r w:rsidR="00BF6F18">
          <w:t xml:space="preserve"> of the adaptive immune system as key to shaping internal (digestive system) microbiomes, while external</w:t>
        </w:r>
      </w:ins>
      <w:ins w:id="51" w:author="Tanya Brown" w:date="2023-11-06T16:08:00Z">
        <w:r w:rsidR="00BF6F18">
          <w:t xml:space="preserve"> environmental and climatic</w:t>
        </w:r>
      </w:ins>
      <w:ins w:id="52" w:author="Tanya Brown" w:date="2023-11-06T16:07:00Z">
        <w:r w:rsidR="00BF6F18">
          <w:t xml:space="preserve"> factors, such as latitude, precipitation, and regional vegetation</w:t>
        </w:r>
      </w:ins>
      <w:ins w:id="53" w:author="Tanya Brown" w:date="2023-11-06T16:08:00Z">
        <w:r w:rsidR="00BF6F18">
          <w:t xml:space="preserve"> shaped external microbiomes such as plant surfaces</w:t>
        </w:r>
      </w:ins>
      <w:ins w:id="54" w:author="Tanya Brown" w:date="2023-11-12T18:33:00Z">
        <w:r w:rsidR="00EE515C">
          <w:t xml:space="preserve"> </w:t>
        </w:r>
      </w:ins>
      <w:r w:rsidR="00EE515C">
        <w:fldChar w:fldCharType="begin"/>
      </w:r>
      <w:r w:rsidR="00EE515C">
        <w:instrText xml:space="preserve"> ADDIN ZOTERO_ITEM CSL_CITATION {"citationID":"ach8ksbq9n","properties":{"formattedCitation":"[27]","plainCitation":"[27]","noteIndex":0},"citationItems":[{"id":672,"uris":["http://zotero.org/groups/4751850/items/I64YFYCT"],"itemData":{"id":672,"type":"article-journal","container-title":"Genome biology","journalAbbreviation":"Genome biology","note":"publisher: Springer","page":"1-20","title":"Host-associated microbiomes are predicted by immune system complexity and climate","volume":"21","author":[{"family":"Woodhams","given":"Douglas C"},{"family":"Bletz","given":"Molly C"},{"family":"Becker","given":"C Guilherme"},{"family":"Bender","given":"Hayden A"},{"family":"Buitrago-Rosas","given":"Daniel"},{"family":"Diebboll","given":"Hannah"},{"family":"Huynh","given":"Roger"},{"family":"Kearns","given":"Patrick J"},{"family":"Kueneman","given":"Jordan"},{"family":"Kurosawa","given":"Emmi"}],"issued":{"date-parts":[["2020"]]}}}],"schema":"https://github.com/citation-style-language/schema/raw/master/csl-citation.json"} </w:instrText>
      </w:r>
      <w:r w:rsidR="00EE515C">
        <w:fldChar w:fldCharType="separate"/>
      </w:r>
      <w:r w:rsidR="00EE515C" w:rsidRPr="00EE515C">
        <w:t>[27]</w:t>
      </w:r>
      <w:r w:rsidR="00EE515C">
        <w:fldChar w:fldCharType="end"/>
      </w:r>
      <w:ins w:id="55" w:author="Tanya Brown" w:date="2023-11-06T16:18:00Z">
        <w:r w:rsidR="009C1171">
          <w:t xml:space="preserve">. </w:t>
        </w:r>
      </w:ins>
      <w:ins w:id="56" w:author="Tanya Brown" w:date="2023-11-06T16:21:00Z">
        <w:r w:rsidR="009C1171">
          <w:t xml:space="preserve"> At a finer-scale genome-wide association studies have identified </w:t>
        </w:r>
      </w:ins>
      <w:ins w:id="57" w:author="Tanya Brown" w:date="2023-11-06T16:22:00Z">
        <w:r w:rsidR="009C1171">
          <w:t>several mammalian and plant genes associated with microbiome</w:t>
        </w:r>
      </w:ins>
      <w:ins w:id="58" w:author="Tanya Brown" w:date="2023-11-06T16:31:00Z">
        <w:r w:rsidR="003108E2">
          <w:t xml:space="preserve"> structure and</w:t>
        </w:r>
      </w:ins>
      <w:ins w:id="59" w:author="Tanya Brown" w:date="2023-11-06T16:22:00Z">
        <w:r w:rsidR="009C1171">
          <w:t xml:space="preserve"> complexity </w:t>
        </w:r>
      </w:ins>
      <w:r w:rsidR="00EE515C">
        <w:rPr>
          <w:highlight w:val="yellow"/>
        </w:rPr>
        <w:fldChar w:fldCharType="begin"/>
      </w:r>
      <w:r w:rsidR="00EE515C">
        <w:rPr>
          <w:highlight w:val="yellow"/>
        </w:rPr>
        <w:instrText xml:space="preserve"> ADDIN ZOTERO_ITEM CSL_CITATION {"citationID":"a178b629vn5","properties":{"formattedCitation":"[28]","plainCitation":"[28]","noteIndex":0},"citationItems":[{"id":380,"uris":["http://zotero.org/groups/4751850/items/7H6G6SKQ"],"itemData":{"id":380,"type":"article-journal","container-title":"Current opinion in immunology","ISSN":"0952-7915","journalAbbreviation":"Current opinion in immunology","note":"publisher: Elsevier","page":"41-48","title":"The interplay between the innate immune system and the microbiota","volume":"26","author":[{"family":"Thaiss","given":"Christoph A"},{"family":"Levy","given":"Maayan"},{"family":"Suez","given":"Jotham"},{"family":"Elinav","given":"Eran"}],"issued":{"date-parts":[["2014"]]}}}],"schema":"https://github.com/citation-style-language/schema/raw/master/csl-citation.json"} </w:instrText>
      </w:r>
      <w:r w:rsidR="00EE515C">
        <w:rPr>
          <w:highlight w:val="yellow"/>
        </w:rPr>
        <w:fldChar w:fldCharType="separate"/>
      </w:r>
      <w:r w:rsidR="00EE515C" w:rsidRPr="00EE515C">
        <w:t>[28]</w:t>
      </w:r>
      <w:r w:rsidR="00EE515C">
        <w:rPr>
          <w:highlight w:val="yellow"/>
        </w:rPr>
        <w:fldChar w:fldCharType="end"/>
      </w:r>
      <w:ins w:id="60" w:author="Tanya Brown" w:date="2023-11-06T16:30:00Z">
        <w:r w:rsidR="003108E2">
          <w:t xml:space="preserve">. Experimental work in gnotobiotic mice demonstrates that </w:t>
        </w:r>
      </w:ins>
      <w:ins w:id="61" w:author="Tanya Brown" w:date="2023-11-06T16:31:00Z">
        <w:r w:rsidR="003108E2">
          <w:t>microbiome structure in turn can influence how diet modulates host immunity</w:t>
        </w:r>
      </w:ins>
      <w:ins w:id="62" w:author="Tanya Brown" w:date="2023-11-12T18:36:00Z">
        <w:r w:rsidR="00EE515C">
          <w:t xml:space="preserve"> </w:t>
        </w:r>
      </w:ins>
      <w:r w:rsidR="00EE515C">
        <w:fldChar w:fldCharType="begin"/>
      </w:r>
      <w:r w:rsidR="00EE515C">
        <w:instrText xml:space="preserve"> ADDIN ZOTERO_ITEM CSL_CITATION {"citationID":"a4mv78c44d","properties":{"formattedCitation":"[29]","plainCitation":"[29]","noteIndex":0},"citationItems":[{"id":674,"uris":["http://zotero.org/groups/4751850/items/W3YQLVAQ"],"itemData":{"id":674,"type":"article-journal","abstract":"Emerging evidence suggests that the effect of dietary intake on human health and disease is linked to both the immune system and the microbiota. Yet, we lack an integrated mechanistic model for how these three complex systems relate, limiting our ability to understand and treat chronic and infectious disease. Here, we review recent findings at the interface of microbiology, immunology, and nutrition, with an emphasis on experimentally tractable models and hypothesis-driven mechanistic work. We outline emerging mechanistic concepts and generalizable approaches to bridge the gap between microbial ecology and molecular mechanism. These set the stage for a new era of precision human nutrition informed by a deep and comprehensive knowledge of the diverse cell types in and on the human body.","container-title":"Immunity","DOI":"10.1016/j.immuni.2020.07.015","ISSN":"1074-7613","issue":"2","journalAbbreviation":"Immunity","page":"264-276","source":"ScienceDirect","title":"Deconstructing Mechanisms of Diet-Microbiome-Immune Interactions","volume":"53","author":[{"family":"Alexander","given":"Margaret"},{"family":"Turnbaugh","given":"Peter J."}],"issued":{"date-parts":[["2020",8,18]]}}}],"schema":"https://github.com/citation-style-language/schema/raw/master/csl-citation.json"} </w:instrText>
      </w:r>
      <w:r w:rsidR="00EE515C">
        <w:fldChar w:fldCharType="separate"/>
      </w:r>
      <w:r w:rsidR="00EE515C" w:rsidRPr="00EE515C">
        <w:t>[29]</w:t>
      </w:r>
      <w:r w:rsidR="00EE515C">
        <w:fldChar w:fldCharType="end"/>
      </w:r>
      <w:del w:id="63" w:author="Tanya Brown" w:date="2023-10-31T20:03:00Z">
        <w:r w:rsidRPr="00FC0723" w:rsidDel="003E49C2">
          <w:delText>,</w:delText>
        </w:r>
      </w:del>
      <w:del w:id="64" w:author="Tanya Brown" w:date="2023-11-06T16:32:00Z">
        <w:r w:rsidRPr="00FC0723" w:rsidDel="003108E2">
          <w:delText xml:space="preserve"> </w:delText>
        </w:r>
        <w:r w:rsidR="005205A5" w:rsidDel="003108E2">
          <w:fldChar w:fldCharType="begin"/>
        </w:r>
        <w:r w:rsidR="005205A5" w:rsidDel="003108E2">
          <w:delInstrText xml:space="preserve"> ADDIN ZOTERO_ITEM CSL_CITATION {"citationID":"a1g8g81s8p5","properties":{"formattedCitation":"[27\\uc0\\u8211{}29]","plainCitation":"[27–29]","noteIndex":0},"citationItems":[{"id":672,"uris":["http://zotero.org/groups/4751850/items/I64YFYCT"],"itemData":{"id":672,"type":"article-journal","container-title":"Genome biology","journalAbbreviation":"Genome biology","note":"publisher: Springer","page":"1-20","title":"Host-associated microbiomes are predicted by immune system complexity and climate","volume":"21","author":[{"family":"Woodhams","given":"Douglas C"},{"family":"Bletz","given":"Molly C"},{"family":"Becker","given":"C Guilherme"},{"family":"Bender","given":"Hayden A"},{"family":"Buitrago-Rosas","given":"Daniel"},{"family":"Diebboll","given":"Hannah"},{"family":"Huynh","given":"Roger"},{"family":"Kearns","given":"Patrick J"},{"family":"Kueneman","given":"Jordan"},{"family":"Kurosawa","given":"Emmi"}],"issued":{"date-parts":[["2020"]]}}},{"id":671,"uris":["http://zotero.org/groups/4751850/items/RH5T6R8I"],"itemData":{"id":671,"type":"article-journal","container-title":"The ISME journal","ISSN":"1751-7370","issue":"9","journalAbbreviation":"The ISME journal","note":"publisher: Nature Publishing Group","page":"1905-1907","title":"Cross-kingdom similarities in microbiome functions","volume":"9","author":[{"family":"Mendes","given":"Rodrigo"},{"family":"Raaijmakers","given":"Jos M"}],"issued":{"date-parts":[["2015"]]}}},{"id":673,"uris":["http://zotero.org/groups/4751850/items/TCJ2HVNI"],"itemData":{"id":673,"type":"article-journal","container-title":"F1000Research","journalAbbreviation":"F1000Research","note":"publisher: Faculty of 1000 Ltd","title":"The influence of host genetics on the microbiome","volume":"9","author":[{"family":"Tabrett","given":"Alexandra"},{"family":"Horton","given":"Matthew W"}],"issued":{"date-parts":[["2020"]]}}}],"schema":"https://github.com/citation-style-language/schema/raw/master/csl-citation.json"} </w:delInstrText>
        </w:r>
        <w:r w:rsidR="005205A5" w:rsidDel="003108E2">
          <w:fldChar w:fldCharType="separate"/>
        </w:r>
        <w:r w:rsidR="005205A5" w:rsidRPr="005205A5" w:rsidDel="003108E2">
          <w:delText>[27–29]</w:delText>
        </w:r>
        <w:r w:rsidR="005205A5" w:rsidDel="003108E2">
          <w:fldChar w:fldCharType="end"/>
        </w:r>
        <w:r w:rsidR="005205A5" w:rsidDel="003108E2">
          <w:fldChar w:fldCharType="begin"/>
        </w:r>
        <w:r w:rsidR="005205A5" w:rsidDel="003108E2">
          <w:delInstrText xml:space="preserve"> ADDIN ZOTERO_ITEM CSL_CITATION {"citationID":"a1pvknbs0v3","properties":{"formattedCitation":"[27]","plainCitation":"[27]","noteIndex":0},"citationItems":[{"id":672,"uris":["http://zotero.org/groups/4751850/items/I64YFYCT"],"itemData":{"id":672,"type":"article-journal","container-title":"Genome biology","journalAbbreviation":"Genome biology","note":"publisher: Springer","page":"1-20","title":"Host-associated microbiomes are predicted by immune system complexity and climate","volume":"21","author":[{"family":"Woodhams","given":"Douglas C"},{"family":"Bletz","given":"Molly C"},{"family":"Becker","given":"C Guilherme"},{"family":"Bender","given":"Hayden A"},{"family":"Buitrago-Rosas","given":"Daniel"},{"family":"Diebboll","given":"Hannah"},{"family":"Huynh","given":"Roger"},{"family":"Kearns","given":"Patrick J"},{"family":"Kueneman","given":"Jordan"},{"family":"Kurosawa","given":"Emmi"}],"issued":{"date-parts":[["2020"]]}}}],"schema":"https://github.com/citation-style-language/schema/raw/master/csl-citation.json"} </w:delInstrText>
        </w:r>
        <w:r w:rsidR="005205A5" w:rsidDel="003108E2">
          <w:fldChar w:fldCharType="separate"/>
        </w:r>
        <w:r w:rsidR="005205A5" w:rsidRPr="005205A5" w:rsidDel="003108E2">
          <w:delText>[27]</w:delText>
        </w:r>
        <w:r w:rsidR="005205A5" w:rsidDel="003108E2">
          <w:fldChar w:fldCharType="end"/>
        </w:r>
      </w:del>
      <w:ins w:id="65" w:author="Tanya Brown" w:date="2023-11-12T18:39:00Z">
        <w:r w:rsidR="00EE515C">
          <w:t>.</w:t>
        </w:r>
      </w:ins>
    </w:p>
    <w:p w14:paraId="46FF5C9B" w14:textId="52D75CD8" w:rsidR="000C56B0" w:rsidRDefault="003108E2">
      <w:pPr>
        <w:ind w:firstLine="720"/>
        <w:pPrChange w:id="66" w:author="Tanya Brown" w:date="2023-11-06T16:33:00Z">
          <w:pPr/>
        </w:pPrChange>
      </w:pPr>
      <w:ins w:id="67" w:author="Tanya Brown" w:date="2023-11-06T16:34:00Z">
        <w:r>
          <w:t>As diverse</w:t>
        </w:r>
      </w:ins>
      <w:ins w:id="68" w:author="Tanya Brown" w:date="2023-11-06T16:35:00Z">
        <w:r>
          <w:t xml:space="preserve"> and</w:t>
        </w:r>
      </w:ins>
      <w:ins w:id="69" w:author="Tanya Brown" w:date="2023-11-06T16:34:00Z">
        <w:r>
          <w:t xml:space="preserve"> earl</w:t>
        </w:r>
      </w:ins>
      <w:ins w:id="70" w:author="Tanya Brown" w:date="2023-11-06T16:35:00Z">
        <w:r>
          <w:t>y-</w:t>
        </w:r>
      </w:ins>
      <w:ins w:id="71" w:author="Tanya Brown" w:date="2023-11-06T16:34:00Z">
        <w:r>
          <w:t>diverging</w:t>
        </w:r>
      </w:ins>
      <w:ins w:id="72" w:author="Tanya Brown" w:date="2023-11-06T16:35:00Z">
        <w:r>
          <w:t xml:space="preserve"> animals that lack traditional adaptive immunity</w:t>
        </w:r>
      </w:ins>
      <w:ins w:id="73" w:author="Tanya Brown" w:date="2023-11-06T16:40:00Z">
        <w:r w:rsidR="00F1511C">
          <w:t xml:space="preserve">, </w:t>
        </w:r>
      </w:ins>
      <w:ins w:id="74" w:author="Tanya Brown" w:date="2023-11-06T16:41:00Z">
        <w:r w:rsidR="00F1511C">
          <w:t xml:space="preserve">live in diverse </w:t>
        </w:r>
      </w:ins>
      <w:ins w:id="75" w:author="Tanya Brown" w:date="2023-11-06T16:42:00Z">
        <w:r w:rsidR="00F1511C">
          <w:t xml:space="preserve">marine environments, </w:t>
        </w:r>
      </w:ins>
      <w:ins w:id="76" w:author="Tanya Brown" w:date="2023-11-06T16:40:00Z">
        <w:r w:rsidR="00F1511C">
          <w:t>can feed via predation and/or sy</w:t>
        </w:r>
      </w:ins>
      <w:ins w:id="77" w:author="Tanya Brown" w:date="2023-11-06T16:41:00Z">
        <w:r w:rsidR="00F1511C">
          <w:t>mbiosis</w:t>
        </w:r>
      </w:ins>
      <w:ins w:id="78" w:author="Tanya Brown" w:date="2023-11-06T16:38:00Z">
        <w:r w:rsidR="00F1511C">
          <w:t xml:space="preserve"> and associate with complex microbiomes both</w:t>
        </w:r>
      </w:ins>
      <w:ins w:id="79" w:author="Tanya Brown" w:date="2023-11-06T16:39:00Z">
        <w:r w:rsidR="00F1511C">
          <w:t xml:space="preserve"> internally and externally,</w:t>
        </w:r>
      </w:ins>
      <w:ins w:id="80" w:author="Tanya Brown" w:date="2023-11-06T16:34:00Z">
        <w:r>
          <w:t xml:space="preserve"> </w:t>
        </w:r>
      </w:ins>
      <w:del w:id="81" w:author="Tanya Brown" w:date="2023-10-31T20:04:00Z">
        <w:r w:rsidR="00367A15" w:rsidRPr="00FC0723" w:rsidDel="003E49C2">
          <w:delText>t</w:delText>
        </w:r>
      </w:del>
      <w:ins w:id="82" w:author="Tanya Brown" w:date="2023-11-06T16:38:00Z">
        <w:r w:rsidR="00F1511C">
          <w:t>t</w:t>
        </w:r>
      </w:ins>
      <w:r w:rsidR="00367A15" w:rsidRPr="00FC0723">
        <w:t xml:space="preserve">he traits shaping the microbiome evolution of </w:t>
      </w:r>
      <w:del w:id="83" w:author="Tanya Brown" w:date="2023-11-06T16:38:00Z">
        <w:r w:rsidR="00367A15" w:rsidRPr="00FC0723" w:rsidDel="00F1511C">
          <w:delText xml:space="preserve">basally divergent animal taxa </w:delText>
        </w:r>
      </w:del>
      <w:ins w:id="84" w:author="Tanya Brown" w:date="2023-10-31T20:05:00Z">
        <w:r w:rsidR="005205A5">
          <w:t xml:space="preserve">corals </w:t>
        </w:r>
      </w:ins>
      <w:r w:rsidR="00367A15" w:rsidRPr="00FC0723">
        <w:t xml:space="preserve">are less clear. </w:t>
      </w:r>
    </w:p>
    <w:p w14:paraId="3133AC81" w14:textId="77777777" w:rsidR="00406E0F" w:rsidRPr="00FC0723" w:rsidRDefault="00406E0F" w:rsidP="00406E0F"/>
    <w:p w14:paraId="09246AEB" w14:textId="3E7F2F35" w:rsidR="005C3394" w:rsidRDefault="00367A15" w:rsidP="005C3394">
      <w:pPr>
        <w:rPr>
          <w:ins w:id="85" w:author="Microsoft Office User" w:date="2023-09-11T12:38:00Z"/>
        </w:rPr>
      </w:pPr>
      <w:r w:rsidRPr="00FC0723">
        <w:t xml:space="preserve">Among the many coral traits that could influence microbiome structure, differences in innate immunity are promising candidates, since they have the potential to directly regulate the microbiome by activating pathways that preferentially target </w:t>
      </w:r>
      <w:proofErr w:type="gramStart"/>
      <w:r w:rsidRPr="00FC0723">
        <w:t>particular groups</w:t>
      </w:r>
      <w:proofErr w:type="gramEnd"/>
      <w:r w:rsidRPr="00FC0723">
        <w:t xml:space="preserve"> of microbes. </w:t>
      </w:r>
      <w:ins w:id="86" w:author="Microsoft Office User" w:date="2023-09-15T12:25:00Z">
        <w:r w:rsidR="00263813">
          <w:t xml:space="preserve"> </w:t>
        </w:r>
      </w:ins>
      <w:ins w:id="87" w:author="Microsoft Office User" w:date="2023-09-15T12:26:00Z">
        <w:r w:rsidR="00263813">
          <w:t xml:space="preserve">Results </w:t>
        </w:r>
      </w:ins>
      <w:ins w:id="88" w:author="Microsoft Office User" w:date="2023-09-15T12:25:00Z">
        <w:r w:rsidR="00263813">
          <w:t>from</w:t>
        </w:r>
      </w:ins>
      <w:ins w:id="89" w:author="Microsoft Office User" w:date="2023-09-15T12:26:00Z">
        <w:r w:rsidR="00263813">
          <w:t xml:space="preserve"> studies of innate immunity in</w:t>
        </w:r>
      </w:ins>
      <w:ins w:id="90" w:author="Microsoft Office User" w:date="2023-09-15T12:25:00Z">
        <w:r w:rsidR="00263813">
          <w:t xml:space="preserve"> mammals and plants lend </w:t>
        </w:r>
      </w:ins>
      <w:ins w:id="91" w:author="Microsoft Office User" w:date="2023-09-15T12:26:00Z">
        <w:r w:rsidR="00263813">
          <w:t xml:space="preserve">support to this idea. </w:t>
        </w:r>
      </w:ins>
      <w:ins w:id="92" w:author="Microsoft Office User" w:date="2023-09-11T12:36:00Z">
        <w:r w:rsidR="005C3394">
          <w:t xml:space="preserve">For example, </w:t>
        </w:r>
        <w:r w:rsidR="005C3394" w:rsidRPr="00FC0723">
          <w:t>using Toll-like receptor (TLR) 5 deficient compared to wild type mice, TLR genes have been correlated with membership and host-microbial interactions with specific members of the mouse gut microbiome, although the overall effect of TLR on gut microbiome β-diversity remains controversial</w:t>
        </w:r>
      </w:ins>
      <w:r w:rsidR="00963D8C">
        <w:t xml:space="preserve"> (reviewed in </w:t>
      </w:r>
      <w:r w:rsidR="00963D8C">
        <w:fldChar w:fldCharType="begin"/>
      </w:r>
      <w:r w:rsidR="00EE515C">
        <w:instrText xml:space="preserve"> ADDIN ZOTERO_ITEM CSL_CITATION {"citationID":"wQkhsS82","properties":{"formattedCitation":"[28]","plainCitation":"[28]","noteIndex":0},"citationItems":[{"id":380,"uris":["http://zotero.org/groups/4751850/items/7H6G6SKQ"],"itemData":{"id":380,"type":"article-journal","container-title":"Current opinion in immunology","ISSN":"0952-7915","journalAbbreviation":"Current opinion in immunology","note":"publisher: Elsevier","page":"41-48","title":"The interplay between the innate immune system and the microbiota","volume":"26","author":[{"family":"Thaiss","given":"Christoph A"},{"family":"Levy","given":"Maayan"},{"family":"Suez","given":"Jotham"},{"family":"Elinav","given":"Eran"}],"issued":{"date-parts":[["2014"]]}}}],"schema":"https://github.com/citation-style-language/schema/raw/master/csl-citation.json"} </w:instrText>
      </w:r>
      <w:r w:rsidR="00963D8C">
        <w:fldChar w:fldCharType="separate"/>
      </w:r>
      <w:r w:rsidR="00EE515C" w:rsidRPr="00EE515C">
        <w:t>[28]</w:t>
      </w:r>
      <w:r w:rsidR="00963D8C">
        <w:fldChar w:fldCharType="end"/>
      </w:r>
      <w:del w:id="93" w:author="Microsoft Office User" w:date="2023-09-11T16:38:00Z">
        <w:r w:rsidR="00963D8C" w:rsidDel="00A93871">
          <w:delText xml:space="preserve"> </w:delText>
        </w:r>
      </w:del>
      <w:ins w:id="94" w:author="Microsoft Office User" w:date="2023-09-11T12:36:00Z">
        <w:r w:rsidR="005C3394" w:rsidRPr="00FC0723">
          <w:t xml:space="preserve">. Similarly, </w:t>
        </w:r>
        <w:r w:rsidR="005C3394" w:rsidRPr="00FC0723">
          <w:rPr>
            <w:i/>
          </w:rPr>
          <w:t>Arabidopsis</w:t>
        </w:r>
        <w:r w:rsidR="005C3394" w:rsidRPr="00FC0723">
          <w:t xml:space="preserve"> with loss of function mutations in the pattern recognition receptor (PRR) gene FLS2, have altered rhizosphere microbiome β-diversity relative to wild type controls</w:t>
        </w:r>
      </w:ins>
      <w:r w:rsidR="00963D8C">
        <w:t xml:space="preserve"> </w:t>
      </w:r>
      <w:r w:rsidR="00963D8C">
        <w:fldChar w:fldCharType="begin"/>
      </w:r>
      <w:r w:rsidR="00EE515C">
        <w:instrText xml:space="preserve"> ADDIN ZOTERO_ITEM CSL_CITATION {"citationID":"ZYVknRPO","properties":{"formattedCitation":"[30]","plainCitation":"[30]","noteIndex":0},"citationItems":[{"id":374,"uris":["http://zotero.org/groups/4751850/items/87G65P42"],"itemData":{"id":374,"type":"article-journal","container-title":"Plants","ISSN":"2223-7747","issue":"10","journalAbbreviation":"Plants","note":"publisher: MDPI","page":"1323","title":"The Pattern Recognition Receptor FLS2 Can Shape the Arabidopsis Rhizosphere Microbiome β-Diversity but Not EFR1 and CERK1","volume":"11","author":[{"family":"Fonseca","given":"Jose P"},{"family":"Lakshmanan","given":"Venkatachalam"},{"family":"Boschiero","given":"Clarissa"},{"family":"Mysore","given":"Kirankumar S"}],"issued":{"date-parts":[["2022"]]}}}],"schema":"https://github.com/citation-style-language/schema/raw/master/csl-citation.json"} </w:instrText>
      </w:r>
      <w:r w:rsidR="00963D8C">
        <w:fldChar w:fldCharType="separate"/>
      </w:r>
      <w:r w:rsidR="00EE515C" w:rsidRPr="00EE515C">
        <w:t>[30]</w:t>
      </w:r>
      <w:r w:rsidR="00963D8C">
        <w:fldChar w:fldCharType="end"/>
      </w:r>
      <w:del w:id="95" w:author="Microsoft Office User" w:date="2023-09-11T16:38:00Z">
        <w:r w:rsidR="00963D8C" w:rsidDel="00A93871">
          <w:delText xml:space="preserve"> </w:delText>
        </w:r>
      </w:del>
      <w:ins w:id="96" w:author="Microsoft Office User" w:date="2023-09-11T12:38:00Z">
        <w:r w:rsidR="005C3394">
          <w:t>.</w:t>
        </w:r>
      </w:ins>
    </w:p>
    <w:p w14:paraId="37A9470A" w14:textId="77777777" w:rsidR="005C3394" w:rsidRDefault="005C3394" w:rsidP="005C3394">
      <w:pPr>
        <w:rPr>
          <w:ins w:id="97" w:author="Microsoft Office User" w:date="2023-09-11T12:38:00Z"/>
        </w:rPr>
      </w:pPr>
    </w:p>
    <w:p w14:paraId="5BBFB7B2" w14:textId="02894DD8" w:rsidR="00263813" w:rsidRDefault="00263813" w:rsidP="005C3394">
      <w:pPr>
        <w:rPr>
          <w:ins w:id="98" w:author="Microsoft Office User" w:date="2023-09-15T12:33:00Z"/>
        </w:rPr>
      </w:pPr>
      <w:ins w:id="99" w:author="Microsoft Office User" w:date="2023-09-15T12:26:00Z">
        <w:r>
          <w:t>In corals, t</w:t>
        </w:r>
      </w:ins>
      <w:del w:id="100" w:author="Microsoft Office User" w:date="2023-09-15T12:26:00Z">
        <w:r w:rsidR="00367A15" w:rsidRPr="00FC0723" w:rsidDel="00263813">
          <w:delText>T</w:delText>
        </w:r>
      </w:del>
      <w:r w:rsidR="00367A15" w:rsidRPr="00FC0723">
        <w:t xml:space="preserve">he copy number of gene families containing Toll/Interleukin Repeat (TIR) domains in particular, </w:t>
      </w:r>
      <w:ins w:id="101" w:author="Microsoft Office User" w:date="2023-09-11T12:38:00Z">
        <w:r w:rsidR="005C3394">
          <w:t xml:space="preserve">has been proposed </w:t>
        </w:r>
      </w:ins>
      <w:del w:id="102" w:author="Microsoft Office User" w:date="2023-09-11T12:38:00Z">
        <w:r w:rsidR="00367A15" w:rsidRPr="00FC0723" w:rsidDel="005C3394">
          <w:delText xml:space="preserve">have received special attention </w:delText>
        </w:r>
      </w:del>
      <w:r w:rsidR="00367A15" w:rsidRPr="00FC0723">
        <w:t xml:space="preserve">as a possible </w:t>
      </w:r>
      <w:r w:rsidR="00367A15" w:rsidRPr="00FC0723">
        <w:lastRenderedPageBreak/>
        <w:t>influence on microbiome structure</w:t>
      </w:r>
      <w:r w:rsidR="00963D8C">
        <w:fldChar w:fldCharType="begin"/>
      </w:r>
      <w:r w:rsidR="00EE515C">
        <w:instrText xml:space="preserve"> ADDIN ZOTERO_ITEM CSL_CITATION {"citationID":"q2NoFJsY","properties":{"formattedCitation":"[31]","plainCitation":"[31]","noteIndex":0},"citationItems":[{"id":"P5LUwwAM/fg7UiSir","uris":["http://zotero.org/groups/2083483/items/IDVSIXWV"],"itemData":{"id":441,"type":"article-journal","abstract":"The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963D8C">
        <w:fldChar w:fldCharType="separate"/>
      </w:r>
      <w:r w:rsidR="00EE515C" w:rsidRPr="00EE515C">
        <w:t>[31]</w:t>
      </w:r>
      <w:r w:rsidR="00963D8C">
        <w:fldChar w:fldCharType="end"/>
      </w:r>
      <w:del w:id="103" w:author="Microsoft Office User" w:date="2023-09-11T16:38:00Z">
        <w:r w:rsidR="00963D8C" w:rsidDel="00A93871">
          <w:delText xml:space="preserve"> </w:delText>
        </w:r>
        <w:r w:rsidR="00367A15" w:rsidDel="00A93871">
          <w:fldChar w:fldCharType="begin"/>
        </w:r>
        <w:r w:rsidR="00367A15" w:rsidDel="00A93871">
          <w:delInstrText>HYPERLINK "https://www.zotero.org/google-docs/?aEVeoz" \h</w:delInstrText>
        </w:r>
        <w:r w:rsidR="00367A15" w:rsidDel="00A93871">
          <w:fldChar w:fldCharType="separate"/>
        </w:r>
        <w:r w:rsidR="00367A15" w:rsidRPr="00FC0723" w:rsidDel="00A93871">
          <w:rPr>
            <w:vertAlign w:val="superscript"/>
          </w:rPr>
          <w:delText>26</w:delText>
        </w:r>
        <w:r w:rsidR="00367A15" w:rsidDel="00A93871">
          <w:rPr>
            <w:vertAlign w:val="superscript"/>
          </w:rPr>
          <w:fldChar w:fldCharType="end"/>
        </w:r>
      </w:del>
      <w:r w:rsidR="00367A15" w:rsidRPr="00FC0723">
        <w:t>. TIR domains are a key intracellular signaling domain, found in multiple innate immune gene families, such as Toll-like Receptors (TLR</w:t>
      </w:r>
      <w:ins w:id="104" w:author="Tanya Brown" w:date="2023-10-20T14:02:00Z">
        <w:r w:rsidR="00D63E36">
          <w:t>, composed of</w:t>
        </w:r>
      </w:ins>
      <w:ins w:id="105" w:author="Tanya Brown" w:date="2023-10-20T14:03:00Z">
        <w:r w:rsidR="00D63E36">
          <w:t xml:space="preserve"> </w:t>
        </w:r>
      </w:ins>
      <w:ins w:id="106" w:author="Tanya Brown" w:date="2023-10-20T14:02:00Z">
        <w:r w:rsidR="00D63E36">
          <w:t xml:space="preserve">TIR and </w:t>
        </w:r>
      </w:ins>
      <w:ins w:id="107" w:author="Tanya Brown" w:date="2023-10-20T14:05:00Z">
        <w:r w:rsidR="00D63E36">
          <w:t>le</w:t>
        </w:r>
      </w:ins>
      <w:ins w:id="108" w:author="Tanya Brown" w:date="2023-10-20T14:04:00Z">
        <w:r w:rsidR="00D63E36">
          <w:t>ucine</w:t>
        </w:r>
      </w:ins>
      <w:ins w:id="109" w:author="Tanya Brown" w:date="2023-10-20T14:03:00Z">
        <w:r w:rsidR="00D63E36">
          <w:t xml:space="preserve"> rich </w:t>
        </w:r>
      </w:ins>
      <w:ins w:id="110" w:author="Tanya Brown" w:date="2023-10-20T14:04:00Z">
        <w:r w:rsidR="00D63E36">
          <w:t xml:space="preserve">repeat </w:t>
        </w:r>
      </w:ins>
      <w:ins w:id="111" w:author="Tanya Brown" w:date="2023-10-20T14:06:00Z">
        <w:r w:rsidR="00D63E36">
          <w:t>(</w:t>
        </w:r>
      </w:ins>
      <w:ins w:id="112" w:author="Tanya Brown" w:date="2023-10-20T14:03:00Z">
        <w:r w:rsidR="00D63E36">
          <w:t>LRR</w:t>
        </w:r>
      </w:ins>
      <w:ins w:id="113" w:author="Tanya Brown" w:date="2023-10-20T14:06:00Z">
        <w:r w:rsidR="00D63E36">
          <w:t>)</w:t>
        </w:r>
      </w:ins>
      <w:ins w:id="114" w:author="Tanya Brown" w:date="2023-10-20T14:03:00Z">
        <w:r w:rsidR="00D63E36">
          <w:t xml:space="preserve"> domains</w:t>
        </w:r>
      </w:ins>
      <w:r w:rsidR="00367A15" w:rsidRPr="00FC0723">
        <w:t>), Interleukin-1 Receptors (IL-1R</w:t>
      </w:r>
      <w:ins w:id="115" w:author="Tanya Brown" w:date="2023-10-20T14:04:00Z">
        <w:r w:rsidR="00D63E36">
          <w:t xml:space="preserve">, composed </w:t>
        </w:r>
      </w:ins>
      <w:ins w:id="116" w:author="Tanya Brown" w:date="2023-10-20T14:06:00Z">
        <w:r w:rsidR="00D63E36">
          <w:t>of TIR and immunoglobulin (Ig) domains</w:t>
        </w:r>
      </w:ins>
      <w:r w:rsidR="00367A15" w:rsidRPr="00FC0723">
        <w:t xml:space="preserve">), coral-specific TIR-only genes of unknown function, and Myeloid Differentiation Factor 88 (myD88). </w:t>
      </w:r>
      <w:ins w:id="117" w:author="Microsoft Office User" w:date="2023-09-15T12:27:00Z">
        <w:r>
          <w:t xml:space="preserve"> </w:t>
        </w:r>
      </w:ins>
      <w:r w:rsidR="00367A15" w:rsidRPr="00FC0723">
        <w:t>Collectively, these genes are known as TIR-domain containing genes</w:t>
      </w:r>
      <w:r w:rsidR="00E9798F">
        <w:fldChar w:fldCharType="begin"/>
      </w:r>
      <w:r w:rsidR="00EE515C">
        <w:instrText xml:space="preserve"> ADDIN ZOTERO_ITEM CSL_CITATION {"citationID":"PLDs1hBy","properties":{"formattedCitation":"[32]","plainCitation":"[32]","noteIndex":0},"citationItems":[{"id":487,"uris":["http://zotero.org/groups/4751850/items/YS3AHJIZ"],"itemData":{"id":487,"type":"article-journal","container-title":"Cell","ISSN":"0092-8674","issue":"3","journalAbbreviation":"Cell","note":"publisher: Elsevier","page":"295-298","title":"Innate immunity: the virtues of a nonclonal system of recognition","volume":"91","author":[{"family":"Medzhitov","given":"Ruslan"},{"family":"Janeway","given":"Charles A"}],"issued":{"date-parts":[["1997"]]}}}],"schema":"https://github.com/citation-style-language/schema/raw/master/csl-citation.json"} </w:instrText>
      </w:r>
      <w:r w:rsidR="00E9798F">
        <w:fldChar w:fldCharType="separate"/>
      </w:r>
      <w:r w:rsidR="00EE515C" w:rsidRPr="00EE515C">
        <w:t>[32]</w:t>
      </w:r>
      <w:r w:rsidR="00E9798F">
        <w:fldChar w:fldCharType="end"/>
      </w:r>
      <w:del w:id="118" w:author="Microsoft Office User" w:date="2023-09-11T16:40:00Z">
        <w:r w:rsidR="00367A15" w:rsidDel="00E9798F">
          <w:fldChar w:fldCharType="begin"/>
        </w:r>
        <w:r w:rsidR="00367A15" w:rsidDel="00E9798F">
          <w:delInstrText>HYPERLINK "https://www.zotero.org/google-docs/?tntNpS" \h</w:delInstrText>
        </w:r>
        <w:r w:rsidR="00367A15" w:rsidDel="00E9798F">
          <w:fldChar w:fldCharType="separate"/>
        </w:r>
        <w:r w:rsidR="00367A15" w:rsidRPr="00FC0723" w:rsidDel="00E9798F">
          <w:rPr>
            <w:vertAlign w:val="superscript"/>
          </w:rPr>
          <w:delText>27</w:delText>
        </w:r>
        <w:r w:rsidR="00367A15" w:rsidDel="00E9798F">
          <w:rPr>
            <w:vertAlign w:val="superscript"/>
          </w:rPr>
          <w:fldChar w:fldCharType="end"/>
        </w:r>
      </w:del>
      <w:r w:rsidR="00367A15" w:rsidRPr="00FC0723">
        <w:t xml:space="preserve">. </w:t>
      </w:r>
      <w:ins w:id="119" w:author="Microsoft Office User" w:date="2023-09-15T12:28:00Z">
        <w:r>
          <w:t xml:space="preserve">In known </w:t>
        </w:r>
      </w:ins>
      <w:commentRangeStart w:id="120"/>
      <w:ins w:id="121" w:author="Tanya Brown" w:date="2023-10-09T17:31:00Z">
        <w:r w:rsidR="0053704F">
          <w:t>invertebrate</w:t>
        </w:r>
        <w:commentRangeEnd w:id="120"/>
        <w:r w:rsidR="0053704F">
          <w:rPr>
            <w:rStyle w:val="CommentReference"/>
          </w:rPr>
          <w:commentReference w:id="120"/>
        </w:r>
        <w:r w:rsidR="0053704F">
          <w:t xml:space="preserve"> </w:t>
        </w:r>
      </w:ins>
      <w:ins w:id="122" w:author="Microsoft Office User" w:date="2023-09-15T12:28:00Z">
        <w:r>
          <w:t xml:space="preserve">examples, the TIR domain serves as a key link in </w:t>
        </w:r>
        <w:del w:id="123" w:author="Tanya Brown" w:date="2023-10-09T17:06:00Z">
          <w:r w:rsidDel="00746E7C">
            <w:delText>signalling</w:delText>
          </w:r>
        </w:del>
      </w:ins>
      <w:ins w:id="124" w:author="Tanya Brown" w:date="2023-10-09T17:06:00Z">
        <w:r w:rsidR="00746E7C">
          <w:t>signaling</w:t>
        </w:r>
      </w:ins>
      <w:ins w:id="125" w:author="Microsoft Office User" w:date="2023-09-15T12:28:00Z">
        <w:r>
          <w:t xml:space="preserve"> cascades that trigger immune responses like </w:t>
        </w:r>
        <w:commentRangeStart w:id="126"/>
        <w:proofErr w:type="spellStart"/>
        <w:r>
          <w:t>melanization</w:t>
        </w:r>
        <w:commentRangeEnd w:id="126"/>
        <w:proofErr w:type="spellEnd"/>
        <w:r>
          <w:rPr>
            <w:rStyle w:val="CommentReference"/>
          </w:rPr>
          <w:commentReference w:id="126"/>
        </w:r>
      </w:ins>
      <w:ins w:id="127" w:author="Tanya Brown" w:date="2023-10-09T17:04:00Z">
        <w:r w:rsidR="00746E7C">
          <w:t xml:space="preserve"> </w:t>
        </w:r>
      </w:ins>
      <w:r w:rsidR="00746E7C">
        <w:fldChar w:fldCharType="begin"/>
      </w:r>
      <w:r w:rsidR="00EE515C">
        <w:instrText xml:space="preserve"> ADDIN ZOTERO_ITEM CSL_CITATION {"citationID":"a137k5lagv0","properties":{"formattedCitation":"[33,34]","plainCitation":"[33,34]","noteIndex":0},"citationItems":[{"id":666,"uris":["http://zotero.org/groups/4751850/items/KVJ2W2YW"],"itemData":{"id":666,"type":"article-journal","container-title":"The EMBO journal","ISSN":"1460-2075","issue":"23","journalAbbreviation":"The EMBO journal","note":"publisher: John Wiley &amp; Sons, Ltd","page":"6330-6337","title":"A serpin mutant links Toll activation to melanization in the host defence of Drosophila","volume":"21","author":[{"family":"Ligoxygakis","given":"Petros"},{"family":"Pelte","given":"Nadège"},{"family":"Ji","given":"Chuanyi"},{"family":"Leclerc","given":"Vincent"},{"family":"Duvic","given":"Bernard"},{"family":"Belvin","given":"Marcia"},{"family":"Jiang","given":"Haobo"},{"family":"Hoffmann","given":"Jules A"},{"family":"Reichhart","given":"Jean-Marc"}],"issued":{"date-parts":[["2002"]]}}},{"id":667,"uris":["http://zotero.org/groups/4751850/items/HVZR7CUX"],"itemData":{"id":667,"type":"article-journal","container-title":"Molecular Ecology","ISSN":"0962-1083","issue":"13","journalAbbreviation":"Molecular Ecology","note":"publisher: Wiley Online Library","page":"3390-3404","title":"The coral immune response facilitates protection against microbes during tissue regeneration","volume":"24","author":[{"family":"Water","given":"Jeroen AJM","non-dropping-particle":"van de"},{"family":"Ainsworth","given":"Tracy D"},{"family":"Leggat","given":"William"},{"family":"Bourne","given":"David G"},{"family":"Willis","given":"Bette L"},{"family":"Van Oppen","given":"Madeleine JH"}],"issued":{"date-parts":[["2015"]]}}}],"schema":"https://github.com/citation-style-language/schema/raw/master/csl-citation.json"} </w:instrText>
      </w:r>
      <w:r w:rsidR="00746E7C">
        <w:fldChar w:fldCharType="separate"/>
      </w:r>
      <w:r w:rsidR="00EE515C" w:rsidRPr="00EE515C">
        <w:t>[33,34]</w:t>
      </w:r>
      <w:r w:rsidR="00746E7C">
        <w:fldChar w:fldCharType="end"/>
      </w:r>
      <w:ins w:id="128" w:author="Microsoft Office User" w:date="2023-09-15T12:29:00Z">
        <w:r>
          <w:t>. For example, in Toll-like receptors, after a microbe-associated molecular pattern (MAMP) has been detected by the TLR’s extracellular leucine rich repeats (</w:t>
        </w:r>
      </w:ins>
      <w:ins w:id="129" w:author="Microsoft Office User" w:date="2023-09-15T12:30:00Z">
        <w:r>
          <w:t>LRR domains), it is the intracellular TIR domain that</w:t>
        </w:r>
      </w:ins>
      <w:ins w:id="130" w:author="Microsoft Office User" w:date="2023-09-15T12:33:00Z">
        <w:r>
          <w:t xml:space="preserve"> is required for transduction of that signal and the animal’s ultimate immune response</w:t>
        </w:r>
      </w:ins>
      <w:ins w:id="131" w:author="Tanya Brown" w:date="2023-10-09T17:54:00Z">
        <w:r w:rsidR="007154A5">
          <w:t xml:space="preserve"> </w:t>
        </w:r>
      </w:ins>
      <w:r w:rsidR="007154A5">
        <w:fldChar w:fldCharType="begin"/>
      </w:r>
      <w:r w:rsidR="00EE515C">
        <w:instrText xml:space="preserve"> ADDIN ZOTERO_ITEM CSL_CITATION {"citationID":"arg4fv50tf","properties":{"formattedCitation":"[35]","plainCitation":"[35]","noteIndex":0},"citationItems":[{"id":668,"uris":["http://zotero.org/groups/4751850/items/JHHQT7ID"],"itemData":{"id":668,"type":"article-journal","container-title":"Frontiers in immunology","ISSN":"1664-3224","journalAbbreviation":"Frontiers in immunology","note":"publisher: Frontiers Media SA","page":"1523","title":"Toll-like receptors, associated biological roles, and signaling networks in non-mammals","volume":"9","author":[{"family":"Nie","given":"Li"},{"family":"Cai","given":"Shi-Yu"},{"family":"Shao","given":"Jian-Zhong"},{"family":"Chen","given":"Jiong"}],"issued":{"date-parts":[["2018"]]}}}],"schema":"https://github.com/citation-style-language/schema/raw/master/csl-citation.json"} </w:instrText>
      </w:r>
      <w:r w:rsidR="007154A5">
        <w:fldChar w:fldCharType="separate"/>
      </w:r>
      <w:r w:rsidR="00EE515C" w:rsidRPr="00EE515C">
        <w:t>[35]</w:t>
      </w:r>
      <w:r w:rsidR="007154A5">
        <w:fldChar w:fldCharType="end"/>
      </w:r>
      <w:ins w:id="132" w:author="Microsoft Office User" w:date="2023-09-15T12:33:00Z">
        <w:r>
          <w:t>.</w:t>
        </w:r>
      </w:ins>
    </w:p>
    <w:p w14:paraId="63EF7A8F" w14:textId="77777777" w:rsidR="00263813" w:rsidRDefault="00263813" w:rsidP="005C3394">
      <w:pPr>
        <w:rPr>
          <w:ins w:id="133" w:author="Microsoft Office User" w:date="2023-09-15T12:33:00Z"/>
        </w:rPr>
      </w:pPr>
    </w:p>
    <w:p w14:paraId="67B03BEA" w14:textId="3E349E97" w:rsidR="00263813" w:rsidRDefault="003819EA" w:rsidP="005C3394">
      <w:pPr>
        <w:rPr>
          <w:ins w:id="134" w:author="Microsoft Office User" w:date="2023-09-15T12:27:00Z"/>
        </w:rPr>
      </w:pPr>
      <w:ins w:id="135" w:author="Microsoft Office User" w:date="2023-09-15T12:34:00Z">
        <w:r>
          <w:t>While the molecular biology of TIR-domain-containing proteins in corals</w:t>
        </w:r>
      </w:ins>
      <w:ins w:id="136" w:author="Microsoft Office User" w:date="2023-09-15T12:45:00Z">
        <w:r w:rsidR="009C6F4D">
          <w:t xml:space="preserve"> </w:t>
        </w:r>
      </w:ins>
      <w:ins w:id="137" w:author="Microsoft Office User" w:date="2023-09-15T12:36:00Z">
        <w:r>
          <w:t>ha</w:t>
        </w:r>
      </w:ins>
      <w:ins w:id="138" w:author="Microsoft Office User" w:date="2023-09-15T12:45:00Z">
        <w:r w:rsidR="009C6F4D">
          <w:t xml:space="preserve">s </w:t>
        </w:r>
      </w:ins>
      <w:ins w:id="139" w:author="Microsoft Office User" w:date="2023-09-15T12:36:00Z">
        <w:r>
          <w:t>not yet been independently confirmed</w:t>
        </w:r>
      </w:ins>
      <w:ins w:id="140" w:author="Microsoft Office User" w:date="2023-09-15T12:34:00Z">
        <w:r>
          <w:t xml:space="preserve">, </w:t>
        </w:r>
      </w:ins>
      <w:ins w:id="141" w:author="Microsoft Office User" w:date="2023-09-15T12:35:00Z">
        <w:r>
          <w:t xml:space="preserve">much research has been done on the mechanisms by which the </w:t>
        </w:r>
      </w:ins>
      <w:ins w:id="142" w:author="Microsoft Office User" w:date="2023-09-15T12:36:00Z">
        <w:del w:id="143" w:author="Tanya Brown" w:date="2023-10-09T17:06:00Z">
          <w:r w:rsidDel="00746E7C">
            <w:delText>homolous</w:delText>
          </w:r>
        </w:del>
      </w:ins>
      <w:ins w:id="144" w:author="Tanya Brown" w:date="2023-10-09T17:06:00Z">
        <w:r w:rsidR="00746E7C">
          <w:t>homologues</w:t>
        </w:r>
      </w:ins>
      <w:ins w:id="145" w:author="Microsoft Office User" w:date="2023-10-27T12:25:00Z">
        <w:r w:rsidR="0038622B">
          <w:t xml:space="preserve"> of</w:t>
        </w:r>
      </w:ins>
      <w:ins w:id="146" w:author="Microsoft Office User" w:date="2023-09-15T12:36:00Z">
        <w:r>
          <w:t xml:space="preserve"> </w:t>
        </w:r>
      </w:ins>
      <w:ins w:id="147" w:author="Microsoft Office User" w:date="2023-09-15T12:35:00Z">
        <w:r>
          <w:t>TIR domai</w:t>
        </w:r>
      </w:ins>
      <w:ins w:id="148" w:author="Microsoft Office User" w:date="2023-09-15T12:36:00Z">
        <w:r>
          <w:t>n-containing proteins function in human innate immunity</w:t>
        </w:r>
      </w:ins>
      <w:ins w:id="149" w:author="Microsoft Office User" w:date="2023-09-15T12:56:00Z">
        <w:r w:rsidR="001464B6">
          <w:t xml:space="preserve"> (reviewed in </w:t>
        </w:r>
      </w:ins>
      <w:r w:rsidR="001464B6">
        <w:fldChar w:fldCharType="begin"/>
      </w:r>
      <w:r w:rsidR="00EE515C">
        <w:instrText xml:space="preserve"> ADDIN ZOTERO_ITEM CSL_CITATION {"citationID":"VyfEKJuf","properties":{"formattedCitation":"[36]","plainCitation":"[36]","noteIndex":0},"citationItems":[{"id":495,"uris":["http://zotero.org/groups/4751850/items/LWC8W27R"],"itemData":{"id":495,"type":"article-journal","container-title":"Nature Reviews Immunology","ISSN":"1474-1741","issue":"5","journalAbbreviation":"Nature Reviews Immunology","note":"publisher: Nature Publishing Group","page":"353-364","title":"The family of five: TIR-domain-containing adaptors in Toll-like receptor signalling","volume":"7","author":[{"family":"O'Neill","given":"Luke AJ"},{"family":"Bowie","given":"Andrew G"}],"issued":{"date-parts":[["2007"]]}}}],"schema":"https://github.com/citation-style-language/schema/raw/master/csl-citation.json"} </w:instrText>
      </w:r>
      <w:r w:rsidR="001464B6">
        <w:fldChar w:fldCharType="separate"/>
      </w:r>
      <w:r w:rsidR="00EE515C" w:rsidRPr="00EE515C">
        <w:t>[36]</w:t>
      </w:r>
      <w:r w:rsidR="001464B6">
        <w:fldChar w:fldCharType="end"/>
      </w:r>
      <w:ins w:id="150" w:author="Tanya Brown" w:date="2023-10-09T17:56:00Z">
        <w:r w:rsidR="007154A5">
          <w:t>)</w:t>
        </w:r>
      </w:ins>
      <w:ins w:id="151" w:author="Microsoft Office User" w:date="2023-09-15T12:35:00Z">
        <w:r>
          <w:t>.</w:t>
        </w:r>
      </w:ins>
      <w:ins w:id="152" w:author="Microsoft Office User" w:date="2023-09-15T12:36:00Z">
        <w:r>
          <w:t xml:space="preserve"> In us, </w:t>
        </w:r>
      </w:ins>
      <w:ins w:id="153" w:author="Microsoft Office User" w:date="2023-09-15T12:39:00Z">
        <w:r>
          <w:t>TLR</w:t>
        </w:r>
      </w:ins>
      <w:ins w:id="154" w:author="Microsoft Office User" w:date="2023-09-15T12:40:00Z">
        <w:r>
          <w:t xml:space="preserve">s dimerize, with different TLR hetero- or homo- dimers detecting </w:t>
        </w:r>
      </w:ins>
      <w:ins w:id="155" w:author="Microsoft Office User" w:date="2023-09-15T12:41:00Z">
        <w:r>
          <w:t>different MAMPs (</w:t>
        </w:r>
        <w:proofErr w:type="gramStart"/>
        <w:r>
          <w:t>e.g.</w:t>
        </w:r>
        <w:proofErr w:type="gramEnd"/>
        <w:r>
          <w:t xml:space="preserve"> TLR</w:t>
        </w:r>
      </w:ins>
      <w:ins w:id="156" w:author="Microsoft Office User" w:date="2023-09-15T12:39:00Z">
        <w:r>
          <w:t>1/TLR2 heterodimers</w:t>
        </w:r>
      </w:ins>
      <w:ins w:id="157" w:author="Microsoft Office User" w:date="2023-09-15T12:41:00Z">
        <w:r>
          <w:t xml:space="preserve"> detect </w:t>
        </w:r>
        <w:proofErr w:type="spellStart"/>
        <w:r>
          <w:t>triacylated</w:t>
        </w:r>
        <w:proofErr w:type="spellEnd"/>
        <w:r>
          <w:t xml:space="preserve"> lipoproteins from bacteria, </w:t>
        </w:r>
      </w:ins>
      <w:ins w:id="158" w:author="Microsoft Office User" w:date="2023-09-15T12:42:00Z">
        <w:r>
          <w:t xml:space="preserve">TLR9 homodimers detect unmethylated CpG dinucleotides in bacterial or viral DNA, </w:t>
        </w:r>
        <w:proofErr w:type="spellStart"/>
        <w:r>
          <w:t>etc</w:t>
        </w:r>
        <w:proofErr w:type="spellEnd"/>
        <w:r>
          <w:t>).</w:t>
        </w:r>
      </w:ins>
      <w:ins w:id="159" w:author="Microsoft Office User" w:date="2023-09-15T12:43:00Z">
        <w:del w:id="160" w:author="Tanya Brown" w:date="2023-10-09T17:57:00Z">
          <w:r w:rsidDel="007154A5">
            <w:delText xml:space="preserve"> </w:delText>
          </w:r>
        </w:del>
        <w:r>
          <w:t xml:space="preserve"> Once bound to their target MAMP ligand, TLR dimers change </w:t>
        </w:r>
      </w:ins>
      <w:ins w:id="161" w:author="Microsoft Office User" w:date="2023-09-15T12:44:00Z">
        <w:r w:rsidR="009C6F4D">
          <w:t xml:space="preserve">conformation, bending in such a way as to bring their intracellular TIR domains nearby one another. </w:t>
        </w:r>
      </w:ins>
      <w:ins w:id="162" w:author="Microsoft Office User" w:date="2023-09-15T12:42:00Z">
        <w:del w:id="163" w:author="Tanya Brown" w:date="2023-10-09T17:57:00Z">
          <w:r w:rsidDel="007154A5">
            <w:delText xml:space="preserve"> </w:delText>
          </w:r>
        </w:del>
      </w:ins>
      <w:ins w:id="164" w:author="Microsoft Office User" w:date="2023-09-15T12:40:00Z">
        <w:del w:id="165" w:author="Tanya Brown" w:date="2023-10-09T17:57:00Z">
          <w:r w:rsidDel="007154A5">
            <w:delText xml:space="preserve"> </w:delText>
          </w:r>
        </w:del>
      </w:ins>
      <w:ins w:id="166" w:author="Microsoft Office User" w:date="2023-09-15T12:48:00Z">
        <w:r w:rsidR="009C6F4D">
          <w:t xml:space="preserve">This allows binding by </w:t>
        </w:r>
      </w:ins>
      <w:ins w:id="167" w:author="Microsoft Office User" w:date="2023-09-15T12:37:00Z">
        <w:r>
          <w:t xml:space="preserve">five </w:t>
        </w:r>
        <w:proofErr w:type="gramStart"/>
        <w:r>
          <w:t>key</w:t>
        </w:r>
        <w:proofErr w:type="gramEnd"/>
        <w:r>
          <w:t xml:space="preserve"> </w:t>
        </w:r>
        <w:del w:id="168" w:author="Tanya Brown" w:date="2023-10-09T17:57:00Z">
          <w:r w:rsidDel="007154A5">
            <w:delText>adapator</w:delText>
          </w:r>
        </w:del>
      </w:ins>
      <w:ins w:id="169" w:author="Tanya Brown" w:date="2023-10-09T17:57:00Z">
        <w:r w:rsidR="007154A5">
          <w:t>adaptor</w:t>
        </w:r>
      </w:ins>
      <w:ins w:id="170" w:author="Microsoft Office User" w:date="2023-09-15T12:37:00Z">
        <w:r>
          <w:t xml:space="preserve"> proteins</w:t>
        </w:r>
        <w:del w:id="171" w:author="Tanya Brown" w:date="2023-10-09T17:57:00Z">
          <w:r w:rsidDel="007154A5">
            <w:delText xml:space="preserve"> </w:delText>
          </w:r>
        </w:del>
      </w:ins>
      <w:ins w:id="172" w:author="Microsoft Office User" w:date="2023-09-15T12:48:00Z">
        <w:r w:rsidR="009C6F4D">
          <w:t xml:space="preserve"> (myD88, </w:t>
        </w:r>
      </w:ins>
      <w:ins w:id="173" w:author="Microsoft Office User" w:date="2023-09-15T12:49:00Z">
        <w:r w:rsidR="009C6F4D">
          <w:t xml:space="preserve">MAL, </w:t>
        </w:r>
      </w:ins>
      <w:ins w:id="174" w:author="Microsoft Office User" w:date="2023-09-15T12:48:00Z">
        <w:r w:rsidR="009C6F4D">
          <w:t xml:space="preserve">TRIF, TRAM, </w:t>
        </w:r>
      </w:ins>
      <w:ins w:id="175" w:author="Microsoft Office User" w:date="2023-09-15T12:49:00Z">
        <w:r w:rsidR="009C6F4D">
          <w:t>&amp; SARM), recruitment of protein kinases, and activation of transcription factors like NF-</w:t>
        </w:r>
      </w:ins>
      <w:ins w:id="176" w:author="Microsoft Office User" w:date="2023-09-15T12:50:00Z">
        <w:r w:rsidR="009C6F4D">
          <w:sym w:font="Symbol" w:char="F06B"/>
        </w:r>
        <w:r w:rsidR="009C6F4D">
          <w:t>B.</w:t>
        </w:r>
      </w:ins>
    </w:p>
    <w:p w14:paraId="2C923617" w14:textId="77777777" w:rsidR="00263813" w:rsidRDefault="00263813" w:rsidP="005C3394">
      <w:pPr>
        <w:rPr>
          <w:ins w:id="177" w:author="Microsoft Office User" w:date="2023-09-15T12:27:00Z"/>
        </w:rPr>
      </w:pPr>
    </w:p>
    <w:p w14:paraId="36F4D6C0" w14:textId="0C8A4C27" w:rsidR="005C3394" w:rsidRDefault="00367A15" w:rsidP="005C3394">
      <w:pPr>
        <w:rPr>
          <w:ins w:id="178" w:author="Microsoft Office User" w:date="2023-09-11T12:36:00Z"/>
        </w:rPr>
      </w:pPr>
      <w:r w:rsidRPr="00FC0723">
        <w:t>The genomic copy number of some gene families of TIR-domain containing genes is known to vary greatly between coral species, and on this basis these genes have been hypothesized to influence cross-species differences in coral microbiome structure</w:t>
      </w:r>
      <w:r w:rsidR="00E9798F">
        <w:fldChar w:fldCharType="begin"/>
      </w:r>
      <w:r w:rsidR="00EE515C">
        <w:instrText xml:space="preserve"> ADDIN ZOTERO_ITEM CSL_CITATION {"citationID":"VjuQENmL","properties":{"formattedCitation":"[37]","plainCitation":"[37]","noteIndex":0},"citationItems":[{"id":29,"uris":["http://zotero.org/groups/4751850/items/7REVQ4JZ"],"itemData":{"id":29,"type":"article-journal","abstract":"The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E9798F">
        <w:fldChar w:fldCharType="separate"/>
      </w:r>
      <w:r w:rsidR="00EE515C" w:rsidRPr="00EE515C">
        <w:t>[37]</w:t>
      </w:r>
      <w:r w:rsidR="00E9798F">
        <w:fldChar w:fldCharType="end"/>
      </w:r>
      <w:del w:id="179" w:author="Microsoft Office User" w:date="2023-09-11T16:41:00Z">
        <w:r w:rsidDel="00E9798F">
          <w:fldChar w:fldCharType="begin"/>
        </w:r>
        <w:r w:rsidDel="00E9798F">
          <w:delInstrText>HYPERLINK "https://www.zotero.org/google-docs/?Hf1Edn" \h</w:delInstrText>
        </w:r>
        <w:r w:rsidDel="00E9798F">
          <w:fldChar w:fldCharType="separate"/>
        </w:r>
        <w:r w:rsidRPr="00FC0723" w:rsidDel="00E9798F">
          <w:rPr>
            <w:vertAlign w:val="superscript"/>
          </w:rPr>
          <w:delText>26</w:delText>
        </w:r>
        <w:r w:rsidDel="00E9798F">
          <w:rPr>
            <w:vertAlign w:val="superscript"/>
          </w:rPr>
          <w:fldChar w:fldCharType="end"/>
        </w:r>
      </w:del>
      <w:r w:rsidRPr="00FC0723">
        <w:t xml:space="preserve">. </w:t>
      </w:r>
      <w:ins w:id="180" w:author="Microsoft Office User" w:date="2023-09-11T12:36:00Z">
        <w:r w:rsidR="005C3394" w:rsidRPr="00FC0723">
          <w:t xml:space="preserve"> However, a lack of consistently collected cross-species microbiome data has so far precluded empirical testing of this intriguing idea. </w:t>
        </w:r>
      </w:ins>
    </w:p>
    <w:p w14:paraId="5F6DD661" w14:textId="77777777" w:rsidR="005C3394" w:rsidRDefault="005C3394" w:rsidP="00406E0F">
      <w:pPr>
        <w:rPr>
          <w:ins w:id="181" w:author="Microsoft Office User" w:date="2023-09-11T16:33:00Z"/>
        </w:rPr>
      </w:pPr>
    </w:p>
    <w:p w14:paraId="7D8170FC" w14:textId="1FE08005" w:rsidR="00A93871" w:rsidRDefault="009C6F4D" w:rsidP="00A93871">
      <w:pPr>
        <w:rPr>
          <w:ins w:id="182" w:author="Microsoft Office User" w:date="2023-09-11T16:33:00Z"/>
        </w:rPr>
      </w:pPr>
      <w:ins w:id="183" w:author="Microsoft Office User" w:date="2023-09-15T12:53:00Z">
        <w:r>
          <w:t xml:space="preserve">Given that only a tiny fraction of </w:t>
        </w:r>
      </w:ins>
      <w:ins w:id="184" w:author="Microsoft Office User" w:date="2023-09-15T12:54:00Z">
        <w:r>
          <w:t xml:space="preserve">described </w:t>
        </w:r>
        <w:proofErr w:type="spellStart"/>
        <w:r>
          <w:t>sclearactinian</w:t>
        </w:r>
        <w:proofErr w:type="spellEnd"/>
        <w:r>
          <w:t xml:space="preserve"> species have sequenced genomes, analyses comparing innate immunity must be mindful </w:t>
        </w:r>
        <w:r w:rsidR="001464B6">
          <w:t>to maintain</w:t>
        </w:r>
        <w:r>
          <w:t xml:space="preserve"> statistical power</w:t>
        </w:r>
        <w:r w:rsidR="001464B6">
          <w:t xml:space="preserve">. </w:t>
        </w:r>
      </w:ins>
      <w:ins w:id="185" w:author="Microsoft Office User" w:date="2023-09-11T16:33:00Z">
        <w:r w:rsidR="00A93871">
          <w:t xml:space="preserve">We reasoned that a targeted </w:t>
        </w:r>
      </w:ins>
      <w:ins w:id="186" w:author="Microsoft Office User" w:date="2023-09-11T16:34:00Z">
        <w:r w:rsidR="00A93871">
          <w:t>comparative analysis testing th</w:t>
        </w:r>
      </w:ins>
      <w:ins w:id="187" w:author="Microsoft Office User" w:date="2023-09-11T16:36:00Z">
        <w:r w:rsidR="00A93871">
          <w:t>e</w:t>
        </w:r>
      </w:ins>
      <w:ins w:id="188" w:author="Microsoft Office User" w:date="2023-09-11T16:33:00Z">
        <w:r w:rsidR="00A93871">
          <w:t xml:space="preserve"> previously</w:t>
        </w:r>
      </w:ins>
      <w:ins w:id="189" w:author="Microsoft Office User" w:date="2023-09-11T16:36:00Z">
        <w:r w:rsidR="00A93871">
          <w:t xml:space="preserve"> </w:t>
        </w:r>
      </w:ins>
      <w:ins w:id="190" w:author="Microsoft Office User" w:date="2023-09-11T16:33:00Z">
        <w:r w:rsidR="00A93871">
          <w:t xml:space="preserve">published hypothesis </w:t>
        </w:r>
      </w:ins>
      <w:ins w:id="191" w:author="Microsoft Office User" w:date="2023-09-11T16:34:00Z">
        <w:r w:rsidR="00A93871">
          <w:t xml:space="preserve">that TIR-domain containing gene family expansions have altered coral microbiome richness </w:t>
        </w:r>
      </w:ins>
      <w:ins w:id="192" w:author="Microsoft Office User" w:date="2023-09-11T16:33:00Z">
        <w:r w:rsidR="00A93871">
          <w:t xml:space="preserve">would have much greater statistical power than a more </w:t>
        </w:r>
      </w:ins>
      <w:ins w:id="193" w:author="Microsoft Office User" w:date="2023-09-11T16:34:00Z">
        <w:r w:rsidR="00A93871">
          <w:t xml:space="preserve">general </w:t>
        </w:r>
      </w:ins>
      <w:ins w:id="194" w:author="Microsoft Office User" w:date="2023-09-11T16:35:00Z">
        <w:r w:rsidR="00A93871">
          <w:t xml:space="preserve">comparison </w:t>
        </w:r>
      </w:ins>
      <w:ins w:id="195" w:author="Microsoft Office User" w:date="2023-09-11T16:36:00Z">
        <w:r w:rsidR="00A93871">
          <w:t xml:space="preserve">involving </w:t>
        </w:r>
      </w:ins>
      <w:ins w:id="196" w:author="Microsoft Office User" w:date="2023-09-11T16:33:00Z">
        <w:r w:rsidR="00A93871">
          <w:t>all innate immune gene families,</w:t>
        </w:r>
      </w:ins>
      <w:ins w:id="197" w:author="Microsoft Office User" w:date="2023-09-15T12:55:00Z">
        <w:r w:rsidR="001464B6">
          <w:t xml:space="preserve"> as it would involve relatively few comparisons</w:t>
        </w:r>
      </w:ins>
      <w:ins w:id="198" w:author="Microsoft Office User" w:date="2023-09-15T12:56:00Z">
        <w:r w:rsidR="001464B6">
          <w:t>.</w:t>
        </w:r>
      </w:ins>
    </w:p>
    <w:p w14:paraId="2B1A4AD1" w14:textId="77777777" w:rsidR="00A93871" w:rsidRDefault="00A93871" w:rsidP="00406E0F">
      <w:pPr>
        <w:rPr>
          <w:ins w:id="199" w:author="Microsoft Office User" w:date="2023-09-11T12:36:00Z"/>
        </w:rPr>
      </w:pPr>
    </w:p>
    <w:p w14:paraId="4D90931B" w14:textId="012DB593" w:rsidR="000C56B0" w:rsidDel="005C3394" w:rsidRDefault="00367A15" w:rsidP="00406E0F">
      <w:pPr>
        <w:rPr>
          <w:del w:id="200" w:author="Microsoft Office User" w:date="2023-09-11T12:36:00Z"/>
        </w:rPr>
      </w:pPr>
      <w:del w:id="201" w:author="Microsoft Office User" w:date="2023-09-11T12:36:00Z">
        <w:r w:rsidRPr="00FC0723" w:rsidDel="005C3394">
          <w:delText xml:space="preserve">However, a lack of consistently collected cross-species microbiome data has so far precluded empirical testing of this intriguing idea. </w:delText>
        </w:r>
      </w:del>
    </w:p>
    <w:p w14:paraId="5762F6C3" w14:textId="77777777" w:rsidR="00406E0F" w:rsidRPr="00FC0723" w:rsidRDefault="00406E0F" w:rsidP="00406E0F">
      <w:pPr>
        <w:rPr>
          <w:i/>
        </w:rPr>
      </w:pPr>
    </w:p>
    <w:p w14:paraId="7EC88C4E" w14:textId="13DA82A1" w:rsidR="00963D8C" w:rsidRDefault="00367A15" w:rsidP="00406E0F">
      <w:pPr>
        <w:rPr>
          <w:ins w:id="202" w:author="Microsoft Office User" w:date="2023-09-11T16:31:00Z"/>
        </w:rPr>
      </w:pPr>
      <w:r w:rsidRPr="00FC0723">
        <w:t xml:space="preserve">In this study we tested whether dramatic changes in the copy number of coral TLR or IL-1R gene families have driven corresponding changes in microbiome richness, evenness, or composition during more than 250 million years of </w:t>
      </w:r>
      <w:proofErr w:type="spellStart"/>
      <w:r w:rsidRPr="00FC0723">
        <w:t>scleractinian</w:t>
      </w:r>
      <w:proofErr w:type="spellEnd"/>
      <w:r w:rsidRPr="00FC0723">
        <w:t xml:space="preserve"> coral evolution. Our analysis combined </w:t>
      </w:r>
      <w:ins w:id="203" w:author="Microsoft Office User" w:date="2023-09-11T12:12:00Z">
        <w:r w:rsidR="0030451B">
          <w:t xml:space="preserve">comparative genomics </w:t>
        </w:r>
      </w:ins>
      <w:del w:id="204" w:author="Microsoft Office User" w:date="2023-09-11T12:12:00Z">
        <w:r w:rsidRPr="00FC0723" w:rsidDel="0030451B">
          <w:delText xml:space="preserve">genomic analysis </w:delText>
        </w:r>
      </w:del>
      <w:r w:rsidRPr="00FC0723">
        <w:t xml:space="preserve">of all major lineages of </w:t>
      </w:r>
      <w:proofErr w:type="spellStart"/>
      <w:r w:rsidRPr="00FC0723">
        <w:lastRenderedPageBreak/>
        <w:t>scleractinian</w:t>
      </w:r>
      <w:proofErr w:type="spellEnd"/>
      <w:r w:rsidRPr="00FC0723">
        <w:t xml:space="preserve"> coral for which genomes are publicly available with data on coral mucus, tissue, and endolithic skeleton microbiomes from the Global Coral Microbiome Project (GCMP) dataset</w:t>
      </w:r>
      <w:r w:rsidR="00E9798F">
        <w:fldChar w:fldCharType="begin"/>
      </w:r>
      <w:r w:rsidR="00EE515C">
        <w:instrText xml:space="preserve"> ADDIN ZOTERO_ITEM CSL_CITATION {"citationID":"RgABJwD5","properties":{"formattedCitation":"[38,39]","plainCitation":"[38,39]","noteIndex":0},"citationItems":[{"id":"P5LUwwAM/fNEQNRPK","uris":["http://zotero.org/groups/2083483/items/GQ9W8DRG"],"itemData":{"id":429,"type":"article-journal","abstract":"Our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diversity.","container-title":"Nature","DOI":"10.1038/nature24621","ISSN":"1476-4687","issue":"7681","language":"en","license":"2017 Nature Publishing Group","page":"457-463","source":"www.nature.com","title":"A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T."},{"family":"Mirarab","given":"Siavash"},{"family":"Xu","given":"Zhenjiang Zech"},{"family":"Jiang","given":"Lingjing"},{"family":"Haroon","given":"Mohamed F."},{"family":"Kanbar","given":"Jad"},{"family":"Zhu","given":"Qiyun"},{"family":"Song","given":"Se Jin"},{"family":"Kosciolek","given":"Tomasz"},{"family":"Bokulich","given":"Nicholas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A."},{"family":"Knight","given":"Rob"},{"family":"Consortium","given":"The Earth Microbiome Project"},{"family":"Rivera","given":"Jose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K."},{"family":"Lelie","given":"Daniel","dropping-particle":"van der"},{"family":"Treuren","given":"William Van"},{"family":"Zwieten","given":"Lukas","dropping-particle":"van"},{"family":"Vargas-Robles","given":"Daniela"},{"family":"Thurber","given":"Rebecca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family":"Zaneveld","given":"Jesse"},{"family":"Zarraonaindia","given":"Iratxe"},{"family":"Zhang","given":"Qikun"},{"family":"Zhao","given":"Hongxia"}],"issued":{"date-parts":[["2017",11]]}}},{"id":"P5LUwwAM/zYego4dm","uris":["http://zotero.org/users/4235445/items/NAIMWJQP"],"itemData":{"id":83,"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Author(s)","page":"4921","source":"www.nature.com","title":"Coral-associated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E9798F">
        <w:fldChar w:fldCharType="separate"/>
      </w:r>
      <w:r w:rsidR="00EE515C" w:rsidRPr="00EE515C">
        <w:t>[38,39]</w:t>
      </w:r>
      <w:r w:rsidR="00E9798F">
        <w:fldChar w:fldCharType="end"/>
      </w:r>
      <w:ins w:id="205" w:author="Microsoft Office User" w:date="2023-09-11T16:42:00Z">
        <w:r w:rsidR="00E9798F">
          <w:t xml:space="preserve">  </w:t>
        </w:r>
      </w:ins>
      <w:del w:id="206" w:author="Microsoft Office User" w:date="2023-09-11T16:43:00Z">
        <w:r w:rsidDel="00E9798F">
          <w:fldChar w:fldCharType="begin"/>
        </w:r>
        <w:r w:rsidDel="00E9798F">
          <w:delInstrText>HYPERLINK "https://www.zotero.org/google-docs/?rJUxhZ" \h</w:delInstrText>
        </w:r>
        <w:r w:rsidDel="00E9798F">
          <w:fldChar w:fldCharType="separate"/>
        </w:r>
        <w:r w:rsidRPr="00FC0723" w:rsidDel="00E9798F">
          <w:rPr>
            <w:vertAlign w:val="superscript"/>
          </w:rPr>
          <w:delText>3</w:delText>
        </w:r>
        <w:r w:rsidDel="00E9798F">
          <w:rPr>
            <w:vertAlign w:val="superscript"/>
          </w:rPr>
          <w:fldChar w:fldCharType="end"/>
        </w:r>
        <w:r w:rsidRPr="00FC0723" w:rsidDel="00E9798F">
          <w:delText xml:space="preserve"> </w:delText>
        </w:r>
      </w:del>
      <w:r w:rsidRPr="00FC0723">
        <w:t xml:space="preserve">— a collection of more than 1440 16S rRNA libraries from diverse coral species. We then used established phylogenetic comparative methods to test whether coral species’ TLR or IL-1R gene families correlated with their microbiome structure or composition. </w:t>
      </w:r>
    </w:p>
    <w:p w14:paraId="61FEAF6C" w14:textId="77777777" w:rsidR="00963D8C" w:rsidRDefault="00963D8C" w:rsidP="00406E0F">
      <w:pPr>
        <w:rPr>
          <w:ins w:id="207" w:author="Microsoft Office User" w:date="2023-09-11T16:28:00Z"/>
        </w:rPr>
      </w:pPr>
    </w:p>
    <w:p w14:paraId="3E6842C2" w14:textId="2948B014" w:rsidR="000C56B0" w:rsidRPr="00FC0723" w:rsidRDefault="00367A15" w:rsidP="00406E0F">
      <w:r w:rsidRPr="00FC0723">
        <w:t>The results identify potential drivers of microbiome structure among sequenced corals, and highlight the value of comparative analysis for supporting or refuting whether specific host traits underlie differences in microbiome structure between animal species.  They further support the idea that different regions of coral anatomy differ not just in microbiome composition, but also in responsiveness to host traits</w:t>
      </w:r>
      <w:ins w:id="208" w:author="Tanya Brown" w:date="2023-11-27T11:22:00Z">
        <w:r w:rsidR="00A34D81">
          <w:t xml:space="preserve">. </w:t>
        </w:r>
      </w:ins>
      <w:ins w:id="209" w:author="Tanya Brown" w:date="2023-11-27T11:23:00Z">
        <w:r w:rsidR="001740DA">
          <w:t xml:space="preserve">While we had hypothesized that coral tissue microbiomes would </w:t>
        </w:r>
      </w:ins>
      <w:ins w:id="210" w:author="Tanya Brown" w:date="2023-11-27T11:24:00Z">
        <w:r w:rsidR="001740DA">
          <w:t>be most responsive to changes in host innate immune gene repertoire over evolution</w:t>
        </w:r>
      </w:ins>
      <w:ins w:id="211" w:author="Tanya Brown" w:date="2023-11-27T11:27:00Z">
        <w:r w:rsidR="001740DA">
          <w:t xml:space="preserve">, </w:t>
        </w:r>
      </w:ins>
      <w:ins w:id="212" w:author="Tanya Brown" w:date="2023-11-27T11:26:00Z">
        <w:r w:rsidR="001740DA">
          <w:t xml:space="preserve"> the</w:t>
        </w:r>
      </w:ins>
      <w:ins w:id="213" w:author="Tanya Brown" w:date="2023-11-27T11:27:00Z">
        <w:r w:rsidR="001740DA">
          <w:t xml:space="preserve"> portion of coral anatomy</w:t>
        </w:r>
      </w:ins>
      <w:ins w:id="214" w:author="Tanya Brown" w:date="2023-11-27T11:28:00Z">
        <w:r w:rsidR="001740DA">
          <w:t xml:space="preserve"> that </w:t>
        </w:r>
      </w:ins>
      <w:ins w:id="215" w:author="Tanya Brown" w:date="2023-11-27T11:29:00Z">
        <w:r w:rsidR="001740DA">
          <w:t>most strongly correlated with innate immunity proved to be</w:t>
        </w:r>
      </w:ins>
      <w:ins w:id="216" w:author="Tanya Brown" w:date="2023-11-27T11:28:00Z">
        <w:r w:rsidR="001740DA">
          <w:t xml:space="preserve">  </w:t>
        </w:r>
      </w:ins>
      <w:del w:id="217" w:author="Tanya Brown" w:date="2023-11-27T11:28:00Z">
        <w:r w:rsidRPr="00FC0723" w:rsidDel="001740DA">
          <w:delText xml:space="preserve"> </w:delText>
        </w:r>
      </w:del>
      <w:del w:id="218" w:author="Tanya Brown" w:date="2023-11-27T11:24:00Z">
        <w:r w:rsidRPr="00FC0723" w:rsidDel="001740DA">
          <w:delText xml:space="preserve">— with the parts of the coral that are most strongly linked to host traits sometimes being </w:delText>
        </w:r>
      </w:del>
      <w:r w:rsidRPr="00FC0723">
        <w:t>a surprise.</w:t>
      </w:r>
    </w:p>
    <w:p w14:paraId="40D5DF0C" w14:textId="13BB9C51" w:rsidR="000C56B0" w:rsidRDefault="00367A15">
      <w:pPr>
        <w:pStyle w:val="Heading2"/>
        <w:spacing w:before="300" w:line="276" w:lineRule="auto"/>
        <w:jc w:val="both"/>
        <w:rPr>
          <w:ins w:id="219" w:author="Tanya Brown" w:date="2023-10-20T14:39:00Z"/>
          <w:rFonts w:ascii="Times New Roman" w:hAnsi="Times New Roman" w:cs="Times New Roman"/>
        </w:rPr>
      </w:pPr>
      <w:bookmarkStart w:id="220" w:name="_1848r02msgb5" w:colFirst="0" w:colLast="0"/>
      <w:bookmarkEnd w:id="220"/>
      <w:r w:rsidRPr="00FC0723">
        <w:rPr>
          <w:rFonts w:ascii="Times New Roman" w:hAnsi="Times New Roman" w:cs="Times New Roman"/>
        </w:rPr>
        <w:t xml:space="preserve">Methods </w:t>
      </w:r>
    </w:p>
    <w:p w14:paraId="76B428B0" w14:textId="77777777" w:rsidR="005A7FEC" w:rsidRDefault="005A7FEC" w:rsidP="005A7FEC">
      <w:pPr>
        <w:rPr>
          <w:ins w:id="221" w:author="Tanya Brown" w:date="2023-10-20T14:39:00Z"/>
        </w:rPr>
      </w:pPr>
    </w:p>
    <w:p w14:paraId="5E295E29" w14:textId="77777777" w:rsidR="005A7FEC" w:rsidRPr="00406E0F" w:rsidRDefault="005A7FEC" w:rsidP="005A7FEC">
      <w:pPr>
        <w:rPr>
          <w:ins w:id="222" w:author="Tanya Brown" w:date="2023-10-20T14:39:00Z"/>
          <w:b/>
          <w:bCs/>
        </w:rPr>
      </w:pPr>
      <w:ins w:id="223" w:author="Tanya Brown" w:date="2023-10-20T14:39:00Z">
        <w:r w:rsidRPr="00406E0F">
          <w:rPr>
            <w:b/>
            <w:bCs/>
          </w:rPr>
          <w:t>Coral sampling and microbiome analysis</w:t>
        </w:r>
      </w:ins>
    </w:p>
    <w:p w14:paraId="740E24F5" w14:textId="6C71E2D7" w:rsidR="005A7FEC" w:rsidRDefault="005A7FEC" w:rsidP="005A7FEC">
      <w:pPr>
        <w:rPr>
          <w:ins w:id="224" w:author="Tanya Brown" w:date="2023-10-20T14:39:00Z"/>
        </w:rPr>
      </w:pPr>
      <w:ins w:id="225" w:author="Tanya Brown" w:date="2023-10-20T14:39:00Z">
        <w:r w:rsidRPr="00FC0723">
          <w:t xml:space="preserve">The Global Coral Microbiome Project (GCMP) coral mucus, tissue and skeleton samples reanalyzed here were originally collected and processed following the methods outlined in Pollock </w:t>
        </w:r>
        <w:r w:rsidRPr="00DB41FE">
          <w:rPr>
            <w:i/>
            <w:iCs/>
          </w:rPr>
          <w:t>et al</w:t>
        </w:r>
        <w:r>
          <w:rPr>
            <w:i/>
            <w:iCs/>
          </w:rPr>
          <w:t>.,</w:t>
        </w:r>
        <w:r w:rsidRPr="00FC0723">
          <w:t xml:space="preserve"> 2018</w:t>
        </w:r>
        <w:r>
          <w:t xml:space="preserve">  </w:t>
        </w:r>
        <w:r>
          <w:fldChar w:fldCharType="begin"/>
        </w:r>
      </w:ins>
      <w:r w:rsidR="00EE515C">
        <w:instrText xml:space="preserve"> ADDIN ZOTERO_ITEM CSL_CITATION {"citationID":"xVaGG424","properties":{"formattedCitation":"[39]","plainCitation":"[39]","noteIndex":0},"citationItems":[{"id":"P5LUwwAM/zYego4dm","uris":["http://zotero.org/users/4235445/items/NAIMWJQP"],"itemData":{"id":83,"type":"article-journal","abstract":"Associations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Author(s)","page":"4921","source":"www.nature.com","title":"Coral-associated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ins w:id="226" w:author="Tanya Brown" w:date="2023-10-20T14:39:00Z">
        <w:r>
          <w:fldChar w:fldCharType="separate"/>
        </w:r>
      </w:ins>
      <w:r w:rsidR="00EE515C" w:rsidRPr="00EE515C">
        <w:t>[39]</w:t>
      </w:r>
      <w:ins w:id="227" w:author="Tanya Brown" w:date="2023-10-20T14:39:00Z">
        <w:r>
          <w:fldChar w:fldCharType="end"/>
        </w:r>
        <w:r w:rsidRPr="00FC0723">
          <w:t>.</w:t>
        </w:r>
        <w:r>
          <w:t xml:space="preserve"> Those methods are briefly restated here.</w:t>
        </w:r>
        <w:r w:rsidRPr="00FC0723">
          <w:t xml:space="preserve"> All coral samples were collected by AAUS-certified scientific divers, in accordance with local regulations. These plus additional international samples were then </w:t>
        </w:r>
        <w:proofErr w:type="spellStart"/>
        <w:r w:rsidRPr="00FC0723">
          <w:t>resequenced</w:t>
        </w:r>
        <w:proofErr w:type="spellEnd"/>
        <w:r w:rsidRPr="00FC0723">
          <w:t xml:space="preserve"> with protocols standard for the Earth Microbiome Project</w:t>
        </w:r>
        <w:r>
          <w:fldChar w:fldCharType="begin"/>
        </w:r>
      </w:ins>
      <w:r w:rsidR="00EE515C">
        <w:instrText xml:space="preserve"> ADDIN ZOTERO_ITEM CSL_CITATION {"citationID":"zWbUti11","properties":{"formattedCitation":"[40]","plainCitation":"[40]","noteIndex":0},"citationItems":[{"id":46,"uris":["http://zotero.org/groups/4751850/items/NXBWQIDA"],"itemData":{"id":46,"type":"article-journal","abstract":"Our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diversity.","container-title":"Nature","DOI":"10.1038/nature24621","ISSN":"1476-4687","issue":"7681","journalAbbreviation":"Nature","page":"457-463","title":"A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K."},{"family":"Lelie","given":"Daniel","non-dropping-particle":"van der"},{"family":"Van Treuren","given":"William"},{"family":"Zwieten","given":"Lukas","non-dropping-particle":"van"},{"family":"Vargas-Robles","given":"Daniela"},{"family":"Thurber","given":"Rebecca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C."},{"family":"Yang","given":"Yeqin"},{"literal":"The Earth Microbiome Project Consortium"}],"issued":{"date-parts":[["2017",11,1]]}}}],"schema":"https://github.com/citation-style-language/schema/raw/master/csl-citation.json"} </w:instrText>
      </w:r>
      <w:ins w:id="228" w:author="Tanya Brown" w:date="2023-10-20T14:39:00Z">
        <w:r>
          <w:fldChar w:fldCharType="separate"/>
        </w:r>
      </w:ins>
      <w:r w:rsidR="00EE515C" w:rsidRPr="00EE515C">
        <w:t>[40]</w:t>
      </w:r>
      <w:ins w:id="229" w:author="Tanya Brown" w:date="2023-10-20T14:39:00Z">
        <w:r>
          <w:fldChar w:fldCharType="end"/>
        </w:r>
        <w:r w:rsidRPr="00FC0723">
          <w:t xml:space="preserve">. Bacterial and archaeal DNA were extracted using the </w:t>
        </w:r>
        <w:proofErr w:type="spellStart"/>
        <w:r w:rsidRPr="00FC0723">
          <w:t>PowerSoil</w:t>
        </w:r>
        <w:proofErr w:type="spellEnd"/>
        <w:r w:rsidRPr="00FC0723">
          <w:t xml:space="preserve"> DNA Isolation Kit (MoBio Laboratories, Carlsbad, CA; now Qiagen, Venlo, Netherlands). To select for the 16S rRNA V4 gene region, polymerase chain reaction (PCR) was performed using the following primers with </w:t>
        </w:r>
        <w:proofErr w:type="spellStart"/>
        <w:r w:rsidRPr="00FC0723">
          <w:t>illumina</w:t>
        </w:r>
        <w:proofErr w:type="spellEnd"/>
        <w:r w:rsidRPr="00FC0723">
          <w:t xml:space="preserve"> adapter sequences (underlined) at the 5’ ends: 5</w:t>
        </w:r>
        <w:r w:rsidRPr="00FC0723">
          <w:rPr>
            <w:color w:val="222222"/>
            <w:highlight w:val="white"/>
          </w:rPr>
          <w:t>15F</w:t>
        </w:r>
        <w:r>
          <w:rPr>
            <w:color w:val="222222"/>
            <w:highlight w:val="white"/>
          </w:rPr>
          <w:fldChar w:fldCharType="begin"/>
        </w:r>
      </w:ins>
      <w:r w:rsidR="00EE515C">
        <w:rPr>
          <w:color w:val="222222"/>
          <w:highlight w:val="white"/>
        </w:rPr>
        <w:instrText xml:space="preserve"> ADDIN ZOTERO_ITEM CSL_CITATION {"citationID":"iSS9tI6M","properties":{"formattedCitation":"[41]","plainCitation":"[41]","noteIndex":0},"citationItems":[{"id":395,"uris":["http://zotero.org/groups/4751850/items/Z3QMK3MR"],"itemData":{"id":395,"type":"article-journal","container-title":"Environmental microbiology","ISSN":"1462-2912","issue":"5","journalAbbreviation":"Environmental microbiology","note":"publisher: Wiley Online Library","page":"1403-1414","title":"Every base matters: assessing small subunit rRNA primers for marine microbiomes with mock communities, time series and global field samples","volume":"18","author":[{"family":"Parada","given":"Alma E"},{"family":"Needham","given":"David M"},{"family":"Fuhrman","given":"Jed A"}],"issued":{"date-parts":[["2016"]]}}}],"schema":"https://github.com/citation-style-language/schema/raw/master/csl-citation.json"} </w:instrText>
      </w:r>
      <w:ins w:id="230" w:author="Tanya Brown" w:date="2023-10-20T14:39:00Z">
        <w:r>
          <w:rPr>
            <w:color w:val="222222"/>
            <w:highlight w:val="white"/>
          </w:rPr>
          <w:fldChar w:fldCharType="separate"/>
        </w:r>
      </w:ins>
      <w:r w:rsidR="00EE515C" w:rsidRPr="00EE515C">
        <w:rPr>
          <w:highlight w:val="white"/>
        </w:rPr>
        <w:t>[41]</w:t>
      </w:r>
      <w:ins w:id="231" w:author="Tanya Brown" w:date="2023-10-20T14:39:00Z">
        <w:r>
          <w:rPr>
            <w:color w:val="222222"/>
            <w:highlight w:val="white"/>
          </w:rPr>
          <w:fldChar w:fldCharType="end"/>
        </w:r>
        <w:r>
          <w:rPr>
            <w:color w:val="222222"/>
          </w:rPr>
          <w:t xml:space="preserve"> </w:t>
        </w:r>
        <w:r w:rsidRPr="00FC0723">
          <w:rPr>
            <w:rFonts w:eastAsia="Gungsuh"/>
            <w:color w:val="222222"/>
            <w:highlight w:val="white"/>
          </w:rPr>
          <w:t>5′−</w:t>
        </w:r>
        <w:r w:rsidRPr="00FC0723">
          <w:t xml:space="preserve"> </w:t>
        </w:r>
        <w:r w:rsidRPr="00FC0723">
          <w:rPr>
            <w:u w:val="single"/>
          </w:rPr>
          <w:t xml:space="preserve">TCG </w:t>
        </w:r>
        <w:proofErr w:type="spellStart"/>
        <w:r w:rsidRPr="00FC0723">
          <w:rPr>
            <w:u w:val="single"/>
          </w:rPr>
          <w:t>TCG</w:t>
        </w:r>
        <w:proofErr w:type="spellEnd"/>
        <w:r w:rsidRPr="00FC0723">
          <w:rPr>
            <w:u w:val="single"/>
          </w:rPr>
          <w:t xml:space="preserve"> GCA GCG TCA GAT GTG TAT AAG AGA CAG </w:t>
        </w:r>
        <w:r w:rsidRPr="00FC0723">
          <w:t xml:space="preserve">GTG YCA GCM GCC GCG GTA A </w:t>
        </w:r>
        <w:r w:rsidRPr="00FC0723">
          <w:rPr>
            <w:rFonts w:eastAsia="Gungsuh"/>
            <w:color w:val="222222"/>
            <w:highlight w:val="white"/>
          </w:rPr>
          <w:t>−3′ and 806R</w:t>
        </w:r>
        <w:r>
          <w:rPr>
            <w:rFonts w:eastAsia="Gungsuh"/>
            <w:color w:val="222222"/>
            <w:highlight w:val="white"/>
          </w:rPr>
          <w:fldChar w:fldCharType="begin"/>
        </w:r>
      </w:ins>
      <w:r w:rsidR="00EE515C">
        <w:rPr>
          <w:rFonts w:eastAsia="Gungsuh"/>
          <w:color w:val="222222"/>
          <w:highlight w:val="white"/>
        </w:rPr>
        <w:instrText xml:space="preserve"> ADDIN ZOTERO_ITEM CSL_CITATION {"citationID":"usQuZMvn","properties":{"formattedCitation":"[42]","plainCitation":"[42]","noteIndex":0},"citationItems":[{"id":405,"uris":["http://zotero.org/groups/4751850/items/8J53AW2I"],"itemData":{"id":405,"type":"article-journal","container-title":"Aquatic Microbial Ecology","ISSN":"0948-3055","issue":"2","journalAbbreviation":"Aquatic Microbial Ecology","page":"129-137","title":"Minor revision to V4 region SSU rRNA 806R gene primer greatly increases detection of SAR11 bacterioplankton","volume":"75","author":[{"family":"Apprill","given":"Amy"},{"family":"McNally","given":"Sean"},{"family":"Parsons","given":"Rachel"},{"family":"Weber","given":"Laura"}],"issued":{"date-parts":[["2015"]]}}}],"schema":"https://github.com/citation-style-language/schema/raw/master/csl-citation.json"} </w:instrText>
      </w:r>
      <w:ins w:id="232" w:author="Tanya Brown" w:date="2023-10-20T14:39:00Z">
        <w:r>
          <w:rPr>
            <w:rFonts w:eastAsia="Gungsuh"/>
            <w:color w:val="222222"/>
            <w:highlight w:val="white"/>
          </w:rPr>
          <w:fldChar w:fldCharType="separate"/>
        </w:r>
      </w:ins>
      <w:r w:rsidR="00EE515C" w:rsidRPr="00EE515C">
        <w:rPr>
          <w:rFonts w:eastAsia="Gungsuh"/>
          <w:highlight w:val="white"/>
        </w:rPr>
        <w:t>[42]</w:t>
      </w:r>
      <w:ins w:id="233" w:author="Tanya Brown" w:date="2023-10-20T14:39:00Z">
        <w:r>
          <w:rPr>
            <w:rFonts w:eastAsia="Gungsuh"/>
            <w:color w:val="222222"/>
            <w:highlight w:val="white"/>
          </w:rPr>
          <w:fldChar w:fldCharType="end"/>
        </w:r>
        <w:r w:rsidRPr="00FC0723">
          <w:rPr>
            <w:rFonts w:eastAsia="Gungsuh"/>
            <w:color w:val="222222"/>
            <w:highlight w:val="white"/>
          </w:rPr>
          <w:t xml:space="preserve"> 5’−</w:t>
        </w:r>
        <w:r w:rsidRPr="00FC0723">
          <w:rPr>
            <w:u w:val="single"/>
          </w:rPr>
          <w:t xml:space="preserve"> GTC TCG TGG GCT CGG AGA TGT GTA TAA GAG ACA G</w:t>
        </w:r>
        <w:r w:rsidRPr="00FC0723">
          <w:t>GG ACT CAN VGG GTW TCT AAT</w:t>
        </w:r>
        <w:r w:rsidRPr="00FC0723">
          <w:rPr>
            <w:rFonts w:eastAsia="Gungsuh"/>
            <w:color w:val="222222"/>
            <w:highlight w:val="white"/>
          </w:rPr>
          <w:t xml:space="preserve"> −3′</w:t>
        </w:r>
        <w:r w:rsidRPr="00FC0723">
          <w:t xml:space="preserve">. PCR, library preparation and sequencing on an Illumina </w:t>
        </w:r>
        <w:proofErr w:type="spellStart"/>
        <w:r w:rsidRPr="00FC0723">
          <w:t>HiSeq</w:t>
        </w:r>
        <w:proofErr w:type="spellEnd"/>
        <w:r w:rsidRPr="00FC0723">
          <w:t xml:space="preserve"> (2x125bp) was performed by the EMP</w:t>
        </w:r>
        <w:r>
          <w:fldChar w:fldCharType="begin"/>
        </w:r>
      </w:ins>
      <w:r w:rsidR="00EE515C">
        <w:instrText xml:space="preserve"> ADDIN ZOTERO_ITEM CSL_CITATION {"citationID":"12fPFn3l","properties":{"formattedCitation":"[40,43]","plainCitation":"[40,43]","noteIndex":0},"citationItems":[{"id":46,"uris":["http://zotero.org/groups/4751850/items/NXBWQIDA"],"itemData":{"id":46,"type":"article-journal","abstract":"Our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diversity.","container-title":"Nature","DOI":"10.1038/nature24621","ISSN":"1476-4687","issue":"7681","journalAbbreviation":"Nature","page":"457-463","title":"A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K."},{"family":"Lelie","given":"Daniel","non-dropping-particle":"van der"},{"family":"Van Treuren","given":"William"},{"family":"Zwieten","given":"Lukas","non-dropping-particle":"van"},{"family":"Vargas-Robles","given":"Daniela"},{"family":"Thurber","given":"Rebecca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C."},{"family":"Yang","given":"Yeqin"},{"literal":"The Earth Microbiome Project Consortium"}],"issued":{"date-parts":[["2017",11,1]]}}},{"id":397,"uris":["http://zotero.org/groups/4751850/items/PF9NXFZJ"],"itemData":{"id":397,"type":"article-journal","abstract":"The 16S protocol detailed here is designed to amplify prokaryotes (bacteria and archaea) using paired-end 16S community sequencing on the Illumina platform. Primers 515F-806R target...","DOI":"10.17504/protocols.io.nuudeww","language":"en","source":"www.protocols.io","title":"EMP 16S Illumina Amplicon Protocol","URL":"https://www.protocols.io/view/emp-16s-illumina-amplicon-protocol-nuudeww","author":[{"family":"Caporaso","given":"J. Greg"}],"accessed":{"date-parts":[["2020",7,6]]},"issued":{"date-parts":[["2018",4,14]]}}}],"schema":"https://github.com/citation-style-language/schema/raw/master/csl-citation.json"} </w:instrText>
      </w:r>
      <w:ins w:id="234" w:author="Tanya Brown" w:date="2023-10-20T14:39:00Z">
        <w:r>
          <w:fldChar w:fldCharType="separate"/>
        </w:r>
      </w:ins>
      <w:r w:rsidR="00EE515C" w:rsidRPr="00EE515C">
        <w:t>[40,43]</w:t>
      </w:r>
      <w:ins w:id="235" w:author="Tanya Brown" w:date="2023-10-20T14:39:00Z">
        <w:r>
          <w:fldChar w:fldCharType="end"/>
        </w:r>
        <w:r w:rsidRPr="00FC0723">
          <w:t xml:space="preserve">. The resulting 16S rRNA amplicon sequences from the GCMP are available in the </w:t>
        </w:r>
        <w:proofErr w:type="spellStart"/>
        <w:r w:rsidRPr="00FC0723">
          <w:t>Qiita</w:t>
        </w:r>
        <w:proofErr w:type="spellEnd"/>
        <w:r w:rsidRPr="00FC0723">
          <w:t xml:space="preserve"> database </w:t>
        </w:r>
        <w:proofErr w:type="spellStart"/>
        <w:r w:rsidRPr="00FC0723">
          <w:t>Qiita</w:t>
        </w:r>
        <w:proofErr w:type="spellEnd"/>
        <w:r w:rsidRPr="00FC0723">
          <w:t xml:space="preserve"> (CRC32 id: 8817b8b8 and CRC32 id: ac925c85</w:t>
        </w:r>
      </w:ins>
      <w:ins w:id="236" w:author="Tanya Brown" w:date="2023-10-20T14:40:00Z">
        <w:r>
          <w:t>.</w:t>
        </w:r>
      </w:ins>
      <w:ins w:id="237" w:author="Tanya Brown" w:date="2023-10-20T14:39:00Z">
        <w:r w:rsidRPr="00FC0723">
          <w:t xml:space="preserve"> </w:t>
        </w:r>
      </w:ins>
    </w:p>
    <w:p w14:paraId="31BEE9A1" w14:textId="77777777" w:rsidR="005A7FEC" w:rsidRPr="005A7FEC" w:rsidRDefault="005A7FEC">
      <w:pPr>
        <w:pPrChange w:id="238" w:author="Tanya Brown" w:date="2023-10-20T14:39:00Z">
          <w:pPr>
            <w:pStyle w:val="Heading2"/>
            <w:spacing w:before="300" w:line="276" w:lineRule="auto"/>
            <w:jc w:val="both"/>
          </w:pPr>
        </w:pPrChange>
      </w:pPr>
    </w:p>
    <w:p w14:paraId="67DAAFA4" w14:textId="77777777" w:rsidR="000C56B0" w:rsidRPr="00406E0F" w:rsidRDefault="00367A15" w:rsidP="00406E0F">
      <w:pPr>
        <w:rPr>
          <w:rFonts w:eastAsia="Arial"/>
          <w:b/>
          <w:bCs/>
          <w:sz w:val="22"/>
          <w:szCs w:val="22"/>
        </w:rPr>
      </w:pPr>
      <w:r w:rsidRPr="00406E0F">
        <w:rPr>
          <w:b/>
          <w:bCs/>
        </w:rPr>
        <w:t>Genomic Data Acquisition</w:t>
      </w:r>
    </w:p>
    <w:p w14:paraId="1A810AA7" w14:textId="77777777" w:rsidR="005A7FEC" w:rsidRDefault="00DB41FE" w:rsidP="005A7FEC">
      <w:pPr>
        <w:rPr>
          <w:ins w:id="239" w:author="Tanya Brown" w:date="2023-10-20T14:40:00Z"/>
        </w:rPr>
      </w:pPr>
      <w:r>
        <w:t xml:space="preserve">Reference coral genomes were selected based on completeness and overlap with the Global Coral Microbiome Project dataset. </w:t>
      </w:r>
      <w:r w:rsidRPr="00FC0723">
        <w:t>Twelve coral genomes were downloaded from NCBI (</w:t>
      </w:r>
      <w:hyperlink r:id="rId13">
        <w:r w:rsidRPr="00FC0723">
          <w:rPr>
            <w:color w:val="1155CC"/>
            <w:u w:val="single"/>
          </w:rPr>
          <w:t>https://www.ncbi.nlm.nih.gov/</w:t>
        </w:r>
      </w:hyperlink>
      <w:r w:rsidRPr="00FC0723">
        <w:t>) and Reef Genomics (</w:t>
      </w:r>
      <w:hyperlink r:id="rId14">
        <w:r w:rsidRPr="00FC0723">
          <w:rPr>
            <w:color w:val="1155CC"/>
            <w:u w:val="single"/>
          </w:rPr>
          <w:t>http://reefgenomics.org</w:t>
        </w:r>
      </w:hyperlink>
      <w:r w:rsidRPr="00FC0723">
        <w:t>).</w:t>
      </w:r>
    </w:p>
    <w:p w14:paraId="4AAAB974" w14:textId="77777777" w:rsidR="005A7FEC" w:rsidRDefault="005A7FEC" w:rsidP="005A7FEC">
      <w:pPr>
        <w:rPr>
          <w:ins w:id="240" w:author="Tanya Brown" w:date="2023-10-20T14:40:00Z"/>
        </w:rPr>
      </w:pPr>
    </w:p>
    <w:p w14:paraId="195D4412" w14:textId="08315F6D" w:rsidR="005A7FEC" w:rsidRPr="005A7FEC" w:rsidRDefault="005A7FEC" w:rsidP="005A7FEC">
      <w:pPr>
        <w:rPr>
          <w:ins w:id="241" w:author="Tanya Brown" w:date="2023-10-20T14:40:00Z"/>
          <w:b/>
          <w:bCs/>
          <w:rPrChange w:id="242" w:author="Tanya Brown" w:date="2023-10-20T14:42:00Z">
            <w:rPr>
              <w:ins w:id="243" w:author="Tanya Brown" w:date="2023-10-20T14:40:00Z"/>
            </w:rPr>
          </w:rPrChange>
        </w:rPr>
      </w:pPr>
      <w:ins w:id="244" w:author="Tanya Brown" w:date="2023-10-20T14:40:00Z">
        <w:r w:rsidRPr="005A7FEC">
          <w:rPr>
            <w:b/>
            <w:bCs/>
            <w:rPrChange w:id="245" w:author="Tanya Brown" w:date="2023-10-20T14:42:00Z">
              <w:rPr/>
            </w:rPrChange>
          </w:rPr>
          <w:t xml:space="preserve">Genomic and </w:t>
        </w:r>
      </w:ins>
      <w:ins w:id="246" w:author="Tanya Brown" w:date="2023-10-20T14:41:00Z">
        <w:r w:rsidRPr="005A7FEC">
          <w:rPr>
            <w:b/>
            <w:bCs/>
            <w:rPrChange w:id="247" w:author="Tanya Brown" w:date="2023-10-20T14:42:00Z">
              <w:rPr/>
            </w:rPrChange>
          </w:rPr>
          <w:t>Microbiome Metadata</w:t>
        </w:r>
      </w:ins>
    </w:p>
    <w:p w14:paraId="17D4C840" w14:textId="6B0EC820" w:rsidR="005A7FEC" w:rsidRDefault="00DB41FE" w:rsidP="005A7FEC">
      <w:pPr>
        <w:rPr>
          <w:ins w:id="248" w:author="Tanya Brown" w:date="2023-10-20T14:40:00Z"/>
        </w:rPr>
      </w:pPr>
      <w:r w:rsidRPr="00FC0723">
        <w:t xml:space="preserve"> A list of </w:t>
      </w:r>
      <w:proofErr w:type="spellStart"/>
      <w:r w:rsidRPr="00FC0723">
        <w:t>urls</w:t>
      </w:r>
      <w:proofErr w:type="spellEnd"/>
      <w:r w:rsidRPr="00FC0723">
        <w:t xml:space="preserve"> for the genomes can be found in </w:t>
      </w:r>
      <w:r w:rsidRPr="00406E0F">
        <w:rPr>
          <w:b/>
          <w:bCs/>
        </w:rPr>
        <w:t>Table S1A</w:t>
      </w:r>
      <w:r w:rsidRPr="00FC0723">
        <w:t xml:space="preserve">. </w:t>
      </w:r>
      <w:ins w:id="249" w:author="Tanya Brown" w:date="2023-10-20T14:40:00Z">
        <w:r w:rsidR="005A7FEC" w:rsidRPr="00FC0723">
          <w:t xml:space="preserve">Metadata for all GCMP samples are available in </w:t>
        </w:r>
        <w:r w:rsidR="005A7FEC" w:rsidRPr="004302F8">
          <w:rPr>
            <w:b/>
            <w:bCs/>
          </w:rPr>
          <w:t>Table S1B</w:t>
        </w:r>
        <w:r w:rsidR="005A7FEC">
          <w:rPr>
            <w:b/>
            <w:bCs/>
          </w:rPr>
          <w:t>,</w:t>
        </w:r>
      </w:ins>
      <w:ins w:id="250" w:author="Tanya Brown" w:date="2023-10-20T14:41:00Z">
        <w:r w:rsidR="005A7FEC">
          <w:rPr>
            <w:b/>
            <w:bCs/>
          </w:rPr>
          <w:t xml:space="preserve"> </w:t>
        </w:r>
      </w:ins>
      <w:ins w:id="251" w:author="Tanya Brown" w:date="2023-10-20T14:42:00Z">
        <w:r w:rsidR="005A7FEC">
          <w:t xml:space="preserve">while a data dictionary defining the meaning of column names is available in </w:t>
        </w:r>
        <w:r w:rsidR="005A7FEC" w:rsidRPr="005A7FEC">
          <w:rPr>
            <w:b/>
            <w:bCs/>
            <w:rPrChange w:id="252" w:author="Tanya Brown" w:date="2023-10-20T14:42:00Z">
              <w:rPr/>
            </w:rPrChange>
          </w:rPr>
          <w:t>Table</w:t>
        </w:r>
        <w:r w:rsidR="005A7FEC">
          <w:t xml:space="preserve"> </w:t>
        </w:r>
        <w:r w:rsidR="005A7FEC" w:rsidRPr="005A7FEC">
          <w:rPr>
            <w:b/>
            <w:bCs/>
            <w:rPrChange w:id="253" w:author="Tanya Brown" w:date="2023-10-20T14:42:00Z">
              <w:rPr/>
            </w:rPrChange>
          </w:rPr>
          <w:t>S1</w:t>
        </w:r>
      </w:ins>
      <w:ins w:id="254" w:author="Tanya Brown" w:date="2023-10-20T14:40:00Z">
        <w:r w:rsidR="005A7FEC" w:rsidRPr="005A7FEC">
          <w:rPr>
            <w:b/>
            <w:bCs/>
          </w:rPr>
          <w:t>C</w:t>
        </w:r>
        <w:r w:rsidR="005A7FEC" w:rsidRPr="00FC0723">
          <w:t xml:space="preserve">. </w:t>
        </w:r>
      </w:ins>
    </w:p>
    <w:p w14:paraId="6A5CFB97" w14:textId="77777777" w:rsidR="005A7FEC" w:rsidRDefault="005A7FEC" w:rsidP="00406E0F"/>
    <w:p w14:paraId="6EAEB1E8" w14:textId="77777777" w:rsidR="00406E0F" w:rsidRPr="00FC0723" w:rsidRDefault="00406E0F" w:rsidP="00406E0F"/>
    <w:p w14:paraId="17229F84" w14:textId="7EA193A9" w:rsidR="000C56B0" w:rsidRPr="00406E0F" w:rsidRDefault="00367A15" w:rsidP="00406E0F">
      <w:pPr>
        <w:rPr>
          <w:b/>
          <w:bCs/>
        </w:rPr>
      </w:pPr>
      <w:r w:rsidRPr="00406E0F">
        <w:rPr>
          <w:b/>
          <w:bCs/>
        </w:rPr>
        <w:t xml:space="preserve">Domain </w:t>
      </w:r>
      <w:r w:rsidR="00406E0F">
        <w:rPr>
          <w:b/>
          <w:bCs/>
        </w:rPr>
        <w:t>A</w:t>
      </w:r>
      <w:r w:rsidRPr="00406E0F">
        <w:rPr>
          <w:b/>
          <w:bCs/>
        </w:rPr>
        <w:t>nnotation</w:t>
      </w:r>
    </w:p>
    <w:p w14:paraId="264E5309" w14:textId="567D1CFD" w:rsidR="000C56B0" w:rsidRDefault="005A7FEC" w:rsidP="00406E0F">
      <w:ins w:id="255" w:author="Tanya Brown" w:date="2023-10-20T14:47:00Z">
        <w:r>
          <w:t xml:space="preserve">We annotated TLR and IL-1R </w:t>
        </w:r>
      </w:ins>
      <w:ins w:id="256" w:author="Tanya Brown" w:date="2023-10-20T14:48:00Z">
        <w:r>
          <w:t xml:space="preserve">gene counts </w:t>
        </w:r>
      </w:ins>
      <w:ins w:id="257" w:author="Tanya Brown" w:date="2023-10-20T14:47:00Z">
        <w:r>
          <w:t>based on their domains (</w:t>
        </w:r>
        <w:r w:rsidRPr="005A7FEC">
          <w:rPr>
            <w:b/>
            <w:bCs/>
            <w:rPrChange w:id="258" w:author="Tanya Brown" w:date="2023-10-20T14:47:00Z">
              <w:rPr/>
            </w:rPrChange>
          </w:rPr>
          <w:t>Table S2A</w:t>
        </w:r>
        <w:r>
          <w:t>)</w:t>
        </w:r>
      </w:ins>
      <w:ins w:id="259" w:author="Tanya Brown" w:date="2023-10-20T14:48:00Z">
        <w:r>
          <w:t xml:space="preserve">. </w:t>
        </w:r>
      </w:ins>
      <w:r w:rsidR="00367A15" w:rsidRPr="00FC0723">
        <w:t xml:space="preserve">The downloaded coral genomes were used to locate TIR, leucine rich repeats (LRR), and immunoglobulin (Ig) containing genes using a custom pipeline </w:t>
      </w:r>
      <w:ins w:id="260" w:author="Microsoft Office User" w:date="2023-09-19T13:19:00Z">
        <w:r w:rsidR="00F26166">
          <w:t xml:space="preserve">available </w:t>
        </w:r>
      </w:ins>
      <w:del w:id="261" w:author="Microsoft Office User" w:date="2023-09-19T13:19:00Z">
        <w:r w:rsidR="00367A15" w:rsidRPr="00FC0723" w:rsidDel="00F26166">
          <w:delText xml:space="preserve">found </w:delText>
        </w:r>
      </w:del>
      <w:r w:rsidR="00367A15" w:rsidRPr="00FC0723">
        <w:t xml:space="preserve">on </w:t>
      </w:r>
      <w:proofErr w:type="spellStart"/>
      <w:r w:rsidR="00367A15" w:rsidRPr="00FC0723">
        <w:t>github</w:t>
      </w:r>
      <w:proofErr w:type="spellEnd"/>
      <w:r w:rsidR="00367A15" w:rsidRPr="00FC0723">
        <w:t xml:space="preserve"> (https://github.com/zaneveld/GCMP_genomics). Genome analysis occurred in two steps. First, genomes were analyzed using </w:t>
      </w:r>
      <w:proofErr w:type="spellStart"/>
      <w:r w:rsidR="00367A15" w:rsidRPr="00FC0723">
        <w:t>TransDecoder</w:t>
      </w:r>
      <w:proofErr w:type="spellEnd"/>
      <w:r w:rsidR="00367A15" w:rsidRPr="00FC0723">
        <w:t xml:space="preserve"> (v5.5.0) (</w:t>
      </w:r>
      <w:hyperlink r:id="rId15">
        <w:r w:rsidR="00367A15" w:rsidRPr="00FC0723">
          <w:rPr>
            <w:color w:val="1155CC"/>
            <w:u w:val="single"/>
          </w:rPr>
          <w:t>https://github.com/TransDecoder/TransDecoder/wiki</w:t>
        </w:r>
      </w:hyperlink>
      <w:r w:rsidR="00367A15" w:rsidRPr="00FC0723">
        <w:t xml:space="preserve">) to identify candidate coding regions within the genome files. During this process, </w:t>
      </w:r>
      <w:proofErr w:type="spellStart"/>
      <w:r w:rsidR="00367A15" w:rsidRPr="00FC0723">
        <w:t>TransDecoder</w:t>
      </w:r>
      <w:proofErr w:type="spellEnd"/>
      <w:r w:rsidR="00367A15" w:rsidRPr="00FC0723">
        <w:t xml:space="preserve"> converts the nucleotide sequences in the genome file to possible amino acid sequences using different open reading frames</w:t>
      </w:r>
      <w:del w:id="262" w:author="Microsoft Office User" w:date="2023-09-19T13:20:00Z">
        <w:r w:rsidR="00367A15" w:rsidRPr="00FC0723" w:rsidDel="00F26166">
          <w:delText xml:space="preserve"> needed to conduct this translation</w:delText>
        </w:r>
      </w:del>
      <w:r w:rsidR="00367A15" w:rsidRPr="00FC0723">
        <w:t xml:space="preserve">. </w:t>
      </w:r>
      <w:ins w:id="263" w:author="Microsoft Office User" w:date="2023-09-19T13:20:00Z">
        <w:r w:rsidR="00F26166">
          <w:t xml:space="preserve">In many cases more than one reading frame was possible. The predicted </w:t>
        </w:r>
      </w:ins>
      <w:ins w:id="264" w:author="Microsoft Office User" w:date="2023-09-19T13:21:00Z">
        <w:r w:rsidR="00F26166">
          <w:t xml:space="preserve">protein products of these different hypothesized reading frames are referred to as isoforms in </w:t>
        </w:r>
        <w:proofErr w:type="spellStart"/>
        <w:r w:rsidR="00F26166">
          <w:t>transdecoder</w:t>
        </w:r>
        <w:proofErr w:type="spellEnd"/>
        <w:r w:rsidR="00F26166">
          <w:t xml:space="preserve"> </w:t>
        </w:r>
        <w:proofErr w:type="gramStart"/>
        <w:r w:rsidR="00F26166">
          <w:t>and also</w:t>
        </w:r>
        <w:proofErr w:type="gramEnd"/>
        <w:r w:rsidR="00F26166">
          <w:t xml:space="preserve"> in this manuscript.</w:t>
        </w:r>
      </w:ins>
      <w:ins w:id="265" w:author="Tanya Brown" w:date="2023-10-09T18:17:00Z">
        <w:r w:rsidR="00BE4F4D">
          <w:t xml:space="preserve"> </w:t>
        </w:r>
      </w:ins>
      <w:r w:rsidR="00367A15" w:rsidRPr="00FC0723">
        <w:t xml:space="preserve">The peptide file generated from </w:t>
      </w:r>
      <w:proofErr w:type="spellStart"/>
      <w:r w:rsidR="00367A15" w:rsidRPr="00FC0723">
        <w:t>TransDecoder</w:t>
      </w:r>
      <w:proofErr w:type="spellEnd"/>
      <w:r w:rsidR="00367A15" w:rsidRPr="00FC0723">
        <w:t xml:space="preserve"> was next searched with HMMER (hmmer.org, HMMER 3.3.2 (November 2020)) to locate putative TIR domains as well as known TIR-associated domains. The TIR, LRR, and Ig associated peptide alignment files used in this search were downloaded from the </w:t>
      </w:r>
      <w:proofErr w:type="spellStart"/>
      <w:r w:rsidR="00367A15" w:rsidRPr="00FC0723">
        <w:t>Pfam</w:t>
      </w:r>
      <w:proofErr w:type="spellEnd"/>
      <w:r w:rsidR="00367A15" w:rsidRPr="00FC0723">
        <w:t xml:space="preserve"> website (</w:t>
      </w:r>
      <w:hyperlink r:id="rId16">
        <w:r w:rsidR="00367A15" w:rsidRPr="00FC0723">
          <w:rPr>
            <w:color w:val="1155CC"/>
            <w:u w:val="single"/>
          </w:rPr>
          <w:t>http://pfam.xfam.org/</w:t>
        </w:r>
      </w:hyperlink>
      <w:r w:rsidR="00367A15" w:rsidRPr="00FC0723">
        <w:t>).</w:t>
      </w:r>
      <w:ins w:id="266" w:author="Tanya Brown" w:date="2023-10-20T14:53:00Z">
        <w:r w:rsidR="002525FE">
          <w:t xml:space="preserve"> </w:t>
        </w:r>
      </w:ins>
      <w:del w:id="267" w:author="Tanya Brown" w:date="2023-10-20T14:54:00Z">
        <w:r w:rsidR="00367A15" w:rsidRPr="00FC0723" w:rsidDel="002525FE">
          <w:delText xml:space="preserve"> These 14 alignment files used are found in </w:delText>
        </w:r>
        <w:r w:rsidR="00367A15" w:rsidRPr="004302F8" w:rsidDel="002525FE">
          <w:rPr>
            <w:b/>
            <w:bCs/>
          </w:rPr>
          <w:delText>Table S2B, C</w:delText>
        </w:r>
        <w:r w:rsidR="00367A15" w:rsidRPr="00FC0723" w:rsidDel="002525FE">
          <w:delText xml:space="preserve">. </w:delText>
        </w:r>
      </w:del>
      <w:r w:rsidR="00367A15" w:rsidRPr="00FC0723">
        <w:t xml:space="preserve">The </w:t>
      </w:r>
      <w:proofErr w:type="spellStart"/>
      <w:r w:rsidR="00367A15" w:rsidRPr="00FC0723">
        <w:t>Pfam</w:t>
      </w:r>
      <w:proofErr w:type="spellEnd"/>
      <w:r w:rsidR="00367A15" w:rsidRPr="00FC0723">
        <w:t xml:space="preserve"> domain alignment files were used to build profiles in HMMER using </w:t>
      </w:r>
      <w:proofErr w:type="spellStart"/>
      <w:r w:rsidR="00367A15" w:rsidRPr="00FC0723">
        <w:t>hmmbuild</w:t>
      </w:r>
      <w:proofErr w:type="spellEnd"/>
      <w:r w:rsidR="00367A15" w:rsidRPr="00FC0723">
        <w:t xml:space="preserve"> by reading in the alignment file and creating a new Hidden Markov Model (HMM) profile. The HMM profiles were then used to search the </w:t>
      </w:r>
      <w:proofErr w:type="spellStart"/>
      <w:r w:rsidR="00367A15" w:rsidRPr="00FC0723">
        <w:t>TransDecoder</w:t>
      </w:r>
      <w:proofErr w:type="spellEnd"/>
      <w:r w:rsidR="00367A15" w:rsidRPr="00FC0723">
        <w:t xml:space="preserve"> peptide files</w:t>
      </w:r>
      <w:ins w:id="268" w:author="Microsoft Office User" w:date="2023-10-27T13:15:00Z">
        <w:r w:rsidR="0038622B">
          <w:t xml:space="preserve">, preserving </w:t>
        </w:r>
      </w:ins>
      <w:ins w:id="269" w:author="Microsoft Office User" w:date="2023-10-27T13:16:00Z">
        <w:r w:rsidR="0038622B">
          <w:t xml:space="preserve">hits with e-values </w:t>
        </w:r>
      </w:ins>
      <w:ins w:id="270" w:author="Microsoft Office User" w:date="2023-10-27T13:28:00Z">
        <w:r w:rsidR="0038622B">
          <w:t>&lt; 1e</w:t>
        </w:r>
        <w:r w:rsidR="0038622B" w:rsidRPr="00532975">
          <w:rPr>
            <w:vertAlign w:val="superscript"/>
            <w:rPrChange w:id="271" w:author="Tanya Brown" w:date="2023-11-07T17:59:00Z">
              <w:rPr/>
            </w:rPrChange>
          </w:rPr>
          <w:t>-2</w:t>
        </w:r>
      </w:ins>
      <w:ins w:id="272" w:author="Microsoft Office User" w:date="2023-10-27T13:29:00Z">
        <w:r w:rsidR="0038622B">
          <w:t>. This liberal threshold was chosen since multiple domain annotations together were required to define TLR or IL-1R genes</w:t>
        </w:r>
      </w:ins>
      <w:ins w:id="273" w:author="Microsoft Office User" w:date="2023-10-27T13:16:00Z">
        <w:del w:id="274" w:author="Tanya Brown" w:date="2023-11-07T17:59:00Z">
          <w:r w:rsidR="0038622B" w:rsidDel="00532975">
            <w:delText xml:space="preserve"> </w:delText>
          </w:r>
        </w:del>
      </w:ins>
      <w:r w:rsidR="00367A15" w:rsidRPr="00FC0723">
        <w:t xml:space="preserve">. The output file from </w:t>
      </w:r>
      <w:proofErr w:type="spellStart"/>
      <w:r w:rsidR="00367A15" w:rsidRPr="00FC0723">
        <w:t>hmmscan</w:t>
      </w:r>
      <w:proofErr w:type="spellEnd"/>
      <w:r w:rsidR="00367A15" w:rsidRPr="00FC0723">
        <w:t xml:space="preserve"> contained significant matches between the HMM profile and the </w:t>
      </w:r>
      <w:proofErr w:type="spellStart"/>
      <w:r w:rsidR="00367A15" w:rsidRPr="00FC0723">
        <w:t>transdecoder</w:t>
      </w:r>
      <w:proofErr w:type="spellEnd"/>
      <w:r w:rsidR="00367A15" w:rsidRPr="00FC0723">
        <w:t xml:space="preserve"> peptide file. The resultant </w:t>
      </w:r>
      <w:proofErr w:type="spellStart"/>
      <w:r w:rsidR="00367A15" w:rsidRPr="00FC0723">
        <w:t>hmmscan</w:t>
      </w:r>
      <w:proofErr w:type="spellEnd"/>
      <w:r w:rsidR="00367A15" w:rsidRPr="00FC0723">
        <w:t xml:space="preserve"> file was used to count the number of TIR-domain containing sequences found for each organism.</w:t>
      </w:r>
    </w:p>
    <w:p w14:paraId="09051118" w14:textId="77777777" w:rsidR="00406E0F" w:rsidRPr="00FC0723" w:rsidRDefault="00406E0F" w:rsidP="00406E0F"/>
    <w:p w14:paraId="5AE97AB1" w14:textId="09A88A58" w:rsidR="00406E0F" w:rsidRDefault="00367A15" w:rsidP="00406E0F">
      <w:pPr>
        <w:rPr>
          <w:ins w:id="275" w:author="Microsoft Office User" w:date="2023-10-27T12:46:00Z"/>
        </w:rPr>
      </w:pPr>
      <w:r w:rsidRPr="00FC0723">
        <w:t>TIR-domain containing genes were further subdivided by scanning each for LRR or Ig domains using the same procedure. TIR-domain-containing genes were then subdivided into categories based on their domains: TIR only (defined by TIR domain and no LRR or Ig domains), TLR (TIR and one or more LRR domains), and IL-1R (TLR and one or more Ig domains) genes. Numbers of each type of gene, and average numbers of Ig or LRR domains within each type of gene were used in further analysis.</w:t>
      </w:r>
      <w:ins w:id="276" w:author="Tanya Brown" w:date="2023-10-20T14:57:00Z">
        <w:r w:rsidR="002525FE">
          <w:t xml:space="preserve"> The TIR domain was detected with the </w:t>
        </w:r>
        <w:proofErr w:type="spellStart"/>
        <w:r w:rsidR="002525FE">
          <w:t>Pfam</w:t>
        </w:r>
        <w:proofErr w:type="spellEnd"/>
        <w:r w:rsidR="002525FE">
          <w:t xml:space="preserve"> alignment PF01582. </w:t>
        </w:r>
      </w:ins>
      <w:ins w:id="277" w:author="Tanya Brown" w:date="2023-10-20T14:55:00Z">
        <w:r w:rsidR="002525FE" w:rsidRPr="00FC0723">
          <w:t>The</w:t>
        </w:r>
        <w:r w:rsidR="002525FE">
          <w:t xml:space="preserve"> presence of </w:t>
        </w:r>
        <w:proofErr w:type="spellStart"/>
        <w:r w:rsidR="002525FE">
          <w:t>Pfam</w:t>
        </w:r>
        <w:proofErr w:type="spellEnd"/>
        <w:r w:rsidR="002525FE">
          <w:t xml:space="preserve"> families across </w:t>
        </w:r>
      </w:ins>
      <w:ins w:id="278" w:author="Tanya Brown" w:date="2023-10-20T14:56:00Z">
        <w:r w:rsidR="002525FE">
          <w:t xml:space="preserve">genes and ids for the 13 alignment files used to detect Ig or LRR domains </w:t>
        </w:r>
        <w:r w:rsidR="002525FE" w:rsidRPr="00FC0723">
          <w:t xml:space="preserve">are found in </w:t>
        </w:r>
        <w:r w:rsidR="002525FE" w:rsidRPr="004302F8">
          <w:rPr>
            <w:b/>
            <w:bCs/>
          </w:rPr>
          <w:t>Table S2B, C</w:t>
        </w:r>
        <w:r w:rsidR="002525FE" w:rsidRPr="00FC0723">
          <w:t xml:space="preserve">. </w:t>
        </w:r>
      </w:ins>
      <w:ins w:id="279" w:author="Tanya Brown" w:date="2023-10-20T14:55:00Z">
        <w:r w:rsidR="002525FE">
          <w:t xml:space="preserve"> </w:t>
        </w:r>
        <w:r w:rsidR="002525FE" w:rsidRPr="00FC0723">
          <w:t xml:space="preserve"> </w:t>
        </w:r>
      </w:ins>
    </w:p>
    <w:p w14:paraId="3ECD8716" w14:textId="77777777" w:rsidR="0038622B" w:rsidRDefault="0038622B" w:rsidP="00406E0F">
      <w:pPr>
        <w:rPr>
          <w:ins w:id="280" w:author="Microsoft Office User" w:date="2023-10-27T12:46:00Z"/>
        </w:rPr>
      </w:pPr>
    </w:p>
    <w:p w14:paraId="5BBCE7C4" w14:textId="77777777" w:rsidR="0038622B" w:rsidRDefault="0038622B" w:rsidP="0038622B">
      <w:pPr>
        <w:rPr>
          <w:ins w:id="281" w:author="Microsoft Office User" w:date="2023-10-27T12:47:00Z"/>
          <w:b/>
          <w:bCs/>
        </w:rPr>
      </w:pPr>
      <w:ins w:id="282" w:author="Microsoft Office User" w:date="2023-10-27T12:46:00Z">
        <w:r>
          <w:rPr>
            <w:b/>
            <w:bCs/>
          </w:rPr>
          <w:t>Confirmation of uniqueness of</w:t>
        </w:r>
      </w:ins>
      <w:ins w:id="283" w:author="Microsoft Office User" w:date="2023-10-27T12:47:00Z">
        <w:r>
          <w:rPr>
            <w:b/>
            <w:bCs/>
          </w:rPr>
          <w:t xml:space="preserve"> annotated</w:t>
        </w:r>
      </w:ins>
      <w:ins w:id="284" w:author="Microsoft Office User" w:date="2023-10-27T12:46:00Z">
        <w:r>
          <w:rPr>
            <w:b/>
            <w:bCs/>
          </w:rPr>
          <w:t xml:space="preserve"> </w:t>
        </w:r>
      </w:ins>
      <w:ins w:id="285" w:author="Microsoft Office User" w:date="2023-10-27T12:47:00Z">
        <w:r>
          <w:rPr>
            <w:b/>
            <w:bCs/>
          </w:rPr>
          <w:t xml:space="preserve">IL-1R and TLR copies. </w:t>
        </w:r>
      </w:ins>
    </w:p>
    <w:p w14:paraId="2688B250" w14:textId="7F6EE898" w:rsidR="0038622B" w:rsidRPr="0038622B" w:rsidRDefault="0038622B" w:rsidP="0038622B">
      <w:pPr>
        <w:rPr>
          <w:ins w:id="286" w:author="Microsoft Office User" w:date="2023-10-27T12:47:00Z"/>
          <w:rPrChange w:id="287" w:author="Microsoft Office User" w:date="2023-10-27T12:47:00Z">
            <w:rPr>
              <w:ins w:id="288" w:author="Microsoft Office User" w:date="2023-10-27T12:47:00Z"/>
              <w:b/>
              <w:bCs/>
            </w:rPr>
          </w:rPrChange>
        </w:rPr>
      </w:pPr>
      <w:ins w:id="289" w:author="Microsoft Office User" w:date="2023-10-27T12:47:00Z">
        <w:r w:rsidRPr="0038622B">
          <w:rPr>
            <w:rPrChange w:id="290" w:author="Microsoft Office User" w:date="2023-10-27T12:47:00Z">
              <w:rPr>
                <w:b/>
                <w:bCs/>
              </w:rPr>
            </w:rPrChange>
          </w:rPr>
          <w:t xml:space="preserve">CD-hit clustering </w:t>
        </w:r>
      </w:ins>
      <w:ins w:id="291" w:author="Microsoft Office User" w:date="2023-10-27T12:48:00Z">
        <w:r>
          <w:t xml:space="preserve">was used </w:t>
        </w:r>
      </w:ins>
      <w:ins w:id="292" w:author="Microsoft Office User" w:date="2023-10-27T12:47:00Z">
        <w:r w:rsidRPr="0038622B">
          <w:rPr>
            <w:rPrChange w:id="293" w:author="Microsoft Office User" w:date="2023-10-27T12:47:00Z">
              <w:rPr>
                <w:b/>
                <w:bCs/>
              </w:rPr>
            </w:rPrChange>
          </w:rPr>
          <w:t xml:space="preserve">to check for redundancy among our annotations of IL-1R and TLR gene copies. First, the longest predicted peptide from each ORF </w:t>
        </w:r>
      </w:ins>
      <w:ins w:id="294" w:author="Microsoft Office User" w:date="2023-10-27T12:48:00Z">
        <w:r>
          <w:t xml:space="preserve">was </w:t>
        </w:r>
      </w:ins>
      <w:ins w:id="295" w:author="Microsoft Office User" w:date="2023-10-27T12:47:00Z">
        <w:r w:rsidRPr="0038622B">
          <w:rPr>
            <w:rPrChange w:id="296" w:author="Microsoft Office User" w:date="2023-10-27T12:47:00Z">
              <w:rPr>
                <w:b/>
                <w:bCs/>
              </w:rPr>
            </w:rPrChange>
          </w:rPr>
          <w:t xml:space="preserve">identified by </w:t>
        </w:r>
        <w:proofErr w:type="spellStart"/>
        <w:r w:rsidRPr="0038622B">
          <w:rPr>
            <w:rPrChange w:id="297" w:author="Microsoft Office User" w:date="2023-10-27T12:47:00Z">
              <w:rPr>
                <w:b/>
                <w:bCs/>
              </w:rPr>
            </w:rPrChange>
          </w:rPr>
          <w:t>TransDecoder</w:t>
        </w:r>
        <w:proofErr w:type="spellEnd"/>
        <w:r w:rsidRPr="0038622B">
          <w:rPr>
            <w:rPrChange w:id="298" w:author="Microsoft Office User" w:date="2023-10-27T12:47:00Z">
              <w:rPr>
                <w:b/>
                <w:bCs/>
              </w:rPr>
            </w:rPrChange>
          </w:rPr>
          <w:t>. These were then clustered using CD-hit, with the default clustering threshold of 90%. Few predicted ORFs clustered together, but there were some examples where this analysis 3 or fewer ORFs that clustered together</w:t>
        </w:r>
      </w:ins>
      <w:ins w:id="299" w:author="Microsoft Office User" w:date="2023-10-27T12:48:00Z">
        <w:r>
          <w:t xml:space="preserve"> in certain genomes</w:t>
        </w:r>
      </w:ins>
      <w:ins w:id="300" w:author="Microsoft Office User" w:date="2023-10-27T12:47:00Z">
        <w:r w:rsidRPr="0038622B">
          <w:rPr>
            <w:rPrChange w:id="301" w:author="Microsoft Office User" w:date="2023-10-27T12:47:00Z">
              <w:rPr>
                <w:b/>
                <w:bCs/>
              </w:rPr>
            </w:rPrChange>
          </w:rPr>
          <w:t xml:space="preserve">, indicating that a minority of predicted ORFs could originate from the same biological gene. To </w:t>
        </w:r>
        <w:r w:rsidRPr="0038622B">
          <w:rPr>
            <w:rPrChange w:id="302" w:author="Microsoft Office User" w:date="2023-10-27T12:47:00Z">
              <w:rPr>
                <w:b/>
                <w:bCs/>
              </w:rPr>
            </w:rPrChange>
          </w:rPr>
          <w:lastRenderedPageBreak/>
          <w:t xml:space="preserve">check if this could have impacted our assessment of TLR and IL-1R copy, CD-hit clusters </w:t>
        </w:r>
      </w:ins>
      <w:ins w:id="303" w:author="Microsoft Office User" w:date="2023-10-27T12:49:00Z">
        <w:r>
          <w:t xml:space="preserve">were cross-referenced </w:t>
        </w:r>
      </w:ins>
      <w:ins w:id="304" w:author="Microsoft Office User" w:date="2023-10-27T12:47:00Z">
        <w:r w:rsidRPr="0038622B">
          <w:rPr>
            <w:rPrChange w:id="305" w:author="Microsoft Office User" w:date="2023-10-27T12:47:00Z">
              <w:rPr>
                <w:b/>
                <w:bCs/>
              </w:rPr>
            </w:rPrChange>
          </w:rPr>
          <w:t>with gene ids for TLR and IL-1R. </w:t>
        </w:r>
      </w:ins>
    </w:p>
    <w:p w14:paraId="652D5FC8" w14:textId="77777777" w:rsidR="0038622B" w:rsidRPr="0038622B" w:rsidRDefault="0038622B" w:rsidP="0038622B">
      <w:pPr>
        <w:rPr>
          <w:ins w:id="306" w:author="Microsoft Office User" w:date="2023-10-27T12:47:00Z"/>
          <w:b/>
          <w:bCs/>
        </w:rPr>
      </w:pPr>
    </w:p>
    <w:p w14:paraId="4A494B7D" w14:textId="18C068C1" w:rsidR="0038622B" w:rsidRPr="0038622B" w:rsidRDefault="0038622B" w:rsidP="00406E0F">
      <w:pPr>
        <w:rPr>
          <w:b/>
          <w:bCs/>
          <w:rPrChange w:id="307" w:author="Microsoft Office User" w:date="2023-10-27T12:46:00Z">
            <w:rPr/>
          </w:rPrChange>
        </w:rPr>
      </w:pPr>
    </w:p>
    <w:p w14:paraId="25D45012" w14:textId="226D6C89" w:rsidR="000C56B0" w:rsidRPr="00FC0723" w:rsidDel="0038622B" w:rsidRDefault="00367A15" w:rsidP="00406E0F">
      <w:pPr>
        <w:rPr>
          <w:del w:id="308" w:author="Microsoft Office User" w:date="2023-10-27T12:49:00Z"/>
        </w:rPr>
      </w:pPr>
      <w:del w:id="309" w:author="Microsoft Office User" w:date="2023-10-27T12:49:00Z">
        <w:r w:rsidRPr="00FC0723" w:rsidDel="0038622B">
          <w:delText xml:space="preserve"> </w:delText>
        </w:r>
      </w:del>
    </w:p>
    <w:p w14:paraId="05C36505" w14:textId="782322AC" w:rsidR="00E5647B" w:rsidRPr="00406E0F" w:rsidDel="005A7FEC" w:rsidRDefault="00367A15" w:rsidP="00406E0F">
      <w:pPr>
        <w:rPr>
          <w:del w:id="310" w:author="Tanya Brown" w:date="2023-10-20T14:39:00Z"/>
          <w:b/>
          <w:bCs/>
        </w:rPr>
      </w:pPr>
      <w:del w:id="311" w:author="Tanya Brown" w:date="2023-10-20T14:39:00Z">
        <w:r w:rsidRPr="00406E0F" w:rsidDel="005A7FEC">
          <w:rPr>
            <w:b/>
            <w:bCs/>
          </w:rPr>
          <w:delText>Coral sampling and microbiome analysis</w:delText>
        </w:r>
      </w:del>
    </w:p>
    <w:p w14:paraId="54DAE2FA" w14:textId="144B67F8" w:rsidR="000C56B0" w:rsidDel="005A7FEC" w:rsidRDefault="00367A15" w:rsidP="00406E0F">
      <w:pPr>
        <w:rPr>
          <w:del w:id="312" w:author="Tanya Brown" w:date="2023-10-20T14:39:00Z"/>
        </w:rPr>
      </w:pPr>
      <w:del w:id="313" w:author="Tanya Brown" w:date="2023-10-20T14:39:00Z">
        <w:r w:rsidRPr="00FC0723" w:rsidDel="005A7FEC">
          <w:delText xml:space="preserve">The Global Coral Microbiome Project (GCMP) coral mucus, tissue and skeleton samples reanalyzed here were originally collected and processed following the methods outlined in Pollock </w:delText>
        </w:r>
        <w:r w:rsidRPr="00DB41FE" w:rsidDel="005A7FEC">
          <w:rPr>
            <w:i/>
            <w:iCs/>
          </w:rPr>
          <w:delText>et al</w:delText>
        </w:r>
        <w:r w:rsidR="00DB41FE" w:rsidDel="005A7FEC">
          <w:rPr>
            <w:i/>
            <w:iCs/>
          </w:rPr>
          <w:delText>.,</w:delText>
        </w:r>
        <w:r w:rsidRPr="00FC0723" w:rsidDel="005A7FEC">
          <w:delText xml:space="preserve"> 2018</w:delText>
        </w:r>
      </w:del>
      <w:ins w:id="314" w:author="Microsoft Office User" w:date="2023-09-11T16:44:00Z">
        <w:del w:id="315" w:author="Tanya Brown" w:date="2023-10-20T14:39:00Z">
          <w:r w:rsidR="00E9798F" w:rsidDel="005A7FEC">
            <w:delText xml:space="preserve"> </w:delText>
          </w:r>
        </w:del>
      </w:ins>
      <w:ins w:id="316" w:author="Microsoft Office User" w:date="2023-09-11T16:45:00Z">
        <w:del w:id="317" w:author="Tanya Brown" w:date="2023-10-20T14:39:00Z">
          <w:r w:rsidR="00E9798F" w:rsidDel="005A7FEC">
            <w:delText xml:space="preserve"> </w:delText>
          </w:r>
        </w:del>
      </w:ins>
      <w:del w:id="318" w:author="Tanya Brown" w:date="2023-10-20T14:39:00Z">
        <w:r w:rsidR="00E9798F" w:rsidDel="005A7FEC">
          <w:fldChar w:fldCharType="begin"/>
        </w:r>
        <w:r w:rsidR="00EF5197" w:rsidDel="005A7FEC">
          <w:delInstrText xml:space="preserve"> ADDIN ZOTERO_ITEM CSL_CITATION {"citationID":"xVaGG424","properties":{"formattedCitation":"[37]","plainCitation":"[37]","noteIndex":0},"citationItems":[{"id":"xzIwITuv/xySvxUva","uris":["http://zotero.org/users/4235445/items/NAIMWJQP"],"itemData":{"id":83,"type":"article-journal","abstract":"Associations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Author(s)","page":"4921","source":"www.nature.com","title":"Coral-associated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delInstrText>
        </w:r>
        <w:r w:rsidR="00E9798F" w:rsidDel="005A7FEC">
          <w:fldChar w:fldCharType="separate"/>
        </w:r>
        <w:r w:rsidR="007154A5" w:rsidRPr="007154A5" w:rsidDel="005A7FEC">
          <w:delText>[37]</w:delText>
        </w:r>
        <w:r w:rsidR="00E9798F" w:rsidDel="005A7FEC">
          <w:fldChar w:fldCharType="end"/>
        </w:r>
        <w:r w:rsidDel="005A7FEC">
          <w:fldChar w:fldCharType="begin"/>
        </w:r>
        <w:r w:rsidDel="005A7FEC">
          <w:delInstrText>HYPERLINK "https://www.zotero.org/google-docs/?jTxx3a" \h</w:delInstrText>
        </w:r>
        <w:r w:rsidDel="005A7FEC">
          <w:fldChar w:fldCharType="separate"/>
        </w:r>
        <w:r w:rsidRPr="00FC0723" w:rsidDel="005A7FEC">
          <w:rPr>
            <w:vertAlign w:val="superscript"/>
          </w:rPr>
          <w:delText>3</w:delText>
        </w:r>
        <w:r w:rsidDel="005A7FEC">
          <w:rPr>
            <w:vertAlign w:val="superscript"/>
          </w:rPr>
          <w:fldChar w:fldCharType="end"/>
        </w:r>
        <w:r w:rsidRPr="00FC0723" w:rsidDel="005A7FEC">
          <w:delText>.</w:delText>
        </w:r>
        <w:r w:rsidR="00DB41FE" w:rsidDel="005A7FEC">
          <w:delText xml:space="preserve"> Those methods are briefly restated here.</w:delText>
        </w:r>
        <w:r w:rsidRPr="00FC0723" w:rsidDel="005A7FEC">
          <w:delText xml:space="preserve"> All coral samples were collected by AAUS-certified scientific divers, in accordance with local regulations. These plus additional international samples were then resequenced with protocols standard for the Earth Microbiome Project</w:delText>
        </w:r>
        <w:r w:rsidR="00E9798F" w:rsidDel="005A7FEC">
          <w:fldChar w:fldCharType="begin"/>
        </w:r>
        <w:r w:rsidR="007154A5" w:rsidDel="005A7FEC">
          <w:delInstrText xml:space="preserve"> ADDIN ZOTERO_ITEM CSL_CITATION {"citationID":"zWbUti11","properties":{"formattedCitation":"[38]","plainCitation":"[38]","noteIndex":0},"citationItems":[{"id":46,"uris":["http://zotero.org/groups/4751850/items/NXBWQIDA"],"itemData":{"id":46,"type":"article-journal","abstract":"Our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diversity.","container-title":"Nature","DOI":"10.1038/nature24621","ISSN":"1476-4687","issue":"7681","journalAbbreviation":"Nature","page":"457-463","title":"A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K."},{"family":"Lelie","given":"Daniel","non-dropping-particle":"van der"},{"family":"Van Treuren","given":"William"},{"family":"Zwieten","given":"Lukas","non-dropping-particle":"van"},{"family":"Vargas-Robles","given":"Daniela"},{"family":"Thurber","given":"Rebecca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C."},{"family":"Yang","given":"Yeqin"},{"literal":"The Earth Microbiome Project Consortium"}],"issued":{"date-parts":[["2017",11,1]]}}}],"schema":"https://github.com/citation-style-language/schema/raw/master/csl-citation.json"} </w:delInstrText>
        </w:r>
        <w:r w:rsidR="00E9798F" w:rsidDel="005A7FEC">
          <w:fldChar w:fldCharType="separate"/>
        </w:r>
        <w:r w:rsidR="007154A5" w:rsidRPr="007154A5" w:rsidDel="005A7FEC">
          <w:delText>[38]</w:delText>
        </w:r>
        <w:r w:rsidR="00E9798F" w:rsidDel="005A7FEC">
          <w:fldChar w:fldCharType="end"/>
        </w:r>
        <w:r w:rsidDel="005A7FEC">
          <w:fldChar w:fldCharType="begin"/>
        </w:r>
        <w:r w:rsidDel="005A7FEC">
          <w:delInstrText>HYPERLINK "https://www.zotero.org/google-docs/?jDB2se" \h</w:delInstrText>
        </w:r>
        <w:r w:rsidDel="005A7FEC">
          <w:fldChar w:fldCharType="separate"/>
        </w:r>
        <w:r w:rsidRPr="00FC0723" w:rsidDel="005A7FEC">
          <w:rPr>
            <w:vertAlign w:val="superscript"/>
          </w:rPr>
          <w:delText>28</w:delText>
        </w:r>
        <w:r w:rsidDel="005A7FEC">
          <w:rPr>
            <w:vertAlign w:val="superscript"/>
          </w:rPr>
          <w:fldChar w:fldCharType="end"/>
        </w:r>
        <w:r w:rsidRPr="00FC0723" w:rsidDel="005A7FEC">
          <w:delText>. Bacterial and archaeal DNA were extracted using the PowerSoil DNA Isolation Kit (MoBio Laboratories, Carlsbad, CA; now Qiagen, Venlo, Netherlands). To select for the 16S rRNA V4 gene region, polymerase chain reaction (PCR) was performed using the following primers with illumina adapter sequences (underlined) at the 5’ ends: 5</w:delText>
        </w:r>
        <w:r w:rsidRPr="00FC0723" w:rsidDel="005A7FEC">
          <w:rPr>
            <w:color w:val="222222"/>
            <w:highlight w:val="white"/>
          </w:rPr>
          <w:delText>15F</w:delText>
        </w:r>
        <w:r w:rsidR="00E9798F" w:rsidDel="005A7FEC">
          <w:rPr>
            <w:color w:val="222222"/>
            <w:highlight w:val="white"/>
          </w:rPr>
          <w:fldChar w:fldCharType="begin"/>
        </w:r>
        <w:r w:rsidR="007154A5" w:rsidDel="005A7FEC">
          <w:rPr>
            <w:color w:val="222222"/>
            <w:highlight w:val="white"/>
          </w:rPr>
          <w:delInstrText xml:space="preserve"> ADDIN ZOTERO_ITEM CSL_CITATION {"citationID":"iSS9tI6M","properties":{"formattedCitation":"[39]","plainCitation":"[39]","noteIndex":0},"citationItems":[{"id":395,"uris":["http://zotero.org/groups/4751850/items/Z3QMK3MR"],"itemData":{"id":395,"type":"article-journal","container-title":"Environmental microbiology","ISSN":"1462-2912","issue":"5","journalAbbreviation":"Environmental microbiology","note":"publisher: Wiley Online Library","page":"1403-1414","title":"Every base matters: assessing small subunit rRNA primers for marine microbiomes with mock communities, time series and global field samples","volume":"18","author":[{"family":"Parada","given":"Alma E"},{"family":"Needham","given":"David M"},{"family":"Fuhrman","given":"Jed A"}],"issued":{"date-parts":[["2016"]]}}}],"schema":"https://github.com/citation-style-language/schema/raw/master/csl-citation.json"} </w:delInstrText>
        </w:r>
        <w:r w:rsidR="00E9798F" w:rsidDel="005A7FEC">
          <w:rPr>
            <w:color w:val="222222"/>
            <w:highlight w:val="white"/>
          </w:rPr>
          <w:fldChar w:fldCharType="separate"/>
        </w:r>
        <w:r w:rsidR="007154A5" w:rsidRPr="007154A5" w:rsidDel="005A7FEC">
          <w:rPr>
            <w:highlight w:val="white"/>
          </w:rPr>
          <w:delText>[39]</w:delText>
        </w:r>
        <w:r w:rsidR="00E9798F" w:rsidDel="005A7FEC">
          <w:rPr>
            <w:color w:val="222222"/>
            <w:highlight w:val="white"/>
          </w:rPr>
          <w:fldChar w:fldCharType="end"/>
        </w:r>
      </w:del>
      <w:ins w:id="319" w:author="Microsoft Office User" w:date="2023-09-11T16:48:00Z">
        <w:del w:id="320" w:author="Tanya Brown" w:date="2023-10-20T14:39:00Z">
          <w:r w:rsidR="00E9798F" w:rsidDel="005A7FEC">
            <w:rPr>
              <w:color w:val="222222"/>
            </w:rPr>
            <w:delText xml:space="preserve"> </w:delText>
          </w:r>
        </w:del>
      </w:ins>
      <w:del w:id="321" w:author="Tanya Brown" w:date="2023-10-20T14:39:00Z">
        <w:r w:rsidDel="005A7FEC">
          <w:fldChar w:fldCharType="begin"/>
        </w:r>
        <w:r w:rsidDel="005A7FEC">
          <w:delInstrText>HYPERLINK "https://www.zotero.org/google-docs/?ZRo45j" \h</w:delInstrText>
        </w:r>
        <w:r w:rsidDel="005A7FEC">
          <w:fldChar w:fldCharType="separate"/>
        </w:r>
        <w:r w:rsidRPr="00FC0723" w:rsidDel="005A7FEC">
          <w:rPr>
            <w:vertAlign w:val="superscript"/>
          </w:rPr>
          <w:delText>29</w:delText>
        </w:r>
        <w:r w:rsidDel="005A7FEC">
          <w:rPr>
            <w:vertAlign w:val="superscript"/>
          </w:rPr>
          <w:fldChar w:fldCharType="end"/>
        </w:r>
        <w:r w:rsidRPr="00FC0723" w:rsidDel="005A7FEC">
          <w:rPr>
            <w:rFonts w:eastAsia="Gungsuh"/>
            <w:color w:val="222222"/>
            <w:highlight w:val="white"/>
          </w:rPr>
          <w:delText xml:space="preserve"> 5′−</w:delText>
        </w:r>
        <w:r w:rsidRPr="00FC0723" w:rsidDel="005A7FEC">
          <w:delText xml:space="preserve"> </w:delText>
        </w:r>
        <w:r w:rsidRPr="00FC0723" w:rsidDel="005A7FEC">
          <w:rPr>
            <w:u w:val="single"/>
          </w:rPr>
          <w:delText xml:space="preserve">TCG TCG GCA GCG TCA GAT GTG TAT AAG AGA CAG </w:delText>
        </w:r>
        <w:r w:rsidRPr="00FC0723" w:rsidDel="005A7FEC">
          <w:delText xml:space="preserve">GTG YCA GCM GCC GCG GTA A </w:delText>
        </w:r>
        <w:r w:rsidRPr="00FC0723" w:rsidDel="005A7FEC">
          <w:rPr>
            <w:rFonts w:eastAsia="Gungsuh"/>
            <w:color w:val="222222"/>
            <w:highlight w:val="white"/>
          </w:rPr>
          <w:delText>−3′ and 806R</w:delText>
        </w:r>
        <w:r w:rsidR="00E9798F" w:rsidDel="005A7FEC">
          <w:rPr>
            <w:rFonts w:eastAsia="Gungsuh"/>
            <w:color w:val="222222"/>
            <w:highlight w:val="white"/>
          </w:rPr>
          <w:fldChar w:fldCharType="begin"/>
        </w:r>
        <w:r w:rsidR="007154A5" w:rsidDel="005A7FEC">
          <w:rPr>
            <w:rFonts w:eastAsia="Gungsuh"/>
            <w:color w:val="222222"/>
            <w:highlight w:val="white"/>
          </w:rPr>
          <w:delInstrText xml:space="preserve"> ADDIN ZOTERO_ITEM CSL_CITATION {"citationID":"usQuZMvn","properties":{"formattedCitation":"[40]","plainCitation":"[40]","noteIndex":0},"citationItems":[{"id":405,"uris":["http://zotero.org/groups/4751850/items/8J53AW2I"],"itemData":{"id":405,"type":"article-journal","container-title":"Aquatic Microbial Ecology","ISSN":"0948-3055","issue":"2","journalAbbreviation":"Aquatic Microbial Ecology","page":"129-137","title":"Minor revision to V4 region SSU rRNA 806R gene primer greatly increases detection of SAR11 bacterioplankton","volume":"75","author":[{"family":"Apprill","given":"Amy"},{"family":"McNally","given":"Sean"},{"family":"Parsons","given":"Rachel"},{"family":"Weber","given":"Laura"}],"issued":{"date-parts":[["2015"]]}}}],"schema":"https://github.com/citation-style-language/schema/raw/master/csl-citation.json"} </w:delInstrText>
        </w:r>
        <w:r w:rsidR="00E9798F" w:rsidDel="005A7FEC">
          <w:rPr>
            <w:rFonts w:eastAsia="Gungsuh"/>
            <w:color w:val="222222"/>
            <w:highlight w:val="white"/>
          </w:rPr>
          <w:fldChar w:fldCharType="separate"/>
        </w:r>
        <w:r w:rsidR="007154A5" w:rsidRPr="007154A5" w:rsidDel="005A7FEC">
          <w:rPr>
            <w:rFonts w:eastAsia="Gungsuh"/>
            <w:highlight w:val="white"/>
          </w:rPr>
          <w:delText>[40]</w:delText>
        </w:r>
        <w:r w:rsidR="00E9798F" w:rsidDel="005A7FEC">
          <w:rPr>
            <w:rFonts w:eastAsia="Gungsuh"/>
            <w:color w:val="222222"/>
            <w:highlight w:val="white"/>
          </w:rPr>
          <w:fldChar w:fldCharType="end"/>
        </w:r>
        <w:r w:rsidDel="005A7FEC">
          <w:fldChar w:fldCharType="begin"/>
        </w:r>
        <w:r w:rsidDel="005A7FEC">
          <w:delInstrText>HYPERLINK "https://www.zotero.org/google-docs/?HGnljM" \h</w:delInstrText>
        </w:r>
        <w:r w:rsidDel="005A7FEC">
          <w:fldChar w:fldCharType="separate"/>
        </w:r>
        <w:r w:rsidRPr="00FC0723" w:rsidDel="005A7FEC">
          <w:rPr>
            <w:vertAlign w:val="superscript"/>
          </w:rPr>
          <w:delText>30</w:delText>
        </w:r>
        <w:r w:rsidDel="005A7FEC">
          <w:rPr>
            <w:vertAlign w:val="superscript"/>
          </w:rPr>
          <w:fldChar w:fldCharType="end"/>
        </w:r>
        <w:r w:rsidRPr="00FC0723" w:rsidDel="005A7FEC">
          <w:rPr>
            <w:rFonts w:eastAsia="Gungsuh"/>
            <w:color w:val="222222"/>
            <w:highlight w:val="white"/>
          </w:rPr>
          <w:delText xml:space="preserve"> 5’−</w:delText>
        </w:r>
        <w:r w:rsidRPr="00FC0723" w:rsidDel="005A7FEC">
          <w:rPr>
            <w:u w:val="single"/>
          </w:rPr>
          <w:delText xml:space="preserve"> GTC TCG TGG GCT CGG AGA TGT GTA TAA GAG ACA G</w:delText>
        </w:r>
        <w:r w:rsidRPr="00FC0723" w:rsidDel="005A7FEC">
          <w:delText>GG ACT CAN VGG GTW TCT AAT</w:delText>
        </w:r>
        <w:r w:rsidRPr="00FC0723" w:rsidDel="005A7FEC">
          <w:rPr>
            <w:rFonts w:eastAsia="Gungsuh"/>
            <w:color w:val="222222"/>
            <w:highlight w:val="white"/>
          </w:rPr>
          <w:delText xml:space="preserve"> −3′</w:delText>
        </w:r>
        <w:r w:rsidRPr="00FC0723" w:rsidDel="005A7FEC">
          <w:delText>. PCR, library preparation and sequencing on an Illumina HiSeq (2x125bp) was performed by the EMP</w:delText>
        </w:r>
        <w:r w:rsidR="001814B5" w:rsidDel="005A7FEC">
          <w:fldChar w:fldCharType="begin"/>
        </w:r>
        <w:r w:rsidR="007154A5" w:rsidDel="005A7FEC">
          <w:delInstrText xml:space="preserve"> ADDIN ZOTERO_ITEM CSL_CITATION {"citationID":"12fPFn3l","properties":{"formattedCitation":"[38,41]","plainCitation":"[38,41]","noteIndex":0},"citationItems":[{"id":46,"uris":["http://zotero.org/groups/4751850/items/NXBWQIDA"],"itemData":{"id":46,"type":"article-journal","abstract":"Our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diversity.","container-title":"Nature","DOI":"10.1038/nature24621","ISSN":"1476-4687","issue":"7681","journalAbbreviation":"Nature","page":"457-463","title":"A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K."},{"family":"Lelie","given":"Daniel","non-dropping-particle":"van der"},{"family":"Van Treuren","given":"William"},{"family":"Zwieten","given":"Lukas","non-dropping-particle":"van"},{"family":"Vargas-Robles","given":"Daniela"},{"family":"Thurber","given":"Rebecca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C."},{"family":"Yang","given":"Yeqin"},{"literal":"The Earth Microbiome Project Consortium"}],"issued":{"date-parts":[["2017",11,1]]}}},{"id":397,"uris":["http://zotero.org/groups/4751850/items/PF9NXFZJ"],"itemData":{"id":397,"type":"article-journal","abstract":"The 16S protocol detailed here is designed to amplify prokaryotes (bacteria and archaea) using paired-end 16S community sequencing on the Illumina platform. Primers 515F-806R target...","DOI":"10.17504/protocols.io.nuudeww","language":"en","source":"www.protocols.io","title":"EMP 16S Illumina Amplicon Protocol","URL":"https://www.protocols.io/view/emp-16s-illumina-amplicon-protocol-nuudeww","author":[{"family":"Caporaso","given":"J. Greg"}],"accessed":{"date-parts":[["2020",7,6]]},"issued":{"date-parts":[["2018",4,14]]}}}],"schema":"https://github.com/citation-style-language/schema/raw/master/csl-citation.json"} </w:delInstrText>
        </w:r>
        <w:r w:rsidR="001814B5" w:rsidDel="005A7FEC">
          <w:fldChar w:fldCharType="separate"/>
        </w:r>
        <w:r w:rsidR="007154A5" w:rsidRPr="007154A5" w:rsidDel="005A7FEC">
          <w:delText>[38,41]</w:delText>
        </w:r>
        <w:r w:rsidR="001814B5" w:rsidDel="005A7FEC">
          <w:fldChar w:fldCharType="end"/>
        </w:r>
        <w:r w:rsidDel="005A7FEC">
          <w:fldChar w:fldCharType="begin"/>
        </w:r>
        <w:r w:rsidDel="005A7FEC">
          <w:delInstrText>HYPERLINK "https://www.zotero.org/google-docs/?HQC8Pl" \h</w:delInstrText>
        </w:r>
        <w:r w:rsidDel="005A7FEC">
          <w:fldChar w:fldCharType="separate"/>
        </w:r>
        <w:r w:rsidRPr="00FC0723" w:rsidDel="005A7FEC">
          <w:rPr>
            <w:vertAlign w:val="superscript"/>
          </w:rPr>
          <w:delText>28,31</w:delText>
        </w:r>
        <w:r w:rsidDel="005A7FEC">
          <w:rPr>
            <w:vertAlign w:val="superscript"/>
          </w:rPr>
          <w:fldChar w:fldCharType="end"/>
        </w:r>
        <w:r w:rsidRPr="00FC0723" w:rsidDel="005A7FEC">
          <w:delText xml:space="preserve">. The resulting 16S rRNA amplicon sequences from the GCMP are available in the Qiita database Qiita (CRC32 id: 8817b8b8 and CRC32 id: ac925c85). Metadata for all GCMP samples are available in </w:delText>
        </w:r>
        <w:r w:rsidRPr="004302F8" w:rsidDel="005A7FEC">
          <w:rPr>
            <w:b/>
            <w:bCs/>
          </w:rPr>
          <w:delText>Table S1B</w:delText>
        </w:r>
        <w:r w:rsidRPr="00FC0723" w:rsidDel="005A7FEC">
          <w:delText xml:space="preserve">. </w:delText>
        </w:r>
      </w:del>
    </w:p>
    <w:p w14:paraId="0E1435C0" w14:textId="77777777" w:rsidR="004302F8" w:rsidRPr="00FC0723" w:rsidRDefault="004302F8" w:rsidP="00406E0F"/>
    <w:p w14:paraId="6C42681C" w14:textId="77777777" w:rsidR="000C56B0" w:rsidRPr="004302F8" w:rsidRDefault="00367A15" w:rsidP="00406E0F">
      <w:pPr>
        <w:rPr>
          <w:b/>
          <w:bCs/>
        </w:rPr>
      </w:pPr>
      <w:r w:rsidRPr="004302F8">
        <w:rPr>
          <w:b/>
          <w:bCs/>
        </w:rPr>
        <w:t>16S library preparation, sequencing, and initial quality control</w:t>
      </w:r>
    </w:p>
    <w:p w14:paraId="4AA0EB77" w14:textId="55E31113" w:rsidR="000C56B0" w:rsidRPr="00FC0723" w:rsidRDefault="00367A15" w:rsidP="00406E0F">
      <w:r w:rsidRPr="00FC0723">
        <w:t xml:space="preserve">16S rRNA sequencing data were processed in </w:t>
      </w:r>
      <w:proofErr w:type="spellStart"/>
      <w:r w:rsidRPr="00FC0723">
        <w:t>Qiita</w:t>
      </w:r>
      <w:proofErr w:type="spellEnd"/>
      <w:r w:rsidR="001814B5">
        <w:fldChar w:fldCharType="begin"/>
      </w:r>
      <w:r w:rsidR="00EE515C">
        <w:instrText xml:space="preserve"> ADDIN ZOTERO_ITEM CSL_CITATION {"citationID":"gtailN13","properties":{"formattedCitation":"[44]","plainCitation":"[44]","noteIndex":0},"citationItems":[{"id":398,"uris":["http://zotero.org/groups/4751850/items/LSBRNN62"],"itemData":{"id":398,"type":"article-journal","abstract":"Multi-omic insights into microbiome function and composition typically advance one study at a time. However, in order for relationships across studies to be fully understood, data must be aggregated into meta-analyses. This makes it possible to generate new hypotheses by finding features that are reproducible across biospecimens and data layers. Qiita dramatically accelerates such integration tasks in a web-based microbiome-comparison platform, which we demonstrate with Human Microbiome Project and Integrative Human Microbiome Project (iHMP) data.","container-title":"Nature Methods","DOI":"10.1038/s41592-018-0141-9","ISSN":"1548-7105","issue":"10","language":"en","note":"number: 10\npublisher: Nature Publishing Group","page":"796-798","source":"www.nature.com","title":"Qiita: rapid, web-enabled microbiome meta-analysis","title-short":"Qiita","volume":"15","author":[{"family":"Gonzalez","given":"Antonio"},{"family":"Navas-Molina","given":"Jose A."},{"family":"Kosciolek","given":"Tomasz"},{"family":"McDonald","given":"Daniel"},{"family":"Vázquez-Baeza","given":"Yoshiki"},{"family":"Ackermann","given":"Gail"},{"family":"DeReus","given":"Jeff"},{"family":"Janssen","given":"Stefan"},{"family":"Swafford","given":"Austin D."},{"family":"Orchanian","given":"Stephanie B."},{"family":"Sanders","given":"Jon G."},{"family":"Shorenstein","given":"Joshua"},{"family":"Holste","given":"Hannes"},{"family":"Petrus","given":"Semar"},{"family":"Robbins-Pianka","given":"Adam"},{"family":"Brislawn","given":"Colin J."},{"family":"Wang","given":"Mingxun"},{"family":"Rideout","given":"Jai Ram"},{"family":"Bolyen","given":"Evan"},{"family":"Dillon","given":"Matthew"},{"family":"Caporaso","given":"J. Gregory"},{"family":"Dorrestein","given":"Pieter C."},{"family":"Knight","given":"Rob"}],"issued":{"date-parts":[["2018",10]]}}}],"schema":"https://github.com/citation-style-language/schema/raw/master/csl-citation.json"} </w:instrText>
      </w:r>
      <w:r w:rsidR="001814B5">
        <w:fldChar w:fldCharType="separate"/>
      </w:r>
      <w:r w:rsidR="00EE515C" w:rsidRPr="00EE515C">
        <w:t>[44]</w:t>
      </w:r>
      <w:r w:rsidR="001814B5">
        <w:fldChar w:fldCharType="end"/>
      </w:r>
      <w:ins w:id="322" w:author="Microsoft Office User" w:date="2023-09-11T16:54:00Z">
        <w:r w:rsidR="001814B5">
          <w:t xml:space="preserve"> </w:t>
        </w:r>
      </w:ins>
      <w:del w:id="323" w:author="Microsoft Office User" w:date="2023-09-11T16:56:00Z">
        <w:r w:rsidDel="001814B5">
          <w:fldChar w:fldCharType="begin"/>
        </w:r>
        <w:r w:rsidDel="001814B5">
          <w:delInstrText>HYPERLINK "https://www.zotero.org/google-docs/?D2HEOv" \h</w:delInstrText>
        </w:r>
        <w:r w:rsidDel="001814B5">
          <w:fldChar w:fldCharType="separate"/>
        </w:r>
        <w:r w:rsidRPr="00FC0723" w:rsidDel="001814B5">
          <w:rPr>
            <w:vertAlign w:val="superscript"/>
          </w:rPr>
          <w:delText>32</w:delText>
        </w:r>
        <w:r w:rsidDel="001814B5">
          <w:rPr>
            <w:vertAlign w:val="superscript"/>
          </w:rPr>
          <w:fldChar w:fldCharType="end"/>
        </w:r>
        <w:r w:rsidRPr="00FC0723" w:rsidDel="001814B5">
          <w:delText xml:space="preserve"> </w:delText>
        </w:r>
      </w:del>
      <w:r w:rsidRPr="00FC0723">
        <w:t>using the standard EMP workflow. Briefly, sequences were demultiplexed based on 12bp Golay barcodes using “</w:t>
      </w:r>
      <w:proofErr w:type="spellStart"/>
      <w:r w:rsidRPr="00FC0723">
        <w:t>split_libraries</w:t>
      </w:r>
      <w:proofErr w:type="spellEnd"/>
      <w:r w:rsidRPr="00FC0723">
        <w:t>” with QIIME 1.9.1 default parameters</w:t>
      </w:r>
      <w:r w:rsidR="001814B5">
        <w:fldChar w:fldCharType="begin"/>
      </w:r>
      <w:r w:rsidR="00EE515C">
        <w:instrText xml:space="preserve"> ADDIN ZOTERO_ITEM CSL_CITATION {"citationID":"AnV21iVM","properties":{"formattedCitation":"[45]","plainCitation":"[45]","noteIndex":0},"citationItems":[{"id":"P5LUwwAM/ZH0ZpZFa","uris":["http://zotero.org/groups/4829620/items/K29UADU4"],"itemData":{"id":1472,"type":"article-journal","container-title":"Nature Methods","DOI":"10.1038/nmeth.f.303","ISSN":"1548-7105","issue":"5","language":"en","license":"2010 Nature Publishing Group","note":"number: 5\npublisher: Nature Publishing Group","page":"335-336","source":"www.nature.com","title":"QIIME allows analysis of high-throughput community sequencing data","volume":"7","author":[{"family":"Caporaso","given":"J. Gregory"},{"family":"Kuczynski","given":"Justin"},{"family":"Stombaugh","given":"Jesse"},{"family":"Bittinger","given":"Kyle"},{"family":"Bushman","given":"Frederic D."},{"family":"Costello","given":"Elizabeth K."},{"family":"Fierer","given":"Noah"},{"family":"Peña","given":"Antonio Gonzalez"},{"family":"Goodrich","given":"Julia K."},{"family":"Gordon","given":"Jeffrey I."},{"family":"Huttley","given":"Gavin A."},{"family":"Kelley","given":"Scott T."},{"family":"Knights","given":"Dan"},{"family":"Koenig","given":"Jeremy E."},{"family":"Ley","given":"Ruth E."},{"family":"Lozupone","given":"Catherine A."},{"family":"McDonald","given":"Daniel"},{"family":"Muegge","given":"Brian D."},{"family":"Pirrung","given":"Meg"},{"family":"Reeder","given":"Jens"},{"family":"Sevinsky","given":"Joel R."},{"family":"Turnbaugh","given":"Peter J."},{"family":"Walters","given":"William A."},{"family":"Widmann","given":"Jeremy"},{"family":"Yatsunenko","given":"Tanya"},{"family":"Zaneveld","given":"Jesse"},{"family":"Knight","given":"Rob"}],"issued":{"date-parts":[["2010",5]]}}}],"schema":"https://github.com/citation-style-language/schema/raw/master/csl-citation.json"} </w:instrText>
      </w:r>
      <w:r w:rsidR="001814B5">
        <w:fldChar w:fldCharType="separate"/>
      </w:r>
      <w:r w:rsidR="00EE515C" w:rsidRPr="00EE515C">
        <w:t>[45]</w:t>
      </w:r>
      <w:r w:rsidR="001814B5">
        <w:fldChar w:fldCharType="end"/>
      </w:r>
      <w:ins w:id="324" w:author="Microsoft Office User" w:date="2023-09-11T16:56:00Z">
        <w:r w:rsidR="001814B5">
          <w:t xml:space="preserve"> </w:t>
        </w:r>
      </w:ins>
      <w:del w:id="325" w:author="Microsoft Office User" w:date="2023-09-19T14:00:00Z">
        <w:r w:rsidDel="00136E1C">
          <w:fldChar w:fldCharType="begin"/>
        </w:r>
        <w:r w:rsidDel="00136E1C">
          <w:delInstrText>HYPERLINK "https://www.zotero.org/google-docs/?BOsyvT" \h</w:delInstrText>
        </w:r>
        <w:r w:rsidDel="00136E1C">
          <w:fldChar w:fldCharType="separate"/>
        </w:r>
        <w:r w:rsidRPr="00FC0723" w:rsidDel="00136E1C">
          <w:rPr>
            <w:vertAlign w:val="superscript"/>
          </w:rPr>
          <w:delText>33</w:delText>
        </w:r>
        <w:r w:rsidDel="00136E1C">
          <w:rPr>
            <w:vertAlign w:val="superscript"/>
          </w:rPr>
          <w:fldChar w:fldCharType="end"/>
        </w:r>
        <w:r w:rsidRPr="00FC0723" w:rsidDel="00136E1C">
          <w:delText xml:space="preserve"> </w:delText>
        </w:r>
      </w:del>
      <w:r w:rsidRPr="00FC0723">
        <w:t>and trimmed to 100bp to remove low quality base pairs. Quality control (e.g., denoising, de-replication and chimera filtering) and identification amplicon sequence variants (ASVs) were performed using deblur 1.1.0</w:t>
      </w:r>
      <w:r w:rsidR="00136E1C">
        <w:fldChar w:fldCharType="begin"/>
      </w:r>
      <w:r w:rsidR="00EE515C">
        <w:instrText xml:space="preserve"> ADDIN ZOTERO_ITEM CSL_CITATION {"citationID":"pQ9CW2gW","properties":{"formattedCitation":"[46]","plainCitation":"[46]","noteIndex":0},"citationItems":[{"id":136,"uris":["http://zotero.org/groups/2769688/items/X4A6XRDH"],"itemData":{"id":136,"type":"article-journal","abstract":"High-throughput sequencing of 16S ribosomal RNA gene amplicons has facilitated understanding of complex microbial communities, but the inherent noise in PCR and DNA sequencing limits differentiation of closely related bacteria. Although many scientific questions can be addressed with broad taxonomic profiles, clinical, food safety, and some ecological applications require higher specificity. Here we introduce a novel sub-operational-taxonomic-unit (sOTU) approach, Deblur, that uses error profiles to obtain putative error-free sequences from Illumina MiSeq and HiSeq sequencing platforms. Deblur substantially reduces computational demands relative to similar sOTU methods and does so with similar or better sensitivity and specificity. Using simulations, mock mixtures, and real data sets, we detected closely related bacterial sequences with single nucleotide differences while removing false positives and maintaining stability in detection, suggesting that Deblur is limited only by read length and diversity within the amplicon sequences. Because Deblur operates on a per-sample level, it scales to modern data sets and meta-analyses. To highlight Deblur's ability to integrate data sets, we include an interactive exploration of its application to multiple distinct sequencing rounds of the American Gut Project. Deblur is open source under the Berkeley Software Distribution (BSD) license, easily installable, and downloadable from https://github.com/biocore/deblur. IMPORTANCE Deblur provides a rapid and sensitive means to assess ecological patterns driven by differentiation of closely related taxa. This algorithm provides a solution to the problem of identifying real ecological differences between taxa whose amplicons differ by a single base pair, is applicable in an automated fashion to large-scale sequencing data sets, and can integrate sequencing runs collected over time.","container-title":"mSystems","DOI":"10.1128/mSystems.00191-16","ISSN":"2379-5077","issue":"2","journalAbbreviation":"mSystems","language":"eng","note":"PMID: 28289731\nPMCID: PMC5340863","page":"e00191-16","source":"PubMed","title":"Deblur Rapidly Resolves Single-Nucleotide Community Sequence Patterns","volume":"2","author":[{"family":"Amir","given":"Amnon"},{"family":"McDonald","given":"Daniel"},{"family":"Navas-Molina","given":"Jose A."},{"family":"Kopylova","given":"Evguenia"},{"family":"Morton","given":"James T."},{"family":"Zech Xu","given":"Zhenjiang"},{"family":"Kightley","given":"Eric P."},{"family":"Thompson","given":"Luke R."},{"family":"Hyde","given":"Embriette R."},{"family":"Gonzalez","given":"Antonio"},{"family":"Knight","given":"Rob"}],"issued":{"date-parts":[["2017",4]]}}}],"schema":"https://github.com/citation-style-language/schema/raw/master/csl-citation.json"} </w:instrText>
      </w:r>
      <w:r w:rsidR="00136E1C">
        <w:fldChar w:fldCharType="separate"/>
      </w:r>
      <w:r w:rsidR="00EE515C" w:rsidRPr="00EE515C">
        <w:t>[46]</w:t>
      </w:r>
      <w:r w:rsidR="00136E1C">
        <w:fldChar w:fldCharType="end"/>
      </w:r>
      <w:del w:id="326" w:author="Microsoft Office User" w:date="2023-09-19T14:01:00Z">
        <w:r w:rsidDel="00136E1C">
          <w:fldChar w:fldCharType="begin"/>
        </w:r>
        <w:r w:rsidDel="00136E1C">
          <w:delInstrText>HYPERLINK "https://www.zotero.org/google-docs/?iUSMjU" \h</w:delInstrText>
        </w:r>
        <w:r w:rsidDel="00136E1C">
          <w:fldChar w:fldCharType="separate"/>
        </w:r>
        <w:r w:rsidRPr="00FC0723" w:rsidDel="00136E1C">
          <w:rPr>
            <w:vertAlign w:val="superscript"/>
          </w:rPr>
          <w:delText>34</w:delText>
        </w:r>
        <w:r w:rsidDel="00136E1C">
          <w:rPr>
            <w:vertAlign w:val="superscript"/>
          </w:rPr>
          <w:fldChar w:fldCharType="end"/>
        </w:r>
      </w:del>
      <w:r w:rsidRPr="00FC0723">
        <w:t xml:space="preserve"> with default parameters. The resulting </w:t>
      </w:r>
      <w:proofErr w:type="spellStart"/>
      <w:r w:rsidRPr="00FC0723">
        <w:t>biom</w:t>
      </w:r>
      <w:proofErr w:type="spellEnd"/>
      <w:r w:rsidRPr="00FC0723">
        <w:t xml:space="preserve"> and taxonomy tables were obtained from </w:t>
      </w:r>
      <w:proofErr w:type="spellStart"/>
      <w:r w:rsidRPr="00FC0723">
        <w:t>Qiita</w:t>
      </w:r>
      <w:proofErr w:type="spellEnd"/>
      <w:r w:rsidRPr="00FC0723">
        <w:t xml:space="preserve"> (CRC32 id: 8817b8b8 and CRC32 id: ac925c85) and processed using a customized QIIME2 v. 2020.8.0 </w:t>
      </w:r>
      <w:r w:rsidR="00136E1C">
        <w:fldChar w:fldCharType="begin"/>
      </w:r>
      <w:r w:rsidR="00EE515C">
        <w:instrText xml:space="preserve"> ADDIN ZOTERO_ITEM CSL_CITATION {"citationID":"jSZKDq26","properties":{"formattedCitation":"[47]","plainCitation":"[47]","noteIndex":0},"citationItems":[{"id":"P5LUwwAM/lgaE1r7U","uris":["http://zotero.org/groups/2083483/items/GRC5NG9U"],"itemData":{"id":536,"type":"article-journal","abstract":"Correspondence,","container-title":"Nature Biotechnology","DOI":"10.1038/s41587-019-0209-9","ISSN":"1546-1696","issue":"8","journalAbbreviation":"Nat Biotechnol","language":"en","license":"2019 The Author(s), under exclusive licence to Springer Nature America, Inc.","page":"852-857","source":"www.nature.com","title":"Reproducible, interactive, scalable and extensible microbiome data science using QIIME 2","volume":"37","author":[{"family":"Bolyen","given":"Evan"},{"family":"Rideout","given":"Jai Ram"},{"family":"Dillon","given":"Matthew R."},{"family":"Bokulich","given":"Nicholas A."},{"family":"Abnet","given":"Christian C."},{"family":"Al-Ghalith","given":"Gabriel A."},{"family":"Alexander","given":"Harriet"},{"family":"Alm","given":"Eric J."},{"family":"Arumugam","given":"Manimozhiyan"},{"family":"Asnicar","given":"Francesco"},{"family":"Bai","given":"Yang"},{"family":"Bisanz","given":"Jordan E."},{"family":"Bittinger","given":"Kyle"},{"family":"Brejnrod","given":"Asker"},{"family":"Brislawn","given":"Colin J."},{"family":"Brown","given":"C. Titus"},{"family":"Callahan","given":"Benjamin J."},{"family":"Caraballo-Rodríguez","given":"Andrés Mauricio"},{"family":"Chase","given":"John"},{"family":"Cope","given":"Emily K."},{"family":"Silva","given":"Ricardo Da"},{"family":"Diener","given":"Christian"},{"family":"Dorrestein","given":"Pieter C."},{"family":"Douglas","given":"Gavin M."},{"family":"Durall","given":"Daniel M."},{"family":"Duvallet","given":"Claire"},{"family":"Edwardson","given":"Christian F."},{"family":"Ernst","given":"Madeleine"},{"family":"Estaki","given":"Mehrbod"},{"family":"Fouquier","given":"Jennifer"},{"family":"Gauglitz","given":"Julia M."},{"family":"Gibbons","given":"Sean M."},{"family":"Gibson","given":"Deanna L."},{"family":"Gonzalez","given":"Antonio"},{"family":"Gorlick","given":"Kestrel"},{"family":"Guo","given":"Jiarong"},{"family":"Hillmann","given":"Benjamin"},{"family":"Holmes","given":"Susan"},{"family":"Holste","given":"Hannes"},{"family":"Huttenhower","given":"Curtis"},{"family":"Huttley","given":"Gavin A."},{"family":"Janssen","given":"Stefan"},{"family":"Jarmusch","given":"Alan K."},{"family":"Jiang","given":"Lingjing"},{"family":"Kaehler","given":"Benjamin D."},{"family":"Kang","given":"Kyo Bin"},{"family":"Keefe","given":"Christopher R."},{"family":"Keim","given":"Paul"},{"family":"Kelley","given":"Scott T."},{"family":"Knights","given":"Dan"},{"family":"Koester","given":"Irina"},{"family":"Kosciolek","given":"Tomasz"},{"family":"Kreps","given":"Jorden"},{"family":"Langille","given":"Morgan G. I."},{"family":"Lee","given":"Joslynn"},{"family":"Ley","given":"Ruth"},{"family":"Liu","given":"Yong-Xin"},{"family":"Loftfield","given":"Erikka"},{"family":"Lozupone","given":"Catherine"},{"family":"Maher","given":"Massoud"},{"family":"Marotz","given":"Clarisse"},{"family":"Martin","given":"Bryan D."},{"family":"McDonald","given":"Daniel"},{"family":"McIver","given":"Lauren J."},{"family":"Melnik","given":"Alexey V."},{"family":"Metcalf","given":"Jessica L."},{"family":"Morgan","given":"Sydney C."},{"family":"Morton","given":"Jamie T."},{"family":"Naimey","given":"Ahmad Turan"},{"family":"Navas-Molina","given":"Jose A."},{"family":"Nothias","given":"Louis Felix"},{"family":"Orchanian","given":"Stephanie B."},{"family":"Pearson","given":"Talima"},{"family":"Peoples","given":"Samuel L."},{"family":"Petras","given":"Daniel"},{"family":"Preuss","given":"Mary Lai"},{"family":"Pruesse","given":"Elmar"},{"family":"Rasmussen","given":"Lasse Buur"},{"family":"Rivers","given":"Adam"},{"family":"Robeson","given":"Michael S."},{"family":"Rosenthal","given":"Patrick"},{"family":"Segata","given":"Nicola"},{"family":"Shaffer","given":"Michael"},{"family":"Shiffer","given":"Arron"},{"family":"Sinha","given":"Rashmi"},{"family":"Song","given":"Se Jin"},{"family":"Spear","given":"John R."},{"family":"Swafford","given":"Austin D."},{"family":"Thompson","given":"Luke R."},{"family":"Torres","given":"Pedro J."},{"family":"Trinh","given":"Pauline"},{"family":"Tripathi","given":"Anupriya"},{"family":"Turnbaugh","given":"Peter J."},{"family":"Ul-Hasan","given":"Sabah"},{"family":"Hooft","given":"Justin J. J.","dropping-particle":"van der"},{"family":"Vargas","given":"Fernando"},{"family":"Vázquez-Baeza","given":"Yoshiki"},{"family":"Vogtmann","given":"Emily"},{"family":"Hippel","given":"Max","dropping-particle":"von"},{"family":"Walters","given":"William"},{"family":"Wan","given":"Yunhu"},{"family":"Wang","given":"Mingxun"},{"family":"Warren","given":"Jonathan"},{"family":"Weber","given":"Kyle C."},{"family":"Williamson","given":"Charles H. D."},{"family":"Willis","given":"Amy D."},{"family":"Xu","given":"Zhenjiang Zech"},{"family":"Zaneveld","given":"Jesse R."},{"family":"Zhang","given":"Yilong"},{"family":"Zhu","given":"Qiyun"},{"family":"Knight","given":"Rob"},{"family":"Caporaso","given":"J. Gregory"}],"issued":{"date-parts":[["2019",8]]}}}],"schema":"https://github.com/citation-style-language/schema/raw/master/csl-citation.json"} </w:instrText>
      </w:r>
      <w:r w:rsidR="00136E1C">
        <w:fldChar w:fldCharType="separate"/>
      </w:r>
      <w:r w:rsidR="00EE515C" w:rsidRPr="00EE515C">
        <w:t>[47]</w:t>
      </w:r>
      <w:r w:rsidR="00136E1C">
        <w:fldChar w:fldCharType="end"/>
      </w:r>
      <w:del w:id="327" w:author="Microsoft Office User" w:date="2023-09-19T14:04:00Z">
        <w:r w:rsidDel="00136E1C">
          <w:fldChar w:fldCharType="begin"/>
        </w:r>
        <w:r w:rsidDel="00136E1C">
          <w:delInstrText>HYPERLINK "https://www.zotero.org/google-docs/?Txgm1a" \h</w:delInstrText>
        </w:r>
        <w:r w:rsidDel="00136E1C">
          <w:fldChar w:fldCharType="separate"/>
        </w:r>
        <w:r w:rsidRPr="00FC0723" w:rsidDel="00136E1C">
          <w:rPr>
            <w:vertAlign w:val="superscript"/>
          </w:rPr>
          <w:delText>35</w:delText>
        </w:r>
        <w:r w:rsidDel="00136E1C">
          <w:rPr>
            <w:vertAlign w:val="superscript"/>
          </w:rPr>
          <w:fldChar w:fldCharType="end"/>
        </w:r>
      </w:del>
      <w:r w:rsidRPr="00FC0723">
        <w:t xml:space="preserve"> pipeline in python</w:t>
      </w:r>
      <w:r w:rsidR="00E5647B" w:rsidRPr="00FC0723">
        <w:t xml:space="preserve"> </w:t>
      </w:r>
      <w:r w:rsidRPr="00FC0723">
        <w:t>(github.com/</w:t>
      </w:r>
      <w:proofErr w:type="spellStart"/>
      <w:r w:rsidRPr="00FC0723">
        <w:t>zaneveld</w:t>
      </w:r>
      <w:proofErr w:type="spellEnd"/>
      <w:r w:rsidRPr="00FC0723">
        <w:t>/</w:t>
      </w:r>
      <w:proofErr w:type="spellStart"/>
      <w:r w:rsidRPr="00FC0723">
        <w:t>GCMP_global_disease</w:t>
      </w:r>
      <w:proofErr w:type="spellEnd"/>
      <w:r w:rsidRPr="00FC0723">
        <w:t xml:space="preserve">). </w:t>
      </w:r>
    </w:p>
    <w:p w14:paraId="1A760049" w14:textId="77777777" w:rsidR="000C56B0" w:rsidRPr="00FC0723" w:rsidRDefault="000C56B0" w:rsidP="00406E0F"/>
    <w:p w14:paraId="3BF5B202" w14:textId="77777777" w:rsidR="000C56B0" w:rsidRPr="004302F8" w:rsidRDefault="00367A15" w:rsidP="00406E0F">
      <w:pPr>
        <w:rPr>
          <w:b/>
          <w:bCs/>
        </w:rPr>
      </w:pPr>
      <w:r w:rsidRPr="004302F8">
        <w:rPr>
          <w:b/>
          <w:bCs/>
        </w:rPr>
        <w:t>Mitochondrial annotation and quality control</w:t>
      </w:r>
    </w:p>
    <w:p w14:paraId="5BBAC720" w14:textId="068506D0" w:rsidR="000C56B0" w:rsidRPr="00FC0723" w:rsidRDefault="00367A15" w:rsidP="00406E0F">
      <w:r w:rsidRPr="00FC0723">
        <w:t xml:space="preserve">Taxonomic assignment of ASVs was performed using </w:t>
      </w:r>
      <w:proofErr w:type="spellStart"/>
      <w:r w:rsidRPr="00FC0723">
        <w:t>vsearch</w:t>
      </w:r>
      <w:proofErr w:type="spellEnd"/>
      <w:r w:rsidR="00136E1C">
        <w:fldChar w:fldCharType="begin"/>
      </w:r>
      <w:r w:rsidR="00EE515C">
        <w:instrText xml:space="preserve"> ADDIN ZOTERO_ITEM CSL_CITATION {"citationID":"Y1QeAnhp","properties":{"formattedCitation":"[48]","plainCitation":"[48]","noteIndex":0},"citationItems":[{"id":161,"uris":["http://zotero.org/groups/2769688/items/NGQFZT9W"],"itemData":{"id":161,"type":"article-journal","abstract":"Background VSEARCH is an open source and free of charge multithreaded 64-bit tool for processing and preparing metagenomics, genomics and population genomics nucleotide sequence data. It is designed as an alternative to the widely used USEARCH tool (Edgar, 2010) for which the source code is not publicly available, algorithm details are only rudimentarily described, and only a memory-confined 32-bit version is freely available for academic use. Methods When searching nucleotide sequences, VSEARCH uses a fast heuristic based on words shared by the query and target sequences in order to quickly identify similar sequences, a similar strategy is probably used in USEARCH. VSEARCH then performs optimal global sequence alignment of the query against potential target sequences, using full dynamic programming instead of the seed-and-extend heuristic used by USEARCH. Pairwise alignments are computed in parallel using vectorisation and multiple threads. Results VSEARCH includes most commands for analysing nucleotide sequences available in USEARCH version 7 and several of those available in USEARCH version 8, including searching (exact or based on global alignment), clustering by similarity (using length pre-sorting, abundance pre-sorting or a user-defined order), chimera detection (reference-based or de novo), dereplication (full length or prefix), pairwise alignment, reverse complementation, sorting, and subsampling. VSEARCH also includes commands for FASTQ file processing, i.e., format detection, filtering, read quality statistics, and merging of paired reads. Furthermore, VSEARCH extends functionality with several new commands and improvements, including shuffling, rereplication, masking of low-complexity sequences with the well-known DUST algorithm, a choice among different similarity definitions, and FASTQ file format conversion. VSEARCH is here shown to be more accurate than USEARCH when performing searching, clustering, chimera detection and subsampling, while on a par with USEARCH for paired-ends read merging. VSEARCH is slower than USEARCH when performing clustering and chimera detection, but significantly faster when performing paired-end reads merging and dereplication. VSEARCH is available at https://github.com/torognes/vsearch under either the BSD 2-clause license or the GNU General Public License version 3.0. Discussion VSEARCH has been shown to be a fast, accurate and full-fledged alternative to USEARCH. A free and open-source versatile tool for sequence analysis is now available to the metagenomics community.","container-title":"PeerJ","DOI":"10.7717/peerj.2584","ISSN":"2167-8359","journalAbbreviation":"PeerJ","language":"en","note":"publisher: PeerJ Inc.","page":"e2584","source":"peerj.com","title":"VSEARCH: a versatile open source tool for metagenomics","title-short":"VSEARCH","volume":"4","author":[{"family":"Rognes","given":"Torbjørn"},{"family":"Flouri","given":"Tomáš"},{"family":"Nichols","given":"Ben"},{"family":"Quince","given":"Christopher"},{"family":"Mahé","given":"Frédéric"}],"issued":{"date-parts":[["2016",10,18]]}}}],"schema":"https://github.com/citation-style-language/schema/raw/master/csl-citation.json"} </w:instrText>
      </w:r>
      <w:r w:rsidR="00136E1C">
        <w:fldChar w:fldCharType="separate"/>
      </w:r>
      <w:r w:rsidR="00EE515C" w:rsidRPr="00EE515C">
        <w:t>[48]</w:t>
      </w:r>
      <w:r w:rsidR="00136E1C">
        <w:fldChar w:fldCharType="end"/>
      </w:r>
      <w:ins w:id="328" w:author="Microsoft Office User" w:date="2023-09-19T14:05:00Z">
        <w:r w:rsidR="00136E1C">
          <w:t xml:space="preserve"> </w:t>
        </w:r>
      </w:ins>
      <w:r w:rsidRPr="00FC0723">
        <w:t>using a modified version of the SILVA v. 138</w:t>
      </w:r>
      <w:r w:rsidR="00B024AA">
        <w:t xml:space="preserve"> </w:t>
      </w:r>
      <w:r w:rsidR="00136E1C">
        <w:fldChar w:fldCharType="begin"/>
      </w:r>
      <w:r w:rsidR="00EE515C">
        <w:instrText xml:space="preserve"> ADDIN ZOTERO_ITEM CSL_CITATION {"citationID":"VH8S4mlS","properties":{"formattedCitation":"[49]","plainCitation":"[49]","noteIndex":0},"citationItems":[{"id":403,"uris":["http://zotero.org/groups/4751850/items/DRITURHI"],"itemData":{"id":403,"type":"article-journal","abstract":"Abstract.  SILVA (from Latin silva, forest, http://www.arb-silva.de) is a comprehensive web resource for up to date, quality-controlled databases of aligned rib","container-title":"Nucleic Acids Research","DOI":"10.1093/nar/gks1219","ISSN":"0305-1048","issue":"D1","journalAbbreviation":"Nucleic Acids Res","language":"en","note":"publisher: Oxford Academic","page":"D590-D596","source":"academic.oup.com","title":"The SILVA ribosomal RNA gene database project: improved data processing and web-based tools","title-short":"The SILVA ribosomal RNA gene database project","volume":"41","author":[{"family":"Quast","given":"Christian"},{"family":"Pruesse","given":"Elmar"},{"family":"Yilmaz","given":"Pelin"},{"family":"Gerken","given":"Jan"},{"family":"Schweer","given":"Timmy"},{"family":"Yarza","given":"Pablo"},{"family":"Peplies","given":"Jörg"},{"family":"Glöckner","given":"Frank Oliver"}],"issued":{"date-parts":[["2013",1,1]]}}}],"schema":"https://github.com/citation-style-language/schema/raw/master/csl-citation.json"} </w:instrText>
      </w:r>
      <w:r w:rsidR="00136E1C">
        <w:fldChar w:fldCharType="separate"/>
      </w:r>
      <w:r w:rsidR="00EE515C" w:rsidRPr="00EE515C">
        <w:t>[49]</w:t>
      </w:r>
      <w:r w:rsidR="00136E1C">
        <w:fldChar w:fldCharType="end"/>
      </w:r>
      <w:r w:rsidR="00136E1C">
        <w:t xml:space="preserve"> </w:t>
      </w:r>
      <w:r w:rsidRPr="00FC0723">
        <w:t>taxonomic reference. The sole change to the SILVA138 reference was supplementation with additional coral mitochondrial reads obtained from metaxa2</w:t>
      </w:r>
      <w:r w:rsidR="00BB276E">
        <w:fldChar w:fldCharType="begin"/>
      </w:r>
      <w:r w:rsidR="00EE515C">
        <w:instrText xml:space="preserve"> ADDIN ZOTERO_ITEM CSL_CITATION {"citationID":"toe5BSuX","properties":{"formattedCitation":"[50]","plainCitation":"[50]","noteIndex":0},"citationItems":[{"id":406,"uris":["http://zotero.org/groups/4751850/items/XUB9J7D5"],"itemData":{"id":406,"type":"article-journal","abstract":"The ribosomal rRNA genes are widely used as genetic markers for taxonomic identification of microbes. Particularly the small subunit (SSU; 16S/18S) rRNA gene is frequently used for species- or genus-level identification, but also the large subunit (LSU; 23S/28S) rRNA gene is employed in taxonomic assignment. The METAXA software tool is a popular utility for extracting partial rRNA sequences from large sequencing data sets and assigning them to an archaeal, bacterial, nuclear eukaryote, mitochondrial or chloroplast origin. This study describes a comprehensive update to METAXA - METAXA2 - that extends the capabilities of the tool, introducing support for the LSU rRNA gene, a greatly improved classifier allowing classification down to genus or species level, as well as enhanced support for short-read (100 bp) and paired-end sequences, among other changes. The performance of METAXA2 was compared to other commonly used taxonomic classifiers, showing that METAXA2 often outperforms previous methods in terms of making correct predictions while maintaining a low misclassification rate. METAXA2 is freely available from http://microbiology.se/software/metaxa2/.","container-title":"Molecular Ecology Resources","DOI":"10.1111/1755-0998.12399","ISSN":"1755-0998","issue":"6","journalAbbreviation":"Mol Ecol Resour","language":"eng","note":"PMID: 25732605","page":"1403-1414","source":"PubMed","title":"METAXA2: improved identification and taxonomic classification of small and large subunit rRNA in metagenomic data","title-short":"METAXA2","volume":"15","author":[{"family":"Bengtsson-Palme","given":"Johan"},{"family":"Hartmann","given":"Martin"},{"family":"Eriksson","given":"Karl Martin"},{"family":"Pal","given":"Chandan"},{"family":"Thorell","given":"Kaisa"},{"family":"Larsson","given":"Dan Göran Joakim"},{"family":"Nilsson","given":"Rolf Henrik"}],"issued":{"date-parts":[["2015",11]]}}}],"schema":"https://github.com/citation-style-language/schema/raw/master/csl-citation.json"} </w:instrText>
      </w:r>
      <w:r w:rsidR="00BB276E">
        <w:fldChar w:fldCharType="separate"/>
      </w:r>
      <w:r w:rsidR="00EE515C" w:rsidRPr="00EE515C">
        <w:t>[50]</w:t>
      </w:r>
      <w:r w:rsidR="00BB276E">
        <w:fldChar w:fldCharType="end"/>
      </w:r>
      <w:r w:rsidR="00136E1C">
        <w:t xml:space="preserve"> </w:t>
      </w:r>
      <w:r w:rsidR="000F1A53">
        <w:fldChar w:fldCharType="begin"/>
      </w:r>
      <w:r w:rsidR="00EE515C">
        <w:instrText xml:space="preserve"> ADDIN ZOTERO_ITEM CSL_CITATION {"citationID":"3TBGE419","properties":{"formattedCitation":"[51]","plainCitation":"[51]","noteIndex":0},"citationItems":[{"id":664,"uris":["http://zotero.org/groups/4751850/items/KWNP934M"],"itemData":{"id":664,"type":"article","abstract":"The genomes of mitochondria and chloroplasts contain ribosomal RNA (rRNA) genes, reflecting their evolutionary ancestry as free-living bacteria prior to endosymbiosis. In microbiome studies of animals, plants, or other eukaryotic hosts, these organellar rRNAs are often amplified. If identified, they can be discarded, merely reducing sequencing depth. However, incorrectly annotated mitochondrial reads may compromise statistical analysis by distorting relative abundances of free-living microbes. We quantified this by reanalyzing 7,459 samples from seven 16S rRNA sequencing studies, including the microbiomes of 927 unique animal genera. We find that under-annotation of cryptic mitochondrial reads affects multiple of these large-scale cross-species microbiome comparisons, and can be severe in some samples. It also varies between host species, potentially biasing cross-species microbiome comparisons. We propose a straightforward solution: by supplementing existing taxonomies with diverse mitochondrial rRNA sequences, we resolve up to 97% of unique unclassified sequences in some entire studies as mitochondrial (14% averaged across all studies), without increasing false positive annotations in mitochondria-free mock communities. Overall, improved annotation decreases the proportion of unknown sequences by ≥10-fold in 2,262 of 7,459 samples (30%), including representatives from 5 of 7 studies examined. While standard DADA2 analyses are severely affected, the default positive filter in Deblur run through QIIME2 discards many divergent mitochondrial sequences, preventing bias in analysis, but also making analysis of these sequences more difficult. We recommend leveraging mitochondrial sequence diversity to better identify, remove and analyze mitochondrial rRNA gene sequences in microbiome studies.","DOI":"10.1101/2021.02.23.431501","language":"en","note":"page: 2021.02.23.431501\nsection: New Results","publisher":"bioRxiv","source":"bioRxiv","title":"The Organelle in the Ointment: cryptic mitochondria account for many unknown sequences in cross-species microbiome comparisons","title-short":"The Organelle in the Ointment","URL":"https://www.biorxiv.org/content/10.1101/2021.02.23.431501v2","author":[{"family":"Sonett","given":"Dylan"},{"family":"Brown","given":"Tanya"},{"family":"Bengtsson-Palme","given":"Johan"},{"family":"Padilla-Gamiño","given":"Jacqueline L."},{"family":"Zaneveld","given":"Jesse R."}],"accessed":{"date-parts":[["2023",9,19]]},"issued":{"date-parts":[["2023",5,17]]}}}],"schema":"https://github.com/citation-style-language/schema/raw/master/csl-citation.json"} </w:instrText>
      </w:r>
      <w:r w:rsidR="000F1A53">
        <w:fldChar w:fldCharType="separate"/>
      </w:r>
      <w:r w:rsidR="00EE515C" w:rsidRPr="00EE515C">
        <w:t>[51]</w:t>
      </w:r>
      <w:r w:rsidR="000F1A53">
        <w:fldChar w:fldCharType="end"/>
      </w:r>
      <w:r w:rsidRPr="00FC0723">
        <w:t>. In benchmarks, this change greatly improves annotation of coral mitochondrial rRNAs, without increasing false positive taxonomic assignments</w:t>
      </w:r>
      <w:r w:rsidR="000F1A53">
        <w:fldChar w:fldCharType="begin"/>
      </w:r>
      <w:r w:rsidR="00EE515C">
        <w:instrText xml:space="preserve"> ADDIN ZOTERO_ITEM CSL_CITATION {"citationID":"ML7zfSNl","properties":{"formattedCitation":"[51]","plainCitation":"[51]","noteIndex":0},"citationItems":[{"id":664,"uris":["http://zotero.org/groups/4751850/items/KWNP934M"],"itemData":{"id":664,"type":"article","abstract":"The genomes of mitochondria and chloroplasts contain ribosomal RNA (rRNA) genes, reflecting their evolutionary ancestry as free-living bacteria prior to endosymbiosis. In microbiome studies of animals, plants, or other eukaryotic hosts, these organellar rRNAs are often amplified. If identified, they can be discarded, merely reducing sequencing depth. However, incorrectly annotated mitochondrial reads may compromise statistical analysis by distorting relative abundances of free-living microbes. We quantified this by reanalyzing 7,459 samples from seven 16S rRNA sequencing studies, including the microbiomes of 927 unique animal genera. We find that under-annotation of cryptic mitochondrial reads affects multiple of these large-scale cross-species microbiome comparisons, and can be severe in some samples. It also varies between host species, potentially biasing cross-species microbiome comparisons. We propose a straightforward solution: by supplementing existing taxonomies with diverse mitochondrial rRNA sequences, we resolve up to 97% of unique unclassified sequences in some entire studies as mitochondrial (14% averaged across all studies), without increasing false positive annotations in mitochondria-free mock communities. Overall, improved annotation decreases the proportion of unknown sequences by ≥10-fold in 2,262 of 7,459 samples (30%), including representatives from 5 of 7 studies examined. While standard DADA2 analyses are severely affected, the default positive filter in Deblur run through QIIME2 discards many divergent mitochondrial sequences, preventing bias in analysis, but also making analysis of these sequences more difficult. We recommend leveraging mitochondrial sequence diversity to better identify, remove and analyze mitochondrial rRNA gene sequences in microbiome studies.","DOI":"10.1101/2021.02.23.431501","language":"en","note":"page: 2021.02.23.431501\nsection: New Results","publisher":"bioRxiv","source":"bioRxiv","title":"The Organelle in the Ointment: cryptic mitochondria account for many unknown sequences in cross-species microbiome comparisons","title-short":"The Organelle in the Ointment","URL":"https://www.biorxiv.org/content/10.1101/2021.02.23.431501v2","author":[{"family":"Sonett","given":"Dylan"},{"family":"Brown","given":"Tanya"},{"family":"Bengtsson-Palme","given":"Johan"},{"family":"Padilla-Gamiño","given":"Jacqueline L."},{"family":"Zaneveld","given":"Jesse R."}],"accessed":{"date-parts":[["2023",9,19]]},"issued":{"date-parts":[["2023",5,17]]}}}],"schema":"https://github.com/citation-style-language/schema/raw/master/csl-citation.json"} </w:instrText>
      </w:r>
      <w:r w:rsidR="000F1A53">
        <w:fldChar w:fldCharType="separate"/>
      </w:r>
      <w:r w:rsidR="00EE515C" w:rsidRPr="00EE515C">
        <w:t>[51]</w:t>
      </w:r>
      <w:r w:rsidR="000F1A53">
        <w:fldChar w:fldCharType="end"/>
      </w:r>
      <w:r w:rsidRPr="00FC0723">
        <w:t>. This expanded taxonomy is referred to as “silva_metaxa2” in code. After taxonomic assignment, all mitochondrial and chloroplast reads were removed (</w:t>
      </w:r>
      <w:r w:rsidRPr="004302F8">
        <w:rPr>
          <w:b/>
          <w:bCs/>
        </w:rPr>
        <w:t>Table S3</w:t>
      </w:r>
      <w:r w:rsidRPr="00FC0723">
        <w:t xml:space="preserve">). </w:t>
      </w:r>
    </w:p>
    <w:p w14:paraId="2775ECA5" w14:textId="0D0B169D" w:rsidR="000C56B0" w:rsidRDefault="00367A15" w:rsidP="00406E0F">
      <w:r w:rsidRPr="00FC0723">
        <w:t xml:space="preserve">The bacterial phylogenetic tree was built using the </w:t>
      </w:r>
      <w:proofErr w:type="spellStart"/>
      <w:r w:rsidRPr="00FC0723">
        <w:t>SATé</w:t>
      </w:r>
      <w:proofErr w:type="spellEnd"/>
      <w:r w:rsidRPr="00FC0723">
        <w:t>-enabled phylogenetic placement (SEPP) insertion technique with the q2-fragment-insertion plugin</w:t>
      </w:r>
      <w:r w:rsidR="00B024AA">
        <w:t xml:space="preserve"> </w:t>
      </w:r>
      <w:r w:rsidR="000F1A53">
        <w:fldChar w:fldCharType="begin"/>
      </w:r>
      <w:r w:rsidR="00EE515C">
        <w:instrText xml:space="preserve"> ADDIN ZOTERO_ITEM CSL_CITATION {"citationID":"65xqxM1r","properties":{"formattedCitation":"[52]","plainCitation":"[52]","noteIndex":0},"citationItems":[{"id":409,"uris":["http://zotero.org/groups/4751850/items/WM66E5TZ"],"itemData":{"id":409,"type":"article-journal","abstract":"Recent algorithmic advances in amplicon-based microbiome studies enable the inference of exact amplicon sequence fragments. These new methods enable the investigation of sub-operational taxonomic units (sOTU) by removing erroneous sequences. However, short (e.g., 150-nucleotide [nt]) DNA sequence fragments do not contain sufficient phylogenetic signal to reproduce a reasonable tree, introducing a barrier in the utilization of critical phylogenetically aware metrics such as Faith’s PD or UniFrac. Although fragment insertion methods do exist, those methods have not been tested for sOTUs from high-throughput amplicon studies in insertions against a broad reference phylogeny. We benchmarked the SATé-enabled phylogenetic placement (SEPP) technique explicitly against 16S V4 sequence fragments and showed that it outperforms the conceptually problematic but often-used practice of reconstructing de novo phylogenies. In addition, we provide a BSD-licensed QIIME2 plugin (https://github.com/biocore/q2-fragment-insertion) for SEPP and integration into the microbial study management platform QIITA.\nIMPORTANCE The move from OTU-based to sOTU-based analysis, while providing additional resolution, also introduces computational challenges. We demonstrate that one popular method of dealing with sOTUs (building a de novo tree from the short sequences) can provide incorrect results in human gut metagenomic studies and show that phylogenetic placement of the new sequences with SEPP resolves this problem while also yielding other benefits over existing methods.","container-title":"mSystems","DOI":"10.1128/mSystems.00021-18","ISSN":"2379-5077","issue":"3","language":"en","note":"publisher: American Society for Microbiology Journals\nsection: Research Article","source":"msystems.asm.org","title":"Phylogenetic Placement of Exact Amplicon Sequences Improves Associations with Clinical Information","URL":"https://msystems.asm.org/content/3/3/e00021-18","volume":"3","author":[{"family":"Janssen","given":"Stefan"},{"family":"McDonald","given":"Daniel"},{"family":"Gonzalez","given":"Antonio"},{"family":"Navas-Molina","given":"Jose A."},{"family":"Jiang","given":"Lingjing"},{"family":"Xu","given":"Zhenjiang Zech"},{"family":"Winker","given":"Kevin"},{"family":"Kado","given":"Deborah M."},{"family":"Orwoll","given":"Eric"},{"family":"Manary","given":"Mark"},{"family":"Mirarab","given":"Siavash"},{"family":"Knight","given":"Rob"}],"accessed":{"date-parts":[["2021",2,19]]},"issued":{"date-parts":[["2018",6,26]]}}}],"schema":"https://github.com/citation-style-language/schema/raw/master/csl-citation.json"} </w:instrText>
      </w:r>
      <w:r w:rsidR="000F1A53">
        <w:fldChar w:fldCharType="separate"/>
      </w:r>
      <w:r w:rsidR="00EE515C" w:rsidRPr="00EE515C">
        <w:t>[52]</w:t>
      </w:r>
      <w:r w:rsidR="000F1A53">
        <w:fldChar w:fldCharType="end"/>
      </w:r>
      <w:r w:rsidRPr="00FC0723">
        <w:t>, again using the SILVA v. 138</w:t>
      </w:r>
      <w:r w:rsidR="00B024AA">
        <w:t xml:space="preserve"> </w:t>
      </w:r>
      <w:r w:rsidR="00B024AA">
        <w:fldChar w:fldCharType="begin"/>
      </w:r>
      <w:r w:rsidR="00EE515C">
        <w:instrText xml:space="preserve"> ADDIN ZOTERO_ITEM CSL_CITATION {"citationID":"yrgv8PaG","properties":{"formattedCitation":"[49]","plainCitation":"[49]","noteIndex":0},"citationItems":[{"id":403,"uris":["http://zotero.org/groups/4751850/items/DRITURHI"],"itemData":{"id":403,"type":"article-journal","abstract":"Abstract.  SILVA (from Latin silva, forest, http://www.arb-silva.de) is a comprehensive web resource for up to date, quality-controlled databases of aligned rib","container-title":"Nucleic Acids Research","DOI":"10.1093/nar/gks1219","ISSN":"0305-1048","issue":"D1","journalAbbreviation":"Nucleic Acids Res","language":"en","note":"publisher: Oxford Academic","page":"D590-D596","source":"academic.oup.com","title":"The SILVA ribosomal RNA gene database project: improved data processing and web-based tools","title-short":"The SILVA ribosomal RNA gene database project","volume":"41","author":[{"family":"Quast","given":"Christian"},{"family":"Pruesse","given":"Elmar"},{"family":"Yilmaz","given":"Pelin"},{"family":"Gerken","given":"Jan"},{"family":"Schweer","given":"Timmy"},{"family":"Yarza","given":"Pablo"},{"family":"Peplies","given":"Jörg"},{"family":"Glöckner","given":"Frank Oliver"}],"issued":{"date-parts":[["2013",1,1]]}}}],"schema":"https://github.com/citation-style-language/schema/raw/master/csl-citation.json"} </w:instrText>
      </w:r>
      <w:r w:rsidR="00B024AA">
        <w:fldChar w:fldCharType="separate"/>
      </w:r>
      <w:r w:rsidR="00EE515C" w:rsidRPr="00EE515C">
        <w:t>[49]</w:t>
      </w:r>
      <w:r w:rsidR="00B024AA">
        <w:fldChar w:fldCharType="end"/>
      </w:r>
      <w:r w:rsidR="00B024AA">
        <w:t xml:space="preserve"> </w:t>
      </w:r>
      <w:r w:rsidRPr="00FC0723">
        <w:t xml:space="preserve"> database as reference taxonomy. The final output from this pipeline </w:t>
      </w:r>
      <w:r w:rsidRPr="00FC0723">
        <w:lastRenderedPageBreak/>
        <w:t>consisted of a taxonomy table, ASV feature table and phylogenetic tree that were used for downstream analyses.</w:t>
      </w:r>
    </w:p>
    <w:p w14:paraId="42BD8C88" w14:textId="77777777" w:rsidR="00B024AA" w:rsidRDefault="00B024AA" w:rsidP="00406E0F"/>
    <w:p w14:paraId="19B39697" w14:textId="4AB31099" w:rsidR="0038622B" w:rsidRDefault="00B024AA" w:rsidP="00017625">
      <w:pPr>
        <w:rPr>
          <w:ins w:id="329" w:author="Microsoft Office User" w:date="2023-10-27T12:14:00Z"/>
        </w:rPr>
      </w:pPr>
      <w:ins w:id="330" w:author="Microsoft Office User" w:date="2023-09-19T14:28:00Z">
        <w:r>
          <w:t xml:space="preserve">Unrarefied </w:t>
        </w:r>
      </w:ins>
      <w:ins w:id="331" w:author="Microsoft Office User" w:date="2023-09-19T14:29:00Z">
        <w:r>
          <w:t>f</w:t>
        </w:r>
      </w:ins>
      <w:ins w:id="332" w:author="Microsoft Office User" w:date="2023-09-19T14:28:00Z">
        <w:r>
          <w:t xml:space="preserve">eature tables were </w:t>
        </w:r>
      </w:ins>
      <w:ins w:id="333" w:author="Microsoft Office User" w:date="2023-09-19T14:29:00Z">
        <w:r>
          <w:t>used in compositional data analyses (</w:t>
        </w:r>
        <w:proofErr w:type="gramStart"/>
        <w:r>
          <w:t>e.g.</w:t>
        </w:r>
        <w:proofErr w:type="gramEnd"/>
        <w:r>
          <w:t xml:space="preserve"> ANCOM-BC). In phylogenetic comparative analyses that are not compositional (</w:t>
        </w:r>
        <w:proofErr w:type="gramStart"/>
        <w:r>
          <w:t>e.g.</w:t>
        </w:r>
        <w:proofErr w:type="gramEnd"/>
        <w:r>
          <w:t xml:space="preserve"> </w:t>
        </w:r>
      </w:ins>
      <w:ins w:id="334" w:author="Microsoft Office User" w:date="2023-09-19T14:39:00Z">
        <w:r w:rsidR="00240881">
          <w:t xml:space="preserve">phylogenetic independent contrasts) </w:t>
        </w:r>
      </w:ins>
      <w:ins w:id="335" w:author="Microsoft Office User" w:date="2023-09-19T14:30:00Z">
        <w:r>
          <w:t xml:space="preserve">feature tables were rarefied to 1000 </w:t>
        </w:r>
      </w:ins>
      <w:ins w:id="336" w:author="Microsoft Office User" w:date="2023-09-19T14:33:00Z">
        <w:r w:rsidR="00240881">
          <w:t xml:space="preserve">randomly-selected </w:t>
        </w:r>
      </w:ins>
      <w:ins w:id="337" w:author="Microsoft Office User" w:date="2023-09-19T14:30:00Z">
        <w:r>
          <w:t>sequences per sample in</w:t>
        </w:r>
      </w:ins>
      <w:ins w:id="338" w:author="Microsoft Office User" w:date="2023-09-19T14:25:00Z">
        <w:r>
          <w:t xml:space="preserve"> order to avoid </w:t>
        </w:r>
      </w:ins>
      <w:ins w:id="339" w:author="Microsoft Office User" w:date="2023-09-19T14:30:00Z">
        <w:r>
          <w:t>potential false-positives</w:t>
        </w:r>
      </w:ins>
      <w:ins w:id="340" w:author="Microsoft Office User" w:date="2023-09-19T14:25:00Z">
        <w:r>
          <w:t xml:space="preserve"> due to differences in library size across samples</w:t>
        </w:r>
      </w:ins>
      <w:ins w:id="341" w:author="Microsoft Office User" w:date="2023-09-19T14:34:00Z">
        <w:r w:rsidR="00240881">
          <w:t xml:space="preserve">. This initial rarefaction depth was chosen to </w:t>
        </w:r>
      </w:ins>
      <w:ins w:id="342" w:author="Microsoft Office User" w:date="2023-09-19T14:31:00Z">
        <w:r w:rsidR="00240881">
          <w:t>maximizing taxonomic coverage</w:t>
        </w:r>
      </w:ins>
      <w:ins w:id="343" w:author="Microsoft Office User" w:date="2023-09-19T14:39:00Z">
        <w:r w:rsidR="00240881">
          <w:t xml:space="preserve"> (that is, to exclude as few samples as possible)</w:t>
        </w:r>
      </w:ins>
      <w:ins w:id="344" w:author="Microsoft Office User" w:date="2023-09-19T14:32:00Z">
        <w:r w:rsidR="00240881">
          <w:t>, and to allow direct comparison with prior analyses of GCMP microbiome samples (e.g</w:t>
        </w:r>
      </w:ins>
      <w:ins w:id="345" w:author="Microsoft Office User" w:date="2023-09-19T14:33:00Z">
        <w:r w:rsidR="00240881">
          <w:t xml:space="preserve">. </w:t>
        </w:r>
        <w:r w:rsidR="00240881">
          <w:fldChar w:fldCharType="begin"/>
        </w:r>
      </w:ins>
      <w:r w:rsidR="00EE515C">
        <w:instrText xml:space="preserve"> ADDIN ZOTERO_ITEM CSL_CITATION {"citationID":"b6ulAPg5","properties":{"formattedCitation":"[53]","plainCitation":"[53]","noteIndex":0},"citationItems":[{"id":"P5LUwwAM/s2x4p0Oo","uris":["http://zotero.org/groups/4829620/items/J5KBR3F8"],"itemData":{"id":1485,"type":"article-journal","abstract":"Associations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Communications","DOI":"10.1038/s41467-018-07275-x","ISSN":"2041-1723","issue":"1","journalAbbreviation":"Nat Commun","language":"en","license":"2018 The Author(s)","page":"1-13","source":"www.nature.com","title":"Coral-associated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ins w:id="346" w:author="Microsoft Office User" w:date="2023-09-19T14:33:00Z">
        <w:r w:rsidR="00240881">
          <w:fldChar w:fldCharType="separate"/>
        </w:r>
      </w:ins>
      <w:r w:rsidR="00EE515C" w:rsidRPr="00EE515C">
        <w:t>[53]</w:t>
      </w:r>
      <w:ins w:id="347" w:author="Microsoft Office User" w:date="2023-09-19T14:33:00Z">
        <w:r w:rsidR="00240881">
          <w:fldChar w:fldCharType="end"/>
        </w:r>
        <w:r w:rsidR="00240881">
          <w:t>)</w:t>
        </w:r>
      </w:ins>
      <w:del w:id="348" w:author="Microsoft Office User" w:date="2023-09-19T14:32:00Z">
        <w:r w:rsidDel="00240881">
          <w:fldChar w:fldCharType="begin"/>
        </w:r>
        <w:r w:rsidDel="00240881">
          <w:delInstrText xml:space="preserve"> ADDIN ZOTERO_ITEM CSL_CITATION {"citationID":"b6ulAPg5","properties":{"formattedCitation":"[48]","plainCitation":"[48]","noteIndex":0},"citationItems":[{"id":1485,"uris":["http://zotero.org/groups/4829620/items/J5KBR3F8"],"itemData":{"id":1485,"type":"article-journal","abstract":"Associations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Communications","DOI":"10.1038/s41467-018-07275-x","ISSN":"2041-1723","issue":"1","journalAbbreviation":"Nat Commun","language":"en","license":"2018 The Author(s)","page":"1-13","source":"www.nature.com","title":"Coral-associated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delInstrText>
        </w:r>
        <w:r w:rsidDel="00240881">
          <w:fldChar w:fldCharType="separate"/>
        </w:r>
        <w:r w:rsidDel="00240881">
          <w:rPr>
            <w:noProof/>
          </w:rPr>
          <w:delText>[48]</w:delText>
        </w:r>
        <w:r w:rsidDel="00240881">
          <w:fldChar w:fldCharType="end"/>
        </w:r>
      </w:del>
      <w:ins w:id="349" w:author="Microsoft Office User" w:date="2023-09-19T14:25:00Z">
        <w:r>
          <w:t xml:space="preserve">. </w:t>
        </w:r>
      </w:ins>
      <w:ins w:id="350" w:author="Tanya Brown" w:date="2023-10-17T17:19:00Z">
        <w:r w:rsidR="00017625">
          <w:t xml:space="preserve">Examination of sequencing depths across the GCMP suggested that using a substantially higher rarefaction depth would result in loss of many samples in key species. For </w:t>
        </w:r>
        <w:proofErr w:type="gramStart"/>
        <w:r w:rsidR="00017625">
          <w:t>example</w:t>
        </w:r>
        <w:proofErr w:type="gramEnd"/>
        <w:r w:rsidR="00017625">
          <w:t xml:space="preserve"> using a rarefaction depth of 10,000 sequences would reduce biological replication for </w:t>
        </w:r>
        <w:r w:rsidR="00017625" w:rsidRPr="00017625">
          <w:rPr>
            <w:i/>
            <w:iCs/>
            <w:rPrChange w:id="351" w:author="Tanya Brown" w:date="2023-10-17T17:19:00Z">
              <w:rPr/>
            </w:rPrChange>
          </w:rPr>
          <w:t xml:space="preserve">Acropora </w:t>
        </w:r>
        <w:proofErr w:type="spellStart"/>
        <w:r w:rsidR="00017625" w:rsidRPr="00017625">
          <w:rPr>
            <w:i/>
            <w:iCs/>
            <w:rPrChange w:id="352" w:author="Tanya Brown" w:date="2023-10-17T17:19:00Z">
              <w:rPr/>
            </w:rPrChange>
          </w:rPr>
          <w:t>hyacinthus</w:t>
        </w:r>
        <w:proofErr w:type="spellEnd"/>
        <w:r w:rsidR="00017625">
          <w:t xml:space="preserve"> to 2 (vs 10 at 1,000 sequences). However, such loss of biological replication might be worth it if it dramatically improved estimates of which species had the most vs. least di</w:t>
        </w:r>
      </w:ins>
      <w:ins w:id="353" w:author="Tanya Brown" w:date="2023-11-13T16:11:00Z">
        <w:r w:rsidR="00CD4665">
          <w:t>vers</w:t>
        </w:r>
      </w:ins>
      <w:ins w:id="354" w:author="Tanya Brown" w:date="2023-11-13T16:12:00Z">
        <w:r w:rsidR="00CD4665">
          <w:t>e</w:t>
        </w:r>
      </w:ins>
      <w:ins w:id="355" w:author="Tanya Brown" w:date="2023-10-17T17:19:00Z">
        <w:r w:rsidR="00017625">
          <w:t xml:space="preserve"> microbiomes.</w:t>
        </w:r>
      </w:ins>
      <w:ins w:id="356" w:author="Tanya Brown" w:date="2023-11-13T16:12:00Z">
        <w:r w:rsidR="00CD4665">
          <w:t xml:space="preserve"> We therefore tested the effects of rarefaction depth </w:t>
        </w:r>
      </w:ins>
      <w:ins w:id="357" w:author="Tanya Brown" w:date="2023-11-13T16:13:00Z">
        <w:r w:rsidR="00CD4665">
          <w:t xml:space="preserve">on estimates of alpha diversity </w:t>
        </w:r>
      </w:ins>
      <w:ins w:id="358" w:author="Tanya Brown" w:date="2023-11-13T16:12:00Z">
        <w:r w:rsidR="00CD4665">
          <w:t>in a control analysis</w:t>
        </w:r>
      </w:ins>
      <w:ins w:id="359" w:author="Tanya Brown" w:date="2023-11-13T16:13:00Z">
        <w:r w:rsidR="00CD4665">
          <w:t>.</w:t>
        </w:r>
      </w:ins>
    </w:p>
    <w:p w14:paraId="674CCD60" w14:textId="77777777" w:rsidR="0038622B" w:rsidRDefault="0038622B" w:rsidP="00017625">
      <w:pPr>
        <w:rPr>
          <w:ins w:id="360" w:author="Microsoft Office User" w:date="2023-10-27T12:14:00Z"/>
        </w:rPr>
      </w:pPr>
    </w:p>
    <w:p w14:paraId="0953F34A" w14:textId="56C12A45" w:rsidR="0038622B" w:rsidRPr="0038622B" w:rsidRDefault="0038622B" w:rsidP="00017625">
      <w:pPr>
        <w:rPr>
          <w:ins w:id="361" w:author="Microsoft Office User" w:date="2023-10-27T12:14:00Z"/>
          <w:b/>
          <w:bCs/>
          <w:rPrChange w:id="362" w:author="Microsoft Office User" w:date="2023-10-27T12:14:00Z">
            <w:rPr>
              <w:ins w:id="363" w:author="Microsoft Office User" w:date="2023-10-27T12:14:00Z"/>
            </w:rPr>
          </w:rPrChange>
        </w:rPr>
      </w:pPr>
      <w:ins w:id="364" w:author="Microsoft Office User" w:date="2023-10-27T12:14:00Z">
        <w:r>
          <w:rPr>
            <w:b/>
            <w:bCs/>
          </w:rPr>
          <w:t>Tests of the effect of rarefaction depth</w:t>
        </w:r>
      </w:ins>
    </w:p>
    <w:p w14:paraId="3870A62A" w14:textId="06CAA5E7" w:rsidR="00017625" w:rsidRDefault="00240881" w:rsidP="00017625">
      <w:pPr>
        <w:rPr>
          <w:ins w:id="365" w:author="Tanya Brown" w:date="2023-10-17T17:15:00Z"/>
        </w:rPr>
      </w:pPr>
      <w:ins w:id="366" w:author="Microsoft Office User" w:date="2023-09-19T14:33:00Z">
        <w:del w:id="367" w:author="Tanya Brown" w:date="2023-10-17T17:19:00Z">
          <w:r w:rsidDel="00017625">
            <w:delText xml:space="preserve"> </w:delText>
          </w:r>
        </w:del>
      </w:ins>
      <w:ins w:id="368" w:author="Microsoft Office User" w:date="2023-09-19T14:36:00Z">
        <w:r>
          <w:t xml:space="preserve">While </w:t>
        </w:r>
      </w:ins>
      <w:ins w:id="369" w:author="Microsoft Office User" w:date="2023-09-19T14:37:00Z">
        <w:r>
          <w:t xml:space="preserve">rarefaction will not induce false positive results, it can reduce statistical power.  </w:t>
        </w:r>
      </w:ins>
      <w:ins w:id="370" w:author="Microsoft Office User" w:date="2023-09-19T14:34:00Z">
        <w:r>
          <w:t xml:space="preserve">We </w:t>
        </w:r>
      </w:ins>
      <w:ins w:id="371" w:author="Microsoft Office User" w:date="2023-09-19T14:40:00Z">
        <w:r>
          <w:t xml:space="preserve">therefore </w:t>
        </w:r>
      </w:ins>
      <w:ins w:id="372" w:author="Microsoft Office User" w:date="2023-09-19T14:34:00Z">
        <w:del w:id="373" w:author="Tanya Brown" w:date="2023-10-17T17:14:00Z">
          <w:r w:rsidDel="0073030A">
            <w:delText xml:space="preserve">additionally </w:delText>
          </w:r>
        </w:del>
      </w:ins>
      <w:ins w:id="374" w:author="Microsoft Office User" w:date="2023-09-19T14:35:00Z">
        <w:del w:id="375" w:author="Tanya Brown" w:date="2023-10-17T17:14:00Z">
          <w:r w:rsidDel="0073030A">
            <w:delText xml:space="preserve">repeated analysis at a rarefaction depth of </w:delText>
          </w:r>
          <w:commentRangeStart w:id="376"/>
          <w:r w:rsidDel="0073030A">
            <w:delText>XXX</w:delText>
          </w:r>
        </w:del>
      </w:ins>
      <w:commentRangeEnd w:id="376"/>
      <w:ins w:id="377" w:author="Microsoft Office User" w:date="2023-09-28T14:40:00Z">
        <w:del w:id="378" w:author="Tanya Brown" w:date="2023-10-17T17:14:00Z">
          <w:r w:rsidR="009E36EF" w:rsidDel="0073030A">
            <w:rPr>
              <w:rStyle w:val="CommentReference"/>
            </w:rPr>
            <w:commentReference w:id="376"/>
          </w:r>
        </w:del>
      </w:ins>
      <w:ins w:id="379" w:author="Microsoft Office User" w:date="2023-09-19T14:35:00Z">
        <w:del w:id="380" w:author="Tanya Brown" w:date="2023-10-17T17:14:00Z">
          <w:r w:rsidDel="0073030A">
            <w:delText xml:space="preserve"> sequences per sample to confirm </w:delText>
          </w:r>
        </w:del>
      </w:ins>
      <w:ins w:id="381" w:author="Microsoft Office User" w:date="2023-09-19T14:40:00Z">
        <w:del w:id="382" w:author="Tanya Brown" w:date="2023-10-17T17:14:00Z">
          <w:r w:rsidDel="0073030A">
            <w:delText>key results.</w:delText>
          </w:r>
        </w:del>
      </w:ins>
      <w:ins w:id="383" w:author="Tanya Brown" w:date="2023-10-17T17:15:00Z">
        <w:r w:rsidR="00017625" w:rsidRPr="00017625">
          <w:t xml:space="preserve"> </w:t>
        </w:r>
        <w:r w:rsidR="00017625">
          <w:t>test</w:t>
        </w:r>
      </w:ins>
      <w:ins w:id="384" w:author="Microsoft Office User" w:date="2023-10-27T12:13:00Z">
        <w:r w:rsidR="0038622B">
          <w:t>ed</w:t>
        </w:r>
      </w:ins>
      <w:ins w:id="385" w:author="Tanya Brown" w:date="2023-10-17T17:15:00Z">
        <w:r w:rsidR="00017625">
          <w:t xml:space="preserve"> whether our use of a rarefaction depth of 1000 sequences per sample might bias microbiome results</w:t>
        </w:r>
      </w:ins>
      <w:ins w:id="386" w:author="Tanya Brown" w:date="2023-11-13T16:15:00Z">
        <w:r w:rsidR="00CD4665">
          <w:t>.</w:t>
        </w:r>
      </w:ins>
      <w:ins w:id="387" w:author="Tanya Brown" w:date="2023-11-13T16:14:00Z">
        <w:r w:rsidR="00CD4665">
          <w:t xml:space="preserve"> </w:t>
        </w:r>
      </w:ins>
      <w:ins w:id="388" w:author="Tanya Brown" w:date="2023-11-13T16:15:00Z">
        <w:r w:rsidR="00CD4665">
          <w:t xml:space="preserve">We </w:t>
        </w:r>
      </w:ins>
      <w:ins w:id="389" w:author="Tanya Brown" w:date="2023-10-17T17:15:00Z">
        <w:r w:rsidR="00017625">
          <w:t>us</w:t>
        </w:r>
      </w:ins>
      <w:ins w:id="390" w:author="Tanya Brown" w:date="2023-11-13T16:15:00Z">
        <w:r w:rsidR="00CD4665">
          <w:t>ed</w:t>
        </w:r>
      </w:ins>
      <w:ins w:id="391" w:author="Tanya Brown" w:date="2023-10-17T17:15:00Z">
        <w:r w:rsidR="00017625">
          <w:t xml:space="preserve"> samples with high sequencing depth (&gt;100,000 sequences per sample) as an internal control to test the effect of sequencing depth on estimated relative alpha diversity. We emphasize relative rather than absolute alpha diversity because the focus of our analysis was correlating TIR containing gene repertoires with relative alpha diversity across coral species. </w:t>
        </w:r>
      </w:ins>
    </w:p>
    <w:p w14:paraId="727E5898" w14:textId="54A36250" w:rsidR="00B024AA" w:rsidRPr="00240881" w:rsidRDefault="00017625" w:rsidP="00017625">
      <w:pPr>
        <w:rPr>
          <w:ins w:id="392" w:author="Microsoft Office User" w:date="2023-09-19T14:25:00Z"/>
          <w:i/>
          <w:iCs/>
          <w:rPrChange w:id="393" w:author="Microsoft Office User" w:date="2023-09-19T14:40:00Z">
            <w:rPr>
              <w:ins w:id="394" w:author="Microsoft Office User" w:date="2023-09-19T14:25:00Z"/>
            </w:rPr>
          </w:rPrChange>
        </w:rPr>
      </w:pPr>
      <w:ins w:id="395" w:author="Tanya Brown" w:date="2023-10-17T17:15:00Z">
        <w:r>
          <w:t>Coral skeletal samples were used for this analysis as skeleton is the compartment where TIR containing gene repertoires best correlated with microbiome diversity in our results. Samples were first rarefied to 100,000 reads and then those same samples were re-rarefied to 1,000 reads. If rarefaction depth biases our estimates of relative coral microbiome biodiversity, then the samples with the greatest apparent microbiome richness in the 100,000 read rarefaction should be only weakly correlated with apparent microbiome richness of the same samples at 1,000 reads. This was tested in both raw terms (correlation between observed features at 1k verses 100k reads) and by rank (correlation between rank observed features at 1k verses 100k reads).</w:t>
        </w:r>
      </w:ins>
    </w:p>
    <w:p w14:paraId="27AA7742" w14:textId="77777777" w:rsidR="004302F8" w:rsidRPr="00FC0723" w:rsidRDefault="004302F8" w:rsidP="00406E0F"/>
    <w:p w14:paraId="72043D7F" w14:textId="77777777" w:rsidR="000C56B0" w:rsidRPr="0038622B" w:rsidRDefault="00367A15" w:rsidP="00406E0F">
      <w:pPr>
        <w:rPr>
          <w:b/>
          <w:bCs/>
          <w:rPrChange w:id="396" w:author="Microsoft Office User" w:date="2023-10-27T12:14:00Z">
            <w:rPr/>
          </w:rPrChange>
        </w:rPr>
      </w:pPr>
      <w:r w:rsidRPr="0038622B">
        <w:rPr>
          <w:b/>
          <w:bCs/>
          <w:rPrChange w:id="397" w:author="Microsoft Office User" w:date="2023-10-27T12:14:00Z">
            <w:rPr/>
          </w:rPrChange>
        </w:rPr>
        <w:t>Phylogenetic comparison of innate immune gene repertoire and microbiome richness</w:t>
      </w:r>
    </w:p>
    <w:p w14:paraId="27B81CE3" w14:textId="0A777F68" w:rsidR="000C56B0" w:rsidRDefault="00367A15" w:rsidP="00406E0F">
      <w:pPr>
        <w:rPr>
          <w:rFonts w:eastAsia="Cardo"/>
        </w:rPr>
      </w:pPr>
      <w:r w:rsidRPr="00FC0723">
        <w:rPr>
          <w:rFonts w:eastAsia="Cardo"/>
        </w:rPr>
        <w:t xml:space="preserve">Genome TIR domains were compared to the microbiome data collected from the GCMP. The α and ꞵ-diversity of the microbial community were compared to the TIR, TLR, and IL-R domain copy numbers using phylogenetically independent contrasts (PICs) with the </w:t>
      </w:r>
      <w:proofErr w:type="spellStart"/>
      <w:r w:rsidRPr="00FC0723">
        <w:rPr>
          <w:rFonts w:eastAsia="Cardo"/>
        </w:rPr>
        <w:t>phytools</w:t>
      </w:r>
      <w:proofErr w:type="spellEnd"/>
      <w:r w:rsidRPr="00FC0723">
        <w:rPr>
          <w:rFonts w:eastAsia="Cardo"/>
        </w:rPr>
        <w:t xml:space="preserve"> package in R</w:t>
      </w:r>
      <w:ins w:id="398" w:author="Tanya Brown" w:date="2023-10-30T14:13:00Z">
        <w:r w:rsidR="007731E0">
          <w:rPr>
            <w:rFonts w:eastAsia="Cardo"/>
          </w:rPr>
          <w:t xml:space="preserve"> </w:t>
        </w:r>
      </w:ins>
      <w:r w:rsidR="007731E0">
        <w:rPr>
          <w:rFonts w:eastAsia="Cardo"/>
        </w:rPr>
        <w:fldChar w:fldCharType="begin"/>
      </w:r>
      <w:r w:rsidR="00EE515C">
        <w:rPr>
          <w:rFonts w:eastAsia="Cardo"/>
        </w:rPr>
        <w:instrText xml:space="preserve"> ADDIN ZOTERO_ITEM CSL_CITATION {"citationID":"a7s4duj3fm","properties":{"formattedCitation":"[54]","plainCitation":"[54]","noteIndex":0},"citationItems":[{"id":669,"uris":["http://zotero.org/groups/4751850/items/GEW9DT3V"],"itemData":{"id":669,"type":"article-journal","container-title":"Methods in ecology and evolution","ISSN":"2041-210X","issue":"2","journalAbbreviation":"Methods in ecology and evolution","note":"publisher: Blackwell Publishing Ltd","page":"217-223","title":"phytools: an R package for phylogenetic comparative biology (and other things)","author":[{"family":"Revell","given":"Liam J"}],"issued":{"date-parts":[["2012"]]}}}],"schema":"https://github.com/citation-style-language/schema/raw/master/csl-citation.json"} </w:instrText>
      </w:r>
      <w:r w:rsidR="007731E0">
        <w:rPr>
          <w:rFonts w:eastAsia="Cardo"/>
        </w:rPr>
        <w:fldChar w:fldCharType="separate"/>
      </w:r>
      <w:r w:rsidR="00EE515C" w:rsidRPr="00EE515C">
        <w:t>[54]</w:t>
      </w:r>
      <w:r w:rsidR="007731E0">
        <w:rPr>
          <w:rFonts w:eastAsia="Cardo"/>
        </w:rPr>
        <w:fldChar w:fldCharType="end"/>
      </w:r>
      <w:r w:rsidRPr="00FC0723">
        <w:rPr>
          <w:rFonts w:eastAsia="Cardo"/>
        </w:rPr>
        <w:t xml:space="preserve">. </w:t>
      </w:r>
      <w:ins w:id="399" w:author="Tanya Brown" w:date="2023-10-31T15:33:00Z">
        <w:r w:rsidR="000D3EFC">
          <w:rPr>
            <w:rFonts w:eastAsia="Cardo"/>
          </w:rPr>
          <w:t>PIC results were manually checked for outli</w:t>
        </w:r>
      </w:ins>
      <w:ins w:id="400" w:author="Tanya Brown" w:date="2023-10-31T15:34:00Z">
        <w:r w:rsidR="000D3EFC">
          <w:rPr>
            <w:rFonts w:eastAsia="Cardo"/>
          </w:rPr>
          <w:t>ers</w:t>
        </w:r>
      </w:ins>
      <w:ins w:id="401" w:author="Tanya Brown" w:date="2023-10-31T15:35:00Z">
        <w:r w:rsidR="000D3EFC">
          <w:rPr>
            <w:rFonts w:eastAsia="Cardo"/>
          </w:rPr>
          <w:t xml:space="preserve"> and it was found that</w:t>
        </w:r>
      </w:ins>
      <w:ins w:id="402" w:author="Tanya Brown" w:date="2023-10-31T15:34:00Z">
        <w:r w:rsidR="000D3EFC">
          <w:rPr>
            <w:rFonts w:eastAsia="Cardo"/>
          </w:rPr>
          <w:t xml:space="preserve"> no results exceed</w:t>
        </w:r>
      </w:ins>
      <w:ins w:id="403" w:author="Tanya Brown" w:date="2023-10-31T15:35:00Z">
        <w:r w:rsidR="000D3EFC">
          <w:rPr>
            <w:rFonts w:eastAsia="Cardo"/>
          </w:rPr>
          <w:t xml:space="preserve">ed a Z-score threshold </w:t>
        </w:r>
      </w:ins>
      <w:ins w:id="404" w:author="Tanya Brown" w:date="2023-10-31T15:36:00Z">
        <w:r w:rsidR="000D3EFC">
          <w:rPr>
            <w:rFonts w:eastAsia="Cardo"/>
          </w:rPr>
          <w:t>of +/- 3.</w:t>
        </w:r>
      </w:ins>
      <w:ins w:id="405" w:author="Tanya Brown" w:date="2023-10-31T15:34:00Z">
        <w:r w:rsidR="000D3EFC">
          <w:rPr>
            <w:rFonts w:eastAsia="Cardo"/>
          </w:rPr>
          <w:t xml:space="preserve"> </w:t>
        </w:r>
      </w:ins>
      <w:ins w:id="406" w:author="Tanya Brown" w:date="2023-10-31T15:37:00Z">
        <w:r w:rsidR="000D3EFC">
          <w:rPr>
            <w:rFonts w:eastAsia="Cardo"/>
          </w:rPr>
          <w:t>Then the ord</w:t>
        </w:r>
      </w:ins>
      <w:ins w:id="407" w:author="Tanya Brown" w:date="2023-10-31T15:38:00Z">
        <w:r w:rsidR="000D3EFC">
          <w:rPr>
            <w:rFonts w:eastAsia="Cardo"/>
          </w:rPr>
          <w:t>inary least squares (OLS) linear regression</w:t>
        </w:r>
      </w:ins>
      <w:ins w:id="408" w:author="Tanya Brown" w:date="2023-10-31T15:39:00Z">
        <w:r w:rsidR="000D3EFC">
          <w:rPr>
            <w:rFonts w:eastAsia="Cardo"/>
          </w:rPr>
          <w:t xml:space="preserve"> with </w:t>
        </w:r>
        <w:proofErr w:type="spellStart"/>
        <w:r w:rsidR="000D3EFC">
          <w:rPr>
            <w:rFonts w:eastAsia="Cardo"/>
          </w:rPr>
          <w:t>lm</w:t>
        </w:r>
      </w:ins>
      <w:proofErr w:type="spellEnd"/>
      <w:ins w:id="409" w:author="Tanya Brown" w:date="2023-10-31T15:38:00Z">
        <w:r w:rsidR="000D3EFC">
          <w:rPr>
            <w:rFonts w:eastAsia="Cardo"/>
          </w:rPr>
          <w:t xml:space="preserve"> </w:t>
        </w:r>
      </w:ins>
      <w:ins w:id="410" w:author="Tanya Brown" w:date="2023-10-31T15:39:00Z">
        <w:r w:rsidR="000D3EFC">
          <w:rPr>
            <w:rFonts w:eastAsia="Cardo"/>
          </w:rPr>
          <w:t xml:space="preserve">R function was performed. </w:t>
        </w:r>
      </w:ins>
      <w:r w:rsidRPr="00FC0723">
        <w:rPr>
          <w:rFonts w:eastAsia="Cardo"/>
        </w:rPr>
        <w:t xml:space="preserve">PICs use the coral species phylogenetic information in comparison with the TIR-associated domains and </w:t>
      </w:r>
      <w:r w:rsidRPr="00FC0723">
        <w:rPr>
          <w:rFonts w:eastAsia="Cardo"/>
        </w:rPr>
        <w:lastRenderedPageBreak/>
        <w:t xml:space="preserve">ASV and Gini Index information to assess the relatedness for α-diversity. PIC analysis for phylogenetic ꞵ-diversity metrics (Weighted and Unweighted </w:t>
      </w:r>
      <w:proofErr w:type="spellStart"/>
      <w:r w:rsidRPr="00FC0723">
        <w:rPr>
          <w:rFonts w:eastAsia="Cardo"/>
        </w:rPr>
        <w:t>UniFrac</w:t>
      </w:r>
      <w:proofErr w:type="spellEnd"/>
      <w:r w:rsidRPr="00FC0723">
        <w:rPr>
          <w:rFonts w:eastAsia="Cardo"/>
        </w:rPr>
        <w:t xml:space="preserve">) were created from three PC axes (PC1, PC2, and PC3) of a </w:t>
      </w:r>
      <w:proofErr w:type="spellStart"/>
      <w:r w:rsidRPr="00FC0723">
        <w:rPr>
          <w:rFonts w:eastAsia="Cardo"/>
        </w:rPr>
        <w:t>PCoA</w:t>
      </w:r>
      <w:proofErr w:type="spellEnd"/>
      <w:r w:rsidRPr="00FC0723">
        <w:rPr>
          <w:rFonts w:eastAsia="Cardo"/>
        </w:rPr>
        <w:t xml:space="preserve"> ordination. Analyses were conducted on all three axes. The PIC method </w:t>
      </w:r>
      <w:proofErr w:type="gramStart"/>
      <w:r w:rsidRPr="00FC0723">
        <w:rPr>
          <w:rFonts w:eastAsia="Cardo"/>
        </w:rPr>
        <w:t>takes into account</w:t>
      </w:r>
      <w:proofErr w:type="gramEnd"/>
      <w:r w:rsidRPr="00FC0723">
        <w:rPr>
          <w:rFonts w:eastAsia="Cardo"/>
        </w:rPr>
        <w:t xml:space="preserve"> a priori the importance of phylogenetic history on trait variation when extracting information in relation to the common ancestor. Code used for this analysis is found on </w:t>
      </w:r>
      <w:proofErr w:type="spellStart"/>
      <w:r w:rsidRPr="00FC0723">
        <w:rPr>
          <w:rFonts w:eastAsia="Cardo"/>
        </w:rPr>
        <w:t>github</w:t>
      </w:r>
      <w:proofErr w:type="spellEnd"/>
      <w:ins w:id="411" w:author="Tanya Brown" w:date="2023-10-10T17:22:00Z">
        <w:r w:rsidR="00371BCF">
          <w:rPr>
            <w:rFonts w:eastAsia="Cardo"/>
          </w:rPr>
          <w:t xml:space="preserve"> </w:t>
        </w:r>
      </w:ins>
      <w:ins w:id="412" w:author="Tanya Brown" w:date="2023-10-10T17:23:00Z">
        <w:r w:rsidR="00371BCF" w:rsidRPr="00FC0723">
          <w:t>(github.com/</w:t>
        </w:r>
        <w:proofErr w:type="spellStart"/>
        <w:r w:rsidR="00371BCF" w:rsidRPr="00FC0723">
          <w:t>zaneveld</w:t>
        </w:r>
        <w:proofErr w:type="spellEnd"/>
        <w:r w:rsidR="00371BCF" w:rsidRPr="00FC0723">
          <w:t>/</w:t>
        </w:r>
        <w:proofErr w:type="spellStart"/>
        <w:r w:rsidR="00371BCF" w:rsidRPr="00FC0723">
          <w:t>GCMP_global_disease</w:t>
        </w:r>
        <w:proofErr w:type="spellEnd"/>
        <w:r w:rsidR="00371BCF" w:rsidRPr="00FC0723">
          <w:t>)</w:t>
        </w:r>
      </w:ins>
      <w:r w:rsidRPr="00FC0723">
        <w:rPr>
          <w:rFonts w:eastAsia="Cardo"/>
        </w:rPr>
        <w:t>.</w:t>
      </w:r>
    </w:p>
    <w:p w14:paraId="17499CF7" w14:textId="77777777" w:rsidR="004302F8" w:rsidRPr="00FC0723" w:rsidRDefault="004302F8" w:rsidP="00406E0F"/>
    <w:p w14:paraId="5D38EBBB" w14:textId="77777777" w:rsidR="000C56B0" w:rsidRPr="004302F8" w:rsidRDefault="00367A15" w:rsidP="00406E0F">
      <w:pPr>
        <w:rPr>
          <w:b/>
          <w:bCs/>
        </w:rPr>
      </w:pPr>
      <w:r w:rsidRPr="004302F8">
        <w:rPr>
          <w:b/>
          <w:bCs/>
        </w:rPr>
        <w:t>Microbial taxonomic analysis</w:t>
      </w:r>
    </w:p>
    <w:p w14:paraId="48579167" w14:textId="56D0C5AF" w:rsidR="006B5CC8" w:rsidRDefault="00367A15" w:rsidP="00406E0F">
      <w:pPr>
        <w:rPr>
          <w:ins w:id="413" w:author="Tanya Brown" w:date="2023-11-17T15:09:00Z"/>
        </w:rPr>
      </w:pPr>
      <w:r w:rsidRPr="00FC0723">
        <w:t xml:space="preserve">Microbial taxonomic analysis was conducted using the ANCOM-BC package in </w:t>
      </w:r>
      <w:proofErr w:type="spellStart"/>
      <w:r w:rsidRPr="00FC0723">
        <w:t>phyloseq</w:t>
      </w:r>
      <w:proofErr w:type="spellEnd"/>
      <w:r w:rsidRPr="00FC0723">
        <w:t xml:space="preserve"> in R</w:t>
      </w:r>
      <w:del w:id="414" w:author="Microsoft Office User" w:date="2023-09-28T14:40:00Z">
        <w:r w:rsidDel="009E36EF">
          <w:fldChar w:fldCharType="begin"/>
        </w:r>
        <w:r w:rsidDel="009E36EF">
          <w:delInstrText>HYPERLINK "https://www.zotero.org/google-docs/?kQ7jbP" \h</w:delInstrText>
        </w:r>
        <w:r w:rsidDel="009E36EF">
          <w:fldChar w:fldCharType="separate"/>
        </w:r>
        <w:r w:rsidRPr="00FC0723" w:rsidDel="009E36EF">
          <w:rPr>
            <w:vertAlign w:val="superscript"/>
          </w:rPr>
          <w:delText>41</w:delText>
        </w:r>
        <w:r w:rsidDel="009E36EF">
          <w:rPr>
            <w:vertAlign w:val="superscript"/>
          </w:rPr>
          <w:fldChar w:fldCharType="end"/>
        </w:r>
      </w:del>
      <w:r w:rsidR="009E36EF">
        <w:rPr>
          <w:vertAlign w:val="superscript"/>
        </w:rPr>
        <w:fldChar w:fldCharType="begin"/>
      </w:r>
      <w:r w:rsidR="00EE515C">
        <w:rPr>
          <w:vertAlign w:val="superscript"/>
        </w:rPr>
        <w:instrText xml:space="preserve"> ADDIN ZOTERO_ITEM CSL_CITATION {"citationID":"dHVkVMbm","properties":{"formattedCitation":"[55]","plainCitation":"[55]","noteIndex":0},"citationItems":[{"id":471,"uris":["http://zotero.org/groups/4751850/items/76VWIAUV"],"itemData":{"id":471,"type":"article-journal","container-title":"Nature communications","ISSN":"2041-1723","issue":"1","journalAbbreviation":"Nature communications","note":"publisher: Nature Publishing Group","page":"1-11","title":"Analysis of compositions of microbiomes with bias correction","volume":"11","author":[{"family":"Lin","given":"Huang"},{"family":"Peddada","given":"Shyamal Das"}],"issued":{"date-parts":[["2020"]]}}}],"schema":"https://github.com/citation-style-language/schema/raw/master/csl-citation.json"} </w:instrText>
      </w:r>
      <w:r w:rsidR="009E36EF">
        <w:rPr>
          <w:vertAlign w:val="superscript"/>
        </w:rPr>
        <w:fldChar w:fldCharType="separate"/>
      </w:r>
      <w:r w:rsidR="00EE515C" w:rsidRPr="00EE515C">
        <w:t>[55]</w:t>
      </w:r>
      <w:r w:rsidR="009E36EF">
        <w:rPr>
          <w:vertAlign w:val="superscript"/>
        </w:rPr>
        <w:fldChar w:fldCharType="end"/>
      </w:r>
      <w:r w:rsidRPr="00FC0723">
        <w:t xml:space="preserve">. Analyses were conducted at the class and family level </w:t>
      </w:r>
      <w:del w:id="415" w:author="Tanya Brown" w:date="2023-11-13T16:59:00Z">
        <w:r w:rsidRPr="00FC0723" w:rsidDel="00135CF6">
          <w:delText>with relation</w:delText>
        </w:r>
      </w:del>
      <w:ins w:id="416" w:author="Tanya Brown" w:date="2023-11-13T16:59:00Z">
        <w:r w:rsidR="00135CF6">
          <w:t>to test for microbes whose abundance correlated</w:t>
        </w:r>
      </w:ins>
      <w:r w:rsidRPr="00FC0723">
        <w:t xml:space="preserve"> </w:t>
      </w:r>
      <w:ins w:id="417" w:author="Tanya Brown" w:date="2023-11-13T16:59:00Z">
        <w:r w:rsidR="00135CF6">
          <w:t>with</w:t>
        </w:r>
      </w:ins>
      <w:del w:id="418" w:author="Tanya Brown" w:date="2023-11-13T16:59:00Z">
        <w:r w:rsidRPr="00FC0723" w:rsidDel="00135CF6">
          <w:delText>to</w:delText>
        </w:r>
      </w:del>
      <w:r w:rsidRPr="00FC0723">
        <w:t xml:space="preserve"> IL-1R and TLR copy numbers. </w:t>
      </w:r>
      <w:ins w:id="419" w:author="Tanya Brown" w:date="2023-11-13T17:00:00Z">
        <w:r w:rsidR="00135CF6">
          <w:t xml:space="preserve">To correct for multiple </w:t>
        </w:r>
      </w:ins>
      <w:ins w:id="420" w:author="Tanya Brown" w:date="2023-11-13T17:02:00Z">
        <w:r w:rsidR="00135CF6">
          <w:t>comparisons,</w:t>
        </w:r>
      </w:ins>
      <w:ins w:id="421" w:author="Tanya Brown" w:date="2023-11-13T17:00:00Z">
        <w:r w:rsidR="00135CF6">
          <w:t xml:space="preserve"> we used an</w:t>
        </w:r>
      </w:ins>
      <w:ins w:id="422" w:author="Tanya Brown" w:date="2023-11-13T16:58:00Z">
        <w:r w:rsidR="00135CF6">
          <w:t xml:space="preserve"> FDR </w:t>
        </w:r>
      </w:ins>
      <w:ins w:id="423" w:author="Tanya Brown" w:date="2023-11-13T17:00:00Z">
        <w:r w:rsidR="00135CF6">
          <w:t>cut</w:t>
        </w:r>
      </w:ins>
      <w:ins w:id="424" w:author="Tanya Brown" w:date="2023-11-13T17:01:00Z">
        <w:r w:rsidR="00135CF6">
          <w:t xml:space="preserve">off </w:t>
        </w:r>
      </w:ins>
      <w:ins w:id="425" w:author="Tanya Brown" w:date="2023-11-13T17:02:00Z">
        <w:r w:rsidR="00135CF6">
          <w:t xml:space="preserve">of </w:t>
        </w:r>
      </w:ins>
      <w:ins w:id="426" w:author="Tanya Brown" w:date="2023-11-13T17:01:00Z">
        <w:r w:rsidR="00135CF6">
          <w:t>q &lt; 0.05</w:t>
        </w:r>
      </w:ins>
      <w:ins w:id="427" w:author="Tanya Brown" w:date="2023-11-13T17:02:00Z">
        <w:r w:rsidR="00135CF6">
          <w:t xml:space="preserve">. </w:t>
        </w:r>
      </w:ins>
      <w:r w:rsidRPr="00FC0723">
        <w:t xml:space="preserve">Lists of significant microbes </w:t>
      </w:r>
      <w:ins w:id="428" w:author="Tanya Brown" w:date="2023-10-11T17:05:00Z">
        <w:r w:rsidR="00DD64F7">
          <w:t xml:space="preserve">(those with a </w:t>
        </w:r>
      </w:ins>
      <w:ins w:id="429" w:author="Tanya Brown" w:date="2023-10-11T17:09:00Z">
        <w:r w:rsidR="006C5538">
          <w:t>q</w:t>
        </w:r>
      </w:ins>
      <w:ins w:id="430" w:author="Tanya Brown" w:date="2023-10-11T17:05:00Z">
        <w:r w:rsidR="00DD64F7">
          <w:t xml:space="preserve"> &lt; </w:t>
        </w:r>
      </w:ins>
      <w:ins w:id="431" w:author="Tanya Brown" w:date="2023-10-11T17:06:00Z">
        <w:r w:rsidR="00DD64F7">
          <w:t xml:space="preserve">0.05) </w:t>
        </w:r>
      </w:ins>
      <w:r w:rsidRPr="00FC0723">
        <w:t>were generated for mucus, tissue, skeleton, and all compartments.</w:t>
      </w:r>
      <w:ins w:id="432" w:author="Tanya Brown" w:date="2023-11-17T15:09:00Z">
        <w:r w:rsidR="006B5CC8">
          <w:t xml:space="preserve"> Because ANCOM-BC accounts for the compositionality of microbiome data, bu</w:t>
        </w:r>
      </w:ins>
      <w:ins w:id="433" w:author="Tanya Brown" w:date="2023-11-17T15:10:00Z">
        <w:r w:rsidR="006B5CC8">
          <w:t>t not host phylogeny, we further confirmed the association of each putatively significant microbe identified by ANCOM-BC (at q &lt; 0.05) using</w:t>
        </w:r>
      </w:ins>
      <w:ins w:id="434" w:author="Tanya Brown" w:date="2023-11-17T15:11:00Z">
        <w:r w:rsidR="006B5CC8">
          <w:t xml:space="preserve"> regression of</w:t>
        </w:r>
      </w:ins>
      <w:ins w:id="435" w:author="Tanya Brown" w:date="2023-11-17T15:10:00Z">
        <w:r w:rsidR="006B5CC8">
          <w:t xml:space="preserve"> phylogenetic i</w:t>
        </w:r>
      </w:ins>
      <w:ins w:id="436" w:author="Tanya Brown" w:date="2023-11-17T15:11:00Z">
        <w:r w:rsidR="006B5CC8">
          <w:t xml:space="preserve">ndependent contrasts for that microbe’s relative abundance against IL-1R or TLR gene copy number. </w:t>
        </w:r>
      </w:ins>
    </w:p>
    <w:p w14:paraId="0D39D6ED" w14:textId="77777777" w:rsidR="006B5CC8" w:rsidRDefault="006B5CC8" w:rsidP="00406E0F">
      <w:pPr>
        <w:rPr>
          <w:ins w:id="437" w:author="Tanya Brown" w:date="2023-11-17T15:09:00Z"/>
        </w:rPr>
      </w:pPr>
    </w:p>
    <w:p w14:paraId="13E0DD44" w14:textId="31015A91" w:rsidR="00B45807" w:rsidRDefault="00367A15" w:rsidP="00406E0F">
      <w:pPr>
        <w:rPr>
          <w:ins w:id="438" w:author="Tanya Brown" w:date="2023-11-20T12:59:00Z"/>
        </w:rPr>
      </w:pPr>
      <w:del w:id="439" w:author="Tanya Brown" w:date="2023-11-17T15:09:00Z">
        <w:r w:rsidRPr="00FC0723" w:rsidDel="006B5CC8">
          <w:delText xml:space="preserve"> </w:delText>
        </w:r>
      </w:del>
      <w:r w:rsidRPr="00FC0723">
        <w:t>Heatmaps</w:t>
      </w:r>
      <w:del w:id="440" w:author="Tanya Brown" w:date="2023-11-20T12:57:00Z">
        <w:r w:rsidRPr="00FC0723" w:rsidDel="00B45807">
          <w:delText xml:space="preserve"> </w:delText>
        </w:r>
      </w:del>
      <w:ins w:id="441" w:author="Tanya Brown" w:date="2023-11-20T12:55:00Z">
        <w:r w:rsidR="00B45807">
          <w:t xml:space="preserve"> </w:t>
        </w:r>
      </w:ins>
      <w:del w:id="442" w:author="Tanya Brown" w:date="2023-11-20T12:57:00Z">
        <w:r w:rsidRPr="00FC0723" w:rsidDel="00B45807">
          <w:delText xml:space="preserve">were generated </w:delText>
        </w:r>
      </w:del>
      <w:r w:rsidRPr="00FC0723">
        <w:t xml:space="preserve">to visualize positive and negative correlation </w:t>
      </w:r>
      <w:ins w:id="443" w:author="Tanya Brown" w:date="2023-10-12T17:23:00Z">
        <w:r w:rsidR="008D011F">
          <w:t>of the significant microbes</w:t>
        </w:r>
      </w:ins>
      <w:ins w:id="444" w:author="Tanya Brown" w:date="2023-11-17T15:12:00Z">
        <w:r w:rsidR="006B5CC8">
          <w:t xml:space="preserve"> </w:t>
        </w:r>
      </w:ins>
      <w:ins w:id="445" w:author="Tanya Brown" w:date="2023-11-13T16:21:00Z">
        <w:r w:rsidR="00CD4665">
          <w:t xml:space="preserve">against </w:t>
        </w:r>
        <w:r w:rsidR="00DB2E99">
          <w:t xml:space="preserve">IL-1R or TLR </w:t>
        </w:r>
      </w:ins>
      <w:ins w:id="446" w:author="Tanya Brown" w:date="2023-11-13T16:22:00Z">
        <w:r w:rsidR="00DB2E99">
          <w:t xml:space="preserve">copy number </w:t>
        </w:r>
      </w:ins>
      <w:ins w:id="447" w:author="Tanya Brown" w:date="2023-10-12T17:22:00Z">
        <w:r w:rsidR="009D5F4F">
          <w:t xml:space="preserve">using the coefficient data </w:t>
        </w:r>
      </w:ins>
      <w:ins w:id="448" w:author="Tanya Brown" w:date="2023-10-12T17:23:00Z">
        <w:r w:rsidR="008D011F">
          <w:t xml:space="preserve">generated </w:t>
        </w:r>
      </w:ins>
      <w:ins w:id="449" w:author="Tanya Brown" w:date="2023-10-12T17:32:00Z">
        <w:r w:rsidR="008D011F">
          <w:t>b</w:t>
        </w:r>
      </w:ins>
      <w:ins w:id="450" w:author="Tanya Brown" w:date="2023-10-12T17:24:00Z">
        <w:r w:rsidR="008D011F">
          <w:t>y ANCOM-BC</w:t>
        </w:r>
      </w:ins>
      <w:ins w:id="451" w:author="Tanya Brown" w:date="2023-11-20T12:57:00Z">
        <w:r w:rsidR="00B45807" w:rsidRPr="00B45807">
          <w:t xml:space="preserve"> </w:t>
        </w:r>
        <w:r w:rsidR="00B45807" w:rsidRPr="00FC0723">
          <w:t xml:space="preserve">were </w:t>
        </w:r>
      </w:ins>
      <w:ins w:id="452" w:author="Tanya Brown" w:date="2023-11-20T12:58:00Z">
        <w:r w:rsidR="00B45807">
          <w:t>created</w:t>
        </w:r>
      </w:ins>
      <w:ins w:id="453" w:author="Tanya Brown" w:date="2023-11-20T12:57:00Z">
        <w:r w:rsidR="00B45807" w:rsidRPr="00FC0723">
          <w:t xml:space="preserve"> </w:t>
        </w:r>
        <w:r w:rsidR="00B45807">
          <w:t xml:space="preserve">in </w:t>
        </w:r>
      </w:ins>
      <w:ins w:id="454" w:author="Tanya Brown" w:date="2023-11-20T12:58:00Z">
        <w:r w:rsidR="00B45807">
          <w:t>matplotlib using custom python scripts</w:t>
        </w:r>
      </w:ins>
      <w:ins w:id="455" w:author="Tanya Brown" w:date="2023-11-13T16:47:00Z">
        <w:r w:rsidR="0058505E">
          <w:t>.</w:t>
        </w:r>
      </w:ins>
      <w:ins w:id="456" w:author="Tanya Brown" w:date="2023-10-12T17:33:00Z">
        <w:r w:rsidR="0014627D">
          <w:t xml:space="preserve"> </w:t>
        </w:r>
      </w:ins>
      <w:ins w:id="457" w:author="Tanya Brown" w:date="2023-11-17T15:13:00Z">
        <w:r w:rsidR="006B5CC8">
          <w:t>Microbes are only reported</w:t>
        </w:r>
      </w:ins>
      <w:ins w:id="458" w:author="Tanya Brown" w:date="2023-11-17T15:15:00Z">
        <w:r w:rsidR="006B5CC8">
          <w:t xml:space="preserve"> in the heatmap and manuscript text only</w:t>
        </w:r>
      </w:ins>
      <w:ins w:id="459" w:author="Tanya Brown" w:date="2023-11-17T15:13:00Z">
        <w:r w:rsidR="006B5CC8">
          <w:t xml:space="preserve"> if they</w:t>
        </w:r>
      </w:ins>
      <w:ins w:id="460" w:author="Tanya Brown" w:date="2023-11-17T15:15:00Z">
        <w:r w:rsidR="006B5CC8">
          <w:t xml:space="preserve"> were</w:t>
        </w:r>
      </w:ins>
      <w:ins w:id="461" w:author="Tanya Brown" w:date="2023-11-17T15:13:00Z">
        <w:r w:rsidR="006B5CC8">
          <w:t xml:space="preserve"> significant</w:t>
        </w:r>
      </w:ins>
      <w:ins w:id="462" w:author="Tanya Brown" w:date="2023-11-17T15:15:00Z">
        <w:r w:rsidR="006B5CC8">
          <w:t>ly associated with gene copy number</w:t>
        </w:r>
      </w:ins>
      <w:ins w:id="463" w:author="Tanya Brown" w:date="2023-11-17T15:13:00Z">
        <w:r w:rsidR="006B5CC8">
          <w:t xml:space="preserve"> by both ANCOM-BC and confirmatory phylogenetic regression</w:t>
        </w:r>
      </w:ins>
      <w:ins w:id="464" w:author="Tanya Brown" w:date="2023-11-17T15:15:00Z">
        <w:r w:rsidR="006B5CC8">
          <w:t xml:space="preserve"> as described above</w:t>
        </w:r>
      </w:ins>
      <w:ins w:id="465" w:author="Tanya Brown" w:date="2023-11-17T15:13:00Z">
        <w:r w:rsidR="006B5CC8">
          <w:t xml:space="preserve">. </w:t>
        </w:r>
      </w:ins>
      <w:proofErr w:type="spellStart"/>
      <w:ins w:id="466" w:author="Tanya Brown" w:date="2023-11-20T12:59:00Z">
        <w:r w:rsidR="00B45807">
          <w:t>Colorbar</w:t>
        </w:r>
        <w:proofErr w:type="spellEnd"/>
        <w:r w:rsidR="00B45807">
          <w:t xml:space="preserve"> </w:t>
        </w:r>
      </w:ins>
      <w:ins w:id="467" w:author="Tanya Brown" w:date="2023-11-20T13:00:00Z">
        <w:r w:rsidR="00B45807">
          <w:t>shows raw correlation coefficient values from ANCOM-BC</w:t>
        </w:r>
      </w:ins>
      <w:ins w:id="468" w:author="Tanya Brown" w:date="2023-11-20T13:01:00Z">
        <w:r w:rsidR="00B45807">
          <w:t>. Results are separated by coral mucus, tissue, and skeleton.</w:t>
        </w:r>
      </w:ins>
    </w:p>
    <w:p w14:paraId="7AB80E7F" w14:textId="77777777" w:rsidR="00B45807" w:rsidRDefault="00B45807" w:rsidP="00406E0F">
      <w:pPr>
        <w:rPr>
          <w:ins w:id="469" w:author="Tanya Brown" w:date="2023-11-20T12:59:00Z"/>
        </w:rPr>
      </w:pPr>
    </w:p>
    <w:p w14:paraId="16031E23" w14:textId="7340BF71" w:rsidR="00B45807" w:rsidRPr="00B45807" w:rsidRDefault="00B45807" w:rsidP="00406E0F">
      <w:pPr>
        <w:rPr>
          <w:rPrChange w:id="470" w:author="Tanya Brown" w:date="2023-11-20T12:54:00Z">
            <w:rPr>
              <w:rFonts w:eastAsia="Arial"/>
              <w:color w:val="222222"/>
              <w:sz w:val="27"/>
              <w:szCs w:val="27"/>
            </w:rPr>
          </w:rPrChange>
        </w:rPr>
      </w:pPr>
      <w:ins w:id="471" w:author="Tanya Brown" w:date="2023-11-20T13:02:00Z">
        <w:r>
          <w:t xml:space="preserve">Heatmaps to visualize microbial relative abundance were created in </w:t>
        </w:r>
        <w:proofErr w:type="spellStart"/>
        <w:r>
          <w:t>phyloseq</w:t>
        </w:r>
        <w:proofErr w:type="spellEnd"/>
        <w:r>
          <w:t xml:space="preserve">. </w:t>
        </w:r>
      </w:ins>
      <w:ins w:id="472" w:author="Tanya Brown" w:date="2023-11-13T16:51:00Z">
        <w:r w:rsidR="0058505E">
          <w:t xml:space="preserve">Colors depict </w:t>
        </w:r>
      </w:ins>
      <w:ins w:id="473" w:author="Tanya Brown" w:date="2023-11-20T13:03:00Z">
        <w:r>
          <w:t>the count of each microbial taxon</w:t>
        </w:r>
      </w:ins>
      <w:ins w:id="474" w:author="Tanya Brown" w:date="2023-11-13T16:52:00Z">
        <w:r w:rsidR="0058505E">
          <w:t xml:space="preserve"> </w:t>
        </w:r>
      </w:ins>
      <w:ins w:id="475" w:author="Tanya Brown" w:date="2023-11-20T13:04:00Z">
        <w:r>
          <w:t>in samples rarefied to 1000 sequences</w:t>
        </w:r>
      </w:ins>
      <w:ins w:id="476" w:author="Tanya Brown" w:date="2023-11-13T16:52:00Z">
        <w:r w:rsidR="0058505E">
          <w:t xml:space="preserve"> </w:t>
        </w:r>
      </w:ins>
      <w:ins w:id="477" w:author="Tanya Brown" w:date="2023-11-20T13:04:00Z">
        <w:r w:rsidR="009B0821">
          <w:t xml:space="preserve">per sample, and assigned </w:t>
        </w:r>
      </w:ins>
      <w:ins w:id="478" w:author="Tanya Brown" w:date="2023-11-20T13:05:00Z">
        <w:r w:rsidR="009B0821">
          <w:t>to colors using</w:t>
        </w:r>
      </w:ins>
      <w:ins w:id="479" w:author="Tanya Brown" w:date="2023-11-13T16:52:00Z">
        <w:r w:rsidR="0058505E">
          <w:t xml:space="preserve"> a log scale (we used </w:t>
        </w:r>
        <w:proofErr w:type="spellStart"/>
        <w:r w:rsidR="0058505E">
          <w:t>plot_heatmaps</w:t>
        </w:r>
        <w:proofErr w:type="spellEnd"/>
        <w:r w:rsidR="0058505E">
          <w:t xml:space="preserve"> </w:t>
        </w:r>
      </w:ins>
      <w:ins w:id="480" w:author="Tanya Brown" w:date="2023-11-13T16:53:00Z">
        <w:r w:rsidR="0058505E">
          <w:t>default log base 4 scaling)</w:t>
        </w:r>
      </w:ins>
      <w:ins w:id="481" w:author="Tanya Brown" w:date="2023-11-13T16:52:00Z">
        <w:r w:rsidR="0058505E">
          <w:t xml:space="preserve">. </w:t>
        </w:r>
      </w:ins>
      <w:ins w:id="482" w:author="Tanya Brown" w:date="2023-11-13T16:48:00Z">
        <w:r w:rsidR="0058505E">
          <w:t xml:space="preserve">Samples were ordered by </w:t>
        </w:r>
      </w:ins>
      <w:ins w:id="483" w:author="Tanya Brown" w:date="2023-11-20T13:05:00Z">
        <w:r w:rsidR="009B0821">
          <w:t>the IL-1R or TLR gene copy number of t</w:t>
        </w:r>
      </w:ins>
      <w:ins w:id="484" w:author="Tanya Brown" w:date="2023-11-20T13:06:00Z">
        <w:r w:rsidR="009B0821">
          <w:t xml:space="preserve">he species from which the sample was taken </w:t>
        </w:r>
      </w:ins>
      <w:ins w:id="485" w:author="Tanya Brown" w:date="2023-11-13T16:48:00Z">
        <w:r w:rsidR="0058505E">
          <w:t>w</w:t>
        </w:r>
      </w:ins>
      <w:ins w:id="486" w:author="Tanya Brown" w:date="2023-11-13T16:50:00Z">
        <w:r w:rsidR="0058505E">
          <w:t>h</w:t>
        </w:r>
      </w:ins>
      <w:ins w:id="487" w:author="Tanya Brown" w:date="2023-11-13T16:48:00Z">
        <w:r w:rsidR="0058505E">
          <w:t>ile microbes were ordered by ordination anal</w:t>
        </w:r>
      </w:ins>
      <w:ins w:id="488" w:author="Tanya Brown" w:date="2023-11-13T16:49:00Z">
        <w:r w:rsidR="0058505E">
          <w:t xml:space="preserve">ysis using the </w:t>
        </w:r>
        <w:proofErr w:type="spellStart"/>
        <w:r w:rsidR="0058505E">
          <w:t>p</w:t>
        </w:r>
      </w:ins>
      <w:ins w:id="489" w:author="Tanya Brown" w:date="2023-11-13T16:51:00Z">
        <w:r w:rsidR="0058505E">
          <w:t>h</w:t>
        </w:r>
      </w:ins>
      <w:ins w:id="490" w:author="Tanya Brown" w:date="2023-11-13T16:49:00Z">
        <w:r w:rsidR="0058505E">
          <w:t>yloseq</w:t>
        </w:r>
        <w:proofErr w:type="spellEnd"/>
        <w:r w:rsidR="0058505E">
          <w:t xml:space="preserve"> </w:t>
        </w:r>
        <w:proofErr w:type="spellStart"/>
        <w:r w:rsidR="0058505E">
          <w:t>plot</w:t>
        </w:r>
      </w:ins>
      <w:ins w:id="491" w:author="Tanya Brown" w:date="2023-11-13T16:53:00Z">
        <w:r w:rsidR="0058505E">
          <w:t>_</w:t>
        </w:r>
      </w:ins>
      <w:ins w:id="492" w:author="Tanya Brown" w:date="2023-11-13T16:49:00Z">
        <w:r w:rsidR="0058505E">
          <w:t>heatmap</w:t>
        </w:r>
        <w:proofErr w:type="spellEnd"/>
        <w:r w:rsidR="0058505E">
          <w:t xml:space="preserve"> </w:t>
        </w:r>
      </w:ins>
      <w:ins w:id="493" w:author="Tanya Brown" w:date="2023-11-13T16:50:00Z">
        <w:r w:rsidR="0058505E">
          <w:t>function</w:t>
        </w:r>
      </w:ins>
      <w:ins w:id="494" w:author="Tanya Brown" w:date="2023-11-13T16:53:00Z">
        <w:r w:rsidR="0058505E">
          <w:t>’</w:t>
        </w:r>
      </w:ins>
      <w:ins w:id="495" w:author="Tanya Brown" w:date="2023-11-13T16:50:00Z">
        <w:r w:rsidR="0058505E">
          <w:t>s “RDA” clustering method</w:t>
        </w:r>
      </w:ins>
      <w:ins w:id="496" w:author="Tanya Brown" w:date="2023-11-13T16:49:00Z">
        <w:r w:rsidR="0058505E">
          <w:t>.</w:t>
        </w:r>
      </w:ins>
      <w:del w:id="497" w:author="Tanya Brown" w:date="2023-10-12T17:24:00Z">
        <w:r w:rsidR="00367A15" w:rsidRPr="00FC0723" w:rsidDel="008D011F">
          <w:delText>of the microbial community</w:delText>
        </w:r>
      </w:del>
      <w:del w:id="498" w:author="Tanya Brown" w:date="2023-11-13T17:06:00Z">
        <w:r w:rsidR="00367A15" w:rsidRPr="00FC0723" w:rsidDel="00135CF6">
          <w:delText>.</w:delText>
        </w:r>
      </w:del>
    </w:p>
    <w:p w14:paraId="3EA9EAD8" w14:textId="2D02623A" w:rsidR="00DB41FE" w:rsidRPr="009B0821" w:rsidDel="00FF4AE8" w:rsidRDefault="00FF4AE8" w:rsidP="00FC0723">
      <w:pPr>
        <w:pStyle w:val="Heading2"/>
        <w:rPr>
          <w:del w:id="499" w:author="Microsoft Office User" w:date="2023-09-19T14:41:00Z"/>
          <w:rFonts w:ascii="Times New Roman" w:hAnsi="Times New Roman" w:cs="Times New Roman"/>
          <w:i w:val="0"/>
          <w:sz w:val="24"/>
          <w:szCs w:val="24"/>
        </w:rPr>
      </w:pPr>
      <w:ins w:id="500" w:author="Tanya Brown" w:date="2023-11-17T14:45:00Z">
        <w:r w:rsidRPr="009B0821">
          <w:rPr>
            <w:rFonts w:ascii="Times New Roman" w:hAnsi="Times New Roman" w:cs="Times New Roman"/>
            <w:b w:val="0"/>
            <w:i w:val="0"/>
            <w:sz w:val="24"/>
            <w:szCs w:val="24"/>
            <w:rPrChange w:id="501" w:author="Tanya Brown" w:date="2023-11-20T13:08:00Z">
              <w:rPr>
                <w:b w:val="0"/>
                <w:i w:val="0"/>
                <w:iCs/>
              </w:rPr>
            </w:rPrChange>
          </w:rPr>
          <w:t xml:space="preserve">Tests controlling for effects </w:t>
        </w:r>
      </w:ins>
      <w:ins w:id="502" w:author="Tanya Brown" w:date="2023-11-17T14:44:00Z">
        <w:r w:rsidRPr="009B0821">
          <w:rPr>
            <w:rFonts w:ascii="Times New Roman" w:hAnsi="Times New Roman" w:cs="Times New Roman"/>
            <w:b w:val="0"/>
            <w:i w:val="0"/>
            <w:sz w:val="24"/>
            <w:szCs w:val="24"/>
            <w:rPrChange w:id="503" w:author="Tanya Brown" w:date="2023-11-20T13:08:00Z">
              <w:rPr>
                <w:b w:val="0"/>
                <w:i w:val="0"/>
                <w:iCs/>
              </w:rPr>
            </w:rPrChange>
          </w:rPr>
          <w:t xml:space="preserve">of genome </w:t>
        </w:r>
      </w:ins>
      <w:ins w:id="504" w:author="Tanya Brown" w:date="2023-11-17T14:45:00Z">
        <w:r w:rsidRPr="009B0821">
          <w:rPr>
            <w:rFonts w:ascii="Times New Roman" w:hAnsi="Times New Roman" w:cs="Times New Roman"/>
            <w:b w:val="0"/>
            <w:i w:val="0"/>
            <w:sz w:val="24"/>
            <w:szCs w:val="24"/>
            <w:rPrChange w:id="505" w:author="Tanya Brown" w:date="2023-11-20T13:08:00Z">
              <w:rPr>
                <w:b w:val="0"/>
                <w:i w:val="0"/>
                <w:iCs/>
              </w:rPr>
            </w:rPrChange>
          </w:rPr>
          <w:t xml:space="preserve">quality </w:t>
        </w:r>
      </w:ins>
      <w:ins w:id="506" w:author="Tanya Brown" w:date="2023-11-17T14:44:00Z">
        <w:r w:rsidRPr="009B0821">
          <w:rPr>
            <w:rFonts w:ascii="Times New Roman" w:hAnsi="Times New Roman" w:cs="Times New Roman"/>
            <w:b w:val="0"/>
            <w:i w:val="0"/>
            <w:sz w:val="24"/>
            <w:szCs w:val="24"/>
            <w:rPrChange w:id="507" w:author="Tanya Brown" w:date="2023-11-20T13:08:00Z">
              <w:rPr>
                <w:b w:val="0"/>
                <w:i w:val="0"/>
                <w:iCs/>
              </w:rPr>
            </w:rPrChange>
          </w:rPr>
          <w:t xml:space="preserve"> </w:t>
        </w:r>
      </w:ins>
    </w:p>
    <w:p w14:paraId="4D5A3171" w14:textId="2A3A46EE" w:rsidR="00FF4AE8" w:rsidRPr="00FF4AE8" w:rsidRDefault="00FF4AE8">
      <w:pPr>
        <w:rPr>
          <w:ins w:id="508" w:author="Tanya Brown" w:date="2023-11-17T14:46:00Z"/>
        </w:rPr>
        <w:pPrChange w:id="509" w:author="Tanya Brown" w:date="2023-11-17T14:46:00Z">
          <w:pPr>
            <w:pStyle w:val="Heading2"/>
          </w:pPr>
        </w:pPrChange>
      </w:pPr>
      <w:proofErr w:type="gramStart"/>
      <w:ins w:id="510" w:author="Tanya Brown" w:date="2023-11-17T14:46:00Z">
        <w:r>
          <w:t>In order to</w:t>
        </w:r>
        <w:proofErr w:type="gramEnd"/>
        <w:r>
          <w:t xml:space="preserve"> control for potential effects of genome quality on regression results, </w:t>
        </w:r>
      </w:ins>
      <w:ins w:id="511" w:author="Tanya Brown" w:date="2023-11-17T14:50:00Z">
        <w:r>
          <w:t>Benchmarking Universal Single Copy Orthologs (</w:t>
        </w:r>
      </w:ins>
      <w:ins w:id="512" w:author="Tanya Brown" w:date="2023-11-17T14:46:00Z">
        <w:r>
          <w:t>BUSCO</w:t>
        </w:r>
      </w:ins>
      <w:ins w:id="513" w:author="Tanya Brown" w:date="2023-11-17T14:50:00Z">
        <w:r>
          <w:t>)</w:t>
        </w:r>
      </w:ins>
      <w:ins w:id="514" w:author="Tanya Brown" w:date="2023-11-17T14:46:00Z">
        <w:r>
          <w:t xml:space="preserve"> scores were calculated for each genome. </w:t>
        </w:r>
      </w:ins>
      <w:ins w:id="515" w:author="Tanya Brown" w:date="2023-11-17T14:47:00Z">
        <w:r>
          <w:t>For phylogenetic correl</w:t>
        </w:r>
      </w:ins>
      <w:ins w:id="516" w:author="Tanya Brown" w:date="2023-11-17T14:48:00Z">
        <w:r>
          <w:t>ations that appeared interesting based on initial analysis (</w:t>
        </w:r>
        <w:proofErr w:type="gramStart"/>
        <w:r>
          <w:t>e.g.</w:t>
        </w:r>
        <w:proofErr w:type="gramEnd"/>
        <w:r>
          <w:t xml:space="preserve"> skeleton microbiome richness vs. IL-1R gene copy number), t</w:t>
        </w:r>
      </w:ins>
      <w:ins w:id="517" w:author="Tanya Brown" w:date="2023-11-17T14:47:00Z">
        <w:r>
          <w:t>he proportion of complete, single-copy BUSCOs was then ad</w:t>
        </w:r>
      </w:ins>
      <w:ins w:id="518" w:author="Tanya Brown" w:date="2023-11-17T14:49:00Z">
        <w:r>
          <w:t>ded as an additional factor in multiple linear regression of phylogenetic independent contrasts for our dataset.</w:t>
        </w:r>
      </w:ins>
      <w:ins w:id="519" w:author="Tanya Brown" w:date="2023-11-17T14:51:00Z">
        <w:r>
          <w:t xml:space="preserve"> </w:t>
        </w:r>
      </w:ins>
    </w:p>
    <w:p w14:paraId="6AECC6C9" w14:textId="77777777" w:rsidR="00DB41FE" w:rsidRDefault="00DB41FE" w:rsidP="00FC0723">
      <w:pPr>
        <w:pStyle w:val="Heading2"/>
      </w:pPr>
    </w:p>
    <w:p w14:paraId="1A3276BA" w14:textId="17A3331E" w:rsidR="000C56B0" w:rsidRPr="00FC0723" w:rsidRDefault="00367A15" w:rsidP="00FC0723">
      <w:pPr>
        <w:pStyle w:val="Heading2"/>
      </w:pPr>
      <w:r w:rsidRPr="00FC0723">
        <w:t>Results</w:t>
      </w:r>
    </w:p>
    <w:p w14:paraId="76978E37" w14:textId="77777777" w:rsidR="00FC0723" w:rsidRDefault="00FC0723" w:rsidP="00406E0F"/>
    <w:p w14:paraId="1D018C79" w14:textId="7BC60415" w:rsidR="000C56B0" w:rsidRPr="00FC0723" w:rsidRDefault="00367A15" w:rsidP="00406E0F">
      <w:r w:rsidRPr="00FC0723">
        <w:t>Sequenced coral genomes vary greatly in TIR-domain containing gene copy number.</w:t>
      </w:r>
    </w:p>
    <w:p w14:paraId="5F76BBB2" w14:textId="1D74ECA5" w:rsidR="000C56B0" w:rsidRDefault="00367A15" w:rsidP="00406E0F">
      <w:r w:rsidRPr="00FC0723">
        <w:t>Previous analyses have reported significant variation in the copy number of TIR-domain containing genes among coral genomes. We annotated the genomic copy number of TIR-domain containing genes in 11 coral genomes that were also represented in microbiome data from the Global Coral Microbiome Project (GCMP) (</w:t>
      </w:r>
      <w:r w:rsidRPr="004302F8">
        <w:rPr>
          <w:b/>
          <w:bCs/>
        </w:rPr>
        <w:t>Table S1</w:t>
      </w:r>
      <w:r w:rsidRPr="00FC0723">
        <w:t xml:space="preserve">). While </w:t>
      </w:r>
      <w:del w:id="520" w:author="Tanya Brown" w:date="2023-10-10T17:31:00Z">
        <w:r w:rsidRPr="00FC0723" w:rsidDel="00EF5197">
          <w:delText xml:space="preserve">some </w:delText>
        </w:r>
      </w:del>
      <w:ins w:id="521" w:author="Tanya Brown" w:date="2023-10-10T17:31:00Z">
        <w:r w:rsidR="00EF5197">
          <w:t>a</w:t>
        </w:r>
        <w:r w:rsidR="00EF5197" w:rsidRPr="00FC0723">
          <w:t xml:space="preserve"> </w:t>
        </w:r>
      </w:ins>
      <w:r w:rsidRPr="00FC0723">
        <w:t xml:space="preserve">prior </w:t>
      </w:r>
      <w:del w:id="522" w:author="Tanya Brown" w:date="2023-10-10T17:32:00Z">
        <w:r w:rsidRPr="00FC0723" w:rsidDel="00EF5197">
          <w:delText xml:space="preserve">studies </w:delText>
        </w:r>
      </w:del>
      <w:ins w:id="523" w:author="Tanya Brown" w:date="2023-10-10T17:32:00Z">
        <w:r w:rsidR="00EF5197" w:rsidRPr="00FC0723">
          <w:t>stud</w:t>
        </w:r>
        <w:r w:rsidR="00EF5197">
          <w:t>y</w:t>
        </w:r>
        <w:r w:rsidR="00EF5197" w:rsidRPr="00FC0723">
          <w:t xml:space="preserve"> </w:t>
        </w:r>
      </w:ins>
      <w:del w:id="524" w:author="Tanya Brown" w:date="2023-10-10T17:32:00Z">
        <w:r w:rsidRPr="00FC0723" w:rsidDel="00EF5197">
          <w:delText xml:space="preserve">have </w:delText>
        </w:r>
      </w:del>
      <w:r w:rsidRPr="00FC0723">
        <w:t>analyzed both genomes and transcriptomes in order to maximize discovery of new TLR or IL-1R homologs</w:t>
      </w:r>
      <w:ins w:id="525" w:author="Tanya Brown" w:date="2023-10-10T17:26:00Z">
        <w:r w:rsidR="00371BCF">
          <w:t xml:space="preserve"> </w:t>
        </w:r>
      </w:ins>
      <w:r w:rsidR="00EF5197">
        <w:fldChar w:fldCharType="begin"/>
      </w:r>
      <w:r w:rsidR="00EE515C">
        <w:instrText xml:space="preserve"> ADDIN ZOTERO_ITEM CSL_CITATION {"citationID":"avs3kak7md","properties":{"formattedCitation":"[37]","plainCitation":"[37]","noteIndex":0},"citationItems":[{"id":29,"uris":["http://zotero.org/groups/4751850/items/7REVQ4JZ"],"itemData":{"id":29,"type":"article-journal","abstract":"The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EF5197">
        <w:fldChar w:fldCharType="separate"/>
      </w:r>
      <w:r w:rsidR="00EE515C" w:rsidRPr="00EE515C">
        <w:t>[37]</w:t>
      </w:r>
      <w:r w:rsidR="00EF5197">
        <w:fldChar w:fldCharType="end"/>
      </w:r>
      <w:r w:rsidRPr="00FC0723">
        <w:t xml:space="preserve">, we chose to exclude transcriptomes from our analysis in order to prevent any potential confounding effects of some innate immune genes not being expressed in </w:t>
      </w:r>
      <w:ins w:id="526" w:author="Microsoft Office User" w:date="2023-09-19T14:41:00Z">
        <w:r w:rsidR="004E7F60">
          <w:t xml:space="preserve">any given </w:t>
        </w:r>
      </w:ins>
      <w:r w:rsidRPr="00FC0723">
        <w:t>transcriptome</w:t>
      </w:r>
      <w:del w:id="527" w:author="Microsoft Office User" w:date="2023-09-19T14:41:00Z">
        <w:r w:rsidRPr="00FC0723" w:rsidDel="004E7F60">
          <w:delText>s</w:delText>
        </w:r>
      </w:del>
      <w:r w:rsidRPr="00FC0723">
        <w:t>. As a result of these annotations (Methods), we identified numerous TLR, IL-1R and TIR-only genes (</w:t>
      </w:r>
      <w:r w:rsidRPr="004302F8">
        <w:rPr>
          <w:b/>
          <w:bCs/>
        </w:rPr>
        <w:t>Table S2, 4</w:t>
      </w:r>
      <w:r w:rsidRPr="00FC0723">
        <w:t>). Despite these methodological differences, our annotations mostly agree in trend and rank with prior studies of coral innate immune repertoires</w:t>
      </w:r>
      <w:ins w:id="528" w:author="Microsoft Office User" w:date="2023-09-28T14:41:00Z">
        <w:r w:rsidR="009E36EF">
          <w:t xml:space="preserve"> </w:t>
        </w:r>
      </w:ins>
      <w:r w:rsidR="009E36EF">
        <w:fldChar w:fldCharType="begin"/>
      </w:r>
      <w:r w:rsidR="00EE515C">
        <w:instrText xml:space="preserve"> ADDIN ZOTERO_ITEM CSL_CITATION {"citationID":"G5P4Eip4","properties":{"formattedCitation":"[37,56]","plainCitation":"[37,56]","noteIndex":0},"citationItems":[{"id":29,"uris":["http://zotero.org/groups/4751850/items/7REVQ4JZ"],"itemData":{"id":29,"type":"article-journal","abstract":"The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Immunology","page":"480-488","title":"TIR-domain-containing protein repertoire of nine anthozoan species reveals coral–specific expansions and uncharacterized proteins","volume":"46","author":[{"family":"Poole","given":"Angela Z."},{"family":"Weis","given":"Virginia M."}],"issued":{"date-parts":[["2014",10,1]]}}},{"id":54,"uris":["http://zotero.org/groups/4751850/items/VCRNXQN7"],"itemData":{"id":54,"type":"article-journal","container-title":"Frontiers in Immunology","ISSN":"1664-3224","journalAbbreviation":"Frontiers in Immunology","note":"publisher: Frontiers Media SA","page":"689463","title":"Cnidarian pattern recognition receptor repertoires reflect both phylogeny and life history traits","volume":"12","author":[{"family":"Emery","given":"Madison A"},{"family":"Dimos","given":"Bradford A"},{"family":"Mydlarz","given":"Laura D"}],"issued":{"date-parts":[["2021"]]}}}],"schema":"https://github.com/citation-style-language/schema/raw/master/csl-citation.json"} </w:instrText>
      </w:r>
      <w:r w:rsidR="009E36EF">
        <w:fldChar w:fldCharType="separate"/>
      </w:r>
      <w:r w:rsidR="00EE515C" w:rsidRPr="00EE515C">
        <w:t>[37,56]</w:t>
      </w:r>
      <w:r w:rsidR="009E36EF">
        <w:fldChar w:fldCharType="end"/>
      </w:r>
      <w:ins w:id="529" w:author="Microsoft Office User" w:date="2023-09-28T14:41:00Z">
        <w:r w:rsidR="009E36EF">
          <w:t xml:space="preserve">.  </w:t>
        </w:r>
      </w:ins>
      <w:del w:id="530" w:author="Microsoft Office User" w:date="2023-09-28T14:45:00Z">
        <w:r w:rsidDel="009E36EF">
          <w:fldChar w:fldCharType="begin"/>
        </w:r>
        <w:r w:rsidDel="009E36EF">
          <w:delInstrText>HYPERLINK "https://www.zotero.org/google-docs/?QCPMJD" \h</w:delInstrText>
        </w:r>
        <w:r w:rsidDel="009E36EF">
          <w:fldChar w:fldCharType="separate"/>
        </w:r>
        <w:r w:rsidRPr="00FC0723" w:rsidDel="009E36EF">
          <w:rPr>
            <w:vertAlign w:val="superscript"/>
          </w:rPr>
          <w:delText>26,42</w:delText>
        </w:r>
        <w:r w:rsidDel="009E36EF">
          <w:rPr>
            <w:vertAlign w:val="superscript"/>
          </w:rPr>
          <w:fldChar w:fldCharType="end"/>
        </w:r>
        <w:r w:rsidRPr="00FC0723" w:rsidDel="009E36EF">
          <w:delText xml:space="preserve">. </w:delText>
        </w:r>
      </w:del>
    </w:p>
    <w:p w14:paraId="66508B5E" w14:textId="77777777" w:rsidR="004302F8" w:rsidRPr="00FC0723" w:rsidRDefault="004302F8" w:rsidP="00406E0F"/>
    <w:p w14:paraId="690B8F47" w14:textId="0C9671FF" w:rsidR="000C56B0" w:rsidRDefault="00367A15" w:rsidP="00406E0F">
      <w:r w:rsidRPr="00FC0723">
        <w:t>Many innate immune genes have modular structures based on the domains that they contain, and TIR domains commonly co-occur with several other domains within innate immune genes. We further subdivided TIR-domain containing genes based on the other domains present: genes with both TIR and immunoglobulin (Ig) domains were annotated as interleukin-1 receptors (IL-1R) while genes with both TIR domains and leucine rich repeat (LRR) domains were annotated as toll-like receptors (TLR) (</w:t>
      </w:r>
      <w:r w:rsidRPr="004302F8">
        <w:rPr>
          <w:b/>
          <w:bCs/>
        </w:rPr>
        <w:t>Fig. 1</w:t>
      </w:r>
      <w:r w:rsidRPr="00FC0723">
        <w:t>). We also analyzed the total count of TIR domains, regardless of which gene they were part of and the presence or absence of other co-associated domains.</w:t>
      </w:r>
      <w:ins w:id="531" w:author="Microsoft Office User" w:date="2023-10-27T12:51:00Z">
        <w:r w:rsidR="0038622B">
          <w:t xml:space="preserve"> Finally, clustering analysis was used to confirm that no two annotated TLR or IL-1R </w:t>
        </w:r>
      </w:ins>
      <w:ins w:id="532" w:author="Microsoft Office User" w:date="2023-10-27T12:52:00Z">
        <w:r w:rsidR="0038622B">
          <w:t>gene</w:t>
        </w:r>
      </w:ins>
      <w:ins w:id="533" w:author="Microsoft Office User" w:date="2023-10-27T12:53:00Z">
        <w:r w:rsidR="0038622B">
          <w:t xml:space="preserve"> copie</w:t>
        </w:r>
      </w:ins>
      <w:ins w:id="534" w:author="Microsoft Office User" w:date="2023-10-27T12:54:00Z">
        <w:r w:rsidR="0038622B">
          <w:t xml:space="preserve">s </w:t>
        </w:r>
      </w:ins>
      <w:ins w:id="535" w:author="Microsoft Office User" w:date="2023-10-27T12:52:00Z">
        <w:r w:rsidR="0038622B">
          <w:t xml:space="preserve">within a genome shared </w:t>
        </w:r>
        <w:r w:rsidR="0038622B">
          <w:sym w:font="Symbol" w:char="F0B3"/>
        </w:r>
        <w:r w:rsidR="0038622B">
          <w:t xml:space="preserve"> 90% sequence similarity</w:t>
        </w:r>
      </w:ins>
      <w:ins w:id="536" w:author="Microsoft Office User" w:date="2023-10-27T12:53:00Z">
        <w:r w:rsidR="0038622B">
          <w:t xml:space="preserve">, indicating that </w:t>
        </w:r>
      </w:ins>
      <w:ins w:id="537" w:author="Microsoft Office User" w:date="2023-10-27T12:55:00Z">
        <w:r w:rsidR="0038622B">
          <w:t>these annotated</w:t>
        </w:r>
      </w:ins>
      <w:ins w:id="538" w:author="Microsoft Office User" w:date="2023-10-27T12:56:00Z">
        <w:r w:rsidR="0038622B">
          <w:t xml:space="preserve"> gene copies</w:t>
        </w:r>
      </w:ins>
      <w:ins w:id="539" w:author="Microsoft Office User" w:date="2023-10-27T12:55:00Z">
        <w:r w:rsidR="0038622B">
          <w:t xml:space="preserve"> are non-redundant.</w:t>
        </w:r>
      </w:ins>
    </w:p>
    <w:p w14:paraId="76291C5F" w14:textId="77777777" w:rsidR="004302F8" w:rsidRPr="00FC0723" w:rsidRDefault="004302F8" w:rsidP="00406E0F"/>
    <w:p w14:paraId="7B847B0B" w14:textId="2D2A827B" w:rsidR="000C56B0" w:rsidRDefault="00367A15" w:rsidP="00406E0F">
      <w:r w:rsidRPr="00FC0723">
        <w:t>In keeping with past work</w:t>
      </w:r>
      <w:ins w:id="540" w:author="Microsoft Office User" w:date="2023-09-28T14:46:00Z">
        <w:r w:rsidR="009E36EF">
          <w:t xml:space="preserve"> </w:t>
        </w:r>
        <w:r w:rsidR="009E36EF">
          <w:fldChar w:fldCharType="begin"/>
        </w:r>
      </w:ins>
      <w:r w:rsidR="00EE515C">
        <w:instrText xml:space="preserve"> ADDIN ZOTERO_ITEM CSL_CITATION {"citationID":"cBFllvsk","properties":{"formattedCitation":"[37,56]","plainCitation":"[37,56]","noteIndex":0},"citationItems":[{"id":29,"uris":["http://zotero.org/groups/4751850/items/7REVQ4JZ"],"itemData":{"id":29,"type":"article-journal","abstract":"The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Immunology","page":"480-488","title":"TIR-domain-containing protein repertoire of nine anthozoan species reveals coral–specific expansions and uncharacterized proteins","volume":"46","author":[{"family":"Poole","given":"Angela Z."},{"family":"Weis","given":"Virginia M."}],"issued":{"date-parts":[["2014",10,1]]}}},{"id":54,"uris":["http://zotero.org/groups/4751850/items/VCRNXQN7"],"itemData":{"id":54,"type":"article-journal","container-title":"Frontiers in Immunology","ISSN":"1664-3224","journalAbbreviation":"Frontiers in Immunology","note":"publisher: Frontiers Media SA","page":"689463","title":"Cnidarian pattern recognition receptor repertoires reflect both phylogeny and life history traits","volume":"12","author":[{"family":"Emery","given":"Madison A"},{"family":"Dimos","given":"Bradford A"},{"family":"Mydlarz","given":"Laura D"}],"issued":{"date-parts":[["2021"]]}}}],"schema":"https://github.com/citation-style-language/schema/raw/master/csl-citation.json"} </w:instrText>
      </w:r>
      <w:ins w:id="541" w:author="Microsoft Office User" w:date="2023-09-28T14:46:00Z">
        <w:r w:rsidR="009E36EF">
          <w:fldChar w:fldCharType="separate"/>
        </w:r>
      </w:ins>
      <w:r w:rsidR="00EE515C" w:rsidRPr="00EE515C">
        <w:t>[37,56]</w:t>
      </w:r>
      <w:ins w:id="542" w:author="Microsoft Office User" w:date="2023-09-28T14:46:00Z">
        <w:r w:rsidR="009E36EF">
          <w:fldChar w:fldCharType="end"/>
        </w:r>
        <w:r w:rsidR="009E36EF">
          <w:t xml:space="preserve"> </w:t>
        </w:r>
      </w:ins>
      <w:del w:id="543" w:author="Microsoft Office User" w:date="2023-09-28T14:46:00Z">
        <w:r w:rsidDel="009E36EF">
          <w:fldChar w:fldCharType="begin"/>
        </w:r>
        <w:r w:rsidDel="009E36EF">
          <w:delInstrText>HYPERLINK "https://www.zotero.org/google-docs/?B4QrHR" \h</w:delInstrText>
        </w:r>
        <w:r w:rsidDel="009E36EF">
          <w:fldChar w:fldCharType="separate"/>
        </w:r>
        <w:r w:rsidRPr="00FC0723" w:rsidDel="009E36EF">
          <w:rPr>
            <w:vertAlign w:val="superscript"/>
          </w:rPr>
          <w:delText>26,42</w:delText>
        </w:r>
        <w:r w:rsidDel="009E36EF">
          <w:rPr>
            <w:vertAlign w:val="superscript"/>
          </w:rPr>
          <w:fldChar w:fldCharType="end"/>
        </w:r>
        <w:r w:rsidRPr="00FC0723" w:rsidDel="009E36EF">
          <w:delText xml:space="preserve">, </w:delText>
        </w:r>
      </w:del>
      <w:r w:rsidRPr="00FC0723">
        <w:t>we find that both the copy number of TLR, IL-1R and TIR-only genes, and the total abundance of their component TIR, LRR and Ig domains varies greatly across coral genomes (</w:t>
      </w:r>
      <w:r w:rsidRPr="004302F8">
        <w:rPr>
          <w:b/>
          <w:bCs/>
        </w:rPr>
        <w:t>Table 1</w:t>
      </w:r>
      <w:ins w:id="544" w:author="Tanya Brown" w:date="2023-10-20T18:28:00Z">
        <w:r w:rsidR="004821A3">
          <w:rPr>
            <w:b/>
            <w:bCs/>
          </w:rPr>
          <w:t>, Fig. 2</w:t>
        </w:r>
      </w:ins>
      <w:ins w:id="545" w:author="Tanya Brown" w:date="2023-10-22T11:41:00Z">
        <w:r w:rsidR="005022DE">
          <w:rPr>
            <w:b/>
            <w:bCs/>
          </w:rPr>
          <w:t>, Fig. S1</w:t>
        </w:r>
      </w:ins>
      <w:r w:rsidRPr="00FC0723">
        <w:t xml:space="preserve">). </w:t>
      </w:r>
    </w:p>
    <w:p w14:paraId="7F4A6FDE" w14:textId="77777777" w:rsidR="004302F8" w:rsidRPr="00FC0723" w:rsidRDefault="004302F8" w:rsidP="00406E0F"/>
    <w:p w14:paraId="2471568D" w14:textId="066CD6C9" w:rsidR="000C56B0" w:rsidRPr="004302F8" w:rsidRDefault="00367A15" w:rsidP="00406E0F">
      <w:pPr>
        <w:rPr>
          <w:b/>
          <w:bCs/>
        </w:rPr>
      </w:pPr>
      <w:r w:rsidRPr="004302F8">
        <w:rPr>
          <w:b/>
          <w:bCs/>
        </w:rPr>
        <w:t>Coral IL-1R and TLR gene family copy number</w:t>
      </w:r>
      <w:ins w:id="546" w:author="Microsoft Office User" w:date="2023-09-11T12:11:00Z">
        <w:r w:rsidR="0030451B">
          <w:rPr>
            <w:b/>
            <w:bCs/>
          </w:rPr>
          <w:t>s</w:t>
        </w:r>
      </w:ins>
      <w:del w:id="547" w:author="Microsoft Office User" w:date="2023-09-11T12:11:00Z">
        <w:r w:rsidR="0030451B" w:rsidDel="0030451B">
          <w:rPr>
            <w:b/>
            <w:bCs/>
          </w:rPr>
          <w:delText>s</w:delText>
        </w:r>
      </w:del>
      <w:r w:rsidRPr="004302F8">
        <w:rPr>
          <w:b/>
          <w:bCs/>
        </w:rPr>
        <w:t xml:space="preserve"> correlate with overall microbiome richness and evenness</w:t>
      </w:r>
      <w:r w:rsidR="004302F8">
        <w:rPr>
          <w:b/>
          <w:bCs/>
        </w:rPr>
        <w:t>.</w:t>
      </w:r>
    </w:p>
    <w:p w14:paraId="2B1214F3" w14:textId="6B05CF87" w:rsidR="000C56B0" w:rsidRDefault="00367A15" w:rsidP="00406E0F">
      <w:proofErr w:type="gramStart"/>
      <w:r w:rsidRPr="00FC0723">
        <w:t>In order to</w:t>
      </w:r>
      <w:proofErr w:type="gramEnd"/>
      <w:r w:rsidRPr="00FC0723">
        <w:t xml:space="preserve"> determine whether TLR or IL-1R might regulate microbiome biodiversity, we used phylogenetic independent contrasts (PIC) analysis to correlate changes in the genomic copy number of IL-1R and TLR against changes in microbiome richness </w:t>
      </w:r>
      <w:ins w:id="548" w:author="Tanya Brown" w:date="2023-10-20T18:16:00Z">
        <w:r w:rsidR="00D91CBF">
          <w:t>(</w:t>
        </w:r>
        <w:r w:rsidR="00D91CBF" w:rsidRPr="00D91CBF">
          <w:rPr>
            <w:b/>
            <w:bCs/>
            <w:rPrChange w:id="549" w:author="Tanya Brown" w:date="2023-10-20T18:17:00Z">
              <w:rPr/>
            </w:rPrChange>
          </w:rPr>
          <w:t>Table S5A</w:t>
        </w:r>
        <w:r w:rsidR="00D91CBF">
          <w:t xml:space="preserve">) </w:t>
        </w:r>
      </w:ins>
      <w:r w:rsidRPr="00FC0723">
        <w:t>or evenness</w:t>
      </w:r>
      <w:ins w:id="550" w:author="Tanya Brown" w:date="2023-10-20T18:17:00Z">
        <w:r w:rsidR="00D91CBF">
          <w:t xml:space="preserve"> (</w:t>
        </w:r>
        <w:r w:rsidR="00D91CBF" w:rsidRPr="00D91CBF">
          <w:rPr>
            <w:b/>
            <w:bCs/>
            <w:rPrChange w:id="551" w:author="Tanya Brown" w:date="2023-10-20T18:17:00Z">
              <w:rPr/>
            </w:rPrChange>
          </w:rPr>
          <w:t>Table S5B</w:t>
        </w:r>
        <w:r w:rsidR="00D91CBF">
          <w:t>)</w:t>
        </w:r>
      </w:ins>
      <w:r w:rsidRPr="00FC0723">
        <w:t xml:space="preserve"> during coral evolution. </w:t>
      </w:r>
    </w:p>
    <w:p w14:paraId="0E16C7C7" w14:textId="77777777" w:rsidR="004302F8" w:rsidRPr="00FC0723" w:rsidRDefault="004302F8" w:rsidP="00406E0F"/>
    <w:p w14:paraId="6BC95DE9" w14:textId="2A3D1457" w:rsidR="00184177" w:rsidRDefault="00367A15" w:rsidP="00406E0F">
      <w:pPr>
        <w:rPr>
          <w:ins w:id="552" w:author="Tanya Brown" w:date="2023-11-06T16:53:00Z"/>
        </w:rPr>
      </w:pPr>
      <w:r w:rsidRPr="00FC0723">
        <w:t>We measured microbiome richness as the natural log of the observed number of amplicon sequence variants (ASVs) per 1000 sequences (</w:t>
      </w:r>
      <w:ins w:id="553" w:author="Tanya Brown" w:date="2023-10-20T12:07:00Z">
        <w:r w:rsidR="0044612A" w:rsidRPr="0044612A">
          <w:rPr>
            <w:b/>
            <w:bCs/>
            <w:rPrChange w:id="554" w:author="Tanya Brown" w:date="2023-10-20T12:07:00Z">
              <w:rPr/>
            </w:rPrChange>
          </w:rPr>
          <w:t xml:space="preserve">Table 1, </w:t>
        </w:r>
      </w:ins>
      <w:r w:rsidRPr="004302F8">
        <w:rPr>
          <w:b/>
          <w:bCs/>
        </w:rPr>
        <w:t>Table S5A</w:t>
      </w:r>
      <w:r w:rsidRPr="00FC0723">
        <w:t>)</w:t>
      </w:r>
      <w:r w:rsidR="004302F8">
        <w:t xml:space="preserve"> </w:t>
      </w:r>
      <w:r w:rsidRPr="00FC0723">
        <w:t xml:space="preserve">(see Methods). </w:t>
      </w:r>
      <w:ins w:id="555" w:author="Tanya Brown" w:date="2023-11-06T16:47:00Z">
        <w:r w:rsidR="00F1511C">
          <w:t>In control analyses</w:t>
        </w:r>
      </w:ins>
      <w:ins w:id="556" w:author="Tanya Brown" w:date="2023-11-06T16:50:00Z">
        <w:r w:rsidR="00184177">
          <w:t xml:space="preserve"> using a subset of deeply sequenced samples</w:t>
        </w:r>
      </w:ins>
      <w:ins w:id="557" w:author="Tanya Brown" w:date="2023-11-06T16:47:00Z">
        <w:r w:rsidR="00F1511C">
          <w:t>, the r</w:t>
        </w:r>
      </w:ins>
      <w:ins w:id="558" w:author="Tanya Brown" w:date="2023-11-06T16:48:00Z">
        <w:r w:rsidR="00F1511C">
          <w:t>elative microbiome richness of coral</w:t>
        </w:r>
      </w:ins>
      <w:ins w:id="559" w:author="Tanya Brown" w:date="2023-11-06T16:49:00Z">
        <w:r w:rsidR="00184177">
          <w:t xml:space="preserve"> species</w:t>
        </w:r>
      </w:ins>
      <w:ins w:id="560" w:author="Tanya Brown" w:date="2023-11-06T16:48:00Z">
        <w:r w:rsidR="00F1511C">
          <w:t xml:space="preserve"> was highly correlated </w:t>
        </w:r>
        <w:r w:rsidR="00184177">
          <w:t>across rarefaction depths of 1000 or 100,000 sequences per sample</w:t>
        </w:r>
      </w:ins>
      <w:ins w:id="561" w:author="Tanya Brown" w:date="2023-11-06T16:50:00Z">
        <w:r w:rsidR="00184177">
          <w:t xml:space="preserve"> (</w:t>
        </w:r>
      </w:ins>
      <w:ins w:id="562" w:author="Tanya Brown" w:date="2023-11-06T16:51:00Z">
        <w:r w:rsidR="00184177" w:rsidRPr="00184177">
          <w:rPr>
            <w:color w:val="222222"/>
            <w:rPrChange w:id="563" w:author="Tanya Brown" w:date="2023-11-06T16:52:00Z">
              <w:rPr>
                <w:rFonts w:ascii="Arial" w:hAnsi="Arial" w:cs="Arial"/>
                <w:color w:val="222222"/>
                <w:sz w:val="22"/>
                <w:szCs w:val="22"/>
              </w:rPr>
            </w:rPrChange>
          </w:rPr>
          <w:t>Pearson R</w:t>
        </w:r>
        <w:r w:rsidR="00184177" w:rsidRPr="00184177">
          <w:rPr>
            <w:color w:val="222222"/>
            <w:vertAlign w:val="superscript"/>
            <w:rPrChange w:id="564" w:author="Tanya Brown" w:date="2023-11-06T16:52:00Z">
              <w:rPr>
                <w:rFonts w:ascii="Arial" w:hAnsi="Arial" w:cs="Arial"/>
                <w:color w:val="222222"/>
                <w:sz w:val="22"/>
                <w:szCs w:val="22"/>
              </w:rPr>
            </w:rPrChange>
          </w:rPr>
          <w:t>2</w:t>
        </w:r>
        <w:r w:rsidR="00184177" w:rsidRPr="00184177">
          <w:rPr>
            <w:color w:val="222222"/>
            <w:rPrChange w:id="565" w:author="Tanya Brown" w:date="2023-11-06T16:52:00Z">
              <w:rPr>
                <w:rFonts w:ascii="Arial" w:hAnsi="Arial" w:cs="Arial"/>
                <w:color w:val="222222"/>
                <w:sz w:val="22"/>
                <w:szCs w:val="22"/>
              </w:rPr>
            </w:rPrChange>
          </w:rPr>
          <w:t xml:space="preserve"> = 0.95, p = </w:t>
        </w:r>
        <w:r w:rsidR="00184177" w:rsidRPr="00184177">
          <w:rPr>
            <w:color w:val="222222"/>
            <w:shd w:val="clear" w:color="auto" w:fill="FFFFFF"/>
            <w:rPrChange w:id="566" w:author="Tanya Brown" w:date="2023-11-06T16:52:00Z">
              <w:rPr>
                <w:rFonts w:ascii="Arial" w:hAnsi="Arial" w:cs="Arial"/>
                <w:color w:val="222222"/>
                <w:sz w:val="21"/>
                <w:szCs w:val="21"/>
                <w:shd w:val="clear" w:color="auto" w:fill="FFFFFF"/>
              </w:rPr>
            </w:rPrChange>
          </w:rPr>
          <w:t>3.13e</w:t>
        </w:r>
        <w:r w:rsidR="00184177" w:rsidRPr="00184177">
          <w:rPr>
            <w:color w:val="222222"/>
            <w:shd w:val="clear" w:color="auto" w:fill="FFFFFF"/>
            <w:vertAlign w:val="superscript"/>
            <w:rPrChange w:id="567" w:author="Tanya Brown" w:date="2023-11-06T16:52:00Z">
              <w:rPr>
                <w:rFonts w:ascii="Arial" w:hAnsi="Arial" w:cs="Arial"/>
                <w:color w:val="222222"/>
                <w:sz w:val="21"/>
                <w:szCs w:val="21"/>
                <w:shd w:val="clear" w:color="auto" w:fill="FFFFFF"/>
              </w:rPr>
            </w:rPrChange>
          </w:rPr>
          <w:t>-25</w:t>
        </w:r>
        <w:r w:rsidR="00184177" w:rsidRPr="00184177">
          <w:rPr>
            <w:color w:val="222222"/>
            <w:shd w:val="clear" w:color="auto" w:fill="FFFFFF"/>
            <w:rPrChange w:id="568" w:author="Tanya Brown" w:date="2023-11-06T16:52:00Z">
              <w:rPr>
                <w:rFonts w:ascii="Arial" w:hAnsi="Arial" w:cs="Arial"/>
                <w:color w:val="222222"/>
                <w:sz w:val="21"/>
                <w:szCs w:val="21"/>
                <w:shd w:val="clear" w:color="auto" w:fill="FFFFFF"/>
              </w:rPr>
            </w:rPrChange>
          </w:rPr>
          <w:t>; Spearman R</w:t>
        </w:r>
        <w:r w:rsidR="00184177" w:rsidRPr="00184177">
          <w:rPr>
            <w:color w:val="222222"/>
            <w:shd w:val="clear" w:color="auto" w:fill="FFFFFF"/>
            <w:vertAlign w:val="superscript"/>
            <w:rPrChange w:id="569" w:author="Tanya Brown" w:date="2023-11-06T16:52:00Z">
              <w:rPr>
                <w:rFonts w:ascii="Arial" w:hAnsi="Arial" w:cs="Arial"/>
                <w:color w:val="222222"/>
                <w:sz w:val="21"/>
                <w:szCs w:val="21"/>
                <w:shd w:val="clear" w:color="auto" w:fill="FFFFFF"/>
              </w:rPr>
            </w:rPrChange>
          </w:rPr>
          <w:t>2</w:t>
        </w:r>
        <w:r w:rsidR="00184177" w:rsidRPr="00184177">
          <w:rPr>
            <w:color w:val="222222"/>
            <w:shd w:val="clear" w:color="auto" w:fill="FFFFFF"/>
            <w:rPrChange w:id="570" w:author="Tanya Brown" w:date="2023-11-06T16:52:00Z">
              <w:rPr>
                <w:rFonts w:ascii="Arial" w:hAnsi="Arial" w:cs="Arial"/>
                <w:color w:val="222222"/>
                <w:sz w:val="21"/>
                <w:szCs w:val="21"/>
                <w:shd w:val="clear" w:color="auto" w:fill="FFFFFF"/>
              </w:rPr>
            </w:rPrChange>
          </w:rPr>
          <w:t xml:space="preserve"> = 0.989, </w:t>
        </w:r>
        <w:r w:rsidR="00184177" w:rsidRPr="00184177">
          <w:rPr>
            <w:color w:val="222222"/>
            <w:shd w:val="clear" w:color="auto" w:fill="FFFFFF"/>
            <w:rPrChange w:id="571" w:author="Tanya Brown" w:date="2023-11-06T16:52:00Z">
              <w:rPr>
                <w:rFonts w:ascii="Arial" w:hAnsi="Arial" w:cs="Arial"/>
                <w:color w:val="222222"/>
                <w:sz w:val="21"/>
                <w:szCs w:val="21"/>
                <w:shd w:val="clear" w:color="auto" w:fill="FFFFFF"/>
              </w:rPr>
            </w:rPrChange>
          </w:rPr>
          <w:lastRenderedPageBreak/>
          <w:t>p=3.51e</w:t>
        </w:r>
        <w:r w:rsidR="00184177" w:rsidRPr="00184177">
          <w:rPr>
            <w:color w:val="222222"/>
            <w:shd w:val="clear" w:color="auto" w:fill="FFFFFF"/>
            <w:vertAlign w:val="superscript"/>
            <w:rPrChange w:id="572" w:author="Tanya Brown" w:date="2023-11-06T16:52:00Z">
              <w:rPr>
                <w:rFonts w:ascii="Arial" w:hAnsi="Arial" w:cs="Arial"/>
                <w:color w:val="222222"/>
                <w:sz w:val="21"/>
                <w:szCs w:val="21"/>
                <w:shd w:val="clear" w:color="auto" w:fill="FFFFFF"/>
              </w:rPr>
            </w:rPrChange>
          </w:rPr>
          <w:t>-37</w:t>
        </w:r>
      </w:ins>
      <w:ins w:id="573" w:author="Tanya Brown" w:date="2023-11-06T16:52:00Z">
        <w:r w:rsidR="00184177" w:rsidRPr="00184177">
          <w:rPr>
            <w:color w:val="222222"/>
            <w:shd w:val="clear" w:color="auto" w:fill="FFFFFF"/>
            <w:rPrChange w:id="574" w:author="Tanya Brown" w:date="2023-11-06T16:52:00Z">
              <w:rPr>
                <w:rFonts w:ascii="Arial" w:hAnsi="Arial" w:cs="Arial"/>
                <w:color w:val="222222"/>
                <w:sz w:val="21"/>
                <w:szCs w:val="21"/>
                <w:shd w:val="clear" w:color="auto" w:fill="FFFFFF"/>
              </w:rPr>
            </w:rPrChange>
          </w:rPr>
          <w:t>)</w:t>
        </w:r>
      </w:ins>
      <w:ins w:id="575" w:author="Tanya Brown" w:date="2023-11-06T16:48:00Z">
        <w:r w:rsidR="00184177">
          <w:t xml:space="preserve">. </w:t>
        </w:r>
      </w:ins>
      <w:ins w:id="576" w:author="Tanya Brown" w:date="2023-11-06T16:54:00Z">
        <w:r w:rsidR="00184177">
          <w:t xml:space="preserve">Thus, </w:t>
        </w:r>
      </w:ins>
      <w:ins w:id="577" w:author="Tanya Brown" w:date="2023-11-06T16:55:00Z">
        <w:r w:rsidR="00184177">
          <w:t>we chose to maximize inclusion of samples by including all Global Coral Microbiome Project samples with 1000 or more reads.</w:t>
        </w:r>
      </w:ins>
    </w:p>
    <w:p w14:paraId="775E36B8" w14:textId="77777777" w:rsidR="00184177" w:rsidRDefault="00184177" w:rsidP="00406E0F">
      <w:pPr>
        <w:rPr>
          <w:ins w:id="578" w:author="Tanya Brown" w:date="2023-11-06T16:53:00Z"/>
        </w:rPr>
      </w:pPr>
    </w:p>
    <w:p w14:paraId="6FBA6AD1" w14:textId="39E3D523" w:rsidR="000C56B0" w:rsidRDefault="00367A15" w:rsidP="00406E0F">
      <w:r w:rsidRPr="00FC0723">
        <w:t>Microbiome richness was significantly reduced by increases in the copy number of IL-1R (PIC R</w:t>
      </w:r>
      <w:r w:rsidRPr="00FC0723">
        <w:rPr>
          <w:vertAlign w:val="superscript"/>
        </w:rPr>
        <w:t>2</w:t>
      </w:r>
      <w:r w:rsidRPr="00FC0723">
        <w:t xml:space="preserve"> = 0.835, </w:t>
      </w:r>
      <w:proofErr w:type="spellStart"/>
      <w:r w:rsidRPr="00FC0723">
        <w:t>q</w:t>
      </w:r>
      <w:r w:rsidRPr="00FC0723">
        <w:rPr>
          <w:vertAlign w:val="subscript"/>
        </w:rPr>
        <w:t>FDR</w:t>
      </w:r>
      <w:proofErr w:type="spellEnd"/>
      <w:r w:rsidRPr="00FC0723">
        <w:t xml:space="preserve"> = 0.00055; </w:t>
      </w:r>
      <w:r w:rsidRPr="004302F8">
        <w:rPr>
          <w:b/>
          <w:bCs/>
        </w:rPr>
        <w:t>Fig. 2B, D</w:t>
      </w:r>
      <w:r w:rsidRPr="00FC0723">
        <w:t xml:space="preserve">; </w:t>
      </w:r>
      <w:r w:rsidRPr="004302F8">
        <w:rPr>
          <w:b/>
          <w:bCs/>
        </w:rPr>
        <w:t>Fig. S1C, D</w:t>
      </w:r>
      <w:r w:rsidRPr="00FC0723">
        <w:t xml:space="preserve">; </w:t>
      </w:r>
      <w:r w:rsidRPr="004302F8">
        <w:rPr>
          <w:b/>
          <w:bCs/>
        </w:rPr>
        <w:t>Table S6A</w:t>
      </w:r>
      <w:r w:rsidRPr="00FC0723">
        <w:t>), or TLR (PIC R</w:t>
      </w:r>
      <w:r w:rsidRPr="00FC0723">
        <w:rPr>
          <w:vertAlign w:val="superscript"/>
        </w:rPr>
        <w:t>2</w:t>
      </w:r>
      <w:r w:rsidRPr="00FC0723">
        <w:t xml:space="preserve"> = 0.707, </w:t>
      </w:r>
      <w:proofErr w:type="spellStart"/>
      <w:r w:rsidRPr="00FC0723">
        <w:t>q</w:t>
      </w:r>
      <w:r w:rsidRPr="00FC0723">
        <w:rPr>
          <w:vertAlign w:val="subscript"/>
        </w:rPr>
        <w:t>FDR</w:t>
      </w:r>
      <w:proofErr w:type="spellEnd"/>
      <w:r w:rsidRPr="00FC0723">
        <w:t xml:space="preserve"> = 0.0076; </w:t>
      </w:r>
      <w:r w:rsidRPr="004302F8">
        <w:rPr>
          <w:b/>
          <w:bCs/>
        </w:rPr>
        <w:t>Fig. 2 C, D</w:t>
      </w:r>
      <w:r w:rsidRPr="00FC0723">
        <w:t xml:space="preserve">; </w:t>
      </w:r>
      <w:r w:rsidRPr="004302F8">
        <w:rPr>
          <w:b/>
          <w:bCs/>
        </w:rPr>
        <w:t>Fig. S1E, F</w:t>
      </w:r>
      <w:r w:rsidRPr="00FC0723">
        <w:t xml:space="preserve">; </w:t>
      </w:r>
      <w:r w:rsidRPr="004302F8">
        <w:rPr>
          <w:b/>
          <w:bCs/>
        </w:rPr>
        <w:t>Table S6A</w:t>
      </w:r>
      <w:r w:rsidRPr="00FC0723">
        <w:t>). Thus, corals that harbor more TLR or IL-1R gene copies tend to have less diverse microbiomes, and vice versa. In manual inspection of the data, there were several striking examples of this statistical trend</w:t>
      </w:r>
      <w:del w:id="579" w:author="Tanya Brown" w:date="2023-10-20T18:37:00Z">
        <w:r w:rsidRPr="00FC0723" w:rsidDel="00D00D47">
          <w:delText xml:space="preserve"> (</w:delText>
        </w:r>
        <w:r w:rsidRPr="004302F8" w:rsidDel="00D00D47">
          <w:rPr>
            <w:b/>
            <w:bCs/>
          </w:rPr>
          <w:delText>Table S7</w:delText>
        </w:r>
        <w:r w:rsidRPr="00FC0723" w:rsidDel="00D00D47">
          <w:delText>)</w:delText>
        </w:r>
      </w:del>
      <w:r w:rsidRPr="00FC0723">
        <w:t xml:space="preserve">. In the genus </w:t>
      </w:r>
      <w:r w:rsidRPr="00FC0723">
        <w:rPr>
          <w:i/>
        </w:rPr>
        <w:t>Porites</w:t>
      </w:r>
      <w:r w:rsidRPr="00FC0723">
        <w:t xml:space="preserve">, </w:t>
      </w:r>
      <w:r w:rsidRPr="00FC0723">
        <w:rPr>
          <w:i/>
        </w:rPr>
        <w:t>P. lutea</w:t>
      </w:r>
      <w:r w:rsidRPr="00FC0723">
        <w:t xml:space="preserve"> had more than twice as many IL-1R and TLR gene copies as the closely related </w:t>
      </w:r>
      <w:r w:rsidRPr="00FC0723">
        <w:rPr>
          <w:i/>
        </w:rPr>
        <w:t xml:space="preserve">P. </w:t>
      </w:r>
      <w:proofErr w:type="spellStart"/>
      <w:r w:rsidRPr="00FC0723">
        <w:rPr>
          <w:i/>
        </w:rPr>
        <w:t>rus</w:t>
      </w:r>
      <w:proofErr w:type="spellEnd"/>
      <w:r w:rsidRPr="00FC0723">
        <w:rPr>
          <w:i/>
        </w:rPr>
        <w:t xml:space="preserve"> </w:t>
      </w:r>
      <w:r w:rsidRPr="00FC0723">
        <w:t xml:space="preserve">(14 IL-1R copies and eight TLR gene copies in </w:t>
      </w:r>
      <w:r w:rsidRPr="00FC0723">
        <w:rPr>
          <w:i/>
        </w:rPr>
        <w:t xml:space="preserve">P. lutea </w:t>
      </w:r>
      <w:r w:rsidRPr="00FC0723">
        <w:t xml:space="preserve">vs. six IL-1R copies and two TLR copies in </w:t>
      </w:r>
      <w:r w:rsidRPr="00FC0723">
        <w:rPr>
          <w:i/>
        </w:rPr>
        <w:t xml:space="preserve">P. </w:t>
      </w:r>
      <w:proofErr w:type="spellStart"/>
      <w:r w:rsidRPr="00FC0723">
        <w:rPr>
          <w:i/>
        </w:rPr>
        <w:t>rus</w:t>
      </w:r>
      <w:proofErr w:type="spellEnd"/>
      <w:r w:rsidRPr="00FC0723">
        <w:t xml:space="preserve">; </w:t>
      </w:r>
      <w:r w:rsidRPr="004302F8">
        <w:rPr>
          <w:b/>
          <w:bCs/>
        </w:rPr>
        <w:t>Table 1</w:t>
      </w:r>
      <w:r w:rsidRPr="00FC0723">
        <w:t xml:space="preserve">). Consistent with the idea that </w:t>
      </w:r>
      <w:r w:rsidRPr="00FC0723">
        <w:rPr>
          <w:i/>
        </w:rPr>
        <w:t xml:space="preserve">P. </w:t>
      </w:r>
      <w:proofErr w:type="spellStart"/>
      <w:r w:rsidRPr="00FC0723">
        <w:rPr>
          <w:i/>
        </w:rPr>
        <w:t>lutea’</w:t>
      </w:r>
      <w:r w:rsidRPr="00FC0723">
        <w:t>s</w:t>
      </w:r>
      <w:proofErr w:type="spellEnd"/>
      <w:r w:rsidRPr="00FC0723">
        <w:t xml:space="preserve"> expanded gene repertoire may play a role in microbiome filtering, </w:t>
      </w:r>
      <w:r w:rsidRPr="00FC0723">
        <w:rPr>
          <w:i/>
        </w:rPr>
        <w:t xml:space="preserve">P. </w:t>
      </w:r>
      <w:proofErr w:type="spellStart"/>
      <w:r w:rsidRPr="00FC0723">
        <w:rPr>
          <w:i/>
        </w:rPr>
        <w:t>lutea’s</w:t>
      </w:r>
      <w:proofErr w:type="spellEnd"/>
      <w:r w:rsidRPr="00FC0723">
        <w:rPr>
          <w:i/>
        </w:rPr>
        <w:t xml:space="preserve"> </w:t>
      </w:r>
      <w:r w:rsidRPr="00FC0723">
        <w:t xml:space="preserve">microbiome was roughly half as diverse as that of </w:t>
      </w:r>
      <w:r w:rsidRPr="00FC0723">
        <w:rPr>
          <w:i/>
        </w:rPr>
        <w:t xml:space="preserve">P. </w:t>
      </w:r>
      <w:proofErr w:type="spellStart"/>
      <w:r w:rsidRPr="00FC0723">
        <w:rPr>
          <w:i/>
        </w:rPr>
        <w:t>rus</w:t>
      </w:r>
      <w:proofErr w:type="spellEnd"/>
      <w:r w:rsidRPr="00FC0723">
        <w:rPr>
          <w:i/>
        </w:rPr>
        <w:t xml:space="preserve"> </w:t>
      </w:r>
      <w:r w:rsidRPr="00FC0723">
        <w:t>(56 ASVs/1000 reads vs. 114 ASVs/1000 reads, across all sample types).</w:t>
      </w:r>
      <w:ins w:id="580" w:author="Tanya Brown" w:date="2023-11-27T11:36:00Z">
        <w:r w:rsidR="008E55DC">
          <w:t xml:space="preserve"> However,</w:t>
        </w:r>
      </w:ins>
      <w:ins w:id="581" w:author="Tanya Brown" w:date="2023-11-27T11:42:00Z">
        <w:r w:rsidR="008E55DC">
          <w:t xml:space="preserve"> we caution that</w:t>
        </w:r>
      </w:ins>
      <w:ins w:id="582" w:author="Tanya Brown" w:date="2023-11-27T11:36:00Z">
        <w:r w:rsidR="008E55DC">
          <w:t xml:space="preserve"> such pairwise species comparisons</w:t>
        </w:r>
      </w:ins>
      <w:ins w:id="583" w:author="Tanya Brown" w:date="2023-11-27T11:42:00Z">
        <w:r w:rsidR="008E55DC">
          <w:t>, although intriguing,</w:t>
        </w:r>
      </w:ins>
      <w:ins w:id="584" w:author="Tanya Brown" w:date="2023-11-27T11:36:00Z">
        <w:r w:rsidR="008E55DC">
          <w:t xml:space="preserve"> are less reliable than the overall correlation</w:t>
        </w:r>
      </w:ins>
      <w:ins w:id="585" w:author="Tanya Brown" w:date="2023-11-27T11:37:00Z">
        <w:r w:rsidR="008E55DC">
          <w:t xml:space="preserve"> (</w:t>
        </w:r>
        <w:proofErr w:type="gramStart"/>
        <w:r w:rsidR="008E55DC">
          <w:t>e.g.</w:t>
        </w:r>
        <w:proofErr w:type="gramEnd"/>
        <w:r w:rsidR="008E55DC">
          <w:t xml:space="preserve"> </w:t>
        </w:r>
      </w:ins>
      <w:ins w:id="586" w:author="Tanya Brown" w:date="2023-11-27T11:38:00Z">
        <w:r w:rsidR="008E55DC">
          <w:t xml:space="preserve">the 1000 reads from </w:t>
        </w:r>
        <w:r w:rsidR="008E55DC" w:rsidRPr="008E55DC">
          <w:rPr>
            <w:i/>
            <w:iCs/>
            <w:rPrChange w:id="587" w:author="Tanya Brown" w:date="2023-11-27T11:40:00Z">
              <w:rPr/>
            </w:rPrChange>
          </w:rPr>
          <w:t xml:space="preserve">P. </w:t>
        </w:r>
      </w:ins>
      <w:ins w:id="588" w:author="Tanya Brown" w:date="2023-11-27T11:48:00Z">
        <w:r w:rsidR="00427C6C">
          <w:rPr>
            <w:i/>
            <w:iCs/>
          </w:rPr>
          <w:t>lutea</w:t>
        </w:r>
      </w:ins>
      <w:ins w:id="589" w:author="Tanya Brown" w:date="2023-11-27T11:38:00Z">
        <w:r w:rsidR="008E55DC" w:rsidRPr="008E55DC">
          <w:rPr>
            <w:i/>
            <w:iCs/>
            <w:rPrChange w:id="590" w:author="Tanya Brown" w:date="2023-11-27T11:40:00Z">
              <w:rPr/>
            </w:rPrChange>
          </w:rPr>
          <w:t xml:space="preserve"> </w:t>
        </w:r>
        <w:r w:rsidR="008E55DC">
          <w:t xml:space="preserve">were derived from </w:t>
        </w:r>
      </w:ins>
      <w:ins w:id="591" w:author="Tanya Brown" w:date="2023-11-27T11:37:00Z">
        <w:r w:rsidR="008E55DC">
          <w:t>only 2 microbiome samples</w:t>
        </w:r>
      </w:ins>
      <w:ins w:id="592" w:author="Tanya Brown" w:date="2023-11-27T11:39:00Z">
        <w:r w:rsidR="008E55DC">
          <w:t xml:space="preserve"> per compartment, while </w:t>
        </w:r>
      </w:ins>
      <w:ins w:id="593" w:author="Tanya Brown" w:date="2023-11-27T11:40:00Z">
        <w:r w:rsidR="008E55DC">
          <w:t>th</w:t>
        </w:r>
      </w:ins>
      <w:ins w:id="594" w:author="Tanya Brown" w:date="2023-11-27T11:42:00Z">
        <w:r w:rsidR="00427C6C">
          <w:t>e 1000 reads</w:t>
        </w:r>
      </w:ins>
      <w:ins w:id="595" w:author="Tanya Brown" w:date="2023-11-27T11:40:00Z">
        <w:r w:rsidR="008E55DC">
          <w:t xml:space="preserve"> </w:t>
        </w:r>
      </w:ins>
      <w:ins w:id="596" w:author="Tanya Brown" w:date="2023-11-27T11:39:00Z">
        <w:r w:rsidR="008E55DC">
          <w:t xml:space="preserve">for </w:t>
        </w:r>
      </w:ins>
      <w:ins w:id="597" w:author="Tanya Brown" w:date="2023-11-27T11:37:00Z">
        <w:r w:rsidR="008E55DC" w:rsidRPr="008E55DC">
          <w:rPr>
            <w:i/>
            <w:iCs/>
            <w:rPrChange w:id="598" w:author="Tanya Brown" w:date="2023-11-27T11:38:00Z">
              <w:rPr/>
            </w:rPrChange>
          </w:rPr>
          <w:t xml:space="preserve">P. </w:t>
        </w:r>
      </w:ins>
      <w:proofErr w:type="spellStart"/>
      <w:ins w:id="599" w:author="Tanya Brown" w:date="2023-11-27T11:48:00Z">
        <w:r w:rsidR="00427C6C">
          <w:rPr>
            <w:i/>
            <w:iCs/>
          </w:rPr>
          <w:t>rus</w:t>
        </w:r>
      </w:ins>
      <w:proofErr w:type="spellEnd"/>
      <w:ins w:id="600" w:author="Tanya Brown" w:date="2023-11-27T11:40:00Z">
        <w:r w:rsidR="008E55DC">
          <w:rPr>
            <w:i/>
            <w:iCs/>
          </w:rPr>
          <w:t xml:space="preserve"> </w:t>
        </w:r>
        <w:r w:rsidR="008E55DC">
          <w:t xml:space="preserve">were from </w:t>
        </w:r>
      </w:ins>
      <w:ins w:id="601" w:author="Tanya Brown" w:date="2023-11-27T11:41:00Z">
        <w:r w:rsidR="008E55DC">
          <w:t xml:space="preserve">15 </w:t>
        </w:r>
      </w:ins>
      <w:ins w:id="602" w:author="Tanya Brown" w:date="2023-11-27T11:42:00Z">
        <w:r w:rsidR="008E55DC">
          <w:t>microbiome samples per compa</w:t>
        </w:r>
      </w:ins>
      <w:ins w:id="603" w:author="Tanya Brown" w:date="2023-11-27T11:43:00Z">
        <w:r w:rsidR="00427C6C">
          <w:t>rtment</w:t>
        </w:r>
      </w:ins>
      <w:ins w:id="604" w:author="Tanya Brown" w:date="2023-11-27T11:37:00Z">
        <w:r w:rsidR="008E55DC">
          <w:t>)</w:t>
        </w:r>
      </w:ins>
      <w:ins w:id="605" w:author="Tanya Brown" w:date="2023-11-27T11:44:00Z">
        <w:r w:rsidR="00427C6C">
          <w:t>.</w:t>
        </w:r>
      </w:ins>
    </w:p>
    <w:p w14:paraId="2B33834A" w14:textId="77777777" w:rsidR="004302F8" w:rsidRPr="00FC0723" w:rsidRDefault="004302F8" w:rsidP="00406E0F"/>
    <w:p w14:paraId="5DA0CB23" w14:textId="3443D90F" w:rsidR="000C56B0" w:rsidRDefault="00367A15" w:rsidP="00406E0F">
      <w:r w:rsidRPr="00FC0723">
        <w:t>We also quantified the microbiome evenness of each coral species in the analysis using the Gini Index (</w:t>
      </w:r>
      <w:r w:rsidRPr="004302F8">
        <w:rPr>
          <w:b/>
          <w:bCs/>
        </w:rPr>
        <w:t>Table S5B</w:t>
      </w:r>
      <w:ins w:id="606" w:author="Tanya Brown" w:date="2023-10-22T11:45:00Z">
        <w:r w:rsidR="008C2698">
          <w:rPr>
            <w:b/>
            <w:bCs/>
          </w:rPr>
          <w:t>, Fig. S2</w:t>
        </w:r>
      </w:ins>
      <w:r w:rsidRPr="00FC0723">
        <w:t>), which takes on its highest value when ecological communities are least even. Gini index scores were strongly and significantly negatively correlated with the genomic copy number of IL-1R genes (PIC R</w:t>
      </w:r>
      <w:r w:rsidRPr="00FC0723">
        <w:rPr>
          <w:vertAlign w:val="superscript"/>
        </w:rPr>
        <w:t>2</w:t>
      </w:r>
      <w:r w:rsidRPr="00FC0723">
        <w:t xml:space="preserve"> = 0.876, </w:t>
      </w:r>
      <w:proofErr w:type="spellStart"/>
      <w:r w:rsidRPr="00FC0723">
        <w:t>q</w:t>
      </w:r>
      <w:r w:rsidRPr="00FC0723">
        <w:rPr>
          <w:vertAlign w:val="subscript"/>
        </w:rPr>
        <w:t>FDR</w:t>
      </w:r>
      <w:proofErr w:type="spellEnd"/>
      <w:r w:rsidRPr="00FC0723">
        <w:t xml:space="preserve"> = 0.000357; </w:t>
      </w:r>
      <w:r w:rsidRPr="004302F8">
        <w:rPr>
          <w:b/>
          <w:bCs/>
        </w:rPr>
        <w:t xml:space="preserve">Fig. </w:t>
      </w:r>
      <w:del w:id="607" w:author="Tanya Brown" w:date="2023-10-22T11:46:00Z">
        <w:r w:rsidRPr="004302F8" w:rsidDel="008C2698">
          <w:rPr>
            <w:b/>
            <w:bCs/>
          </w:rPr>
          <w:delText>S5C</w:delText>
        </w:r>
      </w:del>
      <w:ins w:id="608" w:author="Tanya Brown" w:date="2023-10-22T11:46:00Z">
        <w:r w:rsidR="008C2698" w:rsidRPr="004302F8">
          <w:rPr>
            <w:b/>
            <w:bCs/>
          </w:rPr>
          <w:t>S</w:t>
        </w:r>
        <w:r w:rsidR="008C2698">
          <w:rPr>
            <w:b/>
            <w:bCs/>
          </w:rPr>
          <w:t>2</w:t>
        </w:r>
        <w:r w:rsidR="008C2698" w:rsidRPr="004302F8">
          <w:rPr>
            <w:b/>
            <w:bCs/>
          </w:rPr>
          <w:t>C</w:t>
        </w:r>
      </w:ins>
      <w:r w:rsidRPr="004302F8">
        <w:rPr>
          <w:b/>
          <w:bCs/>
        </w:rPr>
        <w:t>, D</w:t>
      </w:r>
      <w:r w:rsidRPr="00FC0723">
        <w:t xml:space="preserve">; </w:t>
      </w:r>
      <w:r w:rsidRPr="004302F8">
        <w:rPr>
          <w:b/>
          <w:bCs/>
        </w:rPr>
        <w:t>Table S6A</w:t>
      </w:r>
      <w:r w:rsidRPr="00FC0723">
        <w:t>) and TLR genes (PIC R</w:t>
      </w:r>
      <w:r w:rsidRPr="00FC0723">
        <w:rPr>
          <w:vertAlign w:val="superscript"/>
        </w:rPr>
        <w:t>2</w:t>
      </w:r>
      <w:r w:rsidRPr="00FC0723">
        <w:t xml:space="preserve"> = 0.805, </w:t>
      </w:r>
      <w:proofErr w:type="spellStart"/>
      <w:r w:rsidRPr="00FC0723">
        <w:t>q</w:t>
      </w:r>
      <w:r w:rsidRPr="00FC0723">
        <w:rPr>
          <w:vertAlign w:val="subscript"/>
        </w:rPr>
        <w:t>FDR</w:t>
      </w:r>
      <w:proofErr w:type="spellEnd"/>
      <w:r w:rsidRPr="00FC0723">
        <w:t xml:space="preserve"> = 0.0014; </w:t>
      </w:r>
      <w:r w:rsidRPr="004302F8">
        <w:rPr>
          <w:b/>
          <w:bCs/>
        </w:rPr>
        <w:t>Fig. S</w:t>
      </w:r>
      <w:ins w:id="609" w:author="Tanya Brown" w:date="2023-10-22T11:46:00Z">
        <w:r w:rsidR="008C2698">
          <w:rPr>
            <w:b/>
            <w:bCs/>
          </w:rPr>
          <w:t>2</w:t>
        </w:r>
      </w:ins>
      <w:del w:id="610" w:author="Tanya Brown" w:date="2023-10-22T11:46:00Z">
        <w:r w:rsidRPr="004302F8" w:rsidDel="008C2698">
          <w:rPr>
            <w:b/>
            <w:bCs/>
          </w:rPr>
          <w:delText>5</w:delText>
        </w:r>
      </w:del>
      <w:r w:rsidRPr="004302F8">
        <w:rPr>
          <w:b/>
          <w:bCs/>
        </w:rPr>
        <w:t>E, F</w:t>
      </w:r>
      <w:r w:rsidRPr="00FC0723">
        <w:t xml:space="preserve">; </w:t>
      </w:r>
      <w:r w:rsidRPr="004302F8">
        <w:rPr>
          <w:b/>
          <w:bCs/>
        </w:rPr>
        <w:t>Table S6A</w:t>
      </w:r>
      <w:r w:rsidRPr="00FC0723">
        <w:t xml:space="preserve">), indicating that corals with more IL-1R or TLR gene copies have higher evenness. </w:t>
      </w:r>
    </w:p>
    <w:p w14:paraId="2EEEA98A" w14:textId="77777777" w:rsidR="004302F8" w:rsidRPr="00FC0723" w:rsidRDefault="004302F8" w:rsidP="00406E0F"/>
    <w:p w14:paraId="7C9DD740" w14:textId="78FC7BA0" w:rsidR="000C56B0" w:rsidRDefault="00367A15" w:rsidP="00406E0F">
      <w:r w:rsidRPr="00FC0723">
        <w:t>These results support the prior hypothesis that IL-1R and TLR gene family expansions may influence coral microbiome structure</w:t>
      </w:r>
      <w:ins w:id="611" w:author="Tanya Brown" w:date="2023-10-10T17:38:00Z">
        <w:r w:rsidR="00EF5197">
          <w:t xml:space="preserve"> </w:t>
        </w:r>
      </w:ins>
      <w:r w:rsidR="00EF5197">
        <w:fldChar w:fldCharType="begin"/>
      </w:r>
      <w:r w:rsidR="00EE515C">
        <w:instrText xml:space="preserve"> ADDIN ZOTERO_ITEM CSL_CITATION {"citationID":"abma3b0of6","properties":{"formattedCitation":"[37]","plainCitation":"[37]","noteIndex":0},"citationItems":[{"id":29,"uris":["http://zotero.org/groups/4751850/items/7REVQ4JZ"],"itemData":{"id":29,"type":"article-journal","abstract":"The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EF5197">
        <w:fldChar w:fldCharType="separate"/>
      </w:r>
      <w:r w:rsidR="00EE515C" w:rsidRPr="00EE515C">
        <w:t>[37]</w:t>
      </w:r>
      <w:r w:rsidR="00EF5197">
        <w:fldChar w:fldCharType="end"/>
      </w:r>
      <w:r w:rsidRPr="00FC0723">
        <w:t>. The magnitude of the effect was, however, quite surprising, with IL-1R gene copy number explaining ~83% of the variation in microbiome richness, and ~88% of the variation in microbiome evenness, among coral species in the analysis. Although necessarily limited to coral species for which genomes are available, these correlations are much stronger than the effects of several biotic and abiotic factors in the same GCMP dataset, including depth, temperature, and turf-algal contact</w:t>
      </w:r>
      <w:r w:rsidR="009E36EF">
        <w:fldChar w:fldCharType="begin"/>
      </w:r>
      <w:r w:rsidR="00056C45">
        <w:instrText xml:space="preserve"> ADDIN ZOTERO_ITEM CSL_CITATION {"citationID":"mmhcEM0P","properties":{"formattedCitation":"[4]","plainCitation":"[4]","noteIndex":0},"citationItems":[{"id":53,"uris":["http://zotero.org/groups/4751850/items/7TGZX9WX"],"itemData":{"id":53,"type":"article-journal","abstract":"Scleractinian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9E36EF">
        <w:fldChar w:fldCharType="separate"/>
      </w:r>
      <w:r w:rsidR="009E36EF">
        <w:rPr>
          <w:noProof/>
        </w:rPr>
        <w:t>[4]</w:t>
      </w:r>
      <w:r w:rsidR="009E36EF">
        <w:fldChar w:fldCharType="end"/>
      </w:r>
      <w:del w:id="612" w:author="Microsoft Office User" w:date="2023-09-28T14:52:00Z">
        <w:r w:rsidDel="009E36EF">
          <w:fldChar w:fldCharType="begin"/>
        </w:r>
        <w:r w:rsidDel="009E36EF">
          <w:delInstrText>HYPERLINK "https://www.zotero.org/google-docs/?EPuSH0" \h</w:delInstrText>
        </w:r>
        <w:r w:rsidDel="009E36EF">
          <w:fldChar w:fldCharType="separate"/>
        </w:r>
        <w:r w:rsidRPr="00FC0723" w:rsidDel="009E36EF">
          <w:rPr>
            <w:vertAlign w:val="superscript"/>
          </w:rPr>
          <w:delText>3</w:delText>
        </w:r>
        <w:r w:rsidDel="009E36EF">
          <w:rPr>
            <w:vertAlign w:val="superscript"/>
          </w:rPr>
          <w:fldChar w:fldCharType="end"/>
        </w:r>
      </w:del>
      <w:r w:rsidRPr="00FC0723">
        <w:t>.</w:t>
      </w:r>
    </w:p>
    <w:p w14:paraId="0FA98B23" w14:textId="77777777" w:rsidR="004302F8" w:rsidRPr="00FC0723" w:rsidRDefault="004302F8" w:rsidP="00406E0F"/>
    <w:p w14:paraId="4E57B4C6" w14:textId="77777777" w:rsidR="000C56B0" w:rsidRPr="004302F8" w:rsidRDefault="00367A15" w:rsidP="00406E0F">
      <w:pPr>
        <w:rPr>
          <w:b/>
          <w:bCs/>
        </w:rPr>
      </w:pPr>
      <w:r w:rsidRPr="004302F8">
        <w:rPr>
          <w:b/>
          <w:bCs/>
        </w:rPr>
        <w:t>Endolithic skeleton microbiomes drive correlations between TLR and IL-1R gene family expansion and microbiome structure.</w:t>
      </w:r>
    </w:p>
    <w:p w14:paraId="15BEF9F5" w14:textId="1918259D" w:rsidR="000C56B0" w:rsidRDefault="00367A15" w:rsidP="00406E0F">
      <w:r w:rsidRPr="00FC0723">
        <w:t>To this point, all our results were conducted by correlating genomic features of corals against the overall microbiome diversity of all available microbiome samples from each species in the GCMP dataset. However, microbiome richness has been shown to vary between coral compartments</w:t>
      </w:r>
      <w:r w:rsidR="009E36EF">
        <w:fldChar w:fldCharType="begin"/>
      </w:r>
      <w:r w:rsidR="00056C45">
        <w:instrText xml:space="preserve"> ADDIN ZOTERO_ITEM CSL_CITATION {"citationID":"5Z9piH4u","properties":{"formattedCitation":"[4]","plainCitation":"[4]","noteIndex":0},"citationItems":[{"id":53,"uris":["http://zotero.org/groups/4751850/items/7TGZX9WX"],"itemData":{"id":53,"type":"article-journal","abstract":"Scleractinian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9E36EF">
        <w:fldChar w:fldCharType="separate"/>
      </w:r>
      <w:r w:rsidR="009E36EF">
        <w:rPr>
          <w:noProof/>
        </w:rPr>
        <w:t>[4]</w:t>
      </w:r>
      <w:r w:rsidR="009E36EF">
        <w:fldChar w:fldCharType="end"/>
      </w:r>
      <w:r w:rsidRPr="00FC0723">
        <w:t xml:space="preserve">. We expected that host tissues — where the immune system could most obviously act — would have microbiomes that most closely correlate with the innate immune gene repertoire of the host. </w:t>
      </w:r>
    </w:p>
    <w:p w14:paraId="2A733093" w14:textId="77777777" w:rsidR="004302F8" w:rsidRPr="00FC0723" w:rsidRDefault="004302F8" w:rsidP="00406E0F"/>
    <w:p w14:paraId="5A87E04D" w14:textId="201B4016" w:rsidR="000C56B0" w:rsidRDefault="00367A15" w:rsidP="00406E0F">
      <w:r w:rsidRPr="00FC0723">
        <w:lastRenderedPageBreak/>
        <w:t>To test this idea, we separated coral microbiome samples into those that derive from mucus, tissue or endolithic skeleton, and repeated tests for correlations between coral innate immune repertoires and microbiome richness and evenness within each of those regions of anatomy.</w:t>
      </w:r>
    </w:p>
    <w:p w14:paraId="64876397" w14:textId="77777777" w:rsidR="004302F8" w:rsidRPr="00FC0723" w:rsidRDefault="004302F8" w:rsidP="00406E0F"/>
    <w:p w14:paraId="29B4E1EF" w14:textId="60A0AFE4" w:rsidR="000C56B0" w:rsidRPr="00FC0723" w:rsidRDefault="00367A15" w:rsidP="00406E0F">
      <w:r w:rsidRPr="00FC0723">
        <w:t>Contrary to our hypothesis, coral endolithic skeleton — not tissue or mucus — was the sole driver of correlations between coral innate immune repertoire and microbiome richness (</w:t>
      </w:r>
      <w:r w:rsidRPr="004302F8">
        <w:rPr>
          <w:b/>
          <w:bCs/>
        </w:rPr>
        <w:t>Fig. 2E-G</w:t>
      </w:r>
      <w:r w:rsidRPr="00FC0723">
        <w:t xml:space="preserve">; </w:t>
      </w:r>
      <w:r w:rsidRPr="004302F8">
        <w:rPr>
          <w:b/>
          <w:bCs/>
        </w:rPr>
        <w:t>Fig. S1</w:t>
      </w:r>
      <w:ins w:id="613" w:author="Tanya Brown" w:date="2023-10-22T11:49:00Z">
        <w:r w:rsidR="008C2698">
          <w:rPr>
            <w:b/>
            <w:bCs/>
          </w:rPr>
          <w:t>, 3, 4, 5</w:t>
        </w:r>
      </w:ins>
      <w:del w:id="614" w:author="Tanya Brown" w:date="2023-10-22T11:49:00Z">
        <w:r w:rsidRPr="004302F8" w:rsidDel="008C2698">
          <w:rPr>
            <w:b/>
            <w:bCs/>
          </w:rPr>
          <w:delText>-4</w:delText>
        </w:r>
      </w:del>
      <w:r w:rsidRPr="00FC0723">
        <w:t xml:space="preserve">; </w:t>
      </w:r>
      <w:r w:rsidRPr="004302F8">
        <w:rPr>
          <w:b/>
          <w:bCs/>
        </w:rPr>
        <w:t>Table S6</w:t>
      </w:r>
      <w:ins w:id="615" w:author="Tanya Brown" w:date="2023-10-20T18:37:00Z">
        <w:r w:rsidR="00D00D47">
          <w:rPr>
            <w:b/>
            <w:bCs/>
          </w:rPr>
          <w:t xml:space="preserve"> -</w:t>
        </w:r>
      </w:ins>
      <w:del w:id="616" w:author="Tanya Brown" w:date="2023-10-20T18:37:00Z">
        <w:r w:rsidRPr="004302F8" w:rsidDel="00D00D47">
          <w:rPr>
            <w:b/>
            <w:bCs/>
          </w:rPr>
          <w:delText>,</w:delText>
        </w:r>
      </w:del>
      <w:r w:rsidRPr="004302F8">
        <w:rPr>
          <w:b/>
          <w:bCs/>
        </w:rPr>
        <w:t xml:space="preserve"> 8</w:t>
      </w:r>
      <w:r w:rsidRPr="00FC0723">
        <w:t>) and evenness (</w:t>
      </w:r>
      <w:r w:rsidRPr="004302F8">
        <w:rPr>
          <w:b/>
          <w:bCs/>
        </w:rPr>
        <w:t>Fig. S</w:t>
      </w:r>
      <w:ins w:id="617" w:author="Tanya Brown" w:date="2023-10-22T11:50:00Z">
        <w:r w:rsidR="008C2698">
          <w:rPr>
            <w:b/>
            <w:bCs/>
          </w:rPr>
          <w:t>2</w:t>
        </w:r>
      </w:ins>
      <w:del w:id="618" w:author="Tanya Brown" w:date="2023-10-22T11:50:00Z">
        <w:r w:rsidRPr="004302F8" w:rsidDel="008C2698">
          <w:rPr>
            <w:b/>
            <w:bCs/>
          </w:rPr>
          <w:delText>5</w:delText>
        </w:r>
      </w:del>
      <w:ins w:id="619" w:author="Tanya Brown" w:date="2023-10-22T11:50:00Z">
        <w:r w:rsidR="008C2698">
          <w:rPr>
            <w:b/>
            <w:bCs/>
          </w:rPr>
          <w:t>, 6, 7, 8</w:t>
        </w:r>
      </w:ins>
      <w:del w:id="620" w:author="Tanya Brown" w:date="2023-10-22T11:50:00Z">
        <w:r w:rsidRPr="004302F8" w:rsidDel="008C2698">
          <w:rPr>
            <w:b/>
            <w:bCs/>
          </w:rPr>
          <w:delText>-8</w:delText>
        </w:r>
      </w:del>
      <w:r w:rsidRPr="00FC0723">
        <w:t xml:space="preserve">; </w:t>
      </w:r>
      <w:r w:rsidRPr="004302F8">
        <w:rPr>
          <w:b/>
          <w:bCs/>
        </w:rPr>
        <w:t>Table S6</w:t>
      </w:r>
      <w:ins w:id="621" w:author="Tanya Brown" w:date="2023-10-20T18:37:00Z">
        <w:r w:rsidR="00D00D47">
          <w:rPr>
            <w:b/>
            <w:bCs/>
          </w:rPr>
          <w:t xml:space="preserve"> -</w:t>
        </w:r>
      </w:ins>
      <w:del w:id="622" w:author="Tanya Brown" w:date="2023-10-20T18:37:00Z">
        <w:r w:rsidRPr="004302F8" w:rsidDel="00D00D47">
          <w:rPr>
            <w:b/>
            <w:bCs/>
          </w:rPr>
          <w:delText>,</w:delText>
        </w:r>
      </w:del>
      <w:r w:rsidRPr="004302F8">
        <w:rPr>
          <w:b/>
          <w:bCs/>
        </w:rPr>
        <w:t xml:space="preserve"> 8</w:t>
      </w:r>
      <w:r w:rsidRPr="00FC0723">
        <w:t xml:space="preserve">). </w:t>
      </w:r>
    </w:p>
    <w:p w14:paraId="7AB1ADBA" w14:textId="5CF5E40D" w:rsidR="00FF4AE8" w:rsidRDefault="00367A15" w:rsidP="00406E0F">
      <w:pPr>
        <w:rPr>
          <w:ins w:id="623" w:author="Tanya Brown" w:date="2023-11-17T14:52:00Z"/>
          <w:color w:val="222222"/>
        </w:rPr>
      </w:pPr>
      <w:r w:rsidRPr="00FC0723">
        <w:t>Microbiome richness in coral endolithic skeleton was significantly correlated with IL-1R (R</w:t>
      </w:r>
      <w:r w:rsidRPr="00FC0723">
        <w:rPr>
          <w:vertAlign w:val="superscript"/>
        </w:rPr>
        <w:t>2</w:t>
      </w:r>
      <w:r w:rsidRPr="00FC0723">
        <w:t xml:space="preserve"> = 0.944, </w:t>
      </w:r>
      <w:proofErr w:type="spellStart"/>
      <w:r w:rsidRPr="00FC0723">
        <w:t>q</w:t>
      </w:r>
      <w:r w:rsidRPr="00FC0723">
        <w:rPr>
          <w:vertAlign w:val="subscript"/>
        </w:rPr>
        <w:t>FDR</w:t>
      </w:r>
      <w:proofErr w:type="spellEnd"/>
      <w:r w:rsidRPr="00FC0723">
        <w:t xml:space="preserve"> = 2.05 x 10</w:t>
      </w:r>
      <w:r w:rsidRPr="00FC0723">
        <w:rPr>
          <w:vertAlign w:val="superscript"/>
        </w:rPr>
        <w:t>-5</w:t>
      </w:r>
      <w:r w:rsidRPr="00FC0723">
        <w:t xml:space="preserve">; </w:t>
      </w:r>
      <w:r w:rsidRPr="003C0F7F">
        <w:rPr>
          <w:b/>
          <w:bCs/>
        </w:rPr>
        <w:t>Fig. 2F</w:t>
      </w:r>
      <w:r w:rsidRPr="00FC0723">
        <w:t xml:space="preserve">, </w:t>
      </w:r>
      <w:r w:rsidRPr="003C0F7F">
        <w:rPr>
          <w:b/>
          <w:bCs/>
        </w:rPr>
        <w:t>Fig. S</w:t>
      </w:r>
      <w:ins w:id="624" w:author="Tanya Brown" w:date="2023-10-22T11:51:00Z">
        <w:r w:rsidR="008C2698">
          <w:rPr>
            <w:b/>
            <w:bCs/>
          </w:rPr>
          <w:t>5</w:t>
        </w:r>
      </w:ins>
      <w:del w:id="625" w:author="Tanya Brown" w:date="2023-10-22T11:51:00Z">
        <w:r w:rsidRPr="003C0F7F" w:rsidDel="008C2698">
          <w:rPr>
            <w:b/>
            <w:bCs/>
          </w:rPr>
          <w:delText>4</w:delText>
        </w:r>
      </w:del>
      <w:r w:rsidRPr="003C0F7F">
        <w:rPr>
          <w:b/>
          <w:bCs/>
        </w:rPr>
        <w:t>C, D</w:t>
      </w:r>
      <w:r w:rsidRPr="00FC0723">
        <w:t xml:space="preserve">; </w:t>
      </w:r>
      <w:r w:rsidRPr="003C0F7F">
        <w:rPr>
          <w:b/>
          <w:bCs/>
        </w:rPr>
        <w:t>Table S6D</w:t>
      </w:r>
      <w:r w:rsidRPr="00FC0723">
        <w:t>), and TLR (R</w:t>
      </w:r>
      <w:r w:rsidRPr="00FC0723">
        <w:rPr>
          <w:vertAlign w:val="superscript"/>
        </w:rPr>
        <w:t>2</w:t>
      </w:r>
      <w:r w:rsidRPr="00FC0723">
        <w:t xml:space="preserve"> = 0.90798, </w:t>
      </w:r>
      <w:proofErr w:type="spellStart"/>
      <w:r w:rsidRPr="00FC0723">
        <w:t>q</w:t>
      </w:r>
      <w:r w:rsidRPr="00FC0723">
        <w:rPr>
          <w:vertAlign w:val="subscript"/>
        </w:rPr>
        <w:t>FDR</w:t>
      </w:r>
      <w:proofErr w:type="spellEnd"/>
      <w:r w:rsidRPr="00FC0723">
        <w:t xml:space="preserve"> = 9.36 x 10</w:t>
      </w:r>
      <w:r w:rsidRPr="00FC0723">
        <w:rPr>
          <w:vertAlign w:val="superscript"/>
        </w:rPr>
        <w:t>-5</w:t>
      </w:r>
      <w:r w:rsidRPr="00FC0723">
        <w:t xml:space="preserve">; </w:t>
      </w:r>
      <w:r w:rsidRPr="003C0F7F">
        <w:rPr>
          <w:b/>
          <w:bCs/>
        </w:rPr>
        <w:t>Fig. 2G</w:t>
      </w:r>
      <w:r w:rsidRPr="00FC0723">
        <w:t xml:space="preserve">; </w:t>
      </w:r>
      <w:r w:rsidRPr="003C0F7F">
        <w:rPr>
          <w:b/>
          <w:bCs/>
        </w:rPr>
        <w:t>Fig. S</w:t>
      </w:r>
      <w:ins w:id="626" w:author="Tanya Brown" w:date="2023-10-22T11:51:00Z">
        <w:r w:rsidR="008C2698">
          <w:rPr>
            <w:b/>
            <w:bCs/>
          </w:rPr>
          <w:t>5</w:t>
        </w:r>
      </w:ins>
      <w:del w:id="627" w:author="Tanya Brown" w:date="2023-10-22T11:51:00Z">
        <w:r w:rsidRPr="003C0F7F" w:rsidDel="008C2698">
          <w:rPr>
            <w:b/>
            <w:bCs/>
          </w:rPr>
          <w:delText>4</w:delText>
        </w:r>
      </w:del>
      <w:r w:rsidRPr="003C0F7F">
        <w:rPr>
          <w:b/>
          <w:bCs/>
        </w:rPr>
        <w:t>E, F</w:t>
      </w:r>
      <w:r w:rsidRPr="00FC0723">
        <w:t xml:space="preserve">; </w:t>
      </w:r>
      <w:r w:rsidRPr="003C0F7F">
        <w:rPr>
          <w:b/>
          <w:bCs/>
        </w:rPr>
        <w:t>Table S6D</w:t>
      </w:r>
      <w:r w:rsidRPr="00FC0723">
        <w:t>) gene copies, whereas tissue (</w:t>
      </w:r>
      <w:r w:rsidRPr="003C0F7F">
        <w:rPr>
          <w:b/>
          <w:bCs/>
        </w:rPr>
        <w:t>Fig. S</w:t>
      </w:r>
      <w:ins w:id="628" w:author="Tanya Brown" w:date="2023-10-22T11:52:00Z">
        <w:r w:rsidR="008C2698">
          <w:rPr>
            <w:b/>
            <w:bCs/>
          </w:rPr>
          <w:t>4</w:t>
        </w:r>
      </w:ins>
      <w:del w:id="629" w:author="Tanya Brown" w:date="2023-10-22T11:52:00Z">
        <w:r w:rsidRPr="003C0F7F" w:rsidDel="008C2698">
          <w:rPr>
            <w:b/>
            <w:bCs/>
          </w:rPr>
          <w:delText>3</w:delText>
        </w:r>
      </w:del>
      <w:r w:rsidRPr="00FC0723">
        <w:t xml:space="preserve">; </w:t>
      </w:r>
      <w:r w:rsidRPr="003C0F7F">
        <w:rPr>
          <w:b/>
          <w:bCs/>
        </w:rPr>
        <w:t>Table S</w:t>
      </w:r>
      <w:ins w:id="630" w:author="Tanya Brown" w:date="2023-10-20T18:40:00Z">
        <w:r w:rsidR="00D00D47">
          <w:rPr>
            <w:b/>
            <w:bCs/>
          </w:rPr>
          <w:t>6</w:t>
        </w:r>
      </w:ins>
      <w:del w:id="631" w:author="Tanya Brown" w:date="2023-10-20T18:40:00Z">
        <w:r w:rsidRPr="003C0F7F" w:rsidDel="00D00D47">
          <w:rPr>
            <w:b/>
            <w:bCs/>
          </w:rPr>
          <w:delText>5</w:delText>
        </w:r>
      </w:del>
      <w:r w:rsidRPr="003C0F7F">
        <w:rPr>
          <w:b/>
          <w:bCs/>
        </w:rPr>
        <w:t>C</w:t>
      </w:r>
      <w:r w:rsidRPr="00FC0723">
        <w:t>) and mucus (</w:t>
      </w:r>
      <w:r w:rsidRPr="003C0F7F">
        <w:rPr>
          <w:b/>
          <w:bCs/>
        </w:rPr>
        <w:t>Fig. S</w:t>
      </w:r>
      <w:ins w:id="632" w:author="Tanya Brown" w:date="2023-10-22T11:52:00Z">
        <w:r w:rsidR="008C2698">
          <w:rPr>
            <w:b/>
            <w:bCs/>
          </w:rPr>
          <w:t>3</w:t>
        </w:r>
      </w:ins>
      <w:del w:id="633" w:author="Tanya Brown" w:date="2023-10-22T11:52:00Z">
        <w:r w:rsidRPr="003C0F7F" w:rsidDel="008C2698">
          <w:rPr>
            <w:b/>
            <w:bCs/>
          </w:rPr>
          <w:delText>2</w:delText>
        </w:r>
      </w:del>
      <w:r w:rsidRPr="00FC0723">
        <w:t xml:space="preserve">; </w:t>
      </w:r>
      <w:r w:rsidRPr="003C0F7F">
        <w:rPr>
          <w:b/>
          <w:bCs/>
        </w:rPr>
        <w:t>Table S6B</w:t>
      </w:r>
      <w:r w:rsidRPr="00FC0723">
        <w:t>) microbiome richness was not. Microbiome evenness showed similar patterns (</w:t>
      </w:r>
      <w:r w:rsidRPr="003C0F7F">
        <w:rPr>
          <w:b/>
          <w:bCs/>
        </w:rPr>
        <w:t>Fig. S6-8</w:t>
      </w:r>
      <w:r w:rsidRPr="00FC0723">
        <w:t xml:space="preserve">; </w:t>
      </w:r>
      <w:r w:rsidRPr="003C0F7F">
        <w:rPr>
          <w:b/>
          <w:bCs/>
        </w:rPr>
        <w:t>Table S6</w:t>
      </w:r>
      <w:ins w:id="634" w:author="Tanya Brown" w:date="2023-10-20T18:46:00Z">
        <w:r w:rsidR="00D00D47">
          <w:rPr>
            <w:b/>
            <w:bCs/>
          </w:rPr>
          <w:t xml:space="preserve"> -</w:t>
        </w:r>
      </w:ins>
      <w:del w:id="635" w:author="Tanya Brown" w:date="2023-10-20T18:46:00Z">
        <w:r w:rsidRPr="003C0F7F" w:rsidDel="00D00D47">
          <w:rPr>
            <w:b/>
            <w:bCs/>
          </w:rPr>
          <w:delText>,</w:delText>
        </w:r>
      </w:del>
      <w:r w:rsidRPr="003C0F7F">
        <w:rPr>
          <w:b/>
          <w:bCs/>
        </w:rPr>
        <w:t xml:space="preserve"> 8</w:t>
      </w:r>
      <w:r w:rsidRPr="00FC0723">
        <w:t>)</w:t>
      </w:r>
      <w:r w:rsidR="003C0F7F">
        <w:t>.</w:t>
      </w:r>
      <w:ins w:id="636" w:author="Tanya Brown" w:date="2023-10-30T16:02:00Z">
        <w:r w:rsidR="006E07C5">
          <w:t xml:space="preserve"> We confirmed these results using multiple linear model</w:t>
        </w:r>
      </w:ins>
      <w:ins w:id="637" w:author="Tanya Brown" w:date="2023-10-30T16:03:00Z">
        <w:r w:rsidR="006E07C5">
          <w:t xml:space="preserve">s that modeled IL-1R or TLR copy number </w:t>
        </w:r>
      </w:ins>
      <w:ins w:id="638" w:author="Tanya Brown" w:date="2023-10-30T16:04:00Z">
        <w:r w:rsidR="006E07C5">
          <w:t>based on the additive effects of mic</w:t>
        </w:r>
      </w:ins>
      <w:ins w:id="639" w:author="Tanya Brown" w:date="2023-10-30T16:05:00Z">
        <w:r w:rsidR="006E07C5">
          <w:t>robiome richness in coral mucus, tissue, and skeleton (</w:t>
        </w:r>
        <w:proofErr w:type="gramStart"/>
        <w:r w:rsidR="006E07C5">
          <w:t>e.g.</w:t>
        </w:r>
        <w:proofErr w:type="gramEnd"/>
        <w:r w:rsidR="006E07C5">
          <w:t xml:space="preserve"> </w:t>
        </w:r>
      </w:ins>
      <w:ins w:id="640" w:author="Tanya Brown" w:date="2023-10-30T16:06:00Z">
        <w:r w:rsidR="006E07C5">
          <w:t>IL</w:t>
        </w:r>
      </w:ins>
      <w:ins w:id="641" w:author="Tanya Brown" w:date="2023-10-30T16:07:00Z">
        <w:r w:rsidR="006E07C5">
          <w:t>-</w:t>
        </w:r>
      </w:ins>
      <w:ins w:id="642" w:author="Tanya Brown" w:date="2023-10-30T16:06:00Z">
        <w:r w:rsidR="006E07C5">
          <w:t xml:space="preserve">1R ~ </w:t>
        </w:r>
        <w:proofErr w:type="spellStart"/>
        <w:r w:rsidR="006E07C5">
          <w:t>richness_mucus</w:t>
        </w:r>
        <w:proofErr w:type="spellEnd"/>
        <w:r w:rsidR="006E07C5">
          <w:t xml:space="preserve"> + </w:t>
        </w:r>
        <w:proofErr w:type="spellStart"/>
        <w:r w:rsidR="006E07C5">
          <w:t>richness_tissue</w:t>
        </w:r>
        <w:proofErr w:type="spellEnd"/>
        <w:r w:rsidR="006E07C5">
          <w:t xml:space="preserve"> + </w:t>
        </w:r>
        <w:proofErr w:type="spellStart"/>
        <w:r w:rsidR="006E07C5">
          <w:t>richness_skeleton</w:t>
        </w:r>
      </w:ins>
      <w:proofErr w:type="spellEnd"/>
      <w:ins w:id="643" w:author="Tanya Brown" w:date="2023-11-17T14:24:00Z">
        <w:r w:rsidR="00416F28">
          <w:t xml:space="preserve">. </w:t>
        </w:r>
        <w:r w:rsidR="00416F28">
          <w:rPr>
            <w:color w:val="222222"/>
          </w:rPr>
          <w:t>S</w:t>
        </w:r>
      </w:ins>
      <w:ins w:id="644" w:author="Tanya Brown" w:date="2023-10-30T16:10:00Z">
        <w:r w:rsidR="006E07C5" w:rsidRPr="006E07C5">
          <w:rPr>
            <w:color w:val="222222"/>
            <w:rPrChange w:id="645" w:author="Tanya Brown" w:date="2023-10-30T16:10:00Z">
              <w:rPr>
                <w:rFonts w:ascii="Arial" w:hAnsi="Arial" w:cs="Arial"/>
                <w:color w:val="222222"/>
                <w:sz w:val="22"/>
                <w:szCs w:val="22"/>
              </w:rPr>
            </w:rPrChange>
          </w:rPr>
          <w:t xml:space="preserve">keleton </w:t>
        </w:r>
      </w:ins>
      <w:ins w:id="646" w:author="Tanya Brown" w:date="2023-10-30T16:11:00Z">
        <w:r w:rsidR="006E07C5">
          <w:rPr>
            <w:color w:val="222222"/>
          </w:rPr>
          <w:t xml:space="preserve">microbiome richness </w:t>
        </w:r>
      </w:ins>
      <w:ins w:id="647" w:author="Tanya Brown" w:date="2023-10-30T16:10:00Z">
        <w:r w:rsidR="006E07C5" w:rsidRPr="006E07C5">
          <w:rPr>
            <w:color w:val="222222"/>
            <w:rPrChange w:id="648" w:author="Tanya Brown" w:date="2023-10-30T16:10:00Z">
              <w:rPr>
                <w:rFonts w:ascii="Arial" w:hAnsi="Arial" w:cs="Arial"/>
                <w:color w:val="222222"/>
                <w:sz w:val="22"/>
                <w:szCs w:val="22"/>
              </w:rPr>
            </w:rPrChange>
          </w:rPr>
          <w:t>alone was</w:t>
        </w:r>
      </w:ins>
      <w:ins w:id="649" w:author="Tanya Brown" w:date="2023-11-17T14:25:00Z">
        <w:r w:rsidR="00416F28">
          <w:rPr>
            <w:color w:val="222222"/>
          </w:rPr>
          <w:t xml:space="preserve"> a</w:t>
        </w:r>
      </w:ins>
      <w:ins w:id="650" w:author="Tanya Brown" w:date="2023-10-30T16:10:00Z">
        <w:r w:rsidR="006E07C5" w:rsidRPr="006E07C5">
          <w:rPr>
            <w:color w:val="222222"/>
            <w:rPrChange w:id="651" w:author="Tanya Brown" w:date="2023-10-30T16:10:00Z">
              <w:rPr>
                <w:rFonts w:ascii="Arial" w:hAnsi="Arial" w:cs="Arial"/>
                <w:color w:val="222222"/>
                <w:sz w:val="22"/>
                <w:szCs w:val="22"/>
              </w:rPr>
            </w:rPrChange>
          </w:rPr>
          <w:t xml:space="preserve"> significant</w:t>
        </w:r>
      </w:ins>
      <w:ins w:id="652" w:author="Tanya Brown" w:date="2023-11-17T14:25:00Z">
        <w:r w:rsidR="00416F28">
          <w:rPr>
            <w:color w:val="222222"/>
          </w:rPr>
          <w:t xml:space="preserve"> predictor of </w:t>
        </w:r>
        <w:r w:rsidR="00416F28" w:rsidRPr="00DB4549">
          <w:rPr>
            <w:color w:val="222222"/>
          </w:rPr>
          <w:t>both IL-1R and TLR</w:t>
        </w:r>
        <w:r w:rsidR="00416F28">
          <w:rPr>
            <w:color w:val="222222"/>
          </w:rPr>
          <w:t xml:space="preserve"> copy number</w:t>
        </w:r>
      </w:ins>
      <w:ins w:id="653" w:author="Tanya Brown" w:date="2023-10-30T16:10:00Z">
        <w:r w:rsidR="006E07C5" w:rsidRPr="006E07C5">
          <w:rPr>
            <w:color w:val="222222"/>
            <w:rPrChange w:id="654" w:author="Tanya Brown" w:date="2023-10-30T16:10:00Z">
              <w:rPr>
                <w:rFonts w:ascii="Arial" w:hAnsi="Arial" w:cs="Arial"/>
                <w:color w:val="222222"/>
                <w:sz w:val="22"/>
                <w:szCs w:val="22"/>
              </w:rPr>
            </w:rPrChange>
          </w:rPr>
          <w:t xml:space="preserve"> in post-hoc tests</w:t>
        </w:r>
      </w:ins>
      <w:ins w:id="655" w:author="Tanya Brown" w:date="2023-11-17T14:17:00Z">
        <w:r w:rsidR="00416F28">
          <w:rPr>
            <w:color w:val="222222"/>
          </w:rPr>
          <w:t xml:space="preserve"> (IL-1R p = </w:t>
        </w:r>
        <w:r w:rsidR="00416F28" w:rsidRPr="00416F28">
          <w:rPr>
            <w:color w:val="222222"/>
          </w:rPr>
          <w:t>3.32e-05</w:t>
        </w:r>
      </w:ins>
      <w:ins w:id="656" w:author="Tanya Brown" w:date="2023-11-17T14:18:00Z">
        <w:r w:rsidR="00416F28">
          <w:rPr>
            <w:color w:val="222222"/>
          </w:rPr>
          <w:t>; TLR</w:t>
        </w:r>
      </w:ins>
      <w:ins w:id="657" w:author="Tanya Brown" w:date="2023-11-17T14:20:00Z">
        <w:r w:rsidR="00416F28">
          <w:rPr>
            <w:color w:val="222222"/>
          </w:rPr>
          <w:t xml:space="preserve"> p = </w:t>
        </w:r>
      </w:ins>
      <w:ins w:id="658" w:author="Tanya Brown" w:date="2023-11-17T14:22:00Z">
        <w:r w:rsidR="00416F28" w:rsidRPr="00416F28">
          <w:rPr>
            <w:color w:val="222222"/>
          </w:rPr>
          <w:t>6.66e-05</w:t>
        </w:r>
        <w:r w:rsidR="00416F28">
          <w:rPr>
            <w:color w:val="222222"/>
          </w:rPr>
          <w:t>)</w:t>
        </w:r>
      </w:ins>
      <w:ins w:id="659" w:author="Tanya Brown" w:date="2023-11-17T14:23:00Z">
        <w:r w:rsidR="00416F28">
          <w:rPr>
            <w:color w:val="222222"/>
          </w:rPr>
          <w:t>,</w:t>
        </w:r>
      </w:ins>
      <w:ins w:id="660" w:author="Tanya Brown" w:date="2023-11-17T14:18:00Z">
        <w:r w:rsidR="00416F28">
          <w:rPr>
            <w:color w:val="222222"/>
          </w:rPr>
          <w:t xml:space="preserve"> </w:t>
        </w:r>
      </w:ins>
      <w:ins w:id="661" w:author="Tanya Brown" w:date="2023-11-17T14:22:00Z">
        <w:r w:rsidR="00416F28">
          <w:rPr>
            <w:color w:val="222222"/>
          </w:rPr>
          <w:t>w</w:t>
        </w:r>
      </w:ins>
      <w:ins w:id="662" w:author="Tanya Brown" w:date="2023-11-17T14:23:00Z">
        <w:r w:rsidR="00416F28">
          <w:rPr>
            <w:color w:val="222222"/>
          </w:rPr>
          <w:t>h</w:t>
        </w:r>
      </w:ins>
      <w:ins w:id="663" w:author="Tanya Brown" w:date="2023-11-17T14:22:00Z">
        <w:r w:rsidR="00416F28">
          <w:rPr>
            <w:color w:val="222222"/>
          </w:rPr>
          <w:t>ile tissue or m</w:t>
        </w:r>
      </w:ins>
      <w:ins w:id="664" w:author="Tanya Brown" w:date="2023-11-17T14:23:00Z">
        <w:r w:rsidR="00416F28">
          <w:rPr>
            <w:color w:val="222222"/>
          </w:rPr>
          <w:t>ucus microbiome richness were not</w:t>
        </w:r>
      </w:ins>
      <w:ins w:id="665" w:author="Tanya Brown" w:date="2023-11-17T14:52:00Z">
        <w:r w:rsidR="00FF4AE8">
          <w:rPr>
            <w:color w:val="222222"/>
          </w:rPr>
          <w:t>.</w:t>
        </w:r>
      </w:ins>
    </w:p>
    <w:p w14:paraId="1B4C603F" w14:textId="4D7FC025" w:rsidR="000C56B0" w:rsidRPr="006E07C5" w:rsidDel="006E07C5" w:rsidRDefault="000C56B0" w:rsidP="00406E0F">
      <w:pPr>
        <w:rPr>
          <w:del w:id="666" w:author="Tanya Brown" w:date="2023-10-30T16:10:00Z"/>
        </w:rPr>
      </w:pPr>
    </w:p>
    <w:p w14:paraId="5CB09090" w14:textId="77777777" w:rsidR="003C0F7F" w:rsidRPr="00FC0723" w:rsidRDefault="003C0F7F" w:rsidP="00406E0F"/>
    <w:p w14:paraId="5C15233B" w14:textId="5B7C3183" w:rsidR="000C56B0" w:rsidRDefault="00367A15" w:rsidP="00406E0F">
      <w:pPr>
        <w:rPr>
          <w:ins w:id="667" w:author="Tanya Brown" w:date="2023-11-17T15:00:00Z"/>
        </w:rPr>
      </w:pPr>
      <w:r w:rsidRPr="00FC0723">
        <w:t xml:space="preserve">Previous studies have reported that coral endolithic skeleton microbiomes are more species-rich than mucus or tissue, and show both species-specificity and signals of </w:t>
      </w:r>
      <w:proofErr w:type="spellStart"/>
      <w:r w:rsidRPr="00FC0723">
        <w:t>phylosymbiosis</w:t>
      </w:r>
      <w:proofErr w:type="spellEnd"/>
      <w:r w:rsidRPr="00FC0723">
        <w:t xml:space="preserve"> with their coral hosts</w:t>
      </w:r>
      <w:r w:rsidR="009E36EF">
        <w:fldChar w:fldCharType="begin"/>
      </w:r>
      <w:r w:rsidR="00056C45">
        <w:instrText xml:space="preserve"> ADDIN ZOTERO_ITEM CSL_CITATION {"citationID":"QC0U7xlU","properties":{"formattedCitation":"[4]","plainCitation":"[4]","noteIndex":0},"citationItems":[{"id":53,"uris":["http://zotero.org/groups/4751850/items/7TGZX9WX"],"itemData":{"id":53,"type":"article-journal","abstract":"Scleractinian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9E36EF">
        <w:fldChar w:fldCharType="separate"/>
      </w:r>
      <w:r w:rsidR="009E36EF">
        <w:rPr>
          <w:noProof/>
        </w:rPr>
        <w:t>[4]</w:t>
      </w:r>
      <w:r w:rsidR="009E36EF">
        <w:fldChar w:fldCharType="end"/>
      </w:r>
      <w:r w:rsidRPr="00FC0723">
        <w:t>. Our results further suggest that endolithic skeleton microbiome diversity has tracked gene family expansions or contractions of coral TLR and IL-1R genes over evolution.</w:t>
      </w:r>
    </w:p>
    <w:p w14:paraId="56998E49" w14:textId="77777777" w:rsidR="00A36545" w:rsidRDefault="00A36545" w:rsidP="00406E0F">
      <w:pPr>
        <w:rPr>
          <w:ins w:id="668" w:author="Tanya Brown" w:date="2023-11-17T15:00:00Z"/>
        </w:rPr>
      </w:pPr>
    </w:p>
    <w:p w14:paraId="3CCF20B1" w14:textId="48386561" w:rsidR="00A36545" w:rsidRPr="00A36545" w:rsidRDefault="00A36545" w:rsidP="00406E0F">
      <w:pPr>
        <w:rPr>
          <w:ins w:id="669" w:author="Tanya Brown" w:date="2023-11-17T15:00:00Z"/>
          <w:b/>
          <w:bCs/>
          <w:rPrChange w:id="670" w:author="Tanya Brown" w:date="2023-11-17T15:00:00Z">
            <w:rPr>
              <w:ins w:id="671" w:author="Tanya Brown" w:date="2023-11-17T15:00:00Z"/>
            </w:rPr>
          </w:rPrChange>
        </w:rPr>
      </w:pPr>
      <w:ins w:id="672" w:author="Tanya Brown" w:date="2023-11-17T15:01:00Z">
        <w:r>
          <w:rPr>
            <w:b/>
            <w:bCs/>
          </w:rPr>
          <w:t>Variation in g</w:t>
        </w:r>
      </w:ins>
      <w:ins w:id="673" w:author="Tanya Brown" w:date="2023-11-17T15:00:00Z">
        <w:r>
          <w:rPr>
            <w:b/>
            <w:bCs/>
          </w:rPr>
          <w:t xml:space="preserve">enome </w:t>
        </w:r>
      </w:ins>
      <w:ins w:id="674" w:author="Tanya Brown" w:date="2023-11-17T15:01:00Z">
        <w:r>
          <w:rPr>
            <w:b/>
            <w:bCs/>
          </w:rPr>
          <w:t xml:space="preserve">quality does not </w:t>
        </w:r>
        <w:proofErr w:type="spellStart"/>
        <w:r>
          <w:rPr>
            <w:b/>
            <w:bCs/>
          </w:rPr>
          <w:t>expalain</w:t>
        </w:r>
        <w:proofErr w:type="spellEnd"/>
        <w:r>
          <w:rPr>
            <w:b/>
            <w:bCs/>
          </w:rPr>
          <w:t xml:space="preserve"> immunity-microbiome correlations</w:t>
        </w:r>
      </w:ins>
    </w:p>
    <w:p w14:paraId="2A6EFCCD" w14:textId="3E20FF0F" w:rsidR="00A36545" w:rsidRDefault="00A36545" w:rsidP="00A36545">
      <w:pPr>
        <w:rPr>
          <w:ins w:id="675" w:author="Tanya Brown" w:date="2023-11-17T15:00:00Z"/>
          <w:color w:val="222222"/>
        </w:rPr>
      </w:pPr>
      <w:ins w:id="676" w:author="Tanya Brown" w:date="2023-11-17T15:00:00Z">
        <w:r>
          <w:rPr>
            <w:color w:val="222222"/>
          </w:rPr>
          <w:t>In principle, differences in the quality of genome assemblies used as inputs to this analysis could confound the apparent association between IL-1R gene copy number and microbiome richness in coral endolithic skeleton. To control for this, we calculated BUSCO scores for each genome, and regressed IL-1R copy number and</w:t>
        </w:r>
      </w:ins>
      <w:ins w:id="677" w:author="Tanya Brown" w:date="2023-11-17T15:02:00Z">
        <w:r>
          <w:rPr>
            <w:color w:val="222222"/>
          </w:rPr>
          <w:t xml:space="preserve"> </w:t>
        </w:r>
      </w:ins>
      <w:ins w:id="678" w:author="Tanya Brown" w:date="2023-11-17T15:00:00Z">
        <w:r>
          <w:rPr>
            <w:color w:val="222222"/>
          </w:rPr>
          <w:t>BUSCO score together against skeleton microbiome richness. The resulting post-hoc tests show IL-1R copy number still significantly negatively correlated with skeleton microbiome richness (p = 0.0149), while BUSCO score (p=0.4691) or the interaction of BUSCO score and IL-1R gene copy number (p = 0.2733)</w:t>
        </w:r>
      </w:ins>
      <w:ins w:id="679" w:author="Tanya Brown" w:date="2023-11-17T15:03:00Z">
        <w:r>
          <w:rPr>
            <w:color w:val="222222"/>
          </w:rPr>
          <w:t xml:space="preserve"> did not. </w:t>
        </w:r>
      </w:ins>
    </w:p>
    <w:p w14:paraId="15C67E94" w14:textId="77777777" w:rsidR="00A36545" w:rsidRDefault="00A36545" w:rsidP="00406E0F"/>
    <w:p w14:paraId="78D734E6" w14:textId="77777777" w:rsidR="003C0F7F" w:rsidRPr="00FC0723" w:rsidRDefault="003C0F7F" w:rsidP="00406E0F"/>
    <w:p w14:paraId="31F5802D" w14:textId="7315474C" w:rsidR="000C56B0" w:rsidRPr="003C0F7F" w:rsidRDefault="00367A15" w:rsidP="00406E0F">
      <w:pPr>
        <w:rPr>
          <w:b/>
          <w:bCs/>
        </w:rPr>
      </w:pPr>
      <w:r w:rsidRPr="003C0F7F">
        <w:rPr>
          <w:b/>
          <w:bCs/>
        </w:rPr>
        <w:t>Microbiome composition varies with IL-R and TLR gene copy numbers</w:t>
      </w:r>
      <w:r w:rsidR="003C0F7F">
        <w:rPr>
          <w:b/>
          <w:bCs/>
        </w:rPr>
        <w:t>.</w:t>
      </w:r>
    </w:p>
    <w:p w14:paraId="32430DD9" w14:textId="37F9574B" w:rsidR="000C56B0" w:rsidRDefault="00367A15" w:rsidP="00406E0F">
      <w:r w:rsidRPr="00FC0723">
        <w:t xml:space="preserve">In addition to regulating microbiome richness and evenness, coral innate immune systems may also influence coral microbiome composition. If so, we might expect microbiome composition to correlate with the repertoire of innate immune proteins encoded in coral genomes. To test this, we compared differences in overall microbiome composition for each pair of coral species using two phylogenetic beta diversity metrics: Weighted </w:t>
      </w:r>
      <w:proofErr w:type="spellStart"/>
      <w:r w:rsidRPr="00FC0723">
        <w:t>UniFrac</w:t>
      </w:r>
      <w:proofErr w:type="spellEnd"/>
      <w:r w:rsidRPr="00FC0723">
        <w:t xml:space="preserve"> and Unweighted </w:t>
      </w:r>
      <w:proofErr w:type="spellStart"/>
      <w:r w:rsidRPr="00FC0723">
        <w:t>UniFrac</w:t>
      </w:r>
      <w:proofErr w:type="spellEnd"/>
      <w:r w:rsidRPr="00FC0723">
        <w:t xml:space="preserve">. Using these beta-diversity distance metrics, we </w:t>
      </w:r>
      <w:r w:rsidRPr="00FC0723">
        <w:lastRenderedPageBreak/>
        <w:t>conducted principal coordinates analysis (</w:t>
      </w:r>
      <w:proofErr w:type="spellStart"/>
      <w:r w:rsidRPr="00FC0723">
        <w:t>PCoA</w:t>
      </w:r>
      <w:proofErr w:type="spellEnd"/>
      <w:r w:rsidRPr="00FC0723">
        <w:t>), using the first three PC axes (PC1</w:t>
      </w:r>
      <w:r w:rsidR="00E5647B" w:rsidRPr="00FC0723">
        <w:t>,</w:t>
      </w:r>
      <w:ins w:id="680" w:author="Tanya Brown" w:date="2023-10-22T13:52:00Z">
        <w:r w:rsidR="002F60BE">
          <w:t xml:space="preserve"> </w:t>
        </w:r>
      </w:ins>
      <w:r w:rsidRPr="00FC0723">
        <w:t xml:space="preserve">PC2, and PC3) of the </w:t>
      </w:r>
      <w:proofErr w:type="spellStart"/>
      <w:r w:rsidRPr="00FC0723">
        <w:t>PCoA</w:t>
      </w:r>
      <w:proofErr w:type="spellEnd"/>
      <w:r w:rsidRPr="00FC0723">
        <w:t xml:space="preserve"> ordination (Methods). We correlated the microbiome PC coordinates against the number of predicted TLR or IL-1R gene copies (</w:t>
      </w:r>
      <w:r w:rsidRPr="003C0F7F">
        <w:rPr>
          <w:b/>
          <w:bCs/>
        </w:rPr>
        <w:t>Fig. 3</w:t>
      </w:r>
      <w:r w:rsidRPr="00FC0723">
        <w:t xml:space="preserve">; </w:t>
      </w:r>
      <w:r w:rsidRPr="003C0F7F">
        <w:rPr>
          <w:b/>
          <w:bCs/>
        </w:rPr>
        <w:t>Table S9</w:t>
      </w:r>
      <w:r w:rsidRPr="00FC0723">
        <w:t xml:space="preserve">). </w:t>
      </w:r>
    </w:p>
    <w:p w14:paraId="1D04A5DD" w14:textId="77777777" w:rsidR="003C0F7F" w:rsidRPr="00FC0723" w:rsidRDefault="003C0F7F" w:rsidP="00406E0F"/>
    <w:p w14:paraId="51770CF5" w14:textId="7974DA97" w:rsidR="000C56B0" w:rsidRDefault="00367A15" w:rsidP="00406E0F">
      <w:r w:rsidRPr="00FC0723">
        <w:t xml:space="preserve">Innate immune gene copy numbers strongly and significantly correlated with microbiome composition. When all samples were considered together (irrespective of anatomical compartment) Weighted </w:t>
      </w:r>
      <w:proofErr w:type="spellStart"/>
      <w:r w:rsidRPr="00FC0723">
        <w:t>UniFrac</w:t>
      </w:r>
      <w:proofErr w:type="spellEnd"/>
      <w:r w:rsidRPr="00FC0723">
        <w:t xml:space="preserve"> PC1 correlated strongly with the genomic copy number of IL-1R genes (PIC Weighted </w:t>
      </w:r>
      <w:proofErr w:type="spellStart"/>
      <w:r w:rsidRPr="00FC0723">
        <w:t>UniFrac</w:t>
      </w:r>
      <w:proofErr w:type="spellEnd"/>
      <w:r w:rsidRPr="00FC0723">
        <w:t xml:space="preserve"> PC1 R</w:t>
      </w:r>
      <w:r w:rsidRPr="00FC0723">
        <w:rPr>
          <w:vertAlign w:val="superscript"/>
        </w:rPr>
        <w:t>2</w:t>
      </w:r>
      <w:r w:rsidRPr="00FC0723">
        <w:t xml:space="preserve"> = 0.917, </w:t>
      </w:r>
      <w:proofErr w:type="spellStart"/>
      <w:r w:rsidRPr="00FC0723">
        <w:t>q</w:t>
      </w:r>
      <w:r w:rsidRPr="00FC0723">
        <w:rPr>
          <w:vertAlign w:val="subscript"/>
        </w:rPr>
        <w:t>FDR</w:t>
      </w:r>
      <w:proofErr w:type="spellEnd"/>
      <w:r w:rsidRPr="00FC0723">
        <w:t xml:space="preserve"> = 0.00012; </w:t>
      </w:r>
      <w:r w:rsidRPr="003C0F7F">
        <w:rPr>
          <w:b/>
          <w:bCs/>
        </w:rPr>
        <w:t>Fig. 3A, C, D</w:t>
      </w:r>
      <w:r w:rsidRPr="00FC0723">
        <w:t xml:space="preserve">; </w:t>
      </w:r>
      <w:r w:rsidRPr="003C0F7F">
        <w:rPr>
          <w:b/>
          <w:bCs/>
        </w:rPr>
        <w:t>Table S9A</w:t>
      </w:r>
      <w:r w:rsidRPr="00FC0723">
        <w:t xml:space="preserve">) and TLR genes (PIC Weighted </w:t>
      </w:r>
      <w:proofErr w:type="spellStart"/>
      <w:r w:rsidRPr="00FC0723">
        <w:t>UniFrac</w:t>
      </w:r>
      <w:proofErr w:type="spellEnd"/>
      <w:r w:rsidRPr="00FC0723">
        <w:t xml:space="preserve"> PC1 R</w:t>
      </w:r>
      <w:r w:rsidRPr="00FC0723">
        <w:rPr>
          <w:vertAlign w:val="superscript"/>
        </w:rPr>
        <w:t>2</w:t>
      </w:r>
      <w:r w:rsidRPr="00FC0723">
        <w:t xml:space="preserve"> = 0.77, </w:t>
      </w:r>
      <w:proofErr w:type="spellStart"/>
      <w:r w:rsidRPr="00FC0723">
        <w:t>q</w:t>
      </w:r>
      <w:r w:rsidRPr="00FC0723">
        <w:rPr>
          <w:vertAlign w:val="subscript"/>
        </w:rPr>
        <w:t>FDR</w:t>
      </w:r>
      <w:proofErr w:type="spellEnd"/>
      <w:r w:rsidRPr="00FC0723">
        <w:t xml:space="preserve"> = 0.0028; </w:t>
      </w:r>
      <w:r w:rsidRPr="003C0F7F">
        <w:rPr>
          <w:b/>
          <w:bCs/>
        </w:rPr>
        <w:t>Fig. 3B, E, F</w:t>
      </w:r>
      <w:r w:rsidRPr="00FC0723">
        <w:t xml:space="preserve">; </w:t>
      </w:r>
      <w:r w:rsidRPr="003C0F7F">
        <w:rPr>
          <w:b/>
          <w:bCs/>
        </w:rPr>
        <w:t>Table S9A</w:t>
      </w:r>
      <w:r w:rsidRPr="00FC0723">
        <w:t xml:space="preserve">). Unweighted </w:t>
      </w:r>
      <w:proofErr w:type="spellStart"/>
      <w:r w:rsidRPr="00FC0723">
        <w:t>UniFrac</w:t>
      </w:r>
      <w:proofErr w:type="spellEnd"/>
      <w:r w:rsidRPr="00FC0723">
        <w:t xml:space="preserve"> PC1 showed similar trends (</w:t>
      </w:r>
      <w:r w:rsidRPr="003C0F7F">
        <w:rPr>
          <w:b/>
          <w:bCs/>
        </w:rPr>
        <w:t>Table S9A</w:t>
      </w:r>
      <w:r w:rsidRPr="00FC0723">
        <w:t>).  These results indicate that gene family expansions or contractions of the TLR and IL-1R gene families over evolution corresponded to changes in overall microbiome composition.</w:t>
      </w:r>
    </w:p>
    <w:p w14:paraId="24F2FAEB" w14:textId="77777777" w:rsidR="0030451B" w:rsidRPr="00FC0723" w:rsidRDefault="0030451B" w:rsidP="00406E0F"/>
    <w:p w14:paraId="5F38E5A6" w14:textId="77777777" w:rsidR="000C56B0" w:rsidRDefault="00367A15" w:rsidP="00406E0F">
      <w:r w:rsidRPr="00FC0723">
        <w:t>We repeated the above protocol separately on the mucus, tissue, and skeleton compartments separately (</w:t>
      </w:r>
      <w:r w:rsidRPr="003C0F7F">
        <w:rPr>
          <w:b/>
          <w:bCs/>
        </w:rPr>
        <w:t>Table S9B-D</w:t>
      </w:r>
      <w:r w:rsidRPr="00FC0723">
        <w:t xml:space="preserve">). In coral mucus, </w:t>
      </w:r>
      <w:proofErr w:type="gramStart"/>
      <w:r w:rsidRPr="00FC0723">
        <w:t>tissue</w:t>
      </w:r>
      <w:proofErr w:type="gramEnd"/>
      <w:r w:rsidRPr="00FC0723">
        <w:t xml:space="preserve"> and skeleton, IL-1R gene copy number significantly correlated with Weighted </w:t>
      </w:r>
      <w:proofErr w:type="spellStart"/>
      <w:r w:rsidRPr="00FC0723">
        <w:t>UniFrac</w:t>
      </w:r>
      <w:proofErr w:type="spellEnd"/>
      <w:r w:rsidRPr="00FC0723">
        <w:t xml:space="preserve"> PC1 of the microbiome (PIC R</w:t>
      </w:r>
      <w:r w:rsidRPr="00FC0723">
        <w:rPr>
          <w:vertAlign w:val="superscript"/>
        </w:rPr>
        <w:t>2</w:t>
      </w:r>
      <w:r w:rsidRPr="00FC0723">
        <w:t xml:space="preserve"> = 0.72-0.81, FDR q &lt; 0.01; </w:t>
      </w:r>
      <w:r w:rsidRPr="003C0F7F">
        <w:rPr>
          <w:b/>
          <w:bCs/>
        </w:rPr>
        <w:t>Table S9A-C</w:t>
      </w:r>
      <w:r w:rsidRPr="00FC0723">
        <w:t xml:space="preserve">). TLR gene copy number significantly correlated with Weighted </w:t>
      </w:r>
      <w:proofErr w:type="spellStart"/>
      <w:r w:rsidRPr="00FC0723">
        <w:t>UniFrac</w:t>
      </w:r>
      <w:proofErr w:type="spellEnd"/>
      <w:r w:rsidRPr="00FC0723">
        <w:t xml:space="preserve"> PC1 in coral mucus and tissue (PIC R</w:t>
      </w:r>
      <w:r w:rsidRPr="00FC0723">
        <w:rPr>
          <w:vertAlign w:val="superscript"/>
        </w:rPr>
        <w:t>2</w:t>
      </w:r>
      <w:r w:rsidRPr="00FC0723">
        <w:t xml:space="preserve"> = 0.73, </w:t>
      </w:r>
      <w:proofErr w:type="spellStart"/>
      <w:r w:rsidRPr="00FC0723">
        <w:t>q</w:t>
      </w:r>
      <w:r w:rsidRPr="00FC0723">
        <w:rPr>
          <w:vertAlign w:val="subscript"/>
        </w:rPr>
        <w:t>FDR</w:t>
      </w:r>
      <w:proofErr w:type="spellEnd"/>
      <w:r w:rsidRPr="00FC0723">
        <w:t xml:space="preserve"> = 0.004; </w:t>
      </w:r>
      <w:r w:rsidRPr="003C0F7F">
        <w:rPr>
          <w:b/>
          <w:bCs/>
        </w:rPr>
        <w:t>Table S9B, C</w:t>
      </w:r>
      <w:r w:rsidRPr="00FC0723">
        <w:t>) but not endolithic skeleton (</w:t>
      </w:r>
      <w:r w:rsidRPr="003C0F7F">
        <w:rPr>
          <w:b/>
          <w:bCs/>
        </w:rPr>
        <w:t>Table S9D</w:t>
      </w:r>
      <w:r w:rsidRPr="00FC0723">
        <w:t xml:space="preserve">). In qualitative (presence/absence) analysis of microbiome β-diversity, IL-1R gene copy number correlated with Unweighted </w:t>
      </w:r>
      <w:proofErr w:type="spellStart"/>
      <w:r w:rsidRPr="00FC0723">
        <w:t>UniFrac</w:t>
      </w:r>
      <w:proofErr w:type="spellEnd"/>
      <w:r w:rsidRPr="00FC0723">
        <w:t xml:space="preserve"> PC1 in coral tissue and skeleton compartments, but not mucus (</w:t>
      </w:r>
      <w:r w:rsidRPr="003C0F7F">
        <w:rPr>
          <w:b/>
          <w:bCs/>
        </w:rPr>
        <w:t>Table S9B-D</w:t>
      </w:r>
      <w:r w:rsidRPr="00FC0723">
        <w:t xml:space="preserve">), while TLR gene copy number correlated with Unweighted </w:t>
      </w:r>
      <w:proofErr w:type="spellStart"/>
      <w:r w:rsidRPr="00FC0723">
        <w:t>UniFrac</w:t>
      </w:r>
      <w:proofErr w:type="spellEnd"/>
      <w:r w:rsidRPr="00FC0723">
        <w:t xml:space="preserve"> PC1 in coral tissue but not mucus or skeleton (</w:t>
      </w:r>
      <w:r w:rsidRPr="003C0F7F">
        <w:rPr>
          <w:b/>
          <w:bCs/>
        </w:rPr>
        <w:t>Table S9B-D</w:t>
      </w:r>
      <w:r w:rsidRPr="00FC0723">
        <w:t xml:space="preserve">). </w:t>
      </w:r>
    </w:p>
    <w:p w14:paraId="1948A4A5" w14:textId="77777777" w:rsidR="003C0F7F" w:rsidRPr="00FC0723" w:rsidRDefault="003C0F7F" w:rsidP="00406E0F"/>
    <w:p w14:paraId="24CEF88F" w14:textId="206F8719" w:rsidR="000C56B0" w:rsidRDefault="00367A15" w:rsidP="00406E0F">
      <w:r w:rsidRPr="00FC0723">
        <w:t xml:space="preserve">These β-diversity results were more complex than the straightforward pattern of associations between innate immune gene copy number and microbiome richness. In coral tissue both IL-1R gene copy number and TLR gene copy number correlated with key aspects of quantitative (Weighted </w:t>
      </w:r>
      <w:proofErr w:type="spellStart"/>
      <w:r w:rsidRPr="00FC0723">
        <w:t>UniFrac</w:t>
      </w:r>
      <w:proofErr w:type="spellEnd"/>
      <w:r w:rsidRPr="00FC0723">
        <w:t xml:space="preserve"> PC1) and qualitative (Unweighted </w:t>
      </w:r>
      <w:proofErr w:type="spellStart"/>
      <w:r w:rsidRPr="00FC0723">
        <w:t>UniFrac</w:t>
      </w:r>
      <w:proofErr w:type="spellEnd"/>
      <w:r w:rsidRPr="00FC0723">
        <w:t xml:space="preserve"> PC1) microbiome β-diversity, in keeping with our original expectation that immunity should act strongly on the tissue-associated microbiome. In mucus, both TLR and IL-1R gene copy numbers appeared correlated with microbiome β-diversity when using quantitative but not qualitative metrics, suggesting immunity might influence microbial relative abundance more strongly than microbial presence/absence. In skeleton, IL-1R appeared correlated with IL-1R gene copy number, but not TLR gene copy number regardless of β-diversity metric. Together, these results suggest anatomically specific correlations between gene family expansion of some key innate immune genes and microbiome β-diversity.</w:t>
      </w:r>
    </w:p>
    <w:p w14:paraId="5D8D1134" w14:textId="77777777" w:rsidR="003C0F7F" w:rsidRPr="00FC0723" w:rsidRDefault="003C0F7F" w:rsidP="00406E0F"/>
    <w:p w14:paraId="332244F7" w14:textId="77777777" w:rsidR="000C56B0" w:rsidRPr="003C0F7F" w:rsidRDefault="00367A15" w:rsidP="00406E0F">
      <w:pPr>
        <w:rPr>
          <w:b/>
          <w:bCs/>
        </w:rPr>
      </w:pPr>
      <w:r w:rsidRPr="00FC0723">
        <w:t xml:space="preserve"> </w:t>
      </w:r>
      <w:r w:rsidRPr="003C0F7F">
        <w:rPr>
          <w:b/>
          <w:bCs/>
        </w:rPr>
        <w:t xml:space="preserve">IL-1R and TLR copy number is associated with differential abundance of key microbes. </w:t>
      </w:r>
    </w:p>
    <w:p w14:paraId="44BC885A" w14:textId="28E1CBEF" w:rsidR="000C56B0" w:rsidRPr="00FC0723" w:rsidRDefault="00367A15" w:rsidP="00406E0F">
      <w:r w:rsidRPr="00FC0723">
        <w:t>We sought to identify microbial taxa that may be influenced by IL-1R or TLR gene copy number. This analysis could be confounded by the compositional nature of coral microbiome data. Therefore ANCOM-BC</w:t>
      </w:r>
      <w:r w:rsidR="00A96A89">
        <w:t xml:space="preserve"> </w:t>
      </w:r>
      <w:r w:rsidR="009E36EF">
        <w:fldChar w:fldCharType="begin"/>
      </w:r>
      <w:r w:rsidR="00EE515C">
        <w:instrText xml:space="preserve"> ADDIN ZOTERO_ITEM CSL_CITATION {"citationID":"adr0qsa8fo","properties":{"formattedCitation":"[55]","plainCitation":"[55]","noteIndex":0},"citationItems":[{"id":471,"uris":["http://zotero.org/groups/4751850/items/76VWIAUV"],"itemData":{"id":471,"type":"article-journal","container-title":"Nature communications","ISSN":"2041-1723","issue":"1","journalAbbreviation":"Nature communications","note":"publisher: Nature Publishing Group","page":"1-11","title":"Analysis of compositions of microbiomes with bias correction","volume":"11","author":[{"family":"Lin","given":"Huang"},{"family":"Peddada","given":"Shyamal Das"}],"issued":{"date-parts":[["2020"]]}}}],"schema":"https://github.com/citation-style-language/schema/raw/master/csl-citation.json"} </w:instrText>
      </w:r>
      <w:r w:rsidR="009E36EF">
        <w:fldChar w:fldCharType="separate"/>
      </w:r>
      <w:r w:rsidR="00EE515C" w:rsidRPr="00EE515C">
        <w:t>[55]</w:t>
      </w:r>
      <w:r w:rsidR="009E36EF">
        <w:fldChar w:fldCharType="end"/>
      </w:r>
      <w:r w:rsidRPr="00FC0723">
        <w:t xml:space="preserve">, which accounts for compositionality, was used for the analysis. We first tested whether IL-1R copy number correlated with </w:t>
      </w:r>
      <w:r w:rsidRPr="00FC0723">
        <w:lastRenderedPageBreak/>
        <w:t>microbial differential abundance in all samples regardless of tissue compartment (</w:t>
      </w:r>
      <w:proofErr w:type="gramStart"/>
      <w:r w:rsidRPr="00FC0723">
        <w:t>i.e.</w:t>
      </w:r>
      <w:proofErr w:type="gramEnd"/>
      <w:r w:rsidRPr="00FC0723">
        <w:t xml:space="preserve"> ‘all’). In this overall analysis, IL-1R copy number correlated with the differential abundance of 102 families of bacteria and archaea, while TLR copy number correlated with 88 families (</w:t>
      </w:r>
      <w:r w:rsidRPr="003C0F7F">
        <w:rPr>
          <w:b/>
          <w:bCs/>
        </w:rPr>
        <w:t>Table S10A</w:t>
      </w:r>
      <w:r w:rsidRPr="00FC0723">
        <w:t xml:space="preserve">). </w:t>
      </w:r>
    </w:p>
    <w:p w14:paraId="6A618F69" w14:textId="77777777" w:rsidR="00A96A89" w:rsidRDefault="00A96A89" w:rsidP="00406E0F"/>
    <w:p w14:paraId="0FC7CF9F" w14:textId="4F70A365" w:rsidR="000C56B0" w:rsidRDefault="00367A15" w:rsidP="00406E0F">
      <w:r w:rsidRPr="00FC0723">
        <w:t xml:space="preserve">Correlations between microbiome composition and IL-1R or TLR copy number varied with anatomy. The abundance of 38 bacterial families were significantly correlated with TLR copy number (ANCOM-BC </w:t>
      </w:r>
      <w:proofErr w:type="spellStart"/>
      <w:r w:rsidRPr="00FC0723">
        <w:t>q</w:t>
      </w:r>
      <w:r w:rsidRPr="00FC0723">
        <w:rPr>
          <w:vertAlign w:val="subscript"/>
        </w:rPr>
        <w:t>FDR</w:t>
      </w:r>
      <w:proofErr w:type="spellEnd"/>
      <w:r w:rsidRPr="00FC0723">
        <w:t xml:space="preserve"> &lt; 0.05 in mucus, tissue, and skeleton; </w:t>
      </w:r>
      <w:r w:rsidRPr="003C0F7F">
        <w:rPr>
          <w:b/>
          <w:bCs/>
        </w:rPr>
        <w:t>Table</w:t>
      </w:r>
      <w:del w:id="681" w:author="Tanya Brown" w:date="2023-10-20T18:49:00Z">
        <w:r w:rsidRPr="003C0F7F" w:rsidDel="00AA2B10">
          <w:rPr>
            <w:b/>
            <w:bCs/>
          </w:rPr>
          <w:delText>s</w:delText>
        </w:r>
      </w:del>
      <w:r w:rsidRPr="003C0F7F">
        <w:rPr>
          <w:b/>
          <w:bCs/>
        </w:rPr>
        <w:t xml:space="preserve"> S10B-D</w:t>
      </w:r>
      <w:r w:rsidRPr="00FC0723">
        <w:t xml:space="preserve">; </w:t>
      </w:r>
      <w:r w:rsidRPr="003C0F7F">
        <w:rPr>
          <w:b/>
          <w:bCs/>
        </w:rPr>
        <w:t>Fig. S</w:t>
      </w:r>
      <w:ins w:id="682" w:author="Tanya Brown" w:date="2023-10-22T14:09:00Z">
        <w:r w:rsidR="00F365D8">
          <w:rPr>
            <w:b/>
            <w:bCs/>
          </w:rPr>
          <w:t>9</w:t>
        </w:r>
      </w:ins>
      <w:del w:id="683" w:author="Tanya Brown" w:date="2023-10-22T14:09:00Z">
        <w:r w:rsidRPr="003C0F7F" w:rsidDel="00F365D8">
          <w:rPr>
            <w:b/>
            <w:bCs/>
          </w:rPr>
          <w:delText>11</w:delText>
        </w:r>
      </w:del>
      <w:r w:rsidRPr="003C0F7F">
        <w:rPr>
          <w:b/>
          <w:bCs/>
        </w:rPr>
        <w:t>-S1</w:t>
      </w:r>
      <w:ins w:id="684" w:author="Tanya Brown" w:date="2023-10-22T14:09:00Z">
        <w:r w:rsidR="00F365D8">
          <w:rPr>
            <w:b/>
            <w:bCs/>
          </w:rPr>
          <w:t>1</w:t>
        </w:r>
      </w:ins>
      <w:del w:id="685" w:author="Tanya Brown" w:date="2023-10-22T14:09:00Z">
        <w:r w:rsidRPr="003C0F7F" w:rsidDel="00F365D8">
          <w:rPr>
            <w:b/>
            <w:bCs/>
          </w:rPr>
          <w:delText>3</w:delText>
        </w:r>
      </w:del>
      <w:r w:rsidRPr="00FC0723">
        <w:t xml:space="preserve">) and 38 bacterial families were also significantly and consistently correlated with IL-1R copy number (ANCOM-BC </w:t>
      </w:r>
      <w:proofErr w:type="spellStart"/>
      <w:r w:rsidRPr="00FC0723">
        <w:t>q</w:t>
      </w:r>
      <w:r w:rsidRPr="00FC0723">
        <w:rPr>
          <w:vertAlign w:val="subscript"/>
        </w:rPr>
        <w:t>FDR</w:t>
      </w:r>
      <w:proofErr w:type="spellEnd"/>
      <w:r w:rsidRPr="00FC0723">
        <w:t xml:space="preserve"> &lt; 0.05 in mucus, tissue, and skeleton; </w:t>
      </w:r>
      <w:r w:rsidRPr="003C0F7F">
        <w:rPr>
          <w:b/>
          <w:bCs/>
        </w:rPr>
        <w:t>Table S10B-D</w:t>
      </w:r>
      <w:r w:rsidRPr="00FC0723">
        <w:t xml:space="preserve">; raw heatmaps in </w:t>
      </w:r>
      <w:r w:rsidRPr="003C0F7F">
        <w:rPr>
          <w:b/>
          <w:bCs/>
        </w:rPr>
        <w:t>Fig. S1</w:t>
      </w:r>
      <w:ins w:id="686" w:author="Tanya Brown" w:date="2023-10-22T14:10:00Z">
        <w:r w:rsidR="00F365D8">
          <w:rPr>
            <w:b/>
            <w:bCs/>
          </w:rPr>
          <w:t>2</w:t>
        </w:r>
      </w:ins>
      <w:del w:id="687" w:author="Tanya Brown" w:date="2023-10-22T14:10:00Z">
        <w:r w:rsidRPr="003C0F7F" w:rsidDel="00F365D8">
          <w:rPr>
            <w:b/>
            <w:bCs/>
          </w:rPr>
          <w:delText>4</w:delText>
        </w:r>
      </w:del>
      <w:r w:rsidRPr="003C0F7F">
        <w:rPr>
          <w:b/>
          <w:bCs/>
        </w:rPr>
        <w:t>-S1</w:t>
      </w:r>
      <w:ins w:id="688" w:author="Tanya Brown" w:date="2023-10-22T14:10:00Z">
        <w:r w:rsidR="00F365D8">
          <w:rPr>
            <w:b/>
            <w:bCs/>
          </w:rPr>
          <w:t>4</w:t>
        </w:r>
      </w:ins>
      <w:del w:id="689" w:author="Tanya Brown" w:date="2023-10-22T14:10:00Z">
        <w:r w:rsidRPr="003C0F7F" w:rsidDel="00F365D8">
          <w:rPr>
            <w:b/>
            <w:bCs/>
          </w:rPr>
          <w:delText>6</w:delText>
        </w:r>
      </w:del>
      <w:r w:rsidRPr="00FC0723">
        <w:t xml:space="preserve">), both regardless of compartment. In contrast to the bacterial families with consistent interrelationships, some were specific to one or more compartments. One example </w:t>
      </w:r>
      <w:proofErr w:type="gramStart"/>
      <w:r w:rsidRPr="00FC0723">
        <w:t>are</w:t>
      </w:r>
      <w:proofErr w:type="gramEnd"/>
      <w:r w:rsidRPr="00FC0723">
        <w:t xml:space="preserve"> Rickettsiaceae, which live intracellularly in host cells. Rickettsiaceae relative abundance in tissue decreased with IL-1R (ANCOM-BC </w:t>
      </w:r>
      <w:proofErr w:type="spellStart"/>
      <w:r w:rsidRPr="00FC0723">
        <w:t>coef</w:t>
      </w:r>
      <w:proofErr w:type="spellEnd"/>
      <w:r w:rsidRPr="00FC0723">
        <w:t xml:space="preserve"> = -0.011, W = 0.33, </w:t>
      </w:r>
      <w:proofErr w:type="spellStart"/>
      <w:r w:rsidRPr="00FC0723">
        <w:t>q</w:t>
      </w:r>
      <w:r w:rsidRPr="00FC0723">
        <w:rPr>
          <w:vertAlign w:val="subscript"/>
        </w:rPr>
        <w:t>FDR</w:t>
      </w:r>
      <w:proofErr w:type="spellEnd"/>
      <w:r w:rsidRPr="00FC0723">
        <w:t xml:space="preserve"> = 0; </w:t>
      </w:r>
      <w:r w:rsidRPr="003C0F7F">
        <w:rPr>
          <w:b/>
          <w:bCs/>
        </w:rPr>
        <w:t>Fig. 4</w:t>
      </w:r>
      <w:r w:rsidRPr="00FC0723">
        <w:t xml:space="preserve">, </w:t>
      </w:r>
      <w:r w:rsidRPr="003C0F7F">
        <w:rPr>
          <w:b/>
          <w:bCs/>
        </w:rPr>
        <w:t>Fig. S1</w:t>
      </w:r>
      <w:ins w:id="690" w:author="Tanya Brown" w:date="2023-10-22T14:10:00Z">
        <w:r w:rsidR="00F365D8">
          <w:rPr>
            <w:b/>
            <w:bCs/>
          </w:rPr>
          <w:t>3</w:t>
        </w:r>
      </w:ins>
      <w:del w:id="691" w:author="Tanya Brown" w:date="2023-10-22T14:10:00Z">
        <w:r w:rsidRPr="003C0F7F" w:rsidDel="00F365D8">
          <w:rPr>
            <w:b/>
            <w:bCs/>
          </w:rPr>
          <w:delText>5</w:delText>
        </w:r>
      </w:del>
      <w:r w:rsidRPr="00FC0723">
        <w:t xml:space="preserve">; </w:t>
      </w:r>
      <w:r w:rsidRPr="003C0F7F">
        <w:rPr>
          <w:b/>
          <w:bCs/>
        </w:rPr>
        <w:t>Table S10C</w:t>
      </w:r>
      <w:r w:rsidRPr="00FC0723">
        <w:t xml:space="preserve">) and TLR (ANCOM-BC </w:t>
      </w:r>
      <w:proofErr w:type="spellStart"/>
      <w:r w:rsidRPr="00FC0723">
        <w:t>coef</w:t>
      </w:r>
      <w:proofErr w:type="spellEnd"/>
      <w:r w:rsidRPr="00FC0723">
        <w:t xml:space="preserve"> = -0.028, W =1.36, </w:t>
      </w:r>
      <w:proofErr w:type="spellStart"/>
      <w:r w:rsidRPr="00FC0723">
        <w:t>q</w:t>
      </w:r>
      <w:r w:rsidRPr="00FC0723">
        <w:rPr>
          <w:vertAlign w:val="subscript"/>
        </w:rPr>
        <w:t>FDR</w:t>
      </w:r>
      <w:proofErr w:type="spellEnd"/>
      <w:r w:rsidRPr="00FC0723">
        <w:t xml:space="preserve"> = 0; </w:t>
      </w:r>
      <w:r w:rsidRPr="003C0F7F">
        <w:rPr>
          <w:b/>
          <w:bCs/>
        </w:rPr>
        <w:t>Fig. 4</w:t>
      </w:r>
      <w:r w:rsidRPr="00FC0723">
        <w:t xml:space="preserve">, </w:t>
      </w:r>
      <w:r w:rsidRPr="003C0F7F">
        <w:rPr>
          <w:b/>
          <w:bCs/>
        </w:rPr>
        <w:t>Fig S1</w:t>
      </w:r>
      <w:ins w:id="692" w:author="Tanya Brown" w:date="2023-10-22T14:10:00Z">
        <w:r w:rsidR="00F365D8">
          <w:rPr>
            <w:b/>
            <w:bCs/>
          </w:rPr>
          <w:t>0</w:t>
        </w:r>
      </w:ins>
      <w:del w:id="693" w:author="Tanya Brown" w:date="2023-10-22T14:10:00Z">
        <w:r w:rsidRPr="003C0F7F" w:rsidDel="00F365D8">
          <w:rPr>
            <w:b/>
            <w:bCs/>
          </w:rPr>
          <w:delText>2</w:delText>
        </w:r>
      </w:del>
      <w:r w:rsidRPr="00FC0723">
        <w:t xml:space="preserve">, </w:t>
      </w:r>
      <w:r w:rsidRPr="003C0F7F">
        <w:rPr>
          <w:b/>
          <w:bCs/>
        </w:rPr>
        <w:t>Table S10C</w:t>
      </w:r>
      <w:r w:rsidRPr="00FC0723">
        <w:t>), but this taxon was not present in mucus (</w:t>
      </w:r>
      <w:r w:rsidRPr="003C0F7F">
        <w:rPr>
          <w:b/>
          <w:bCs/>
        </w:rPr>
        <w:t>Fig. S</w:t>
      </w:r>
      <w:ins w:id="694" w:author="Tanya Brown" w:date="2023-10-22T14:17:00Z">
        <w:r w:rsidR="000645BA">
          <w:rPr>
            <w:b/>
            <w:bCs/>
          </w:rPr>
          <w:t>9</w:t>
        </w:r>
      </w:ins>
      <w:del w:id="695" w:author="Tanya Brown" w:date="2023-10-22T14:17:00Z">
        <w:r w:rsidRPr="003C0F7F" w:rsidDel="000645BA">
          <w:rPr>
            <w:b/>
            <w:bCs/>
          </w:rPr>
          <w:delText>11</w:delText>
        </w:r>
      </w:del>
      <w:r w:rsidRPr="00FC0723">
        <w:t xml:space="preserve">, </w:t>
      </w:r>
      <w:r w:rsidRPr="003C0F7F">
        <w:rPr>
          <w:b/>
          <w:bCs/>
        </w:rPr>
        <w:t>Fig S1</w:t>
      </w:r>
      <w:ins w:id="696" w:author="Tanya Brown" w:date="2023-10-22T14:11:00Z">
        <w:r w:rsidR="00F365D8">
          <w:rPr>
            <w:b/>
            <w:bCs/>
          </w:rPr>
          <w:t>2</w:t>
        </w:r>
      </w:ins>
      <w:del w:id="697" w:author="Tanya Brown" w:date="2023-10-22T14:11:00Z">
        <w:r w:rsidRPr="003C0F7F" w:rsidDel="00F365D8">
          <w:rPr>
            <w:b/>
            <w:bCs/>
          </w:rPr>
          <w:delText>4</w:delText>
        </w:r>
      </w:del>
      <w:r w:rsidRPr="00FC0723">
        <w:t>) or skeleton (</w:t>
      </w:r>
      <w:r w:rsidRPr="003C0F7F">
        <w:rPr>
          <w:b/>
          <w:bCs/>
        </w:rPr>
        <w:t>Fig. S13</w:t>
      </w:r>
      <w:r w:rsidRPr="00FC0723">
        <w:t xml:space="preserve">, </w:t>
      </w:r>
      <w:r w:rsidRPr="003C0F7F">
        <w:rPr>
          <w:b/>
          <w:bCs/>
        </w:rPr>
        <w:t>Fig. S1</w:t>
      </w:r>
      <w:ins w:id="698" w:author="Tanya Brown" w:date="2023-10-22T14:12:00Z">
        <w:r w:rsidR="00F365D8">
          <w:rPr>
            <w:b/>
            <w:bCs/>
          </w:rPr>
          <w:t>4</w:t>
        </w:r>
      </w:ins>
      <w:del w:id="699" w:author="Tanya Brown" w:date="2023-10-22T14:12:00Z">
        <w:r w:rsidRPr="003C0F7F" w:rsidDel="00F365D8">
          <w:rPr>
            <w:b/>
            <w:bCs/>
          </w:rPr>
          <w:delText>6</w:delText>
        </w:r>
      </w:del>
      <w:r w:rsidRPr="00FC0723">
        <w:t xml:space="preserve">). </w:t>
      </w:r>
      <w:proofErr w:type="spellStart"/>
      <w:r w:rsidRPr="00FC0723">
        <w:rPr>
          <w:i/>
        </w:rPr>
        <w:t>Nitrosopumiliaceae</w:t>
      </w:r>
      <w:proofErr w:type="spellEnd"/>
      <w:r w:rsidRPr="00FC0723">
        <w:rPr>
          <w:i/>
        </w:rPr>
        <w:t xml:space="preserve"> </w:t>
      </w:r>
      <w:r w:rsidRPr="00FC0723">
        <w:t xml:space="preserve">archaea were notable for correlating with IL-1R and TLR gene copy number across all compartments (all ANCOM-BC </w:t>
      </w:r>
      <w:proofErr w:type="spellStart"/>
      <w:r w:rsidRPr="00FC0723">
        <w:t>q</w:t>
      </w:r>
      <w:r w:rsidRPr="00FC0723">
        <w:rPr>
          <w:vertAlign w:val="subscript"/>
        </w:rPr>
        <w:t>FDR</w:t>
      </w:r>
      <w:proofErr w:type="spellEnd"/>
      <w:r w:rsidRPr="00FC0723">
        <w:rPr>
          <w:vertAlign w:val="subscript"/>
        </w:rPr>
        <w:t xml:space="preserve"> </w:t>
      </w:r>
      <w:r w:rsidRPr="00FC0723">
        <w:t xml:space="preserve">&lt; 0.05; </w:t>
      </w:r>
      <w:r w:rsidRPr="003C0F7F">
        <w:rPr>
          <w:b/>
          <w:bCs/>
        </w:rPr>
        <w:t>Fig S</w:t>
      </w:r>
      <w:ins w:id="700" w:author="Tanya Brown" w:date="2023-10-22T14:12:00Z">
        <w:r w:rsidR="00F365D8">
          <w:rPr>
            <w:b/>
            <w:bCs/>
          </w:rPr>
          <w:t>9</w:t>
        </w:r>
      </w:ins>
      <w:del w:id="701" w:author="Tanya Brown" w:date="2023-10-22T14:12:00Z">
        <w:r w:rsidRPr="003C0F7F" w:rsidDel="00F365D8">
          <w:rPr>
            <w:b/>
            <w:bCs/>
          </w:rPr>
          <w:delText>11</w:delText>
        </w:r>
      </w:del>
      <w:r w:rsidRPr="003C0F7F">
        <w:rPr>
          <w:b/>
          <w:bCs/>
        </w:rPr>
        <w:t>-S1</w:t>
      </w:r>
      <w:ins w:id="702" w:author="Tanya Brown" w:date="2023-10-22T14:12:00Z">
        <w:r w:rsidR="00F365D8">
          <w:rPr>
            <w:b/>
            <w:bCs/>
          </w:rPr>
          <w:t>4</w:t>
        </w:r>
      </w:ins>
      <w:del w:id="703" w:author="Tanya Brown" w:date="2023-10-22T14:12:00Z">
        <w:r w:rsidRPr="003C0F7F" w:rsidDel="00F365D8">
          <w:rPr>
            <w:b/>
            <w:bCs/>
          </w:rPr>
          <w:delText>6</w:delText>
        </w:r>
      </w:del>
      <w:r w:rsidRPr="00FC0723">
        <w:t>).</w:t>
      </w:r>
    </w:p>
    <w:p w14:paraId="4E7A34A0" w14:textId="77777777" w:rsidR="003C0F7F" w:rsidRPr="00FC0723" w:rsidRDefault="003C0F7F" w:rsidP="00406E0F"/>
    <w:p w14:paraId="7F74C1F4" w14:textId="77777777" w:rsidR="000C56B0" w:rsidRPr="003C0F7F" w:rsidRDefault="00367A15" w:rsidP="00406E0F">
      <w:pPr>
        <w:rPr>
          <w:b/>
          <w:bCs/>
        </w:rPr>
      </w:pPr>
      <w:r w:rsidRPr="003C0F7F">
        <w:rPr>
          <w:b/>
          <w:bCs/>
        </w:rPr>
        <w:t>The domain architecture of TLR but not IL-1R genes is associated with microbiome richness.</w:t>
      </w:r>
    </w:p>
    <w:p w14:paraId="1201A77B" w14:textId="77777777" w:rsidR="003C0F7F" w:rsidRDefault="00367A15" w:rsidP="00406E0F">
      <w:r w:rsidRPr="00FC0723">
        <w:t>IL-1R and TLR genes are known to vary in the domain architecture of their extracellular regions, with variable numbers of Ig or LRR sensing domains, respectively. We reasoned that if higher copy numbers of TLR or IL-1R genes are associated with microbiome richness because they act as filters on the microbiome, the same selective pressures (for greater specificity in microbial associates) might also influence the domain architecture of extracellular sensing components within TLR or IL-1R genes. To test this, we analyzed the average number of LRR and Ig domain copy numbers associated with each TLR or IL-1R gene in each coral species.</w:t>
      </w:r>
    </w:p>
    <w:p w14:paraId="3D419A83" w14:textId="4141BD22" w:rsidR="000C56B0" w:rsidRPr="00FC0723" w:rsidRDefault="00367A15" w:rsidP="00406E0F">
      <w:r w:rsidRPr="00FC0723">
        <w:t xml:space="preserve"> </w:t>
      </w:r>
    </w:p>
    <w:p w14:paraId="5EB63191" w14:textId="166953C0" w:rsidR="00A141D2" w:rsidRDefault="00367A15" w:rsidP="00406E0F">
      <w:r w:rsidRPr="00FC0723">
        <w:t>Interestingly, we find that there is a significant positive correlation between LRR domain copy number per TLR genes and TLR copies (R</w:t>
      </w:r>
      <w:r w:rsidRPr="00FC0723">
        <w:rPr>
          <w:vertAlign w:val="superscript"/>
        </w:rPr>
        <w:t xml:space="preserve">2 </w:t>
      </w:r>
      <w:r w:rsidRPr="00FC0723">
        <w:t xml:space="preserve">= 0.437, p = 0.0159; </w:t>
      </w:r>
      <w:r w:rsidRPr="003C0F7F">
        <w:rPr>
          <w:b/>
          <w:bCs/>
        </w:rPr>
        <w:t>Fig. 5A, B</w:t>
      </w:r>
      <w:r w:rsidRPr="00FC0723">
        <w:t xml:space="preserve">; </w:t>
      </w:r>
      <w:r w:rsidRPr="003C0F7F">
        <w:rPr>
          <w:b/>
          <w:bCs/>
        </w:rPr>
        <w:t>Fig. S</w:t>
      </w:r>
      <w:ins w:id="704" w:author="Tanya Brown" w:date="2023-10-22T14:16:00Z">
        <w:r w:rsidR="00F365D8">
          <w:rPr>
            <w:b/>
            <w:bCs/>
          </w:rPr>
          <w:t>15</w:t>
        </w:r>
      </w:ins>
      <w:del w:id="705" w:author="Tanya Brown" w:date="2023-10-22T14:16:00Z">
        <w:r w:rsidRPr="003C0F7F" w:rsidDel="00F365D8">
          <w:rPr>
            <w:b/>
            <w:bCs/>
          </w:rPr>
          <w:delText>9</w:delText>
        </w:r>
      </w:del>
      <w:r w:rsidRPr="003C0F7F">
        <w:rPr>
          <w:b/>
          <w:bCs/>
        </w:rPr>
        <w:t>A</w:t>
      </w:r>
      <w:r w:rsidRPr="00FC0723">
        <w:t>) but not Ig copy number with IL-1R (R</w:t>
      </w:r>
      <w:r w:rsidRPr="00FC0723">
        <w:rPr>
          <w:vertAlign w:val="superscript"/>
        </w:rPr>
        <w:t xml:space="preserve">2 </w:t>
      </w:r>
      <w:r w:rsidRPr="00FC0723">
        <w:t xml:space="preserve">= 0.00067, p = 0.345; </w:t>
      </w:r>
      <w:r w:rsidRPr="00A141D2">
        <w:rPr>
          <w:b/>
          <w:bCs/>
        </w:rPr>
        <w:t>Fig. 5C, D</w:t>
      </w:r>
      <w:r w:rsidRPr="00FC0723">
        <w:t xml:space="preserve">; </w:t>
      </w:r>
      <w:r w:rsidRPr="00A141D2">
        <w:rPr>
          <w:b/>
          <w:bCs/>
        </w:rPr>
        <w:t>Fig. S</w:t>
      </w:r>
      <w:ins w:id="706" w:author="Tanya Brown" w:date="2023-10-22T14:16:00Z">
        <w:r w:rsidR="00F365D8">
          <w:rPr>
            <w:b/>
            <w:bCs/>
          </w:rPr>
          <w:t>15</w:t>
        </w:r>
      </w:ins>
      <w:del w:id="707" w:author="Tanya Brown" w:date="2023-10-22T14:16:00Z">
        <w:r w:rsidRPr="00A141D2" w:rsidDel="00F365D8">
          <w:rPr>
            <w:b/>
            <w:bCs/>
          </w:rPr>
          <w:delText>9</w:delText>
        </w:r>
      </w:del>
      <w:r w:rsidRPr="00A141D2">
        <w:rPr>
          <w:b/>
          <w:bCs/>
        </w:rPr>
        <w:t>B</w:t>
      </w:r>
      <w:r w:rsidRPr="00FC0723">
        <w:t>). In other words, corals with more TLR genes also have TLR genes with more LRR domains each.</w:t>
      </w:r>
    </w:p>
    <w:p w14:paraId="18D16A96" w14:textId="1A8AED16" w:rsidR="000C56B0" w:rsidRPr="00FC0723" w:rsidRDefault="00367A15" w:rsidP="00406E0F">
      <w:r w:rsidRPr="00FC0723">
        <w:t xml:space="preserve"> </w:t>
      </w:r>
    </w:p>
    <w:p w14:paraId="5CABF665" w14:textId="65BD3EF3" w:rsidR="000C56B0" w:rsidRPr="00FC0723" w:rsidRDefault="00367A15" w:rsidP="00406E0F">
      <w:r w:rsidRPr="00FC0723">
        <w:t>Furthermore, we find that microbiome richness is correlated negatively with the average number of LRR domain copies (PIC R</w:t>
      </w:r>
      <w:r w:rsidRPr="00FC0723">
        <w:rPr>
          <w:vertAlign w:val="superscript"/>
        </w:rPr>
        <w:t xml:space="preserve">2 </w:t>
      </w:r>
      <w:r w:rsidRPr="00FC0723">
        <w:t xml:space="preserve">= 0.748, p = 0.00059; </w:t>
      </w:r>
      <w:r w:rsidRPr="00A141D2">
        <w:rPr>
          <w:b/>
          <w:bCs/>
        </w:rPr>
        <w:t>Fig 5B</w:t>
      </w:r>
      <w:r w:rsidRPr="00FC0723">
        <w:t>) but not Ig domain copies (PIC R</w:t>
      </w:r>
      <w:r w:rsidRPr="00FC0723">
        <w:rPr>
          <w:vertAlign w:val="superscript"/>
        </w:rPr>
        <w:t xml:space="preserve">2 </w:t>
      </w:r>
      <w:r w:rsidRPr="00FC0723">
        <w:t xml:space="preserve">= 0.341, p = 0.059; </w:t>
      </w:r>
      <w:r w:rsidRPr="0030451B">
        <w:rPr>
          <w:b/>
          <w:bCs/>
        </w:rPr>
        <w:t>Fig 5D</w:t>
      </w:r>
      <w:r w:rsidRPr="00FC0723">
        <w:t>). That is, corals whose TLR genes typically have more elaborate domain architectures also tend to have simpler (or more specific) microbial associations. Importantly, the genomic copy number of LRR or Ig domains in total (rather than per gene) did not correlate with microbiome richness and beta diversity (</w:t>
      </w:r>
      <w:r w:rsidRPr="00A141D2">
        <w:rPr>
          <w:b/>
          <w:bCs/>
        </w:rPr>
        <w:t>Table S8, S11</w:t>
      </w:r>
      <w:r w:rsidRPr="00FC0723">
        <w:t xml:space="preserve">), so this finding does not simply recapitulate our previous findings regarding gene copy number. </w:t>
      </w:r>
    </w:p>
    <w:p w14:paraId="2792C540" w14:textId="77777777" w:rsidR="006B342A" w:rsidRPr="00FC0723" w:rsidRDefault="006B342A" w:rsidP="00406E0F"/>
    <w:p w14:paraId="4C18670B" w14:textId="77777777" w:rsidR="000C56B0" w:rsidRPr="00A141D2" w:rsidRDefault="00367A15" w:rsidP="00406E0F">
      <w:pPr>
        <w:rPr>
          <w:b/>
          <w:bCs/>
        </w:rPr>
      </w:pPr>
      <w:r w:rsidRPr="00A141D2">
        <w:rPr>
          <w:b/>
          <w:bCs/>
        </w:rPr>
        <w:t xml:space="preserve">Responses to IL-1R and TLR are correlated between bacterial families. </w:t>
      </w:r>
    </w:p>
    <w:p w14:paraId="5F35EF7B" w14:textId="7A093A92" w:rsidR="000C56B0" w:rsidRPr="00FC0723" w:rsidRDefault="00367A15" w:rsidP="00406E0F">
      <w:pPr>
        <w:rPr>
          <w:i/>
        </w:rPr>
      </w:pPr>
      <w:r w:rsidRPr="00FC0723">
        <w:t>The microbe associated molecular patterns (MAMPs) detected by species-specific members of the TLR and IL-1R gene families could in principle be the same or independent. If independent, the correlation between any given microorganism and TLR gene family expansions would be independent of IL-1R gene family expansions. To test this, we analyze whether the correlation coefficients between each microbial family's relative abundance with TLR or IL-1R copy number were themselves correlated with one another. Microbial families’ responses to IL-1R and TLR gene family copy numbers were themselves very strongly correlated (R</w:t>
      </w:r>
      <w:r w:rsidRPr="00FC0723">
        <w:rPr>
          <w:vertAlign w:val="superscript"/>
        </w:rPr>
        <w:t xml:space="preserve">2 </w:t>
      </w:r>
      <w:r w:rsidRPr="00FC0723">
        <w:t xml:space="preserve">= 0.9062; </w:t>
      </w:r>
      <w:r w:rsidRPr="00A141D2">
        <w:rPr>
          <w:b/>
          <w:bCs/>
        </w:rPr>
        <w:t>Fig S1</w:t>
      </w:r>
      <w:ins w:id="708" w:author="Tanya Brown" w:date="2023-10-22T14:18:00Z">
        <w:r w:rsidR="000645BA">
          <w:rPr>
            <w:b/>
            <w:bCs/>
          </w:rPr>
          <w:t>6</w:t>
        </w:r>
      </w:ins>
      <w:del w:id="709" w:author="Tanya Brown" w:date="2023-10-22T14:18:00Z">
        <w:r w:rsidRPr="00A141D2" w:rsidDel="000645BA">
          <w:rPr>
            <w:b/>
            <w:bCs/>
          </w:rPr>
          <w:delText>1</w:delText>
        </w:r>
      </w:del>
      <w:r w:rsidRPr="00FC0723">
        <w:t>). Thus, microbes that are in high abundance in corals with many IL-1R gene copies also tend to be in high abundance in corals with many TLR gene copies. This suggests that TLR and IL-1R gene family expansions sculpt coral microbiomes in similar, rather than contrasting ways.</w:t>
      </w:r>
    </w:p>
    <w:p w14:paraId="33311D66" w14:textId="44A5FF2B" w:rsidR="000C56B0" w:rsidRPr="00FC0723" w:rsidRDefault="00367A15">
      <w:pPr>
        <w:pStyle w:val="Heading2"/>
        <w:shd w:val="clear" w:color="auto" w:fill="FFFFFF"/>
        <w:spacing w:after="420" w:line="276" w:lineRule="auto"/>
        <w:rPr>
          <w:rFonts w:ascii="Times New Roman" w:hAnsi="Times New Roman" w:cs="Times New Roman"/>
          <w:i w:val="0"/>
        </w:rPr>
      </w:pPr>
      <w:bookmarkStart w:id="710" w:name="_ip5hrzaifvy1" w:colFirst="0" w:colLast="0"/>
      <w:bookmarkEnd w:id="710"/>
      <w:r w:rsidRPr="00FC0723">
        <w:rPr>
          <w:rFonts w:ascii="Times New Roman" w:hAnsi="Times New Roman" w:cs="Times New Roman"/>
        </w:rPr>
        <w:t>Discussion</w:t>
      </w:r>
    </w:p>
    <w:p w14:paraId="7E41921D" w14:textId="77777777" w:rsidR="000C56B0" w:rsidRPr="00FC0723" w:rsidRDefault="00367A15" w:rsidP="00406E0F">
      <w:r w:rsidRPr="00FC0723">
        <w:t xml:space="preserve">By combining coral microbiome and genomic data in a comparative framework, we demonstrate that TIR-domain containing innate immune gene repertoires strongly correlate with microbiome structure and diversity. These results suggest that gene family expansions of innate immune genes may have contributed to differences in the structure of coral microbiomes across millions of years of evolution. Those differences in immunity and microbiome structure, in turn, may influence the ability of modern </w:t>
      </w:r>
      <w:proofErr w:type="spellStart"/>
      <w:r w:rsidRPr="00FC0723">
        <w:t>scleractinian</w:t>
      </w:r>
      <w:proofErr w:type="spellEnd"/>
      <w:r w:rsidRPr="00FC0723">
        <w:t xml:space="preserve"> corals to survive escalating challenges from disease and climate change.</w:t>
      </w:r>
    </w:p>
    <w:p w14:paraId="348F6E5A" w14:textId="77777777" w:rsidR="000C56B0" w:rsidRPr="00FC0723" w:rsidRDefault="000C56B0" w:rsidP="00406E0F"/>
    <w:p w14:paraId="7D894A6F" w14:textId="0E9879F2" w:rsidR="000C56B0" w:rsidRPr="00FC0723" w:rsidRDefault="00367A15" w:rsidP="00406E0F">
      <w:pPr>
        <w:rPr>
          <w:b/>
          <w:color w:val="222222"/>
        </w:rPr>
      </w:pPr>
      <w:r w:rsidRPr="00FC0723">
        <w:rPr>
          <w:b/>
          <w:color w:val="222222"/>
        </w:rPr>
        <w:t>Coral innate immune systems may be filtering microbiome membership</w:t>
      </w:r>
      <w:r w:rsidR="00A141D2">
        <w:rPr>
          <w:b/>
          <w:color w:val="222222"/>
        </w:rPr>
        <w:t>.</w:t>
      </w:r>
    </w:p>
    <w:p w14:paraId="16F97911" w14:textId="074B946E" w:rsidR="000C56B0" w:rsidRDefault="00367A15" w:rsidP="00406E0F">
      <w:r w:rsidRPr="00FC0723">
        <w:t>A key finding of the Earth Microbiome Project was that the diverse communities of microbes associated with animals and plants are nonetheless much less diverse than most environmental microbiomes</w:t>
      </w:r>
      <w:r w:rsidR="00A96A89">
        <w:t xml:space="preserve"> </w:t>
      </w:r>
      <w:r w:rsidR="00785BA8">
        <w:fldChar w:fldCharType="begin"/>
      </w:r>
      <w:r w:rsidR="00EE515C">
        <w:instrText xml:space="preserve"> ADDIN ZOTERO_ITEM CSL_CITATION {"citationID":"a1dr9hh9img","properties":{"formattedCitation":"[40]","plainCitation":"[40]","noteIndex":0},"citationItems":[{"id":46,"uris":["http://zotero.org/groups/4751850/items/NXBWQIDA"],"itemData":{"id":46,"type":"article-journal","abstract":"Our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diversity.","container-title":"Nature","DOI":"10.1038/nature24621","ISSN":"1476-4687","issue":"7681","journalAbbreviation":"Nature","page":"457-463","title":"A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K."},{"family":"Lelie","given":"Daniel","non-dropping-particle":"van der"},{"family":"Van Treuren","given":"William"},{"family":"Zwieten","given":"Lukas","non-dropping-particle":"van"},{"family":"Vargas-Robles","given":"Daniela"},{"family":"Thurber","given":"Rebecca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C."},{"family":"Yang","given":"Yeqin"},{"literal":"The Earth Microbiome Project Consortium"}],"issued":{"date-parts":[["2017",11,1]]}}}],"schema":"https://github.com/citation-style-language/schema/raw/master/csl-citation.json"} </w:instrText>
      </w:r>
      <w:r w:rsidR="00785BA8">
        <w:fldChar w:fldCharType="separate"/>
      </w:r>
      <w:r w:rsidR="00EE515C" w:rsidRPr="00EE515C">
        <w:t>[40]</w:t>
      </w:r>
      <w:r w:rsidR="00785BA8">
        <w:fldChar w:fldCharType="end"/>
      </w:r>
      <w:r w:rsidRPr="00FC0723">
        <w:t xml:space="preserve">. Indeed, these animal-associated microbiomes were found to show high </w:t>
      </w:r>
      <w:proofErr w:type="spellStart"/>
      <w:r w:rsidRPr="00FC0723">
        <w:t>nestedness</w:t>
      </w:r>
      <w:proofErr w:type="spellEnd"/>
      <w:r w:rsidRPr="00FC0723">
        <w:t xml:space="preserve"> relative to the environment, indicating that what lives on animals is mostly — though certainly not entirely — a subset of environmental microbes</w:t>
      </w:r>
      <w:r w:rsidR="00785BA8">
        <w:t xml:space="preserve"> </w:t>
      </w:r>
      <w:r w:rsidR="00785BA8">
        <w:fldChar w:fldCharType="begin"/>
      </w:r>
      <w:r w:rsidR="00EE515C">
        <w:instrText xml:space="preserve"> ADDIN ZOTERO_ITEM CSL_CITATION {"citationID":"lgzdFPzn","properties":{"formattedCitation":"[40]","plainCitation":"[40]","noteIndex":0},"citationItems":[{"id":46,"uris":["http://zotero.org/groups/4751850/items/NXBWQIDA"],"itemData":{"id":46,"type":"article-journal","abstract":"Our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diversity.","container-title":"Nature","DOI":"10.1038/nature24621","ISSN":"1476-4687","issue":"7681","journalAbbreviation":"Nature","page":"457-463","title":"A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K."},{"family":"Lelie","given":"Daniel","non-dropping-particle":"van der"},{"family":"Van Treuren","given":"William"},{"family":"Zwieten","given":"Lukas","non-dropping-particle":"van"},{"family":"Vargas-Robles","given":"Daniela"},{"family":"Thurber","given":"Rebecca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C."},{"family":"Yang","given":"Yeqin"},{"literal":"The Earth Microbiome Project Consortium"}],"issued":{"date-parts":[["2017",11,1]]}}}],"schema":"https://github.com/citation-style-language/schema/raw/master/csl-citation.json"} </w:instrText>
      </w:r>
      <w:r w:rsidR="00785BA8">
        <w:fldChar w:fldCharType="separate"/>
      </w:r>
      <w:r w:rsidR="00EE515C" w:rsidRPr="00EE515C">
        <w:t>[40]</w:t>
      </w:r>
      <w:r w:rsidR="00785BA8">
        <w:fldChar w:fldCharType="end"/>
      </w:r>
      <w:r w:rsidRPr="00FC0723">
        <w:t>. This suggests that filtering of environmental microbes is one key process shaping animal and plant microbiomes. That filtering is likely to be genomically encoded, since more closely related animals tend to have more similar microbiomes (‘</w:t>
      </w:r>
      <w:proofErr w:type="spellStart"/>
      <w:r w:rsidRPr="00FC0723">
        <w:t>phylosymbiosis</w:t>
      </w:r>
      <w:proofErr w:type="spellEnd"/>
      <w:r w:rsidRPr="00FC0723">
        <w:t>’</w:t>
      </w:r>
      <w:r w:rsidR="00785BA8">
        <w:t xml:space="preserve"> </w:t>
      </w:r>
      <w:r w:rsidR="00785BA8">
        <w:fldChar w:fldCharType="begin"/>
      </w:r>
      <w:r w:rsidR="00056C45">
        <w:instrText xml:space="preserve"> ADDIN ZOTERO_ITEM CSL_CITATION {"citationID":"a1f01eulr3i","properties":{"formattedCitation":"[4]","plainCitation":"[4]","noteIndex":0},"citationItems":[{"id":53,"uris":["http://zotero.org/groups/4751850/items/7TGZX9WX"],"itemData":{"id":53,"type":"article-journal","abstract":"Scleractinian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785BA8">
        <w:fldChar w:fldCharType="separate"/>
      </w:r>
      <w:r w:rsidR="00785BA8" w:rsidRPr="00785BA8">
        <w:t>[4]</w:t>
      </w:r>
      <w:r w:rsidR="00785BA8">
        <w:fldChar w:fldCharType="end"/>
      </w:r>
      <w:r w:rsidR="00785BA8">
        <w:t xml:space="preserve"> </w:t>
      </w:r>
      <w:r w:rsidR="00785BA8">
        <w:fldChar w:fldCharType="begin"/>
      </w:r>
      <w:r w:rsidR="00EE515C">
        <w:instrText xml:space="preserve"> ADDIN ZOTERO_ITEM CSL_CITATION {"citationID":"a1crvi47btb","properties":{"formattedCitation":"[57\\uc0\\u8211{}59]","plainCitation":"[57–59]","noteIndex":0},"citationItems":[{"id":51,"uris":["http://zotero.org/groups/4751850/items/37VXJG2W"],"itemData":{"id":51,"type":"article-journal","container-title":"Msystems","ISSN":"2379-5077","issue":"5","journalAbbreviation":"Msystems","note":"publisher: Am Soc Microbiol","page":"e00097-18","title":"Is host filtering the main driver of phylosymbiosis across the tree of life?","volume":"3","author":[{"family":"Mazel","given":"Florent"},{"family":"Davis","given":"Katherine M"},{"family":"Loudon","given":"Andrew"},{"family":"Kwong","given":"Waldan K"},{"family":"Groussin","given":"Mathieu"},{"family":"Parfrey","given":"Laura Wegener"}],"issued":{"date-parts":[["2018"]]}}},{"id":184,"uris":["http://zotero.org/groups/2769688/items/AAPYI8U3"],"itemData":{"id":184,"type":"article-journal","abstract":"Phylosymbiosis was recently proposed to describe the eco-evolutionary pattern, whereby the ecological relatedness of host-associated microbial communities parallels the phylogeny of related host species. Here, we test the prevalence of phylosymbiosis and its functional significance under highly controlled conditions by characterizing the microbiota of 24 animal species from four different groups (Peromyscus deer mice, Drosophila flies, mosquitoes, and Nasonia wasps), and we reevaluate the phylosymbiotic relationships of seven species of wild hominids. We demonstrate three key findings. First, intraspecific microbiota variation is consistently less than interspecific microbiota variation, and microbiota-based models predict host species origin with high accuracy across the dataset. Interestingly, the age of host clade divergence positively associates with the degree of microbial community distinguishability between species within the host clades, spanning recent host speciation events (~1 million y ago) to more distantly related host genera (~108 million y ago). Second, topological congruence analyses of each group's complete phylogeny and microbiota dendrogram reveal significant degrees of phylosymbiosis, irrespective of host clade age or taxonomy. Third, consistent with selection on host–microbiota interactions driving phylosymbiosis, there are survival and performance reductions when interspecific microbiota transplants are conducted between closely related and divergent host species pairs. Overall, these findings indicate that the composition and functional effects of an animal's microbial community can be closely allied with host evolution, even across wide-ranging timescales and diverse animal systems reared under controlled conditions.","container-title":"PLOS Biology","DOI":"10.1371/journal.pbio.2000225","ISSN":"1545-7885","issue":"11","journalAbbreviation":"PLOS Biology","language":"en","note":"publisher: Public Library of Science","page":"e2000225","source":"PLoS Journals","title":"Phylosymbiosis: Relationships and Functional Effects of Microbial Communities across Host Evolutionary History","title-short":"Phylosymbiosis","volume":"14","author":[{"family":"Brooks","given":"Andrew W."},{"family":"Kohl","given":"Kevin D."},{"family":"Brucker","given":"Robert M."},{"family":"Opstal","given":"Edward J.","dropping-particle":"van"},{"family":"Bordenstein","given":"Seth R."}],"issued":{"date-parts":[["2016",11,18]]}}},{"id":104,"uris":["http://zotero.org/groups/2769688/items/Q38T6XZY"],"itemData":{"id":104,"type":"article-journal","abstract":"Microbiome assemblages of plants and animals often show a degree of correlation with host phylogeny; an eco-evolutionary pattern known as phylosymbiosis. Using 16S rRNA gene sequencing to profile the microbiome, paired with COI, 18S rRNA and ITS1 host phylogenies, phylosymbiosis was investigated in four groups of coral reef invertebrates (scleractinian corals, octocorals, sponges and ascidians). We tested three commonly used metrics to evaluate the extent of phylosymbiosis: (a) intraspecific versus interspecific microbiome variation, (b) topological comparisons between host phylogeny and hierarchical clustering (dendrogram) of host-associated microbial communities, and (c) correlation of host phylogenetic distance with microbial community dissimilarity. In all instances, intraspecific variation in microbiome composition was significantly lower than interspecific variation. Similarly, topological congruency between host phylogeny and the associated microbial dendrogram was more significant than would be expected by chance across all groups, except when using unweighted UniFrac distance (compared with weighted UniFrac and Bray–Curtis dissimilarity). Interestingly, all but the ascidians showed a significant positive correlation between host phylogenetic distance and associated microbial dissimilarity. Our findings provide new perspectives on the diverse nature of marine phylosymbioses and the complex roles of the microbiome in the evolution of marine invertebrates.","container-title":"The ISME Journal","DOI":"10.1038/s41396-020-0671-x","ISSN":"1751-7370","issue":"9","journalAbbreviation":"ISME J","language":"en","note":"number: 9\npublisher: Nature Publishing Group","page":"2211-2222","source":"www.nature.com","title":"Diverse coral reef invertebrates exhibit patterns of phylosymbiosis","volume":"14","author":[{"family":"O’Brien","given":"Paul A."},{"family":"Tan","given":"Shangjin"},{"family":"Yang","given":"Chentao"},{"family":"Frade","given":"Pedro R."},{"family":"Andreakis","given":"Nikos"},{"family":"Smith","given":"Hillary A."},{"family":"Miller","given":"David J."},{"family":"Webster","given":"Nicole S."},{"family":"Zhang","given":"Guojie"},{"family":"Bourne","given":"David G."}],"issued":{"date-parts":[["2020",9]]}}}],"schema":"https://github.com/citation-style-language/schema/raw/master/csl-citation.json"} </w:instrText>
      </w:r>
      <w:r w:rsidR="00785BA8">
        <w:fldChar w:fldCharType="separate"/>
      </w:r>
      <w:r w:rsidR="00EE515C" w:rsidRPr="00EE515C">
        <w:t>[57–59]</w:t>
      </w:r>
      <w:r w:rsidR="00785BA8">
        <w:fldChar w:fldCharType="end"/>
      </w:r>
      <w:r w:rsidRPr="00FC0723">
        <w:t>),  excepting important deviations from this trend such as those driven by the evolution of specialized diets</w:t>
      </w:r>
      <w:r w:rsidR="004206C7">
        <w:t xml:space="preserve"> </w:t>
      </w:r>
      <w:r w:rsidR="004206C7">
        <w:fldChar w:fldCharType="begin"/>
      </w:r>
      <w:r w:rsidR="00EE515C">
        <w:instrText xml:space="preserve"> ADDIN ZOTERO_ITEM CSL_CITATION {"citationID":"asfehlpbj6","properties":{"formattedCitation":"[60,61]","plainCitation":"[60,61]","noteIndex":0},"citationItems":[{"id":582,"uris":["http://zotero.org/groups/4751850/items/TGNAE3JZ"],"itemData":{"id":582,"type":"article-journal","abstract":"Mammals have diversified into many dietary niches. Specialized myrmecophagous (ant- and termite-eating) placental mammals represent a textbook example of evolutionary convergence driven by extreme diet specialization. Armadillos, anteaters, aardvarks, pangolins and aardwolves thus provide a model system for understanding the potential role of gut microbiota in the convergent adaptation to myrmecophagy. Here, we expand upon previous mammalian gut microbiome studies by using high-throughput barcoded Illumina sequencing of the 16S rRNA gene to characterize the composition of gut microbiota in 15 species representing all placental myrmecophagous lineages and their close relatives from zoo- and field-collected samples. We confirm that both diet and phylogeny drive the evolution of mammalian gut microbiota, with cases of convergence in global composition, but also examples of phylogenetic inertia. Our results reveal specialized placental myrmecophages as a spectacular case of large-scale convergence in gut microbiome composition. Indeed, neighbour-net networks and beta-diversity plots based on UniFrac distances show significant clustering of myrmecophagous species (anteaters, aardvarks and aardwolves), even though they belong to phylogenetically distant lineages representing different orders. The aardwolf, which diverged from carnivorous hyenas only in the last 10 million years, experienced a convergent shift in the composition of its gut microbiome to become more similar to other myrmecophages. These results confirm diet adaptation to be a major driving factor of convergence in gut microbiome composition over evolutionary timescales. This study sets the scene for future metagenomic studies aiming at evaluating potential convergence in functional gene content in the microbiomes of specialized mammalian myrmecophages.","container-title":"Molecular Ecology","DOI":"10.1111/mec.12501","ISSN":"1365-294X","issue":"6","journalAbbreviation":"Mol Ecol","language":"eng","note":"PMID: 24118574","page":"1301-1317","source":"PubMed","title":"Convergence of gut microbiomes in myrmecophagous mammals","volume":"23","author":[{"family":"Delsuc","given":"Frédéric"},{"family":"Metcalf","given":"Jessica L."},{"family":"Wegener Parfrey","given":"Laura"},{"family":"Song","given":"Se Jin"},{"family":"González","given":"Antonio"},{"family":"Knight","given":"Rob"}],"issued":{"date-parts":[["2014",3]]}}},{"id":584,"uris":["http://zotero.org/groups/4751850/items/D79TSQHM"],"itemData":{"id":584,"type":"article-journal","abstract":"Animal microbiomes play an important role in dietary adaptation, yet the extent to which microbiome changes exhibit parallel evolution is unclear. Of particular interest is an adaptation to extreme diets, such as blood, which poses special challenges in its content of proteins and lack of essential nutrients. In this study, we assessed taxonomic signatures (by 16S rRNA amplicon profiling) and potential functional signatures (inferred by Phylogenetic Investigation of Communities by Reconstruction of Unobserved States (PICRUSt)) of haematophagy in birds and bats. Our goal was to test three alternative hypotheses: no convergence of microbiomes, convergence in taxonomy and convergence in function. We find a statistically significant effect of haematophagy in terms of microbial taxonomic convergence across the blood-feeding bats and birds, although this effect is small compared to the differences found between haematophagous and non-haematophagous species within the two host clades. We also find some evidence of convergence at the predicted functional level, although it is possible that the lack of metagenomic data and the poor representation of microbial lineages adapted to haematophagy in genome databases limit the power of this approach. The results provide a paradigm for exploring convergent microbiome evolution replicated with independent contrasts in different host lineages.\n\nThis article is part of the theme issue ‘Convergent evolution in the genomics era: new insights and directions’.","container-title":"Philosophical Transactions of the Royal Society B: Biological Sciences","DOI":"10.1098/rstb.2018.0249","issue":"1777","note":"publisher: Royal Society","page":"20180249","source":"royalsocietypublishing.org (Atypon)","title":"Is there convergence of gut microbes in blood-feeding vertebrates?","volume":"374","author":[{"family":"Song","given":"Se Jin"},{"family":"Sanders","given":"Jon G."},{"family":"Baldassarre","given":"Daniel T."},{"family":"Chaves","given":"Jaime A."},{"family":"Johnson","given":"Nicholas S."},{"family":"Piaggio","given":"Antoinette J."},{"family":"Stuckey","given":"Matthew J."},{"family":"Nováková","given":"Eva"},{"family":"Metcalf","given":"Jessica L."},{"family":"Chomel","given":"Bruno B."},{"family":"Aguilar-Setién","given":"Alvaro"},{"family":"Knight","given":"Rob"},{"family":"McKenzie","given":"Valerie J."}],"issued":{"date-parts":[["2019",6,3]]}}}],"schema":"https://github.com/citation-style-language/schema/raw/master/csl-citation.json"} </w:instrText>
      </w:r>
      <w:r w:rsidR="004206C7">
        <w:fldChar w:fldCharType="separate"/>
      </w:r>
      <w:r w:rsidR="00EE515C" w:rsidRPr="00EE515C">
        <w:t>[60,61]</w:t>
      </w:r>
      <w:r w:rsidR="004206C7">
        <w:fldChar w:fldCharType="end"/>
      </w:r>
      <w:r w:rsidR="004206C7">
        <w:t xml:space="preserve">  </w:t>
      </w:r>
      <w:r w:rsidRPr="00FC0723">
        <w:t>or flight</w:t>
      </w:r>
      <w:r w:rsidR="004206C7">
        <w:t xml:space="preserve"> </w:t>
      </w:r>
      <w:r w:rsidR="004206C7">
        <w:fldChar w:fldCharType="begin"/>
      </w:r>
      <w:r w:rsidR="00056C45">
        <w:instrText xml:space="preserve"> ADDIN ZOTERO_ITEM CSL_CITATION {"citationID":"aacc4f6eqd","properties":{"formattedCitation":"[24]","plainCitation":"[24]","noteIndex":0},"citationItems":[{"id":585,"uris":["http://zotero.org/groups/4751850/items/CSHHB975"],"itemData":{"id":585,"type":"article-journal","abstract":"Diet and host phylogeny drive the taxonomic and functional contents of the gut microbiome in mammals, yet it is unknown whether these patterns hold across all vertebrate lineages. Here, we assessed gut microbiomes from </w:instrText>
      </w:r>
      <w:r w:rsidR="00056C45">
        <w:rPr>
          <w:rFonts w:ascii="Cambria Math" w:hAnsi="Cambria Math" w:cs="Cambria Math"/>
        </w:rPr>
        <w:instrText>∼</w:instrText>
      </w:r>
      <w:r w:rsidR="00056C45">
        <w:instrText xml:space="preserve">900 vertebrate species, including 315 mammals and 491 birds, assessing contributions of diet, phylogeny, and physiology to structuring gut microbiomes. In most nonflying mammals, strong correlations exist between microbial community similarity, host diet, and host phylogenetic distance up to the host order level. In birds, by contrast, gut microbiomes are only very weakly correlated to diet or host phylogeny. Furthermore, while most microbes resident in mammalian guts are present in only a restricted taxonomic range of hosts, most microbes recovered from birds show little evidence of host specificity. Notably, among the mammals, bats host especially bird-like gut microbiomes, with little evidence for correlation to host diet or phylogeny. This suggests that host-gut microbiome phylosymbiosis depends on factors convergently absent in birds and bats, potentially associated with physiological adaptations to flight. Our findings expose major variations in the behavior of these important symbioses in endothermic vertebrates and may signal fundamental evolutionary shifts in the cost/benefit framework of the gut microbiome.IMPORTANCE In this comprehensive survey of microbiomes of &gt;900 species, including 315 mammals and 491 birds, we find a striking convergence of the microbiomes of birds and animals that fly. In nonflying mammals, diet and short-term evolutionary relatedness drive the microbiome, and many microbial species are specific to a particular kind of mammal, but flying mammals and birds break this pattern with many microbes shared across different species, with little correlation either with diet or with relatedness of the hosts. This finding suggests that adaptation to flight breaks long-held relationships between hosts and their microbes.","container-title":"mBio","DOI":"10.1128/mBio.02901-19","ISSN":"2150-7511","issue":"1","journalAbbreviation":"mBio","language":"eng","note":"PMID: 31911491\nPMCID: PMC6946802","page":"e02901-19","source":"PubMed","title":"Comparative Analyses of Vertebrate Gut Microbiomes Reveal Convergence between Birds and Bats","volume":"11","author":[{"family":"Song","given":"Se Jin"},{"family":"Sanders","given":"Jon G."},{"family":"Delsuc","given":"Frédéric"},{"family":"Metcalf","given":"Jessica"},{"family":"Amato","given":"Katherine"},{"family":"Taylor","given":"Michael W."},{"family":"Mazel","given":"Florent"},{"family":"Lutz","given":"Holly L."},{"family":"Winker","given":"Kevin"},{"family":"Graves","given":"Gary R."},{"family":"Humphrey","given":"Gregory"},{"family":"Gilbert","given":"Jack A."},{"family":"Hackett","given":"Shannon J."},{"family":"White","given":"Kevin P."},{"family":"Skeen","given":"Heather R."},{"family":"Kurtis","given":"Sarah M."},{"family":"Withrow","given":"Jack"},{"family":"Braile","given":"Thomas"},{"family":"Miller","given":"Matthew"},{"family":"McCracken","given":"Kevin G."},{"family":"Maley","given":"James M."},{"family":"Ezenwa","given":"Vanessa O."},{"family":"Williams","given":"Allison"},{"family":"Blanton","given":"Jessica M."},{"family":"McKenzie","given":"Valerie J."},{"family":"Knight","given":"Rob"}],"issued":{"date-parts":[["2020",1,7]]}}}],"schema":"https://github.com/citation-style-language/schema/raw/master/csl-citation.json"} </w:instrText>
      </w:r>
      <w:r w:rsidR="004206C7">
        <w:fldChar w:fldCharType="separate"/>
      </w:r>
      <w:r w:rsidR="00C405D9">
        <w:t>[24]</w:t>
      </w:r>
      <w:r w:rsidR="004206C7">
        <w:fldChar w:fldCharType="end"/>
      </w:r>
      <w:r w:rsidRPr="00FC0723">
        <w:t>. Could evolutionary changes in host immunity drive this trend, by altering which environmental microbes are excluded?</w:t>
      </w:r>
    </w:p>
    <w:p w14:paraId="3AD7DBB9" w14:textId="77777777" w:rsidR="003A087C" w:rsidRPr="00FC0723" w:rsidRDefault="003A087C" w:rsidP="00406E0F"/>
    <w:p w14:paraId="7BA634A6" w14:textId="2D39AB70" w:rsidR="000C56B0" w:rsidRDefault="00367A15" w:rsidP="00406E0F">
      <w:pPr>
        <w:rPr>
          <w:ins w:id="711" w:author="Tanya Brown" w:date="2023-10-30T16:37:00Z"/>
        </w:rPr>
      </w:pPr>
      <w:r w:rsidRPr="00FC0723">
        <w:t>Our results in corals suggest that, for this group at least, immunity plays an important role in overall microbiome richness and evenness. Both coral microbiome composition</w:t>
      </w:r>
      <w:r w:rsidR="004206C7">
        <w:t xml:space="preserve"> </w:t>
      </w:r>
      <w:r w:rsidR="004206C7">
        <w:fldChar w:fldCharType="begin"/>
      </w:r>
      <w:r w:rsidR="00056C45">
        <w:instrText xml:space="preserve"> ADDIN ZOTERO_ITEM CSL_CITATION {"citationID":"a4lj5l898v","properties":{"formattedCitation":"[4]","plainCitation":"[4]","noteIndex":0},"citationItems":[{"id":53,"uris":["http://zotero.org/groups/4751850/items/7TGZX9WX"],"itemData":{"id":53,"type":"article-journal","abstract":"Scleractinian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4206C7">
        <w:fldChar w:fldCharType="separate"/>
      </w:r>
      <w:r w:rsidR="004206C7" w:rsidRPr="004206C7">
        <w:t>[4]</w:t>
      </w:r>
      <w:r w:rsidR="004206C7">
        <w:fldChar w:fldCharType="end"/>
      </w:r>
      <w:r w:rsidR="004206C7">
        <w:t>,</w:t>
      </w:r>
      <w:r w:rsidRPr="00FC0723">
        <w:t xml:space="preserve"> and coral innate immune responses</w:t>
      </w:r>
      <w:r w:rsidR="004206C7">
        <w:t xml:space="preserve"> </w:t>
      </w:r>
      <w:r w:rsidR="004206C7">
        <w:fldChar w:fldCharType="begin"/>
      </w:r>
      <w:r w:rsidR="00EE515C">
        <w:instrText xml:space="preserve"> ADDIN ZOTERO_ITEM CSL_CITATION {"citationID":"a2dvc7ju86o","properties":{"formattedCitation":"[62,63]","plainCitation":"[62,63]","noteIndex":0},"citationItems":[{"id":369,"uris":["http://zotero.org/groups/4751850/items/XC8YAGJA"],"itemData":{"id":369,"type":"article-journal","container-title":"Journal of Experimental Biology","ISSN":"1477-9145","issue":"24","journalAbbreviation":"Journal of Experimental Biology","note":"publisher: Company of Biologists","page":"4240-4249","title":"Patterns of coral ecological immunology: variation in the responses of Caribbean corals to elevated temperature and a pathogen elicitor","volume":"214","author":[{"family":"Palmer","given":"Caroline V"},{"family":"McGinty","given":"Elizabeth S"},{"family":"Cummings","given":"David J"},{"family":"Smith","given":"Stephanie M"},{"family":"Bartels","given":"Erich"},{"family":"Mydlarz","given":"Laura D"}],"issued":{"date-parts":[["2011"]]}}},{"id":370,"uris":["http://zotero.org/groups/4751850/items/AIKBR3RH"],"itemData":{"id":370,"type":"article-journal","container-title":"Proceedings of the Royal Society B: Biological Sciences","ISSN":"0962-8452","issue":"1743","journalAbbreviation":"Proceedings of the Royal Society B: Biological Sciences","note":"publisher: The Royal Society","page":"3879-3887","title":"Enzyme activity demonstrates multiple pathways of innate immunity in Indo-Pacific anthozoans","volume":"279","author":[{"family":"Palmer","given":"CV"},{"family":"Bythell","given":"JC"},{"family":"Willis","given":"BL"}],"issued":{"date-parts":[["2012"]]}}}],"schema":"https://github.com/citation-style-language/schema/raw/master/csl-citation.json"} </w:instrText>
      </w:r>
      <w:r w:rsidR="004206C7">
        <w:fldChar w:fldCharType="separate"/>
      </w:r>
      <w:r w:rsidR="00EE515C" w:rsidRPr="00EE515C">
        <w:t>[62,63]</w:t>
      </w:r>
      <w:r w:rsidR="004206C7">
        <w:fldChar w:fldCharType="end"/>
      </w:r>
      <w:r w:rsidR="004206C7">
        <w:t xml:space="preserve"> </w:t>
      </w:r>
      <w:r w:rsidRPr="00FC0723">
        <w:t>have long been known to vary between species</w:t>
      </w:r>
      <w:ins w:id="712" w:author="Tanya Brown" w:date="2023-10-30T16:22:00Z">
        <w:r w:rsidR="0038484F">
          <w:t xml:space="preserve">. </w:t>
        </w:r>
      </w:ins>
      <w:ins w:id="713" w:author="Tanya Brown" w:date="2023-10-30T16:23:00Z">
        <w:r w:rsidR="0038484F">
          <w:t>Indeed</w:t>
        </w:r>
      </w:ins>
      <w:ins w:id="714" w:author="Tanya Brown" w:date="2023-10-30T16:24:00Z">
        <w:r w:rsidR="0038484F">
          <w:t>,</w:t>
        </w:r>
      </w:ins>
      <w:ins w:id="715" w:author="Tanya Brown" w:date="2023-10-30T16:23:00Z">
        <w:r w:rsidR="0038484F">
          <w:t xml:space="preserve"> </w:t>
        </w:r>
      </w:ins>
      <w:ins w:id="716" w:author="Tanya Brown" w:date="2023-10-30T16:22:00Z">
        <w:r w:rsidR="0038484F">
          <w:t>gene</w:t>
        </w:r>
      </w:ins>
      <w:ins w:id="717" w:author="Tanya Brown" w:date="2023-10-30T16:33:00Z">
        <w:r w:rsidR="003A087C">
          <w:t xml:space="preserve"> expression</w:t>
        </w:r>
      </w:ins>
      <w:ins w:id="718" w:author="Tanya Brown" w:date="2023-10-30T16:34:00Z">
        <w:r w:rsidR="003A087C">
          <w:t xml:space="preserve"> of TLR and other innate immune genes</w:t>
        </w:r>
      </w:ins>
      <w:ins w:id="719" w:author="Tanya Brown" w:date="2023-10-30T16:22:00Z">
        <w:r w:rsidR="0038484F">
          <w:t xml:space="preserve"> </w:t>
        </w:r>
      </w:ins>
      <w:ins w:id="720" w:author="Tanya Brown" w:date="2023-10-30T16:35:00Z">
        <w:r w:rsidR="003A087C">
          <w:t>is</w:t>
        </w:r>
      </w:ins>
      <w:ins w:id="721" w:author="Tanya Brown" w:date="2023-10-30T16:22:00Z">
        <w:r w:rsidR="0038484F">
          <w:t xml:space="preserve"> among the fastest </w:t>
        </w:r>
      </w:ins>
      <w:ins w:id="722" w:author="Tanya Brown" w:date="2023-10-30T16:23:00Z">
        <w:r w:rsidR="0038484F">
          <w:t xml:space="preserve">evolving in coral </w:t>
        </w:r>
      </w:ins>
      <w:ins w:id="723" w:author="Tanya Brown" w:date="2023-10-30T16:33:00Z">
        <w:r w:rsidR="003A087C">
          <w:t>transcriptomes</w:t>
        </w:r>
      </w:ins>
      <w:ins w:id="724" w:author="Tanya Brown" w:date="2023-10-30T16:18:00Z">
        <w:r w:rsidR="006301BE">
          <w:t xml:space="preserve"> </w:t>
        </w:r>
      </w:ins>
      <w:r w:rsidR="006301BE">
        <w:fldChar w:fldCharType="begin"/>
      </w:r>
      <w:r w:rsidR="00EE515C">
        <w:instrText xml:space="preserve"> ADDIN ZOTERO_ITEM CSL_CITATION {"citationID":"a2qh7s4pco","properties":{"formattedCitation":"[64]","plainCitation":"[64]","noteIndex":0},"citationItems":[{"id":670,"uris":["http://zotero.org/groups/4751850/items/E4SXPZY4"],"itemData":{"id":670,"type":"article-journal","container-title":"Molecular Ecology","ISSN":"0962-1083","issue":"9","journalAbbreviation":"Molecular Ecology","note":"publisher: Wiley Online Library","page":"2594-2610","title":"Adaptive variation in homologue number within transcript families promotes expression divergence in reef‐building coral","volume":"31","author":[{"family":"Dimos","given":"Bradford"},{"family":"Emery","given":"Madison"},{"family":"Beavers","given":"Kelsey"},{"family":"MacKnight","given":"Nicholas"},{"family":"Brandt","given":"Marilyn"},{"family":"Demuth","given":"Jeffery"},{"family":"Mydlarz","given":"Laura"}],"issued":{"date-parts":[["2022"]]}}}],"schema":"https://github.com/citation-style-language/schema/raw/master/csl-citation.json"} </w:instrText>
      </w:r>
      <w:r w:rsidR="006301BE">
        <w:fldChar w:fldCharType="separate"/>
      </w:r>
      <w:r w:rsidR="00EE515C" w:rsidRPr="00EE515C">
        <w:t>[64]</w:t>
      </w:r>
      <w:r w:rsidR="006301BE">
        <w:fldChar w:fldCharType="end"/>
      </w:r>
      <w:r w:rsidRPr="00FC0723">
        <w:t xml:space="preserve">. Within coral populations, there is evidence that variation in immune activity between coral fragments correlates with their microbiome structure. For example, in </w:t>
      </w:r>
      <w:proofErr w:type="spellStart"/>
      <w:r w:rsidRPr="00FC0723">
        <w:rPr>
          <w:i/>
        </w:rPr>
        <w:t>Montipora</w:t>
      </w:r>
      <w:proofErr w:type="spellEnd"/>
      <w:r w:rsidRPr="00FC0723">
        <w:rPr>
          <w:i/>
        </w:rPr>
        <w:t xml:space="preserve"> capitata</w:t>
      </w:r>
      <w:r w:rsidRPr="00FC0723">
        <w:t xml:space="preserve">, increases in </w:t>
      </w:r>
      <w:proofErr w:type="spellStart"/>
      <w:r w:rsidRPr="00FC0723">
        <w:t>phenoloxidase</w:t>
      </w:r>
      <w:proofErr w:type="spellEnd"/>
      <w:r w:rsidRPr="00FC0723">
        <w:t xml:space="preserve"> activity correlated with decreased microbiome richness</w:t>
      </w:r>
      <w:r w:rsidR="004206C7">
        <w:fldChar w:fldCharType="begin"/>
      </w:r>
      <w:r w:rsidR="00EE515C">
        <w:instrText xml:space="preserve"> ADDIN ZOTERO_ITEM CSL_CITATION {"citationID":"a1fqi5bh5qo","properties":{"formattedCitation":"[65]","plainCitation":"[65]","noteIndex":0},"citationItems":[{"id":59,"uris":["http://zotero.org/groups/4751850/items/39QKGCFF"],"itemData":{"id":59,"type":"article-journal","abstract":"Abstract Coral diseases have increased in frequency and intensity around the tropics worldwide. However, in many cases, little is known about their etiology. Montipora white syndrome (MWS) is a common disease affecting the coral Montipora capitata, a major reef builder in Hawai'i. Chronic Montipora white syndrome (cMWS) is a slow-moving form of the disease that affects M. capitata throughout the year. The effects of this chronic disease on coral immunology and microbiology are currently unknown. In this study, we use prophenoloxidase immune assays and 16S rRNA gene amplicon sequencing to characterize the microbiome and immunological response associated with cMWS. Our results show that immunological and microbiological responses are highly localized. Relative to diseased samples, apparently healthy portions of cMWS corals differed in immune activity and in the relative abundance of microbial taxa. Coral tissues with cMWS showed decreased tyrosinase-type catecholase and tyrosinase-type cresolase activity and increased laccase-type activity. Catecholase and cresolase activity were negatively correlated across all tissue types with microbiome richness. The localized effect of cMWS on coral microbiology and immunology is probably an important reason for the slow progression of the disease. This local confinement may facilitate interventions that focus on localized treatments on tissue types. This study provides an important baseline to understand the interplay between the microbiome and immune system and the mechanisms used by corals to manage chronic microbial perturbations associated with white syndrome.","container-title":"Molecular Ecology","DOI":"10.1111/mec.15899","ISSN":"0962-1083","issue":"11","journalAbbreviation":"Molecular Ecology","note":"publisher: John Wiley &amp; Sons, Ltd","page":"2591-2606","title":"Characterization of the microbiome and immune response in corals with chronic Montipora white syndrome","volume":"30","author":[{"family":"Brown","given":"Tanya"},{"family":"Sonett","given":"Dylan"},{"family":"Zaneveld","given":"Jesse R."},{"family":"Padilla-Gamiño","given":"Jacqueline L."}],"issued":{"date-parts":[["2021",6,1]]}}}],"schema":"https://github.com/citation-style-language/schema/raw/master/csl-citation.json"} </w:instrText>
      </w:r>
      <w:r w:rsidR="004206C7">
        <w:fldChar w:fldCharType="separate"/>
      </w:r>
      <w:r w:rsidR="00EE515C" w:rsidRPr="00EE515C">
        <w:t>[65]</w:t>
      </w:r>
      <w:r w:rsidR="004206C7">
        <w:fldChar w:fldCharType="end"/>
      </w:r>
      <w:r w:rsidRPr="00FC0723">
        <w:t xml:space="preserve">. If such correlations extended </w:t>
      </w:r>
      <w:r w:rsidRPr="00FC0723">
        <w:lastRenderedPageBreak/>
        <w:t xml:space="preserve">across species, it could begin to explain why coral microbiomes differ so greatly in bacterial and archaeal biodiversity. </w:t>
      </w:r>
    </w:p>
    <w:p w14:paraId="1EDDF385" w14:textId="77777777" w:rsidR="003A087C" w:rsidRPr="00FC0723" w:rsidRDefault="003A087C" w:rsidP="00406E0F"/>
    <w:p w14:paraId="323EBC57" w14:textId="0FB56544" w:rsidR="000C56B0" w:rsidRDefault="00367A15" w:rsidP="00406E0F">
      <w:r w:rsidRPr="00FC0723">
        <w:t>TIR-domain containing genes have undergone large gene-family expansions in some lineages of corals, which has been proposed as a driver of differences in coral microbiome richnes</w:t>
      </w:r>
      <w:r w:rsidR="004206C7">
        <w:t xml:space="preserve">s </w:t>
      </w:r>
      <w:r w:rsidR="004206C7">
        <w:fldChar w:fldCharType="begin"/>
      </w:r>
      <w:r w:rsidR="00EE515C">
        <w:instrText xml:space="preserve"> ADDIN ZOTERO_ITEM CSL_CITATION {"citationID":"alt83pt9db","properties":{"formattedCitation":"[37]","plainCitation":"[37]","noteIndex":0},"citationItems":[{"id":29,"uris":["http://zotero.org/groups/4751850/items/7REVQ4JZ"],"itemData":{"id":29,"type":"article-journal","abstract":"The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4206C7">
        <w:fldChar w:fldCharType="separate"/>
      </w:r>
      <w:r w:rsidR="00EE515C" w:rsidRPr="00EE515C">
        <w:t>[37]</w:t>
      </w:r>
      <w:r w:rsidR="004206C7">
        <w:fldChar w:fldCharType="end"/>
      </w:r>
      <w:r w:rsidRPr="00FC0723">
        <w:t xml:space="preserve">. Our findings support this hypothesis, and suggest that expansions of key innate immune genes reduce microbiome richness by allowing for sensing and exclusion of more diverse groups of microbes. </w:t>
      </w:r>
    </w:p>
    <w:p w14:paraId="1D4A49C2" w14:textId="77777777" w:rsidR="00A141D2" w:rsidRPr="00FC0723" w:rsidRDefault="00A141D2" w:rsidP="00406E0F"/>
    <w:p w14:paraId="2BCC2F25" w14:textId="77777777" w:rsidR="000C56B0" w:rsidRPr="00FC0723" w:rsidRDefault="00367A15" w:rsidP="00406E0F">
      <w:pPr>
        <w:rPr>
          <w:b/>
        </w:rPr>
      </w:pPr>
      <w:r w:rsidRPr="00FC0723">
        <w:rPr>
          <w:b/>
        </w:rPr>
        <w:t xml:space="preserve">Microbiome composition changes with TLR and IL-1R copy number </w:t>
      </w:r>
    </w:p>
    <w:p w14:paraId="7DF3605B" w14:textId="1DF0EEB0" w:rsidR="00A141D2" w:rsidRDefault="00367A15" w:rsidP="00406E0F">
      <w:r w:rsidRPr="00FC0723">
        <w:t xml:space="preserve">We find a relationship between microbiome β-diversity and the copy number of TIR-containing innate immune genes. </w:t>
      </w:r>
      <w:del w:id="725" w:author="Microsoft Office User" w:date="2023-09-11T12:13:00Z">
        <w:r w:rsidRPr="00FC0723" w:rsidDel="00226EDD">
          <w:delText>Immune genes of animals and plants have been reported to alter the β-diversity of symbiotic microbes, including commensals. For example, using Toll-like receptor (TLR) 5 deficient compared to wild type mice, TLR genes have been correlated with membership and host-microbial interactions with specific members of the mouse gut microbiome, although the overall effect of TLR on gut microbiome β-diversity remains controversial</w:delText>
        </w:r>
        <w:r w:rsidDel="00226EDD">
          <w:fldChar w:fldCharType="begin"/>
        </w:r>
        <w:r w:rsidDel="00226EDD">
          <w:delInstrText>HYPERLINK "https://www.zotero.org/google-docs/?P91BVe" \h</w:delInstrText>
        </w:r>
        <w:r w:rsidDel="00226EDD">
          <w:fldChar w:fldCharType="separate"/>
        </w:r>
        <w:r w:rsidRPr="00FC0723" w:rsidDel="00226EDD">
          <w:rPr>
            <w:vertAlign w:val="superscript"/>
          </w:rPr>
          <w:delText>52</w:delText>
        </w:r>
        <w:r w:rsidDel="00226EDD">
          <w:rPr>
            <w:vertAlign w:val="superscript"/>
          </w:rPr>
          <w:fldChar w:fldCharType="end"/>
        </w:r>
        <w:r w:rsidRPr="00FC0723" w:rsidDel="00226EDD">
          <w:delText xml:space="preserve">. Similarly, </w:delText>
        </w:r>
        <w:r w:rsidRPr="00FC0723" w:rsidDel="00226EDD">
          <w:rPr>
            <w:i/>
          </w:rPr>
          <w:delText>Arabidopsis</w:delText>
        </w:r>
        <w:r w:rsidRPr="00FC0723" w:rsidDel="00226EDD">
          <w:delText xml:space="preserve"> with loss of function mutations in the pattern recognition receptor (PRR) gene FLS2, have altered rhizosphere microbiome β-diversity relative to wild type controls</w:delText>
        </w:r>
        <w:r w:rsidDel="00226EDD">
          <w:fldChar w:fldCharType="begin"/>
        </w:r>
        <w:r w:rsidDel="00226EDD">
          <w:delInstrText>HYPERLINK "https://www.zotero.org/google-docs/?NoJaez" \h</w:delInstrText>
        </w:r>
        <w:r w:rsidDel="00226EDD">
          <w:fldChar w:fldCharType="separate"/>
        </w:r>
        <w:r w:rsidRPr="00FC0723" w:rsidDel="00226EDD">
          <w:rPr>
            <w:vertAlign w:val="superscript"/>
          </w:rPr>
          <w:delText>53</w:delText>
        </w:r>
        <w:r w:rsidDel="00226EDD">
          <w:rPr>
            <w:vertAlign w:val="superscript"/>
          </w:rPr>
          <w:fldChar w:fldCharType="end"/>
        </w:r>
        <w:r w:rsidRPr="00FC0723" w:rsidDel="00226EDD">
          <w:delText xml:space="preserve">. </w:delText>
        </w:r>
      </w:del>
      <w:r w:rsidRPr="00FC0723">
        <w:t>Our findings extend these observations to coral microbiomes, and suggest that differences in innate immunity may explain substantial portions of the known differences in microbiome structure between coral species.</w:t>
      </w:r>
    </w:p>
    <w:p w14:paraId="53397A9A" w14:textId="45FC5FC8" w:rsidR="000C56B0" w:rsidRPr="00FC0723" w:rsidRDefault="00367A15" w:rsidP="00406E0F">
      <w:r w:rsidRPr="00FC0723">
        <w:t xml:space="preserve"> </w:t>
      </w:r>
    </w:p>
    <w:p w14:paraId="1AA46AD0" w14:textId="77777777" w:rsidR="00A141D2" w:rsidRDefault="00367A15" w:rsidP="00406E0F">
      <w:r w:rsidRPr="00FC0723">
        <w:t>In our results, the relative abundances of diverse microbial taxa correlated with TLR or IL-1R gene copy number. Interestingly, these effects were not independent: microbes that correlated with TLR copy number also tended to be correlated with IL-1R copy number. This might reflect either that TLR and IL-1R gene family expansions are driven by similar selective pressures and therefore tend to co-occur, or that both types of gene family expansion influence the microbiome in similar ways.</w:t>
      </w:r>
    </w:p>
    <w:p w14:paraId="5F214FD1" w14:textId="7CC4880E" w:rsidR="000C56B0" w:rsidRPr="00FC0723" w:rsidRDefault="00367A15" w:rsidP="00406E0F">
      <w:r w:rsidRPr="00FC0723">
        <w:t xml:space="preserve"> </w:t>
      </w:r>
    </w:p>
    <w:p w14:paraId="1BFFF805" w14:textId="77777777" w:rsidR="000C56B0" w:rsidRPr="00FC0723" w:rsidRDefault="00367A15" w:rsidP="00406E0F">
      <w:r w:rsidRPr="00FC0723">
        <w:rPr>
          <w:b/>
        </w:rPr>
        <w:t>The relationship between innate immune gene repertoire and the microbiome is anatomically-specific</w:t>
      </w:r>
    </w:p>
    <w:p w14:paraId="62267AA5" w14:textId="57603E85" w:rsidR="00A141D2" w:rsidRDefault="00367A15" w:rsidP="00406E0F">
      <w:r w:rsidRPr="00FC0723">
        <w:t xml:space="preserve">While there are clear reasons to expect coral innate immune gene repertoire to affect tissue-associated coral microbiomes, our results suggest that these gene family expansions have even more </w:t>
      </w:r>
      <w:r w:rsidR="006B342A" w:rsidRPr="00FC0723">
        <w:t>clear-cut</w:t>
      </w:r>
      <w:r w:rsidRPr="00FC0723">
        <w:t xml:space="preserve"> effects on coral’s endolithic skeleton microbiomes. Corals show compartmentalized differences in molecular function</w:t>
      </w:r>
      <w:r w:rsidR="005F13B6">
        <w:fldChar w:fldCharType="begin"/>
      </w:r>
      <w:r w:rsidR="00EE515C">
        <w:instrText xml:space="preserve"> ADDIN ZOTERO_ITEM CSL_CITATION {"citationID":"a1jr0fq2i9k","properties":{"formattedCitation":"[66]","plainCitation":"[66]","noteIndex":0},"citationItems":[{"id":368,"uris":["http://zotero.org/groups/4751850/items/JRLVWWBF"],"itemData":{"id":368,"type":"article-journal","container-title":"Frontiers in Marine Science","ISSN":"2296-7745","journalAbbreviation":"Frontiers in Marine Science","note":"publisher: Frontiers Research Foundation","title":"Shotgun Proteomics Identifies Active Metabolic Pathways in Bleached Coral Tissue and Intraskeletal Compartments","author":[{"family":"Axworthy","given":"Jeremy B"},{"family":"Timmins-Schiffman","given":"Emma"},{"family":"Brown","given":"Tanya"},{"family":"Rodrigues","given":"Lisa J"},{"family":"Nunn","given":"Brook L"},{"family":"Padilla-Gamiño","given":"Jacqueline L"}],"issued":{"date-parts":[["2022"]]}}}],"schema":"https://github.com/citation-style-language/schema/raw/master/csl-citation.json"} </w:instrText>
      </w:r>
      <w:r w:rsidR="005F13B6">
        <w:fldChar w:fldCharType="separate"/>
      </w:r>
      <w:r w:rsidR="00EE515C" w:rsidRPr="00EE515C">
        <w:t>[66]</w:t>
      </w:r>
      <w:r w:rsidR="005F13B6">
        <w:fldChar w:fldCharType="end"/>
      </w:r>
      <w:r w:rsidR="005F13B6">
        <w:t xml:space="preserve"> </w:t>
      </w:r>
      <w:r w:rsidRPr="00FC0723">
        <w:t>and microbial richness and composition across anatomy</w:t>
      </w:r>
      <w:r w:rsidR="005F13B6">
        <w:t xml:space="preserve"> </w:t>
      </w:r>
      <w:r w:rsidR="005F13B6">
        <w:fldChar w:fldCharType="begin"/>
      </w:r>
      <w:r w:rsidR="00056C45">
        <w:instrText xml:space="preserve"> ADDIN ZOTERO_ITEM CSL_CITATION {"citationID":"a20b8afvbfl","properties":{"formattedCitation":"[4]","plainCitation":"[4]","noteIndex":0},"citationItems":[{"id":53,"uris":["http://zotero.org/groups/4751850/items/7TGZX9WX"],"itemData":{"id":53,"type":"article-journal","abstract":"Scleractinian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5F13B6">
        <w:fldChar w:fldCharType="separate"/>
      </w:r>
      <w:r w:rsidR="00A96A89" w:rsidRPr="00A96A89">
        <w:t>[4]</w:t>
      </w:r>
      <w:r w:rsidR="005F13B6">
        <w:fldChar w:fldCharType="end"/>
      </w:r>
      <w:r w:rsidRPr="00FC0723">
        <w:t>. Perhaps surprisingly, the microbiome of coral endolithic skeleton has been shown to be far more diverse than coral tissues or mucus</w:t>
      </w:r>
      <w:r w:rsidR="005F13B6">
        <w:t xml:space="preserve"> </w:t>
      </w:r>
      <w:r w:rsidR="005F13B6">
        <w:fldChar w:fldCharType="begin"/>
      </w:r>
      <w:r w:rsidR="00056C45">
        <w:instrText xml:space="preserve"> ADDIN ZOTERO_ITEM CSL_CITATION {"citationID":"XxWnnHi0","properties":{"formattedCitation":"[4]","plainCitation":"[4]","noteIndex":0},"citationItems":[{"id":53,"uris":["http://zotero.org/groups/4751850/items/7TGZX9WX"],"itemData":{"id":53,"type":"article-journal","abstract":"Scleractinian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5F13B6">
        <w:fldChar w:fldCharType="separate"/>
      </w:r>
      <w:r w:rsidR="00A96A89" w:rsidRPr="00A96A89">
        <w:t>[4]</w:t>
      </w:r>
      <w:r w:rsidR="005F13B6">
        <w:fldChar w:fldCharType="end"/>
      </w:r>
      <w:r w:rsidR="005F13B6" w:rsidRPr="00FC0723">
        <w:t>.</w:t>
      </w:r>
      <w:r w:rsidRPr="00FC0723">
        <w:t xml:space="preserve"> In our results, endolithic skeleton microbiomes were more strongly correlated with host innate immunity than either mucus or tissue.</w:t>
      </w:r>
    </w:p>
    <w:p w14:paraId="45DA8B4B" w14:textId="30A26C6E" w:rsidR="000C56B0" w:rsidRPr="00FC0723" w:rsidRDefault="00367A15" w:rsidP="00406E0F">
      <w:r w:rsidRPr="00FC0723">
        <w:t xml:space="preserve"> </w:t>
      </w:r>
    </w:p>
    <w:p w14:paraId="62200467" w14:textId="215F01CC" w:rsidR="00F30F9D" w:rsidRDefault="00367A15" w:rsidP="005F13B6">
      <w:r w:rsidRPr="00FC0723">
        <w:t>These results suggest that coral immunity strongly influences endolithic microbiomes. They also underline the importance of efforts to reevaluate how we conceptualize coral immunity and calcification. While coral calcification and immunity are typically thought of separately, recent work synthesizes these two fields</w:t>
      </w:r>
      <w:r w:rsidR="005F13B6">
        <w:fldChar w:fldCharType="begin"/>
      </w:r>
      <w:r w:rsidR="00EE515C">
        <w:instrText xml:space="preserve"> ADDIN ZOTERO_ITEM CSL_CITATION {"citationID":"a1v02rfjh9f","properties":{"formattedCitation":"[67]","plainCitation":"[67]","noteIndex":0},"citationItems":[{"id":560,"uris":["http://zotero.org/groups/2769688/items/BLSHBTEC"],"itemData":{"id":560,"type":"article-journal","abstract":"Stony corals are among the most important calcifiers in the marine ecosystem as they form the coral reefs. Coral reefs have huge ecological importance as they constitute the most diverse marine ecosystem, providing a home to roughly a quarter of all marine species. In recent years, many studies have shed light on the mechanisms underlying the biomineralization processes in corals, as characterizing the calicoblast cell layer and genes involved in the formation of the calcium carbonate skeleton. In addition, considerable advancements have been made in the research field of coral immunity as characterizing genes involved in the immune response to pathogens and stressors, and the revealing of specialized immune cells, including their gene expression profile and phagocytosis capabilities. Yet, these two fields of corals research have never been integrated. Here, we discuss how the coral skeleton plays a role as the first line of defense. We integrate the knowledge from both fields and highlight genes and proteins that are related to biomineralization and might be involved in the innate immune response and help the coral deal with pathogens that penetrate its skeleton. In many organisms, the immune system has been tied to calcification. In humans, immune factors enhance ectopic calcification which causes severe diseases. Further investigation of coral immune genes which are involved in skeleton defense as well as in biomineralization might shed light on our understanding of the correlation and the interaction of both processes as well as reveal novel comprehension of how immune factors enhance calcification.","container-title":"Frontiers in Immunology","ISSN":"1664-3224","source":"Frontiers","title":"The Skeleton and Biomineralization Mechanism as Part of the Innate Immune System of Stony Corals","URL":"https://www.frontiersin.org/articles/10.3389/fimmu.2022.850338","volume":"13","author":[{"family":"Levy","given":"Shani"},{"family":"Mass","given":"Tali"}],"accessed":{"date-parts":[["2023",2,17]]},"issued":{"date-parts":[["2022"]]}}}],"schema":"https://github.com/citation-style-language/schema/raw/master/csl-citation.json"} </w:instrText>
      </w:r>
      <w:r w:rsidR="005F13B6">
        <w:fldChar w:fldCharType="separate"/>
      </w:r>
      <w:r w:rsidR="00EE515C" w:rsidRPr="00EE515C">
        <w:t>[67]</w:t>
      </w:r>
      <w:r w:rsidR="005F13B6">
        <w:fldChar w:fldCharType="end"/>
      </w:r>
      <w:r w:rsidRPr="00FC0723">
        <w:t xml:space="preserve">, noting that skeleton is a key barrier against pathogens, and in many species contains diverse defensive chemical </w:t>
      </w:r>
      <w:r w:rsidRPr="00FC0723">
        <w:lastRenderedPageBreak/>
        <w:t>compounds and enzymes. These notably include melanin, which is a key aspect of immune defense in many non-vertebrate lineages</w:t>
      </w:r>
      <w:r w:rsidR="00F30F9D">
        <w:fldChar w:fldCharType="begin"/>
      </w:r>
      <w:r w:rsidR="00EE515C">
        <w:instrText xml:space="preserve"> ADDIN ZOTERO_ITEM CSL_CITATION {"citationID":"ALmfQtEq","properties":{"formattedCitation":"[68]","plainCitation":"[68]","noteIndex":0},"citationItems":[{"id":660,"uris":["http://zotero.org/groups/4751850/items/3CM4LTVW"],"itemData":{"id":660,"type":"article-journal","abstract":"Melanin production from different types of phenoloxidases (POs) confers immunity from a variety of pathogens ranging from viruses and microorganisms to parasites. The arthropod proPO expresses a variety of activities including cytokine, opsonin and microbiocidal activities independent of and even without melanin production. Proteolytic processing of proPO and its activating enzyme gives rise to several peptide fragments with a variety of separate activities in a process reminiscent of vertebrate complement system activation although proPO bears no sequence similarity to vertebrate complement factors. Pathogens influence proPO activation and thereby what types of immune effects that will be produced. An increasing number of specialised pathogens – from parasites to viruses – have been identified who can synthesise compounds specifically aimed at the proPO-system. In invertebrates outside the arthropods phylogenetically unrelated POs are participating in melanization reactions obviously aimed at intruders and/or aberrant tissues.","container-title":"Developmental &amp; Comparative Immunology","DOI":"10.1016/j.dci.2021.104098","ISSN":"0145-305X","journalAbbreviation":"Developmental &amp; Comparative Immunology","page":"104098","source":"ScienceDirect","title":"Immune properties of invertebrate phenoloxidases","volume":"122","author":[{"family":"Cerenius","given":"Lage"},{"family":"Söderhäll","given":"Kenneth"}],"issued":{"date-parts":[["2021",9,1]]}}}],"schema":"https://github.com/citation-style-language/schema/raw/master/csl-citation.json"} </w:instrText>
      </w:r>
      <w:r w:rsidR="00F30F9D">
        <w:fldChar w:fldCharType="separate"/>
      </w:r>
      <w:r w:rsidR="00EE515C" w:rsidRPr="00EE515C">
        <w:t>[68]</w:t>
      </w:r>
      <w:r w:rsidR="00F30F9D">
        <w:fldChar w:fldCharType="end"/>
      </w:r>
    </w:p>
    <w:p w14:paraId="6C1E8DEA" w14:textId="0155D9F5" w:rsidR="000C56B0" w:rsidRDefault="000C56B0" w:rsidP="00406E0F"/>
    <w:p w14:paraId="0DB68F9F" w14:textId="77777777" w:rsidR="00A141D2" w:rsidRPr="00FC0723" w:rsidRDefault="00A141D2" w:rsidP="00406E0F"/>
    <w:p w14:paraId="6B3749C2" w14:textId="2FB06DF3" w:rsidR="000C56B0" w:rsidRPr="00FC0723" w:rsidRDefault="00367A15" w:rsidP="00406E0F">
      <w:pPr>
        <w:rPr>
          <w:b/>
        </w:rPr>
      </w:pPr>
      <w:r w:rsidRPr="00FC0723">
        <w:rPr>
          <w:b/>
        </w:rPr>
        <w:t>Disease-susceptible corals have more, not fewer, TIR-domain containing genes.</w:t>
      </w:r>
    </w:p>
    <w:p w14:paraId="43158C24" w14:textId="72721B76" w:rsidR="000C56B0" w:rsidRDefault="00367A15" w:rsidP="00406E0F">
      <w:r w:rsidRPr="00FC0723">
        <w:t xml:space="preserve">One counter-intuitive aspect of our results is that the coral taxa with the largest numbers of TIR-containing innate immune genes tend to be those, such as </w:t>
      </w:r>
      <w:r w:rsidRPr="00FC0723">
        <w:rPr>
          <w:i/>
        </w:rPr>
        <w:t>Acropora,</w:t>
      </w:r>
      <w:r w:rsidRPr="00FC0723">
        <w:t xml:space="preserve"> regarded as more susceptible to disease</w:t>
      </w:r>
      <w:r w:rsidR="005F13B6">
        <w:t xml:space="preserve"> </w:t>
      </w:r>
      <w:r w:rsidR="005F13B6">
        <w:fldChar w:fldCharType="begin"/>
      </w:r>
      <w:r w:rsidR="00EE515C">
        <w:instrText xml:space="preserve"> ADDIN ZOTERO_ITEM CSL_CITATION {"citationID":"ad4sjjs2q0","properties":{"formattedCitation":"[69]","plainCitation":"[69]","noteIndex":0},"citationItems":[{"id":469,"uris":["http://zotero.org/groups/4751850/items/IVTMJI5C"],"itemData":{"id":469,"type":"article-journal","container-title":"Frontiers in Ecology and Evolution","ISSN":"2296-701X","journalAbbreviation":"Frontiers in Ecology and Evolution","note":"publisher: Frontiers Media SA","page":"575927","title":"Deciphering coral disease dynamics: integrating host, microbiome, and the changing environment","volume":"8","author":[{"family":"Vega Thurber","given":"Rebecca"},{"family":"Mydlarz","given":"Laura D"},{"family":"Brandt","given":"Marilyn"},{"family":"Harvell","given":"Drew"},{"family":"Weil","given":"Ernesto"},{"family":"Raymundo","given":"Laurie"},{"family":"Willis","given":"Bette L"},{"family":"Langevin","given":"Stan"},{"family":"Tracy","given":"Allison M"},{"family":"Littman","given":"Raechel"}],"issued":{"date-parts":[["2020"]]}}}],"schema":"https://github.com/citation-style-language/schema/raw/master/csl-citation.json"} </w:instrText>
      </w:r>
      <w:r w:rsidR="005F13B6">
        <w:fldChar w:fldCharType="separate"/>
      </w:r>
      <w:r w:rsidR="00EE515C" w:rsidRPr="00EE515C">
        <w:t>[69]</w:t>
      </w:r>
      <w:r w:rsidR="005F13B6">
        <w:fldChar w:fldCharType="end"/>
      </w:r>
      <w:r w:rsidRPr="00FC0723">
        <w:t>. This is surprising, because we might expect more disease-susceptible coral species to have less diverse innate immune gene repertoires. How gene-family expansion, the commensal microbiome, and coral disease interact is a rich topic for future investigation. Our results here suggest several hypotheses that could be explored. It could be that more diverse microbial ecosystems are less susceptible to invasion by pathogens, as per Elton’s 1958 biotic resistance hypothesis</w:t>
      </w:r>
      <w:r w:rsidR="005F13B6">
        <w:t xml:space="preserve"> </w:t>
      </w:r>
      <w:r w:rsidR="005F13B6">
        <w:fldChar w:fldCharType="begin"/>
      </w:r>
      <w:r w:rsidR="00EE515C">
        <w:instrText xml:space="preserve"> ADDIN ZOTERO_ITEM CSL_CITATION {"citationID":"ae2du0p5ol","properties":{"formattedCitation":"[70,71]","plainCitation":"[70,71]","noteIndex":0},"citationItems":[{"id":587,"uris":["http://zotero.org/groups/4751850/items/5TXWZY64"],"itemData":{"id":587,"type":"book","abstract":"Elton sought to articulate more explicitly his vision of an entire field of invasion science. The 1958 book, aimed at an educated lay audience, was almost wholly descriptive, dominated by striking examples of the nature and scope of particular invasions beginning with the seven examples detailed in Chapter 1. From the materials in the proof copy and other sources, we can imagine a new edition would also have targeted biologists and been somewhat more technical and prescriptive. In autobiographical notes he penned near the end of his life, Elton wrote regarding EIAP, “This whole subject has deep significance for the study of plant and animal communities and their balance (or unbalance),”19 and indeed many of the reprints and notes refer to interactions among species and community-wide effects.","ISBN":"978-3-030-34721-5","language":"en","note":"Google-Books-ID: nwzWDwAAQBAJ","number-of-pages":"276","publisher":"Springer Nature","source":"Google Books","title":"The Ecology of Invasions by Animals and Plants","author":[{"family":"Elton","given":"Charles S."}],"issued":{"date-parts":[["2020",3,10]]}}},{"id":589,"uris":["http://zotero.org/groups/4751850/items/39XFPPPL"],"itemData":{"id":589,"type":"article-journal","abstract":"Anthropogenic vectors have moved marine species around the world leading to increased invasions and expanded species' ranges. The biotic resistance hypothesis of Elton (in The ecology of invasions by animals and plants, 1958) predicts that more diverse communities should have greater resistance to invasions, but experiments have been equivocal. We hypothesized that species richness interacts with other factors to determine experimental outcomes. We manipulated species richness, species composition (native and introduced) and availability of bare space in invertebrate assemblages in a marina in Monterey, CA. Increased species richness significantly interacted with both initial cover of native species and of all organisms to collectively decrease recruitment. Although native species decreased recruitment, introduced species had a similar effect, and we concluded that biotic resistance is conferred by total species richness. We suggest that contradictory conclusions in previous studies about the role of diversity in regulating invasions reflect uncontrolled variables in those experiments that modified the effect of species richness. Our results suggest that patches of low diversity and abundance may facilitate invasions, and that such patches, once colonized by non-indigenous species, can resist both native and non-indigenous species recruitment.","container-title":"Proceedings of the Royal Society B: Biological Sciences","DOI":"10.1098/rspb.2015.0439","issue":"1812","note":"publisher: Royal Society","page":"20150439","source":"royalsocietypublishing.org (Atypon)","title":"Species richness and interacting factors control invasibility of a marine community","volume":"282","author":[{"family":"Marraffini","given":"M. L."},{"family":"Geller","given":"J. B."}],"issued":{"date-parts":[["2015",8,7]]}}}],"schema":"https://github.com/citation-style-language/schema/raw/master/csl-citation.json"} </w:instrText>
      </w:r>
      <w:r w:rsidR="005F13B6">
        <w:fldChar w:fldCharType="separate"/>
      </w:r>
      <w:r w:rsidR="00EE515C" w:rsidRPr="00EE515C">
        <w:t>[70,71]</w:t>
      </w:r>
      <w:r w:rsidR="005F13B6">
        <w:fldChar w:fldCharType="end"/>
      </w:r>
      <w:r w:rsidRPr="00FC0723">
        <w:t>. Alternatively, less rich microbiomes may be less functionally redundant, increasing the risk that loss of any particular beneficial microbe may degrade host health</w:t>
      </w:r>
      <w:r w:rsidR="00782AA8">
        <w:t xml:space="preserve"> </w:t>
      </w:r>
      <w:r w:rsidR="00782AA8">
        <w:fldChar w:fldCharType="begin"/>
      </w:r>
      <w:r w:rsidR="00EE515C">
        <w:instrText xml:space="preserve"> ADDIN ZOTERO_ITEM CSL_CITATION {"citationID":"a10q6q2mhfn","properties":{"formattedCitation":"[72,73]","plainCitation":"[72,73]","noteIndex":0},"citationItems":[{"id":366,"uris":["http://zotero.org/groups/4751850/items/LACK3GHD"],"itemData":{"id":366,"type":"article-journal","container-title":"Gut","ISSN":"0017-5749","issue":"10","journalAbbreviation":"Gut","note":"publisher: BMJ Publishing Group","page":"1734-1738","title":"Microbiomarkers in inflammatory bowel diseases: caveats come with caviar","volume":"66","author":[{"family":"Sommer","given":"Felix"},{"family":"Rühlemann","given":"Malte Christoph"},{"family":"Bang","given":"Corinna"},{"family":"Höppner","given":"Marc"},{"family":"Rehman","given":"Ateequr"},{"family":"Kaleta","given":"Christoph"},{"family":"Schmitt-Kopplin","given":"Phillippe"},{"family":"Dempfle","given":"Astrid"},{"family":"Weidinger","given":"Stephan"},{"family":"Ellinghaus","given":"Eva"}],"issued":{"date-parts":[["2017"]]}}},{"id":367,"uris":["http://zotero.org/groups/4751850/items/5YH2UZMM"],"itemData":{"id":367,"type":"article-journal","container-title":"Nature Reviews Microbiology","ISSN":"1740-1534","issue":"10","journalAbbreviation":"Nature Reviews Microbiology","note":"publisher: Nature Publishing Group","page":"630-638","title":"The resilience of the intestinal microbiota influences health and disease","volume":"15","author":[{"family":"Sommer","given":"Felix"},{"family":"Anderson","given":"Jacqueline Moltzau"},{"family":"Bharti","given":"Richa"},{"family":"Raes","given":"Jeroen"},{"family":"Rosenstiel","given":"Philip"}],"issued":{"date-parts":[["2017"]]}}}],"schema":"https://github.com/citation-style-language/schema/raw/master/csl-citation.json"} </w:instrText>
      </w:r>
      <w:r w:rsidR="00782AA8">
        <w:fldChar w:fldCharType="separate"/>
      </w:r>
      <w:r w:rsidR="00EE515C" w:rsidRPr="00EE515C">
        <w:t>[72,73]</w:t>
      </w:r>
      <w:r w:rsidR="00782AA8">
        <w:fldChar w:fldCharType="end"/>
      </w:r>
      <w:r w:rsidRPr="00FC0723">
        <w:t>. Finally, the damage threshold hypothesis</w:t>
      </w:r>
      <w:r w:rsidR="00782AA8">
        <w:t xml:space="preserve"> </w:t>
      </w:r>
      <w:r w:rsidR="00782AA8">
        <w:fldChar w:fldCharType="begin"/>
      </w:r>
      <w:r w:rsidR="00EE515C">
        <w:instrText xml:space="preserve"> ADDIN ZOTERO_ITEM CSL_CITATION {"citationID":"agamomheqn","properties":{"formattedCitation":"[74]","plainCitation":"[74]","noteIndex":0},"citationItems":[{"id":591,"uris":["http://zotero.org/groups/4751850/items/RNXQT8EJ"],"itemData":{"id":591,"type":"article-journal","abstract":"Climate change is killing coral at an unprecedented rate. As immune systems promote homeostasis and survival of adverse conditions I propose we explore coral health in the context of holobiont immunity., Caroline Palmer proposes the concept of coral holobiont damage thresholds to stimulate research into coral health and immunity as tropical reefs are increasingly threatened by climate change. This framework may be used to develop targeted approaches to coral reef restoration, management and conservation.","container-title":"Communications Biology","DOI":"10.1038/s42003-018-0097-4","ISSN":"2399-3642","journalAbbreviation":"Commun Biol","note":"PMID: 30271972\nPMCID: PMC6123782","page":"91","source":"PubMed Central","title":"Immunity and the coral crisis","volume":"1","author":[{"family":"Palmer","given":"Caroline V."}],"issued":{"date-parts":[["2018",7,9]]}}}],"schema":"https://github.com/citation-style-language/schema/raw/master/csl-citation.json"} </w:instrText>
      </w:r>
      <w:r w:rsidR="00782AA8">
        <w:fldChar w:fldCharType="separate"/>
      </w:r>
      <w:r w:rsidR="00EE515C" w:rsidRPr="00EE515C">
        <w:t>[74]</w:t>
      </w:r>
      <w:r w:rsidR="00782AA8">
        <w:fldChar w:fldCharType="end"/>
      </w:r>
      <w:r w:rsidR="00782AA8">
        <w:t xml:space="preserve"> </w:t>
      </w:r>
      <w:r w:rsidRPr="00FC0723">
        <w:t>proposes that corals differ in immune strategy, with many slow-growing corals constitutively expressing a variety of innate immune genes, while other fast-growing corals adopt a reactive strategy, which avoids expending resources on baseline expression of many innate immune genes in order to maximize growth or fecundity. If so, then reactive, fast-growing corals may experience stronger selective pressures to diversify sensors that can detect pathogens or cellular damage, since their baseline level of protection is low. TIR-domain containing gene family expansions in these reactive corals may enable more sensitive and/or specific responses to pathogen exposure.</w:t>
      </w:r>
    </w:p>
    <w:p w14:paraId="510AB9B3" w14:textId="77777777" w:rsidR="00A141D2" w:rsidRPr="00FC0723" w:rsidRDefault="00A141D2" w:rsidP="00406E0F"/>
    <w:p w14:paraId="6FACACFB" w14:textId="23A8699E" w:rsidR="00A141D2" w:rsidRDefault="00367A15" w:rsidP="00406E0F">
      <w:pPr>
        <w:rPr>
          <w:b/>
        </w:rPr>
      </w:pPr>
      <w:r w:rsidRPr="00FC0723">
        <w:rPr>
          <w:b/>
        </w:rPr>
        <w:t xml:space="preserve">Conclusions </w:t>
      </w:r>
    </w:p>
    <w:p w14:paraId="0EE887D3" w14:textId="77777777" w:rsidR="00FE47E3" w:rsidRDefault="00FE47E3" w:rsidP="00406E0F">
      <w:pPr>
        <w:rPr>
          <w:b/>
        </w:rPr>
      </w:pPr>
    </w:p>
    <w:p w14:paraId="2CAE13E0" w14:textId="759DA05C" w:rsidR="000C56B0" w:rsidRPr="00FC0723" w:rsidRDefault="00FE47E3" w:rsidP="00406E0F">
      <w:r>
        <w:t xml:space="preserve">We </w:t>
      </w:r>
      <w:r w:rsidR="00A141D2" w:rsidRPr="00FC0723">
        <w:t>find that</w:t>
      </w:r>
      <w:r>
        <w:t xml:space="preserve"> among sequenced coral genomes,</w:t>
      </w:r>
      <w:r w:rsidR="00A141D2" w:rsidRPr="00FC0723">
        <w:t xml:space="preserve"> gene family expansions of TLR and IL-1R genes are </w:t>
      </w:r>
      <w:r>
        <w:t xml:space="preserve">correlated with alterations in microbiome structure, and reductions in microbiome richness — with this apparent interplay between innate immunity and the microbiome most noticeable in coral endolithic skeleton. </w:t>
      </w:r>
      <w:r w:rsidR="00A141D2" w:rsidRPr="00FC0723">
        <w:t>These findings are consistent with the idea that animal immunity sculpts microbiome structure and composition in part by sensing and filtering out many environmental microbes. This interpretation</w:t>
      </w:r>
      <w:r>
        <w:t xml:space="preserve"> of the correlations we found between gene copy number and the microbiome</w:t>
      </w:r>
      <w:r w:rsidR="00A141D2" w:rsidRPr="00FC0723">
        <w:t xml:space="preserve"> is reinforced by the</w:t>
      </w:r>
      <w:r>
        <w:t xml:space="preserve"> correlation between microbiome richness and the domain architecture within TLR genes, </w:t>
      </w:r>
      <w:r w:rsidR="008F2DE1">
        <w:t>wherein there are more sensing (</w:t>
      </w:r>
      <w:proofErr w:type="gramStart"/>
      <w:r w:rsidR="008F2DE1">
        <w:t>i.e.</w:t>
      </w:r>
      <w:proofErr w:type="gramEnd"/>
      <w:r w:rsidR="008F2DE1">
        <w:t xml:space="preserve"> LRR) </w:t>
      </w:r>
      <w:r w:rsidR="00A141D2" w:rsidRPr="00FC0723">
        <w:t>domains</w:t>
      </w:r>
      <w:r>
        <w:t xml:space="preserve"> </w:t>
      </w:r>
      <w:r w:rsidR="008F2DE1">
        <w:t xml:space="preserve">per TLR gene in corals that </w:t>
      </w:r>
      <w:r w:rsidR="00A141D2" w:rsidRPr="00FC0723">
        <w:t>have lower microbiome richness. Our results further underscore the importance of distinguishing coral microbiomes across anatomy, and of exploring how coral innate immunity regulates corals’ diverse endolithic microbiomes. Finally, these results emphasize that integrating expanding coral genome and microbiome datasets in comparative frameworks is a promising approach that will help to uncover the interactions between immunity, the microbiome, and reef health.</w:t>
      </w:r>
    </w:p>
    <w:p w14:paraId="4922214B" w14:textId="47FE668C" w:rsidR="00573459" w:rsidRDefault="00367A15">
      <w:pPr>
        <w:pBdr>
          <w:top w:val="nil"/>
          <w:left w:val="nil"/>
          <w:bottom w:val="nil"/>
          <w:right w:val="nil"/>
          <w:between w:val="nil"/>
        </w:pBdr>
        <w:spacing w:before="400" w:line="276" w:lineRule="auto"/>
        <w:rPr>
          <w:b/>
          <w:color w:val="000000"/>
          <w:sz w:val="28"/>
          <w:szCs w:val="28"/>
        </w:rPr>
      </w:pPr>
      <w:r w:rsidRPr="00FC0723">
        <w:rPr>
          <w:b/>
          <w:color w:val="000000"/>
          <w:sz w:val="28"/>
          <w:szCs w:val="28"/>
        </w:rPr>
        <w:t>D</w:t>
      </w:r>
      <w:r w:rsidR="00573459">
        <w:rPr>
          <w:b/>
          <w:color w:val="000000"/>
          <w:sz w:val="28"/>
          <w:szCs w:val="28"/>
        </w:rPr>
        <w:t>eclarations</w:t>
      </w:r>
    </w:p>
    <w:p w14:paraId="2E5C68DC" w14:textId="77777777" w:rsidR="00573459" w:rsidRDefault="00573459" w:rsidP="00573459">
      <w:pPr>
        <w:rPr>
          <w:rFonts w:ascii="Segoe UI" w:hAnsi="Segoe UI" w:cs="Segoe UI"/>
          <w:color w:val="333333"/>
          <w:sz w:val="27"/>
          <w:szCs w:val="27"/>
        </w:rPr>
      </w:pPr>
    </w:p>
    <w:p w14:paraId="173D3B44" w14:textId="5F503C41" w:rsidR="00573459" w:rsidRDefault="00573459" w:rsidP="00573459">
      <w:pPr>
        <w:pBdr>
          <w:top w:val="nil"/>
          <w:left w:val="nil"/>
          <w:bottom w:val="nil"/>
          <w:right w:val="nil"/>
          <w:between w:val="nil"/>
        </w:pBdr>
        <w:spacing w:before="400" w:line="276" w:lineRule="auto"/>
        <w:contextualSpacing/>
        <w:rPr>
          <w:bCs/>
          <w:color w:val="000000"/>
        </w:rPr>
      </w:pPr>
      <w:r w:rsidRPr="00573459">
        <w:rPr>
          <w:b/>
          <w:color w:val="000000"/>
        </w:rPr>
        <w:lastRenderedPageBreak/>
        <w:t>Ethics approval and consent to participate</w:t>
      </w:r>
      <w:r>
        <w:rPr>
          <w:b/>
          <w:color w:val="000000"/>
        </w:rPr>
        <w:t xml:space="preserve">. </w:t>
      </w:r>
      <w:r>
        <w:rPr>
          <w:bCs/>
          <w:color w:val="000000"/>
        </w:rPr>
        <w:t xml:space="preserve">Not applicable. </w:t>
      </w:r>
    </w:p>
    <w:p w14:paraId="2424606B" w14:textId="77777777" w:rsidR="00573459" w:rsidRPr="00573459" w:rsidRDefault="00573459" w:rsidP="00573459">
      <w:pPr>
        <w:pBdr>
          <w:top w:val="nil"/>
          <w:left w:val="nil"/>
          <w:bottom w:val="nil"/>
          <w:right w:val="nil"/>
          <w:between w:val="nil"/>
        </w:pBdr>
        <w:spacing w:before="400" w:line="276" w:lineRule="auto"/>
        <w:contextualSpacing/>
        <w:rPr>
          <w:b/>
          <w:color w:val="000000"/>
        </w:rPr>
      </w:pPr>
    </w:p>
    <w:p w14:paraId="630876EA" w14:textId="4A61994A" w:rsidR="00573459" w:rsidRDefault="00573459" w:rsidP="00573459">
      <w:pPr>
        <w:pBdr>
          <w:top w:val="nil"/>
          <w:left w:val="nil"/>
          <w:bottom w:val="nil"/>
          <w:right w:val="nil"/>
          <w:between w:val="nil"/>
        </w:pBdr>
        <w:spacing w:before="400" w:line="276" w:lineRule="auto"/>
        <w:contextualSpacing/>
        <w:rPr>
          <w:b/>
          <w:color w:val="000000"/>
        </w:rPr>
      </w:pPr>
      <w:r>
        <w:rPr>
          <w:b/>
          <w:color w:val="000000"/>
        </w:rPr>
        <w:t xml:space="preserve">Consent for publication. </w:t>
      </w:r>
      <w:r w:rsidRPr="00573459">
        <w:rPr>
          <w:bCs/>
          <w:color w:val="000000"/>
        </w:rPr>
        <w:t>Not applicable</w:t>
      </w:r>
      <w:r>
        <w:rPr>
          <w:bCs/>
          <w:color w:val="000000"/>
        </w:rPr>
        <w:t>.</w:t>
      </w:r>
    </w:p>
    <w:p w14:paraId="07932BD9" w14:textId="77777777" w:rsidR="00573459" w:rsidRPr="00573459" w:rsidRDefault="00573459" w:rsidP="00573459">
      <w:pPr>
        <w:pBdr>
          <w:top w:val="nil"/>
          <w:left w:val="nil"/>
          <w:bottom w:val="nil"/>
          <w:right w:val="nil"/>
          <w:between w:val="nil"/>
        </w:pBdr>
        <w:spacing w:before="400" w:line="276" w:lineRule="auto"/>
        <w:contextualSpacing/>
        <w:rPr>
          <w:b/>
          <w:color w:val="000000"/>
        </w:rPr>
      </w:pPr>
    </w:p>
    <w:p w14:paraId="22E14CAA" w14:textId="6086A1AA" w:rsidR="000C56B0" w:rsidRDefault="00573459" w:rsidP="00573459">
      <w:pPr>
        <w:pBdr>
          <w:top w:val="nil"/>
          <w:left w:val="nil"/>
          <w:bottom w:val="nil"/>
          <w:right w:val="nil"/>
          <w:between w:val="nil"/>
        </w:pBdr>
        <w:spacing w:before="400" w:line="276" w:lineRule="auto"/>
        <w:contextualSpacing/>
      </w:pPr>
      <w:r>
        <w:rPr>
          <w:b/>
          <w:bCs/>
        </w:rPr>
        <w:t>Availability of Data and Material</w:t>
      </w:r>
      <w:r w:rsidRPr="00573459">
        <w:rPr>
          <w:b/>
          <w:bCs/>
        </w:rPr>
        <w:t>.</w:t>
      </w:r>
      <w:r>
        <w:rPr>
          <w:b/>
          <w:color w:val="000000"/>
          <w:sz w:val="28"/>
          <w:szCs w:val="28"/>
        </w:rPr>
        <w:t xml:space="preserve"> </w:t>
      </w:r>
      <w:r>
        <w:t xml:space="preserve">Global Coral </w:t>
      </w:r>
      <w:proofErr w:type="spellStart"/>
      <w:r>
        <w:t>Micorbiome</w:t>
      </w:r>
      <w:proofErr w:type="spellEnd"/>
      <w:r>
        <w:t xml:space="preserve"> Project sequence data, feature tables, </w:t>
      </w:r>
      <w:r w:rsidRPr="00FC0723">
        <w:t xml:space="preserve">and taxonomy tables are available on </w:t>
      </w:r>
      <w:proofErr w:type="spellStart"/>
      <w:r w:rsidRPr="00FC0723">
        <w:t>Qiita</w:t>
      </w:r>
      <w:proofErr w:type="spellEnd"/>
      <w:r w:rsidRPr="00FC0723">
        <w:t xml:space="preserve"> (</w:t>
      </w:r>
      <w:hyperlink r:id="rId17" w:history="1">
        <w:r w:rsidRPr="00375727">
          <w:rPr>
            <w:rStyle w:val="Hyperlink"/>
          </w:rPr>
          <w:t>https://qiita.ucsd.edu/</w:t>
        </w:r>
      </w:hyperlink>
      <w:r>
        <w:t xml:space="preserve">; </w:t>
      </w:r>
      <w:r w:rsidRPr="00FC0723">
        <w:t xml:space="preserve">Study ID </w:t>
      </w:r>
      <w:r w:rsidRPr="00FC0723">
        <w:rPr>
          <w:color w:val="333333"/>
          <w:highlight w:val="white"/>
        </w:rPr>
        <w:t>10895</w:t>
      </w:r>
      <w:r w:rsidRPr="00FC0723">
        <w:t>).</w:t>
      </w:r>
      <w:r w:rsidRPr="00FC0723">
        <w:rPr>
          <w:sz w:val="22"/>
          <w:szCs w:val="22"/>
        </w:rPr>
        <w:t xml:space="preserve"> </w:t>
      </w:r>
      <w:r w:rsidRPr="00FC0723">
        <w:t xml:space="preserve">Analysis code is available on GitHub: </w:t>
      </w:r>
      <w:hyperlink r:id="rId18" w:history="1">
        <w:r w:rsidRPr="00375727">
          <w:rPr>
            <w:rStyle w:val="Hyperlink"/>
          </w:rPr>
          <w:t>https://github.com/zaneveld/GCMP_Genomics/</w:t>
        </w:r>
      </w:hyperlink>
      <w:r>
        <w:t>. Additional intermediate data products are available in Supplementary Data Tables.</w:t>
      </w:r>
    </w:p>
    <w:p w14:paraId="15FB441B" w14:textId="77777777" w:rsidR="00573459" w:rsidRDefault="00573459" w:rsidP="00573459">
      <w:pPr>
        <w:pBdr>
          <w:top w:val="nil"/>
          <w:left w:val="nil"/>
          <w:bottom w:val="nil"/>
          <w:right w:val="nil"/>
          <w:between w:val="nil"/>
        </w:pBdr>
        <w:spacing w:before="400" w:line="276" w:lineRule="auto"/>
        <w:contextualSpacing/>
      </w:pPr>
    </w:p>
    <w:p w14:paraId="1190BFA6" w14:textId="27DC7554" w:rsidR="00573459" w:rsidRDefault="00573459" w:rsidP="00573459">
      <w:pPr>
        <w:pBdr>
          <w:top w:val="nil"/>
          <w:left w:val="nil"/>
          <w:bottom w:val="nil"/>
          <w:right w:val="nil"/>
          <w:between w:val="nil"/>
        </w:pBdr>
        <w:spacing w:before="400" w:line="276" w:lineRule="auto"/>
        <w:contextualSpacing/>
      </w:pPr>
      <w:r>
        <w:rPr>
          <w:b/>
          <w:bCs/>
        </w:rPr>
        <w:t xml:space="preserve">Competing Interests. </w:t>
      </w:r>
      <w:r>
        <w:t>The authors declare no competing interests.</w:t>
      </w:r>
    </w:p>
    <w:p w14:paraId="4F8DEB23" w14:textId="77777777" w:rsidR="00573459" w:rsidRPr="00573459" w:rsidRDefault="00573459" w:rsidP="00573459">
      <w:pPr>
        <w:pBdr>
          <w:top w:val="nil"/>
          <w:left w:val="nil"/>
          <w:bottom w:val="nil"/>
          <w:right w:val="nil"/>
          <w:between w:val="nil"/>
        </w:pBdr>
        <w:spacing w:before="400" w:line="276" w:lineRule="auto"/>
        <w:contextualSpacing/>
      </w:pPr>
    </w:p>
    <w:p w14:paraId="313099D0" w14:textId="1AC5A199" w:rsidR="00573459" w:rsidRDefault="00573459" w:rsidP="00573459">
      <w:pPr>
        <w:pBdr>
          <w:top w:val="nil"/>
          <w:left w:val="nil"/>
          <w:bottom w:val="nil"/>
          <w:right w:val="nil"/>
          <w:between w:val="nil"/>
        </w:pBdr>
        <w:spacing w:before="400"/>
        <w:contextualSpacing/>
        <w:rPr>
          <w:color w:val="222222"/>
          <w:sz w:val="27"/>
          <w:szCs w:val="27"/>
        </w:rPr>
      </w:pPr>
      <w:r>
        <w:rPr>
          <w:b/>
          <w:bCs/>
        </w:rPr>
        <w:t xml:space="preserve">Funding. </w:t>
      </w:r>
      <w:r w:rsidRPr="00FC0723">
        <w:rPr>
          <w:color w:val="000000"/>
        </w:rPr>
        <w:t>The GCMP dataset was supported by a National Science Foundation Dimensions of Biodiversity grant (#1442306) to R</w:t>
      </w:r>
      <w:r w:rsidRPr="00FC0723">
        <w:t xml:space="preserve">ebecca Vega Thurber </w:t>
      </w:r>
      <w:r w:rsidRPr="00FC0723">
        <w:rPr>
          <w:color w:val="000000"/>
        </w:rPr>
        <w:t xml:space="preserve">and MM, </w:t>
      </w:r>
      <w:r w:rsidRPr="00FC0723">
        <w:t xml:space="preserve">with sequencing provided by an in-kind ​​UC San Diego Seed Grant in Microbiome Science grant to JZ. Analysis in this manuscript was supported by NSF </w:t>
      </w:r>
      <w:proofErr w:type="spellStart"/>
      <w:r w:rsidRPr="00FC0723">
        <w:t>IoS</w:t>
      </w:r>
      <w:proofErr w:type="spellEnd"/>
      <w:r w:rsidRPr="00FC0723">
        <w:t xml:space="preserve"> CAREER grant (# 1942647) and an in-kind ​​UC San Diego Seed Grant in Microbiome Science grant to JZ. </w:t>
      </w:r>
      <w:r w:rsidRPr="00FC0723">
        <w:rPr>
          <w:color w:val="222222"/>
          <w:highlight w:val="white"/>
        </w:rPr>
        <w:t xml:space="preserve">GCMP data collection was supported by a National Science Foundation Dimensions of Biodiversity grant (#1442306) to </w:t>
      </w:r>
      <w:r w:rsidR="00FC6E8F">
        <w:rPr>
          <w:color w:val="222222"/>
          <w:highlight w:val="white"/>
        </w:rPr>
        <w:t>M</w:t>
      </w:r>
      <w:r w:rsidRPr="00FC0723">
        <w:rPr>
          <w:color w:val="222222"/>
          <w:highlight w:val="white"/>
        </w:rPr>
        <w:t>M</w:t>
      </w:r>
    </w:p>
    <w:p w14:paraId="67AA7AE4" w14:textId="77777777" w:rsidR="00573459" w:rsidRPr="00573459" w:rsidRDefault="00573459" w:rsidP="00573459">
      <w:pPr>
        <w:pBdr>
          <w:top w:val="nil"/>
          <w:left w:val="nil"/>
          <w:bottom w:val="nil"/>
          <w:right w:val="nil"/>
          <w:between w:val="nil"/>
        </w:pBdr>
        <w:spacing w:before="400"/>
        <w:contextualSpacing/>
        <w:rPr>
          <w:color w:val="222222"/>
          <w:sz w:val="27"/>
          <w:szCs w:val="27"/>
        </w:rPr>
      </w:pPr>
    </w:p>
    <w:p w14:paraId="3CA190C9" w14:textId="18789F0C" w:rsidR="00573459" w:rsidRDefault="00573459" w:rsidP="00573459">
      <w:pPr>
        <w:contextualSpacing/>
      </w:pPr>
      <w:r>
        <w:rPr>
          <w:b/>
          <w:bCs/>
        </w:rPr>
        <w:t xml:space="preserve">Author Contributions. </w:t>
      </w:r>
      <w:r w:rsidRPr="00FC0723">
        <w:t>TB, DS, JZ analyzed the data; TB, JZ, DS wrote the manuscript; RM, JFP, MM, and JZ collected GCMP data and metadata; all authors edited the manuscript.</w:t>
      </w:r>
    </w:p>
    <w:p w14:paraId="667A5650" w14:textId="77777777" w:rsidR="00573459" w:rsidRPr="00573459" w:rsidRDefault="00573459" w:rsidP="00573459">
      <w:pPr>
        <w:contextualSpacing/>
      </w:pPr>
    </w:p>
    <w:p w14:paraId="32541911" w14:textId="5FF20A20" w:rsidR="00DB41FE" w:rsidRPr="00573459" w:rsidRDefault="00573459" w:rsidP="00573459">
      <w:pPr>
        <w:pBdr>
          <w:top w:val="nil"/>
          <w:left w:val="nil"/>
          <w:bottom w:val="nil"/>
          <w:right w:val="nil"/>
          <w:between w:val="nil"/>
        </w:pBdr>
        <w:spacing w:before="400"/>
        <w:contextualSpacing/>
        <w:rPr>
          <w:color w:val="000000"/>
          <w:sz w:val="28"/>
          <w:szCs w:val="28"/>
        </w:rPr>
      </w:pPr>
      <w:r>
        <w:rPr>
          <w:b/>
          <w:bCs/>
        </w:rPr>
        <w:t xml:space="preserve">Acknowledgements. </w:t>
      </w:r>
      <w:r>
        <w:rPr>
          <w:color w:val="000000"/>
          <w:sz w:val="28"/>
          <w:szCs w:val="28"/>
        </w:rPr>
        <w:t xml:space="preserve"> </w:t>
      </w:r>
      <w:r w:rsidRPr="00FC0723">
        <w:rPr>
          <w:color w:val="000000"/>
        </w:rPr>
        <w:t xml:space="preserve">The authors would like to acknowledge </w:t>
      </w:r>
      <w:r w:rsidRPr="00FC0723">
        <w:t xml:space="preserve">many contributors for their field assistance during past collections of Global Coral Microbiome Project data reanalyzed in this manuscript, including: Rebecca Vega Thurber, a leader of the original GCMP project; </w:t>
      </w:r>
      <w:r w:rsidRPr="00FC0723">
        <w:rPr>
          <w:color w:val="000000"/>
        </w:rPr>
        <w:t>Tasman Douglass, Margaux H</w:t>
      </w:r>
      <w:r w:rsidRPr="00FC0723">
        <w:t>ein</w:t>
      </w:r>
      <w:r w:rsidRPr="00FC0723">
        <w:rPr>
          <w:color w:val="000000"/>
        </w:rPr>
        <w:t xml:space="preserve">, Frazer McGregor, Kathy Morrow, Katia Nicolet, Cathie Page, and Gergely Torda for their field assistance in Australia; </w:t>
      </w:r>
      <w:r w:rsidRPr="00FC0723">
        <w:t xml:space="preserve">Valeria Pizarro, Mateo López-Victoria, Styles Smith, Alaina Weinheimer, Claudia Tatiana Galindo for Assistance in Colombia; </w:t>
      </w:r>
      <w:r w:rsidRPr="00FC0723">
        <w:rPr>
          <w:color w:val="222222"/>
          <w:highlight w:val="white"/>
        </w:rPr>
        <w:t xml:space="preserve">Chris </w:t>
      </w:r>
      <w:proofErr w:type="spellStart"/>
      <w:r w:rsidRPr="00FC0723">
        <w:rPr>
          <w:color w:val="222222"/>
          <w:highlight w:val="white"/>
        </w:rPr>
        <w:t>Voolstra</w:t>
      </w:r>
      <w:proofErr w:type="spellEnd"/>
      <w:r w:rsidRPr="00FC0723">
        <w:rPr>
          <w:color w:val="222222"/>
          <w:highlight w:val="white"/>
        </w:rPr>
        <w:t xml:space="preserve">, Maren Ziegler, Anna Roik, and many others at KAUST for field assistance in Saudi Arabia; Mark </w:t>
      </w:r>
      <w:proofErr w:type="spellStart"/>
      <w:r w:rsidRPr="00FC0723">
        <w:rPr>
          <w:color w:val="222222"/>
          <w:highlight w:val="white"/>
        </w:rPr>
        <w:t>Vermeij</w:t>
      </w:r>
      <w:proofErr w:type="spellEnd"/>
      <w:r w:rsidRPr="00FC0723">
        <w:rPr>
          <w:color w:val="222222"/>
          <w:highlight w:val="white"/>
        </w:rPr>
        <w:t xml:space="preserve">, Kristen </w:t>
      </w:r>
      <w:proofErr w:type="spellStart"/>
      <w:r w:rsidRPr="00FC0723">
        <w:rPr>
          <w:color w:val="222222"/>
          <w:highlight w:val="white"/>
        </w:rPr>
        <w:t>Marhaver</w:t>
      </w:r>
      <w:proofErr w:type="spellEnd"/>
      <w:r w:rsidRPr="00FC0723">
        <w:rPr>
          <w:color w:val="222222"/>
          <w:highlight w:val="white"/>
        </w:rPr>
        <w:t>, Pedro Frade, Ben Mueller, and others at CARMABI for field assistance during sampling in Curaçao;</w:t>
      </w:r>
      <w:r w:rsidRPr="00FC0723">
        <w:rPr>
          <w:color w:val="222222"/>
          <w:sz w:val="22"/>
          <w:szCs w:val="22"/>
          <w:highlight w:val="white"/>
        </w:rPr>
        <w:t xml:space="preserve"> </w:t>
      </w:r>
      <w:proofErr w:type="spellStart"/>
      <w:r w:rsidRPr="00FC0723">
        <w:rPr>
          <w:color w:val="222222"/>
          <w:highlight w:val="white"/>
        </w:rPr>
        <w:t>Danwei</w:t>
      </w:r>
      <w:proofErr w:type="spellEnd"/>
      <w:r w:rsidRPr="00FC0723">
        <w:rPr>
          <w:color w:val="222222"/>
          <w:highlight w:val="white"/>
        </w:rPr>
        <w:t xml:space="preserve"> Huang for field assistance in Singapore; Ruth Gates, Katie Barrott, Courtney Couch, Keoki Stender for field assistance in Hawai’i; </w:t>
      </w:r>
      <w:r w:rsidRPr="00A63090">
        <w:rPr>
          <w:highlight w:val="white"/>
        </w:rPr>
        <w:t xml:space="preserve">Le Club de </w:t>
      </w:r>
      <w:proofErr w:type="spellStart"/>
      <w:r w:rsidRPr="00A63090">
        <w:rPr>
          <w:highlight w:val="white"/>
        </w:rPr>
        <w:t>Plongee</w:t>
      </w:r>
      <w:proofErr w:type="spellEnd"/>
      <w:r w:rsidRPr="00A63090">
        <w:rPr>
          <w:highlight w:val="white"/>
        </w:rPr>
        <w:t xml:space="preserve"> Suwan Macha and Jean-Pascal </w:t>
      </w:r>
      <w:proofErr w:type="spellStart"/>
      <w:r w:rsidRPr="00A63090">
        <w:rPr>
          <w:highlight w:val="white"/>
        </w:rPr>
        <w:t>Quod</w:t>
      </w:r>
      <w:proofErr w:type="spellEnd"/>
      <w:r w:rsidRPr="00A63090">
        <w:rPr>
          <w:highlight w:val="white"/>
        </w:rPr>
        <w:t xml:space="preserve"> for field assistance, and Amelia Foster and Jerome Payet for sampling in Isle de la Réunion; </w:t>
      </w:r>
      <w:r w:rsidRPr="00A63090">
        <w:rPr>
          <w:rFonts w:eastAsia="Roboto"/>
          <w:highlight w:val="white"/>
        </w:rPr>
        <w:t>t</w:t>
      </w:r>
      <w:r w:rsidRPr="00A63090">
        <w:rPr>
          <w:highlight w:val="white"/>
        </w:rPr>
        <w:t>he Burkepile lab</w:t>
      </w:r>
      <w:r w:rsidRPr="00A63090">
        <w:rPr>
          <w:rFonts w:eastAsia="Roboto"/>
          <w:highlight w:val="white"/>
        </w:rPr>
        <w:t xml:space="preserve"> </w:t>
      </w:r>
      <w:r w:rsidRPr="00A63090">
        <w:rPr>
          <w:highlight w:val="white"/>
        </w:rPr>
        <w:t xml:space="preserve">for field assistance in </w:t>
      </w:r>
      <w:proofErr w:type="spellStart"/>
      <w:r w:rsidRPr="00A63090">
        <w:rPr>
          <w:highlight w:val="white"/>
        </w:rPr>
        <w:t>Mo’orea</w:t>
      </w:r>
      <w:proofErr w:type="spellEnd"/>
      <w:r w:rsidRPr="00A63090">
        <w:rPr>
          <w:rFonts w:eastAsia="Roboto"/>
          <w:highlight w:val="white"/>
        </w:rPr>
        <w:t xml:space="preserve">; </w:t>
      </w:r>
      <w:r w:rsidRPr="00A63090">
        <w:rPr>
          <w:highlight w:val="white"/>
        </w:rPr>
        <w:t xml:space="preserve">Yossi Loya, Raz Tamir for sampling assistance in Israel; </w:t>
      </w:r>
      <w:r w:rsidRPr="00A63090">
        <w:t>a</w:t>
      </w:r>
      <w:r w:rsidRPr="00FC0723">
        <w:rPr>
          <w:color w:val="000000"/>
        </w:rPr>
        <w:t xml:space="preserve">nd Lyndsy Gazda, Jamie Lee Proffitt, Gabriele Swain, and Alaina Weinheimer for their assistance in the laboratory. The authors also acknowledge the staff of the Coral Bay Research Station, Lizard Island Research Station, Lord Howe Island Marine Park, Lord Howe Island Research Station, and RV Cape Ferguson for their logistical support. </w:t>
      </w:r>
      <w:r w:rsidR="00DB41FE">
        <w:rPr>
          <w:color w:val="000000"/>
        </w:rPr>
        <w:br w:type="page"/>
      </w:r>
    </w:p>
    <w:p w14:paraId="0A471C98" w14:textId="77777777" w:rsidR="000C56B0" w:rsidRPr="00FC0723" w:rsidRDefault="000C56B0">
      <w:pPr>
        <w:pBdr>
          <w:top w:val="nil"/>
          <w:left w:val="nil"/>
          <w:bottom w:val="nil"/>
          <w:right w:val="nil"/>
          <w:between w:val="nil"/>
        </w:pBdr>
        <w:spacing w:before="120"/>
        <w:rPr>
          <w:color w:val="000000"/>
        </w:rPr>
      </w:pPr>
    </w:p>
    <w:p w14:paraId="77F3B69A" w14:textId="5F527A57" w:rsidR="00DB41FE" w:rsidRPr="00DB41FE" w:rsidRDefault="00367A15" w:rsidP="00DB41FE">
      <w:pPr>
        <w:spacing w:line="276" w:lineRule="auto"/>
        <w:rPr>
          <w:b/>
          <w:sz w:val="28"/>
          <w:szCs w:val="28"/>
        </w:rPr>
      </w:pPr>
      <w:r w:rsidRPr="00FC0723">
        <w:rPr>
          <w:b/>
          <w:sz w:val="28"/>
          <w:szCs w:val="28"/>
        </w:rPr>
        <w:t>Tables</w:t>
      </w:r>
    </w:p>
    <w:p w14:paraId="36709DE7" w14:textId="77777777" w:rsidR="00DB41FE" w:rsidRPr="00FC0723" w:rsidRDefault="00DB41FE"/>
    <w:p w14:paraId="522EC789" w14:textId="092BC106" w:rsidR="000C56B0" w:rsidRPr="00FC0723" w:rsidRDefault="00367A15">
      <w:pPr>
        <w:rPr>
          <w:sz w:val="26"/>
          <w:szCs w:val="26"/>
        </w:rPr>
      </w:pPr>
      <w:r w:rsidRPr="00FC0723">
        <w:rPr>
          <w:b/>
        </w:rPr>
        <w:t>Table 1.</w:t>
      </w:r>
      <w:r w:rsidRPr="00FC0723">
        <w:t xml:space="preserve"> </w:t>
      </w:r>
      <w:ins w:id="726" w:author="Tanya Brown" w:date="2023-10-26T16:21:00Z">
        <w:r w:rsidR="00E75C4F" w:rsidRPr="00FC0723">
          <w:t xml:space="preserve">Toll/Interleukin Repeat </w:t>
        </w:r>
        <w:r w:rsidR="00E75C4F">
          <w:t>(</w:t>
        </w:r>
      </w:ins>
      <w:r w:rsidRPr="00FC0723">
        <w:t>TIR</w:t>
      </w:r>
      <w:ins w:id="727" w:author="Tanya Brown" w:date="2023-10-26T16:21:00Z">
        <w:r w:rsidR="00E75C4F">
          <w:t>)</w:t>
        </w:r>
      </w:ins>
      <w:r w:rsidRPr="00FC0723">
        <w:t xml:space="preserve"> domain containing elements and their associated numbers per species</w:t>
      </w:r>
      <w:ins w:id="728" w:author="Tanya Brown" w:date="2023-10-26T16:22:00Z">
        <w:r w:rsidR="00E75C4F">
          <w:t>.</w:t>
        </w:r>
      </w:ins>
    </w:p>
    <w:p w14:paraId="67A9B24D" w14:textId="77777777" w:rsidR="000C56B0" w:rsidRPr="00FC0723" w:rsidRDefault="000C56B0"/>
    <w:p w14:paraId="742A2483" w14:textId="77777777" w:rsidR="000C56B0" w:rsidRPr="00FC0723" w:rsidRDefault="000C56B0">
      <w:pPr>
        <w:rPr>
          <w:b/>
        </w:rPr>
      </w:pPr>
    </w:p>
    <w:tbl>
      <w:tblPr>
        <w:tblStyle w:val="1"/>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440"/>
        <w:gridCol w:w="1440"/>
        <w:gridCol w:w="1440"/>
        <w:gridCol w:w="1440"/>
        <w:gridCol w:w="1440"/>
      </w:tblGrid>
      <w:tr w:rsidR="000C56B0" w:rsidRPr="00FC0723" w14:paraId="21E0D7F8" w14:textId="77777777">
        <w:tc>
          <w:tcPr>
            <w:tcW w:w="1440" w:type="dxa"/>
            <w:shd w:val="clear" w:color="auto" w:fill="D9D9D9"/>
            <w:tcMar>
              <w:top w:w="100" w:type="dxa"/>
              <w:left w:w="100" w:type="dxa"/>
              <w:bottom w:w="100" w:type="dxa"/>
              <w:right w:w="100" w:type="dxa"/>
            </w:tcMar>
          </w:tcPr>
          <w:p w14:paraId="0FC7AF0D" w14:textId="77777777" w:rsidR="000C56B0" w:rsidRPr="00FC0723" w:rsidRDefault="00367A15">
            <w:pPr>
              <w:widowControl w:val="0"/>
              <w:rPr>
                <w:b/>
              </w:rPr>
            </w:pPr>
            <w:r w:rsidRPr="00FC0723">
              <w:rPr>
                <w:b/>
              </w:rPr>
              <w:t>Coral Species</w:t>
            </w:r>
          </w:p>
        </w:tc>
        <w:tc>
          <w:tcPr>
            <w:tcW w:w="1440" w:type="dxa"/>
            <w:shd w:val="clear" w:color="auto" w:fill="D9D9D9"/>
            <w:tcMar>
              <w:top w:w="100" w:type="dxa"/>
              <w:left w:w="100" w:type="dxa"/>
              <w:bottom w:w="100" w:type="dxa"/>
              <w:right w:w="100" w:type="dxa"/>
            </w:tcMar>
          </w:tcPr>
          <w:p w14:paraId="7A934A21" w14:textId="77777777" w:rsidR="000C56B0" w:rsidRPr="00FC0723" w:rsidRDefault="00367A15">
            <w:pPr>
              <w:widowControl w:val="0"/>
              <w:rPr>
                <w:b/>
              </w:rPr>
            </w:pPr>
            <w:r w:rsidRPr="00FC0723">
              <w:rPr>
                <w:b/>
              </w:rPr>
              <w:t>TIR Isoforms</w:t>
            </w:r>
          </w:p>
        </w:tc>
        <w:tc>
          <w:tcPr>
            <w:tcW w:w="1440" w:type="dxa"/>
            <w:shd w:val="clear" w:color="auto" w:fill="D9D9D9"/>
            <w:tcMar>
              <w:top w:w="100" w:type="dxa"/>
              <w:left w:w="100" w:type="dxa"/>
              <w:bottom w:w="100" w:type="dxa"/>
              <w:right w:w="100" w:type="dxa"/>
            </w:tcMar>
          </w:tcPr>
          <w:p w14:paraId="7F8FCDF8" w14:textId="77777777" w:rsidR="000C56B0" w:rsidRPr="00FC0723" w:rsidRDefault="00367A15">
            <w:pPr>
              <w:widowControl w:val="0"/>
              <w:rPr>
                <w:b/>
              </w:rPr>
            </w:pPr>
            <w:r w:rsidRPr="00FC0723">
              <w:rPr>
                <w:b/>
              </w:rPr>
              <w:t>IL-1R Copies</w:t>
            </w:r>
          </w:p>
        </w:tc>
        <w:tc>
          <w:tcPr>
            <w:tcW w:w="1440" w:type="dxa"/>
            <w:shd w:val="clear" w:color="auto" w:fill="D9D9D9"/>
            <w:tcMar>
              <w:top w:w="100" w:type="dxa"/>
              <w:left w:w="100" w:type="dxa"/>
              <w:bottom w:w="100" w:type="dxa"/>
              <w:right w:w="100" w:type="dxa"/>
            </w:tcMar>
          </w:tcPr>
          <w:p w14:paraId="4ADD9835" w14:textId="77777777" w:rsidR="000C56B0" w:rsidRPr="00FC0723" w:rsidRDefault="00367A15">
            <w:pPr>
              <w:widowControl w:val="0"/>
              <w:rPr>
                <w:b/>
              </w:rPr>
            </w:pPr>
            <w:r w:rsidRPr="00FC0723">
              <w:rPr>
                <w:b/>
              </w:rPr>
              <w:t>TLR Copies</w:t>
            </w:r>
          </w:p>
        </w:tc>
        <w:tc>
          <w:tcPr>
            <w:tcW w:w="1440" w:type="dxa"/>
            <w:shd w:val="clear" w:color="auto" w:fill="D9D9D9"/>
            <w:tcMar>
              <w:top w:w="100" w:type="dxa"/>
              <w:left w:w="100" w:type="dxa"/>
              <w:bottom w:w="100" w:type="dxa"/>
              <w:right w:w="100" w:type="dxa"/>
            </w:tcMar>
          </w:tcPr>
          <w:p w14:paraId="3224FF7F" w14:textId="77777777" w:rsidR="000C56B0" w:rsidRPr="00FC0723" w:rsidRDefault="00367A15">
            <w:pPr>
              <w:widowControl w:val="0"/>
              <w:rPr>
                <w:b/>
              </w:rPr>
            </w:pPr>
            <w:r w:rsidRPr="00FC0723">
              <w:rPr>
                <w:b/>
              </w:rPr>
              <w:t>Richness (ln ASVs /1000 reads)</w:t>
            </w:r>
          </w:p>
        </w:tc>
        <w:tc>
          <w:tcPr>
            <w:tcW w:w="1440" w:type="dxa"/>
            <w:shd w:val="clear" w:color="auto" w:fill="D9D9D9"/>
            <w:tcMar>
              <w:top w:w="100" w:type="dxa"/>
              <w:left w:w="100" w:type="dxa"/>
              <w:bottom w:w="100" w:type="dxa"/>
              <w:right w:w="100" w:type="dxa"/>
            </w:tcMar>
          </w:tcPr>
          <w:p w14:paraId="506A8799" w14:textId="77777777" w:rsidR="000C56B0" w:rsidRPr="00FC0723" w:rsidRDefault="00367A15">
            <w:pPr>
              <w:widowControl w:val="0"/>
              <w:rPr>
                <w:b/>
              </w:rPr>
            </w:pPr>
            <w:r w:rsidRPr="00FC0723">
              <w:rPr>
                <w:b/>
              </w:rPr>
              <w:t>Genome Sequence Reference</w:t>
            </w:r>
          </w:p>
        </w:tc>
      </w:tr>
      <w:tr w:rsidR="000C56B0" w:rsidRPr="00FC0723" w14:paraId="36D8C093" w14:textId="77777777">
        <w:tc>
          <w:tcPr>
            <w:tcW w:w="1440" w:type="dxa"/>
            <w:shd w:val="clear" w:color="auto" w:fill="auto"/>
            <w:tcMar>
              <w:top w:w="100" w:type="dxa"/>
              <w:left w:w="100" w:type="dxa"/>
              <w:bottom w:w="100" w:type="dxa"/>
              <w:right w:w="100" w:type="dxa"/>
            </w:tcMar>
          </w:tcPr>
          <w:p w14:paraId="49CA0156" w14:textId="77777777" w:rsidR="000C56B0" w:rsidRPr="00FC0723" w:rsidRDefault="00367A15">
            <w:pPr>
              <w:widowControl w:val="0"/>
              <w:rPr>
                <w:i/>
              </w:rPr>
            </w:pPr>
            <w:r w:rsidRPr="00FC0723">
              <w:rPr>
                <w:i/>
              </w:rPr>
              <w:t xml:space="preserve">Acropora </w:t>
            </w:r>
            <w:proofErr w:type="spellStart"/>
            <w:r w:rsidRPr="00FC0723">
              <w:rPr>
                <w:i/>
              </w:rPr>
              <w:t>hyacinthus</w:t>
            </w:r>
            <w:proofErr w:type="spellEnd"/>
          </w:p>
        </w:tc>
        <w:tc>
          <w:tcPr>
            <w:tcW w:w="1440" w:type="dxa"/>
            <w:shd w:val="clear" w:color="auto" w:fill="auto"/>
            <w:tcMar>
              <w:top w:w="100" w:type="dxa"/>
              <w:left w:w="100" w:type="dxa"/>
              <w:bottom w:w="100" w:type="dxa"/>
              <w:right w:w="100" w:type="dxa"/>
            </w:tcMar>
          </w:tcPr>
          <w:p w14:paraId="65A21B94" w14:textId="77777777" w:rsidR="000C56B0" w:rsidRPr="00FC0723" w:rsidRDefault="00367A15">
            <w:pPr>
              <w:widowControl w:val="0"/>
            </w:pPr>
            <w:r w:rsidRPr="00FC0723">
              <w:t>37</w:t>
            </w:r>
          </w:p>
        </w:tc>
        <w:tc>
          <w:tcPr>
            <w:tcW w:w="1440" w:type="dxa"/>
            <w:shd w:val="clear" w:color="auto" w:fill="auto"/>
            <w:tcMar>
              <w:top w:w="100" w:type="dxa"/>
              <w:left w:w="100" w:type="dxa"/>
              <w:bottom w:w="100" w:type="dxa"/>
              <w:right w:w="100" w:type="dxa"/>
            </w:tcMar>
          </w:tcPr>
          <w:p w14:paraId="1708E6B8" w14:textId="77777777" w:rsidR="000C56B0" w:rsidRPr="00FC0723" w:rsidRDefault="00367A15">
            <w:pPr>
              <w:widowControl w:val="0"/>
            </w:pPr>
            <w:r w:rsidRPr="00FC0723">
              <w:t>11</w:t>
            </w:r>
          </w:p>
        </w:tc>
        <w:tc>
          <w:tcPr>
            <w:tcW w:w="1440" w:type="dxa"/>
            <w:shd w:val="clear" w:color="auto" w:fill="auto"/>
            <w:tcMar>
              <w:top w:w="100" w:type="dxa"/>
              <w:left w:w="100" w:type="dxa"/>
              <w:bottom w:w="100" w:type="dxa"/>
              <w:right w:w="100" w:type="dxa"/>
            </w:tcMar>
          </w:tcPr>
          <w:p w14:paraId="4B87CE2D"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33FD6A11" w14:textId="77777777" w:rsidR="000C56B0" w:rsidRPr="00FC0723" w:rsidRDefault="00367A15">
            <w:pPr>
              <w:widowControl w:val="0"/>
            </w:pPr>
            <w:r w:rsidRPr="00FC0723">
              <w:t>3.788</w:t>
            </w:r>
          </w:p>
        </w:tc>
        <w:tc>
          <w:tcPr>
            <w:tcW w:w="1440" w:type="dxa"/>
            <w:shd w:val="clear" w:color="auto" w:fill="auto"/>
            <w:tcMar>
              <w:top w:w="100" w:type="dxa"/>
              <w:left w:w="100" w:type="dxa"/>
              <w:bottom w:w="100" w:type="dxa"/>
              <w:right w:w="100" w:type="dxa"/>
            </w:tcMar>
          </w:tcPr>
          <w:p w14:paraId="1BDAE03A" w14:textId="77777777" w:rsidR="000C56B0" w:rsidRPr="00FC0723" w:rsidRDefault="00367A15">
            <w:pPr>
              <w:widowControl w:val="0"/>
            </w:pPr>
            <w:proofErr w:type="spellStart"/>
            <w:r w:rsidRPr="00FC0723">
              <w:t>Sinzato</w:t>
            </w:r>
            <w:proofErr w:type="spellEnd"/>
            <w:r w:rsidRPr="00FC0723">
              <w:t xml:space="preserve"> </w:t>
            </w:r>
            <w:r w:rsidRPr="00FC0723">
              <w:rPr>
                <w:i/>
              </w:rPr>
              <w:t>et al</w:t>
            </w:r>
            <w:r w:rsidRPr="00FC0723">
              <w:t xml:space="preserve"> 2020</w:t>
            </w:r>
          </w:p>
        </w:tc>
      </w:tr>
      <w:tr w:rsidR="000C56B0" w:rsidRPr="00FC0723" w14:paraId="696D043E" w14:textId="77777777">
        <w:tc>
          <w:tcPr>
            <w:tcW w:w="1440" w:type="dxa"/>
            <w:shd w:val="clear" w:color="auto" w:fill="auto"/>
            <w:tcMar>
              <w:top w:w="100" w:type="dxa"/>
              <w:left w:w="100" w:type="dxa"/>
              <w:bottom w:w="100" w:type="dxa"/>
              <w:right w:w="100" w:type="dxa"/>
            </w:tcMar>
          </w:tcPr>
          <w:p w14:paraId="3460A763" w14:textId="77777777" w:rsidR="000C56B0" w:rsidRPr="00FC0723" w:rsidRDefault="00367A15">
            <w:pPr>
              <w:widowControl w:val="0"/>
              <w:rPr>
                <w:i/>
              </w:rPr>
            </w:pPr>
            <w:r w:rsidRPr="00FC0723">
              <w:rPr>
                <w:i/>
              </w:rPr>
              <w:t xml:space="preserve">Acropora </w:t>
            </w:r>
            <w:proofErr w:type="spellStart"/>
            <w:r w:rsidRPr="00FC0723">
              <w:rPr>
                <w:i/>
              </w:rPr>
              <w:t>cytherea</w:t>
            </w:r>
            <w:proofErr w:type="spellEnd"/>
          </w:p>
        </w:tc>
        <w:tc>
          <w:tcPr>
            <w:tcW w:w="1440" w:type="dxa"/>
            <w:shd w:val="clear" w:color="auto" w:fill="auto"/>
            <w:tcMar>
              <w:top w:w="100" w:type="dxa"/>
              <w:left w:w="100" w:type="dxa"/>
              <w:bottom w:w="100" w:type="dxa"/>
              <w:right w:w="100" w:type="dxa"/>
            </w:tcMar>
          </w:tcPr>
          <w:p w14:paraId="7B024E96" w14:textId="77777777" w:rsidR="000C56B0" w:rsidRPr="00FC0723" w:rsidRDefault="00367A15">
            <w:pPr>
              <w:widowControl w:val="0"/>
            </w:pPr>
            <w:r w:rsidRPr="00FC0723">
              <w:t>33</w:t>
            </w:r>
          </w:p>
        </w:tc>
        <w:tc>
          <w:tcPr>
            <w:tcW w:w="1440" w:type="dxa"/>
            <w:shd w:val="clear" w:color="auto" w:fill="auto"/>
            <w:tcMar>
              <w:top w:w="100" w:type="dxa"/>
              <w:left w:w="100" w:type="dxa"/>
              <w:bottom w:w="100" w:type="dxa"/>
              <w:right w:w="100" w:type="dxa"/>
            </w:tcMar>
          </w:tcPr>
          <w:p w14:paraId="228DD797" w14:textId="77777777" w:rsidR="000C56B0" w:rsidRPr="00FC0723" w:rsidRDefault="00367A15">
            <w:pPr>
              <w:widowControl w:val="0"/>
            </w:pPr>
            <w:r w:rsidRPr="00FC0723">
              <w:t>10</w:t>
            </w:r>
          </w:p>
        </w:tc>
        <w:tc>
          <w:tcPr>
            <w:tcW w:w="1440" w:type="dxa"/>
            <w:shd w:val="clear" w:color="auto" w:fill="auto"/>
            <w:tcMar>
              <w:top w:w="100" w:type="dxa"/>
              <w:left w:w="100" w:type="dxa"/>
              <w:bottom w:w="100" w:type="dxa"/>
              <w:right w:w="100" w:type="dxa"/>
            </w:tcMar>
          </w:tcPr>
          <w:p w14:paraId="36948284"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7A5FC071" w14:textId="77777777" w:rsidR="000C56B0" w:rsidRPr="00FC0723" w:rsidRDefault="00367A15">
            <w:pPr>
              <w:widowControl w:val="0"/>
            </w:pPr>
            <w:r w:rsidRPr="00FC0723">
              <w:t>3.619</w:t>
            </w:r>
          </w:p>
        </w:tc>
        <w:tc>
          <w:tcPr>
            <w:tcW w:w="1440" w:type="dxa"/>
            <w:shd w:val="clear" w:color="auto" w:fill="auto"/>
            <w:tcMar>
              <w:top w:w="100" w:type="dxa"/>
              <w:left w:w="100" w:type="dxa"/>
              <w:bottom w:w="100" w:type="dxa"/>
              <w:right w:w="100" w:type="dxa"/>
            </w:tcMar>
          </w:tcPr>
          <w:p w14:paraId="46669B9F" w14:textId="77777777" w:rsidR="000C56B0" w:rsidRPr="00FC0723" w:rsidRDefault="00367A15">
            <w:pPr>
              <w:widowControl w:val="0"/>
            </w:pPr>
            <w:proofErr w:type="spellStart"/>
            <w:r w:rsidRPr="00FC0723">
              <w:t>Sinzato</w:t>
            </w:r>
            <w:proofErr w:type="spellEnd"/>
            <w:r w:rsidRPr="00FC0723">
              <w:t xml:space="preserve"> </w:t>
            </w:r>
            <w:r w:rsidRPr="00FC0723">
              <w:rPr>
                <w:i/>
              </w:rPr>
              <w:t>et al</w:t>
            </w:r>
            <w:r w:rsidRPr="00FC0723">
              <w:t xml:space="preserve"> 2020</w:t>
            </w:r>
          </w:p>
        </w:tc>
      </w:tr>
      <w:tr w:rsidR="000C56B0" w:rsidRPr="00FC0723" w14:paraId="07AC00FE" w14:textId="77777777">
        <w:tc>
          <w:tcPr>
            <w:tcW w:w="1440" w:type="dxa"/>
            <w:shd w:val="clear" w:color="auto" w:fill="auto"/>
            <w:tcMar>
              <w:top w:w="100" w:type="dxa"/>
              <w:left w:w="100" w:type="dxa"/>
              <w:bottom w:w="100" w:type="dxa"/>
              <w:right w:w="100" w:type="dxa"/>
            </w:tcMar>
          </w:tcPr>
          <w:p w14:paraId="1648A46E" w14:textId="77777777" w:rsidR="000C56B0" w:rsidRPr="00FC0723" w:rsidRDefault="00367A15">
            <w:pPr>
              <w:widowControl w:val="0"/>
              <w:rPr>
                <w:i/>
              </w:rPr>
            </w:pPr>
            <w:proofErr w:type="spellStart"/>
            <w:r w:rsidRPr="00FC0723">
              <w:rPr>
                <w:i/>
              </w:rPr>
              <w:t>Pocillopora</w:t>
            </w:r>
            <w:proofErr w:type="spellEnd"/>
            <w:r w:rsidRPr="00FC0723">
              <w:rPr>
                <w:i/>
              </w:rPr>
              <w:t xml:space="preserve"> </w:t>
            </w:r>
            <w:proofErr w:type="spellStart"/>
            <w:r w:rsidRPr="00FC0723">
              <w:rPr>
                <w:i/>
              </w:rPr>
              <w:t>damicornis</w:t>
            </w:r>
            <w:proofErr w:type="spellEnd"/>
          </w:p>
        </w:tc>
        <w:tc>
          <w:tcPr>
            <w:tcW w:w="1440" w:type="dxa"/>
            <w:shd w:val="clear" w:color="auto" w:fill="auto"/>
            <w:tcMar>
              <w:top w:w="100" w:type="dxa"/>
              <w:left w:w="100" w:type="dxa"/>
              <w:bottom w:w="100" w:type="dxa"/>
              <w:right w:w="100" w:type="dxa"/>
            </w:tcMar>
          </w:tcPr>
          <w:p w14:paraId="7BD8C4A2" w14:textId="77777777" w:rsidR="000C56B0" w:rsidRPr="00FC0723" w:rsidRDefault="00367A15">
            <w:pPr>
              <w:widowControl w:val="0"/>
            </w:pPr>
            <w:r w:rsidRPr="00FC0723">
              <w:t>24</w:t>
            </w:r>
          </w:p>
        </w:tc>
        <w:tc>
          <w:tcPr>
            <w:tcW w:w="1440" w:type="dxa"/>
            <w:shd w:val="clear" w:color="auto" w:fill="auto"/>
            <w:tcMar>
              <w:top w:w="100" w:type="dxa"/>
              <w:left w:w="100" w:type="dxa"/>
              <w:bottom w:w="100" w:type="dxa"/>
              <w:right w:w="100" w:type="dxa"/>
            </w:tcMar>
          </w:tcPr>
          <w:p w14:paraId="45FC6F4A"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00464E37" w14:textId="77777777" w:rsidR="000C56B0" w:rsidRPr="00FC0723" w:rsidRDefault="00367A15">
            <w:pPr>
              <w:widowControl w:val="0"/>
            </w:pPr>
            <w:r w:rsidRPr="00FC0723">
              <w:t>5</w:t>
            </w:r>
          </w:p>
        </w:tc>
        <w:tc>
          <w:tcPr>
            <w:tcW w:w="1440" w:type="dxa"/>
            <w:shd w:val="clear" w:color="auto" w:fill="auto"/>
            <w:tcMar>
              <w:top w:w="100" w:type="dxa"/>
              <w:left w:w="100" w:type="dxa"/>
              <w:bottom w:w="100" w:type="dxa"/>
              <w:right w:w="100" w:type="dxa"/>
            </w:tcMar>
          </w:tcPr>
          <w:p w14:paraId="24334FC6" w14:textId="77777777" w:rsidR="000C56B0" w:rsidRPr="00FC0723" w:rsidRDefault="00367A15">
            <w:pPr>
              <w:widowControl w:val="0"/>
            </w:pPr>
            <w:r w:rsidRPr="00FC0723">
              <w:t>4.368</w:t>
            </w:r>
          </w:p>
        </w:tc>
        <w:tc>
          <w:tcPr>
            <w:tcW w:w="1440" w:type="dxa"/>
            <w:shd w:val="clear" w:color="auto" w:fill="auto"/>
            <w:tcMar>
              <w:top w:w="100" w:type="dxa"/>
              <w:left w:w="100" w:type="dxa"/>
              <w:bottom w:w="100" w:type="dxa"/>
              <w:right w:w="100" w:type="dxa"/>
            </w:tcMar>
          </w:tcPr>
          <w:p w14:paraId="5F8836D2" w14:textId="77777777" w:rsidR="000C56B0" w:rsidRPr="00FC0723" w:rsidRDefault="00367A15">
            <w:pPr>
              <w:widowControl w:val="0"/>
            </w:pPr>
            <w:r w:rsidRPr="00FC0723">
              <w:t xml:space="preserve">Cunning </w:t>
            </w:r>
            <w:r w:rsidRPr="00FC0723">
              <w:rPr>
                <w:i/>
              </w:rPr>
              <w:t>et al</w:t>
            </w:r>
            <w:r w:rsidRPr="00FC0723">
              <w:t xml:space="preserve"> 2018</w:t>
            </w:r>
          </w:p>
        </w:tc>
      </w:tr>
      <w:tr w:rsidR="000C56B0" w:rsidRPr="00FC0723" w14:paraId="69ADB98C" w14:textId="77777777">
        <w:tc>
          <w:tcPr>
            <w:tcW w:w="1440" w:type="dxa"/>
            <w:shd w:val="clear" w:color="auto" w:fill="auto"/>
            <w:tcMar>
              <w:top w:w="100" w:type="dxa"/>
              <w:left w:w="100" w:type="dxa"/>
              <w:bottom w:w="100" w:type="dxa"/>
              <w:right w:w="100" w:type="dxa"/>
            </w:tcMar>
          </w:tcPr>
          <w:p w14:paraId="6CAEB68F" w14:textId="77777777" w:rsidR="000C56B0" w:rsidRPr="00FC0723" w:rsidRDefault="00367A15">
            <w:pPr>
              <w:widowControl w:val="0"/>
              <w:rPr>
                <w:i/>
              </w:rPr>
            </w:pPr>
            <w:proofErr w:type="spellStart"/>
            <w:r w:rsidRPr="00FC0723">
              <w:rPr>
                <w:i/>
              </w:rPr>
              <w:t>Pocillopora</w:t>
            </w:r>
            <w:proofErr w:type="spellEnd"/>
            <w:r w:rsidRPr="00FC0723">
              <w:rPr>
                <w:i/>
              </w:rPr>
              <w:t xml:space="preserve"> verrucosa</w:t>
            </w:r>
          </w:p>
        </w:tc>
        <w:tc>
          <w:tcPr>
            <w:tcW w:w="1440" w:type="dxa"/>
            <w:shd w:val="clear" w:color="auto" w:fill="auto"/>
            <w:tcMar>
              <w:top w:w="100" w:type="dxa"/>
              <w:left w:w="100" w:type="dxa"/>
              <w:bottom w:w="100" w:type="dxa"/>
              <w:right w:w="100" w:type="dxa"/>
            </w:tcMar>
          </w:tcPr>
          <w:p w14:paraId="059E8530" w14:textId="77777777" w:rsidR="000C56B0" w:rsidRPr="00FC0723" w:rsidRDefault="00367A15">
            <w:pPr>
              <w:widowControl w:val="0"/>
            </w:pPr>
            <w:r w:rsidRPr="00FC0723">
              <w:t>28</w:t>
            </w:r>
          </w:p>
        </w:tc>
        <w:tc>
          <w:tcPr>
            <w:tcW w:w="1440" w:type="dxa"/>
            <w:shd w:val="clear" w:color="auto" w:fill="auto"/>
            <w:tcMar>
              <w:top w:w="100" w:type="dxa"/>
              <w:left w:w="100" w:type="dxa"/>
              <w:bottom w:w="100" w:type="dxa"/>
              <w:right w:w="100" w:type="dxa"/>
            </w:tcMar>
          </w:tcPr>
          <w:p w14:paraId="2D683205"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1153AA68"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51BD2149" w14:textId="77777777" w:rsidR="000C56B0" w:rsidRPr="00FC0723" w:rsidRDefault="00367A15">
            <w:pPr>
              <w:widowControl w:val="0"/>
            </w:pPr>
            <w:r w:rsidRPr="00FC0723">
              <w:t>4.369</w:t>
            </w:r>
          </w:p>
        </w:tc>
        <w:tc>
          <w:tcPr>
            <w:tcW w:w="1440" w:type="dxa"/>
            <w:shd w:val="clear" w:color="auto" w:fill="auto"/>
            <w:tcMar>
              <w:top w:w="100" w:type="dxa"/>
              <w:left w:w="100" w:type="dxa"/>
              <w:bottom w:w="100" w:type="dxa"/>
              <w:right w:w="100" w:type="dxa"/>
            </w:tcMar>
          </w:tcPr>
          <w:p w14:paraId="5FB2CEA0" w14:textId="77777777" w:rsidR="000C56B0" w:rsidRPr="00FC0723" w:rsidRDefault="00367A15">
            <w:pPr>
              <w:widowControl w:val="0"/>
            </w:pPr>
            <w:r w:rsidRPr="00FC0723">
              <w:t xml:space="preserve">Buitrago-Lopez </w:t>
            </w:r>
            <w:r w:rsidRPr="00FC0723">
              <w:rPr>
                <w:i/>
              </w:rPr>
              <w:t xml:space="preserve">et al </w:t>
            </w:r>
            <w:r w:rsidRPr="00FC0723">
              <w:t>2020</w:t>
            </w:r>
          </w:p>
        </w:tc>
      </w:tr>
      <w:tr w:rsidR="000C56B0" w:rsidRPr="00FC0723" w14:paraId="12254191" w14:textId="77777777">
        <w:tc>
          <w:tcPr>
            <w:tcW w:w="1440" w:type="dxa"/>
            <w:shd w:val="clear" w:color="auto" w:fill="auto"/>
            <w:tcMar>
              <w:top w:w="100" w:type="dxa"/>
              <w:left w:w="100" w:type="dxa"/>
              <w:bottom w:w="100" w:type="dxa"/>
              <w:right w:w="100" w:type="dxa"/>
            </w:tcMar>
          </w:tcPr>
          <w:p w14:paraId="48B41F81" w14:textId="77777777" w:rsidR="000C56B0" w:rsidRPr="00FC0723" w:rsidRDefault="00367A15">
            <w:pPr>
              <w:widowControl w:val="0"/>
              <w:rPr>
                <w:i/>
              </w:rPr>
            </w:pPr>
            <w:proofErr w:type="spellStart"/>
            <w:r w:rsidRPr="00FC0723">
              <w:rPr>
                <w:i/>
              </w:rPr>
              <w:t>Orbicella</w:t>
            </w:r>
            <w:proofErr w:type="spellEnd"/>
            <w:r w:rsidRPr="00FC0723">
              <w:rPr>
                <w:i/>
              </w:rPr>
              <w:t xml:space="preserve"> </w:t>
            </w:r>
            <w:proofErr w:type="spellStart"/>
            <w:r w:rsidRPr="00FC0723">
              <w:rPr>
                <w:i/>
              </w:rPr>
              <w:t>faveolata</w:t>
            </w:r>
            <w:proofErr w:type="spellEnd"/>
          </w:p>
        </w:tc>
        <w:tc>
          <w:tcPr>
            <w:tcW w:w="1440" w:type="dxa"/>
            <w:shd w:val="clear" w:color="auto" w:fill="auto"/>
            <w:tcMar>
              <w:top w:w="100" w:type="dxa"/>
              <w:left w:w="100" w:type="dxa"/>
              <w:bottom w:w="100" w:type="dxa"/>
              <w:right w:w="100" w:type="dxa"/>
            </w:tcMar>
          </w:tcPr>
          <w:p w14:paraId="41296411" w14:textId="77777777" w:rsidR="000C56B0" w:rsidRPr="00FC0723" w:rsidRDefault="00367A15">
            <w:pPr>
              <w:widowControl w:val="0"/>
            </w:pPr>
            <w:r w:rsidRPr="00FC0723">
              <w:t>27</w:t>
            </w:r>
          </w:p>
        </w:tc>
        <w:tc>
          <w:tcPr>
            <w:tcW w:w="1440" w:type="dxa"/>
            <w:shd w:val="clear" w:color="auto" w:fill="auto"/>
            <w:tcMar>
              <w:top w:w="100" w:type="dxa"/>
              <w:left w:w="100" w:type="dxa"/>
              <w:bottom w:w="100" w:type="dxa"/>
              <w:right w:w="100" w:type="dxa"/>
            </w:tcMar>
          </w:tcPr>
          <w:p w14:paraId="6BF0AF99"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0B8D6F1B"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4BEC0F49" w14:textId="77777777" w:rsidR="000C56B0" w:rsidRPr="00FC0723" w:rsidRDefault="00367A15">
            <w:pPr>
              <w:widowControl w:val="0"/>
            </w:pPr>
            <w:r w:rsidRPr="00FC0723">
              <w:t>4.484</w:t>
            </w:r>
          </w:p>
        </w:tc>
        <w:tc>
          <w:tcPr>
            <w:tcW w:w="1440" w:type="dxa"/>
            <w:shd w:val="clear" w:color="auto" w:fill="auto"/>
            <w:tcMar>
              <w:top w:w="100" w:type="dxa"/>
              <w:left w:w="100" w:type="dxa"/>
              <w:bottom w:w="100" w:type="dxa"/>
              <w:right w:w="100" w:type="dxa"/>
            </w:tcMar>
          </w:tcPr>
          <w:p w14:paraId="3A13515D" w14:textId="77777777" w:rsidR="000C56B0" w:rsidRPr="00FC0723" w:rsidRDefault="00367A15">
            <w:pPr>
              <w:widowControl w:val="0"/>
            </w:pPr>
            <w:r w:rsidRPr="00FC0723">
              <w:t xml:space="preserve">Prada </w:t>
            </w:r>
            <w:r w:rsidRPr="00FC0723">
              <w:rPr>
                <w:i/>
              </w:rPr>
              <w:t xml:space="preserve">et al </w:t>
            </w:r>
            <w:r w:rsidRPr="00FC0723">
              <w:t>2016</w:t>
            </w:r>
          </w:p>
        </w:tc>
      </w:tr>
      <w:tr w:rsidR="000C56B0" w:rsidRPr="00FC0723" w14:paraId="11C9A74F" w14:textId="77777777">
        <w:tc>
          <w:tcPr>
            <w:tcW w:w="1440" w:type="dxa"/>
            <w:shd w:val="clear" w:color="auto" w:fill="auto"/>
            <w:tcMar>
              <w:top w:w="100" w:type="dxa"/>
              <w:left w:w="100" w:type="dxa"/>
              <w:bottom w:w="100" w:type="dxa"/>
              <w:right w:w="100" w:type="dxa"/>
            </w:tcMar>
          </w:tcPr>
          <w:p w14:paraId="3A5116EA" w14:textId="77777777" w:rsidR="000C56B0" w:rsidRPr="00FC0723" w:rsidRDefault="00367A15">
            <w:pPr>
              <w:widowControl w:val="0"/>
              <w:rPr>
                <w:i/>
              </w:rPr>
            </w:pPr>
            <w:proofErr w:type="spellStart"/>
            <w:r w:rsidRPr="00FC0723">
              <w:rPr>
                <w:i/>
              </w:rPr>
              <w:t>Stylophora</w:t>
            </w:r>
            <w:proofErr w:type="spellEnd"/>
          </w:p>
        </w:tc>
        <w:tc>
          <w:tcPr>
            <w:tcW w:w="1440" w:type="dxa"/>
            <w:shd w:val="clear" w:color="auto" w:fill="auto"/>
            <w:tcMar>
              <w:top w:w="100" w:type="dxa"/>
              <w:left w:w="100" w:type="dxa"/>
              <w:bottom w:w="100" w:type="dxa"/>
              <w:right w:w="100" w:type="dxa"/>
            </w:tcMar>
          </w:tcPr>
          <w:p w14:paraId="53E8F489" w14:textId="77777777" w:rsidR="000C56B0" w:rsidRPr="00FC0723" w:rsidRDefault="00367A15">
            <w:pPr>
              <w:widowControl w:val="0"/>
            </w:pPr>
            <w:r w:rsidRPr="00FC0723">
              <w:t>23</w:t>
            </w:r>
          </w:p>
        </w:tc>
        <w:tc>
          <w:tcPr>
            <w:tcW w:w="1440" w:type="dxa"/>
            <w:shd w:val="clear" w:color="auto" w:fill="auto"/>
            <w:tcMar>
              <w:top w:w="100" w:type="dxa"/>
              <w:left w:w="100" w:type="dxa"/>
              <w:bottom w:w="100" w:type="dxa"/>
              <w:right w:w="100" w:type="dxa"/>
            </w:tcMar>
          </w:tcPr>
          <w:p w14:paraId="2AFA0A55"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556B1B32"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08FF2F79" w14:textId="77777777" w:rsidR="000C56B0" w:rsidRPr="00FC0723" w:rsidRDefault="00367A15">
            <w:pPr>
              <w:widowControl w:val="0"/>
            </w:pPr>
            <w:r w:rsidRPr="00FC0723">
              <w:t>4.236</w:t>
            </w:r>
          </w:p>
        </w:tc>
        <w:tc>
          <w:tcPr>
            <w:tcW w:w="1440" w:type="dxa"/>
            <w:shd w:val="clear" w:color="auto" w:fill="auto"/>
            <w:tcMar>
              <w:top w:w="100" w:type="dxa"/>
              <w:left w:w="100" w:type="dxa"/>
              <w:bottom w:w="100" w:type="dxa"/>
              <w:right w:w="100" w:type="dxa"/>
            </w:tcMar>
          </w:tcPr>
          <w:p w14:paraId="40CCF46C" w14:textId="77777777" w:rsidR="000C56B0" w:rsidRPr="00FC0723" w:rsidRDefault="00367A15">
            <w:pPr>
              <w:widowControl w:val="0"/>
            </w:pPr>
            <w:r w:rsidRPr="00FC0723">
              <w:t xml:space="preserve">Chen </w:t>
            </w:r>
            <w:r w:rsidRPr="00FC0723">
              <w:rPr>
                <w:i/>
              </w:rPr>
              <w:t xml:space="preserve">et al </w:t>
            </w:r>
            <w:r w:rsidRPr="00FC0723">
              <w:t>2008</w:t>
            </w:r>
          </w:p>
        </w:tc>
      </w:tr>
      <w:tr w:rsidR="000C56B0" w:rsidRPr="00FC0723" w14:paraId="0C256F16" w14:textId="77777777">
        <w:tc>
          <w:tcPr>
            <w:tcW w:w="1440" w:type="dxa"/>
            <w:shd w:val="clear" w:color="auto" w:fill="auto"/>
            <w:tcMar>
              <w:top w:w="100" w:type="dxa"/>
              <w:left w:w="100" w:type="dxa"/>
              <w:bottom w:w="100" w:type="dxa"/>
              <w:right w:w="100" w:type="dxa"/>
            </w:tcMar>
          </w:tcPr>
          <w:p w14:paraId="00242D89" w14:textId="77777777" w:rsidR="000C56B0" w:rsidRPr="00FC0723" w:rsidRDefault="00367A15">
            <w:pPr>
              <w:widowControl w:val="0"/>
              <w:rPr>
                <w:i/>
              </w:rPr>
            </w:pPr>
            <w:proofErr w:type="spellStart"/>
            <w:r w:rsidRPr="00FC0723">
              <w:rPr>
                <w:i/>
              </w:rPr>
              <w:t>Galaxea</w:t>
            </w:r>
            <w:proofErr w:type="spellEnd"/>
            <w:r w:rsidRPr="00FC0723">
              <w:rPr>
                <w:i/>
              </w:rPr>
              <w:t xml:space="preserve"> </w:t>
            </w:r>
            <w:proofErr w:type="spellStart"/>
            <w:r w:rsidRPr="00FC0723">
              <w:rPr>
                <w:i/>
              </w:rPr>
              <w:t>fascicularis</w:t>
            </w:r>
            <w:proofErr w:type="spellEnd"/>
          </w:p>
        </w:tc>
        <w:tc>
          <w:tcPr>
            <w:tcW w:w="1440" w:type="dxa"/>
            <w:shd w:val="clear" w:color="auto" w:fill="auto"/>
            <w:tcMar>
              <w:top w:w="100" w:type="dxa"/>
              <w:left w:w="100" w:type="dxa"/>
              <w:bottom w:w="100" w:type="dxa"/>
              <w:right w:w="100" w:type="dxa"/>
            </w:tcMar>
          </w:tcPr>
          <w:p w14:paraId="06F39E37" w14:textId="77777777" w:rsidR="000C56B0" w:rsidRPr="00FC0723" w:rsidRDefault="00367A15">
            <w:pPr>
              <w:widowControl w:val="0"/>
            </w:pPr>
            <w:r w:rsidRPr="00FC0723">
              <w:t>19</w:t>
            </w:r>
          </w:p>
        </w:tc>
        <w:tc>
          <w:tcPr>
            <w:tcW w:w="1440" w:type="dxa"/>
            <w:shd w:val="clear" w:color="auto" w:fill="auto"/>
            <w:tcMar>
              <w:top w:w="100" w:type="dxa"/>
              <w:left w:w="100" w:type="dxa"/>
              <w:bottom w:w="100" w:type="dxa"/>
              <w:right w:w="100" w:type="dxa"/>
            </w:tcMar>
          </w:tcPr>
          <w:p w14:paraId="4B09555C" w14:textId="77777777" w:rsidR="000C56B0" w:rsidRPr="00FC0723" w:rsidRDefault="00367A15">
            <w:pPr>
              <w:widowControl w:val="0"/>
            </w:pPr>
            <w:r w:rsidRPr="00FC0723">
              <w:t>3</w:t>
            </w:r>
          </w:p>
        </w:tc>
        <w:tc>
          <w:tcPr>
            <w:tcW w:w="1440" w:type="dxa"/>
            <w:shd w:val="clear" w:color="auto" w:fill="auto"/>
            <w:tcMar>
              <w:top w:w="100" w:type="dxa"/>
              <w:left w:w="100" w:type="dxa"/>
              <w:bottom w:w="100" w:type="dxa"/>
              <w:right w:w="100" w:type="dxa"/>
            </w:tcMar>
          </w:tcPr>
          <w:p w14:paraId="401C872D" w14:textId="77777777" w:rsidR="000C56B0" w:rsidRPr="00FC0723" w:rsidRDefault="00367A15">
            <w:pPr>
              <w:widowControl w:val="0"/>
            </w:pPr>
            <w:r w:rsidRPr="00FC0723">
              <w:t>1</w:t>
            </w:r>
          </w:p>
        </w:tc>
        <w:tc>
          <w:tcPr>
            <w:tcW w:w="1440" w:type="dxa"/>
            <w:shd w:val="clear" w:color="auto" w:fill="auto"/>
            <w:tcMar>
              <w:top w:w="100" w:type="dxa"/>
              <w:left w:w="100" w:type="dxa"/>
              <w:bottom w:w="100" w:type="dxa"/>
              <w:right w:w="100" w:type="dxa"/>
            </w:tcMar>
          </w:tcPr>
          <w:p w14:paraId="217A8EF5" w14:textId="77777777" w:rsidR="000C56B0" w:rsidRPr="00FC0723" w:rsidRDefault="00367A15">
            <w:pPr>
              <w:widowControl w:val="0"/>
            </w:pPr>
            <w:r w:rsidRPr="00FC0723">
              <w:t>5.266</w:t>
            </w:r>
          </w:p>
        </w:tc>
        <w:tc>
          <w:tcPr>
            <w:tcW w:w="1440" w:type="dxa"/>
            <w:shd w:val="clear" w:color="auto" w:fill="auto"/>
            <w:tcMar>
              <w:top w:w="100" w:type="dxa"/>
              <w:left w:w="100" w:type="dxa"/>
              <w:bottom w:w="100" w:type="dxa"/>
              <w:right w:w="100" w:type="dxa"/>
            </w:tcMar>
          </w:tcPr>
          <w:p w14:paraId="75CB1D06" w14:textId="77777777" w:rsidR="000C56B0" w:rsidRPr="00FC0723" w:rsidRDefault="00367A15">
            <w:pPr>
              <w:widowControl w:val="0"/>
            </w:pPr>
            <w:r w:rsidRPr="00FC0723">
              <w:t>Ying et al 2018</w:t>
            </w:r>
          </w:p>
        </w:tc>
      </w:tr>
      <w:tr w:rsidR="000C56B0" w:rsidRPr="00FC0723" w14:paraId="18379AE9" w14:textId="77777777">
        <w:tc>
          <w:tcPr>
            <w:tcW w:w="1440" w:type="dxa"/>
            <w:shd w:val="clear" w:color="auto" w:fill="auto"/>
            <w:tcMar>
              <w:top w:w="100" w:type="dxa"/>
              <w:left w:w="100" w:type="dxa"/>
              <w:bottom w:w="100" w:type="dxa"/>
              <w:right w:w="100" w:type="dxa"/>
            </w:tcMar>
          </w:tcPr>
          <w:p w14:paraId="132354DE" w14:textId="77777777" w:rsidR="000C56B0" w:rsidRPr="00FC0723" w:rsidRDefault="00367A15">
            <w:pPr>
              <w:widowControl w:val="0"/>
              <w:rPr>
                <w:i/>
              </w:rPr>
            </w:pPr>
            <w:r w:rsidRPr="00FC0723">
              <w:rPr>
                <w:i/>
              </w:rPr>
              <w:t>Porites lutea</w:t>
            </w:r>
          </w:p>
        </w:tc>
        <w:tc>
          <w:tcPr>
            <w:tcW w:w="1440" w:type="dxa"/>
            <w:shd w:val="clear" w:color="auto" w:fill="auto"/>
            <w:tcMar>
              <w:top w:w="100" w:type="dxa"/>
              <w:left w:w="100" w:type="dxa"/>
              <w:bottom w:w="100" w:type="dxa"/>
              <w:right w:w="100" w:type="dxa"/>
            </w:tcMar>
          </w:tcPr>
          <w:p w14:paraId="4D7B9320" w14:textId="77777777" w:rsidR="000C56B0" w:rsidRPr="00FC0723" w:rsidRDefault="00367A15">
            <w:pPr>
              <w:widowControl w:val="0"/>
            </w:pPr>
            <w:r w:rsidRPr="00FC0723">
              <w:t>36</w:t>
            </w:r>
          </w:p>
        </w:tc>
        <w:tc>
          <w:tcPr>
            <w:tcW w:w="1440" w:type="dxa"/>
            <w:shd w:val="clear" w:color="auto" w:fill="auto"/>
            <w:tcMar>
              <w:top w:w="100" w:type="dxa"/>
              <w:left w:w="100" w:type="dxa"/>
              <w:bottom w:w="100" w:type="dxa"/>
              <w:right w:w="100" w:type="dxa"/>
            </w:tcMar>
          </w:tcPr>
          <w:p w14:paraId="18C82199" w14:textId="77777777" w:rsidR="000C56B0" w:rsidRPr="00FC0723" w:rsidRDefault="00367A15">
            <w:pPr>
              <w:widowControl w:val="0"/>
            </w:pPr>
            <w:r w:rsidRPr="00FC0723">
              <w:t>14</w:t>
            </w:r>
          </w:p>
        </w:tc>
        <w:tc>
          <w:tcPr>
            <w:tcW w:w="1440" w:type="dxa"/>
            <w:shd w:val="clear" w:color="auto" w:fill="auto"/>
            <w:tcMar>
              <w:top w:w="100" w:type="dxa"/>
              <w:left w:w="100" w:type="dxa"/>
              <w:bottom w:w="100" w:type="dxa"/>
              <w:right w:w="100" w:type="dxa"/>
            </w:tcMar>
          </w:tcPr>
          <w:p w14:paraId="50BD9E6F"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1573D67A" w14:textId="77777777" w:rsidR="000C56B0" w:rsidRPr="00FC0723" w:rsidRDefault="00367A15">
            <w:pPr>
              <w:widowControl w:val="0"/>
            </w:pPr>
            <w:r w:rsidRPr="00FC0723">
              <w:t>4.016</w:t>
            </w:r>
          </w:p>
        </w:tc>
        <w:tc>
          <w:tcPr>
            <w:tcW w:w="1440" w:type="dxa"/>
            <w:shd w:val="clear" w:color="auto" w:fill="auto"/>
            <w:tcMar>
              <w:top w:w="100" w:type="dxa"/>
              <w:left w:w="100" w:type="dxa"/>
              <w:bottom w:w="100" w:type="dxa"/>
              <w:right w:w="100" w:type="dxa"/>
            </w:tcMar>
          </w:tcPr>
          <w:p w14:paraId="17F7CB1B" w14:textId="77777777" w:rsidR="000C56B0" w:rsidRPr="00FC0723" w:rsidRDefault="00367A15">
            <w:pPr>
              <w:widowControl w:val="0"/>
            </w:pPr>
            <w:r w:rsidRPr="00FC0723">
              <w:t>Robbins et al 2019</w:t>
            </w:r>
          </w:p>
        </w:tc>
      </w:tr>
      <w:tr w:rsidR="000C56B0" w:rsidRPr="00FC0723" w14:paraId="4D5A1918" w14:textId="77777777">
        <w:tc>
          <w:tcPr>
            <w:tcW w:w="1440" w:type="dxa"/>
            <w:shd w:val="clear" w:color="auto" w:fill="auto"/>
            <w:tcMar>
              <w:top w:w="100" w:type="dxa"/>
              <w:left w:w="100" w:type="dxa"/>
              <w:bottom w:w="100" w:type="dxa"/>
              <w:right w:w="100" w:type="dxa"/>
            </w:tcMar>
          </w:tcPr>
          <w:p w14:paraId="283E96CA" w14:textId="77777777" w:rsidR="000C56B0" w:rsidRPr="00FC0723" w:rsidRDefault="00367A15">
            <w:pPr>
              <w:widowControl w:val="0"/>
              <w:rPr>
                <w:i/>
              </w:rPr>
            </w:pPr>
            <w:proofErr w:type="spellStart"/>
            <w:r w:rsidRPr="00FC0723">
              <w:rPr>
                <w:i/>
              </w:rPr>
              <w:t>Fungia</w:t>
            </w:r>
            <w:proofErr w:type="spellEnd"/>
            <w:r w:rsidRPr="00FC0723">
              <w:rPr>
                <w:i/>
              </w:rPr>
              <w:t xml:space="preserve"> </w:t>
            </w:r>
            <w:proofErr w:type="spellStart"/>
            <w:r w:rsidRPr="00FC0723">
              <w:rPr>
                <w:i/>
              </w:rPr>
              <w:t>fungites</w:t>
            </w:r>
            <w:proofErr w:type="spellEnd"/>
          </w:p>
        </w:tc>
        <w:tc>
          <w:tcPr>
            <w:tcW w:w="1440" w:type="dxa"/>
            <w:shd w:val="clear" w:color="auto" w:fill="auto"/>
            <w:tcMar>
              <w:top w:w="100" w:type="dxa"/>
              <w:left w:w="100" w:type="dxa"/>
              <w:bottom w:w="100" w:type="dxa"/>
              <w:right w:w="100" w:type="dxa"/>
            </w:tcMar>
          </w:tcPr>
          <w:p w14:paraId="042B9B6D" w14:textId="77777777" w:rsidR="000C56B0" w:rsidRPr="00FC0723" w:rsidRDefault="00367A15">
            <w:pPr>
              <w:widowControl w:val="0"/>
            </w:pPr>
            <w:r w:rsidRPr="00FC0723">
              <w:t>32</w:t>
            </w:r>
          </w:p>
        </w:tc>
        <w:tc>
          <w:tcPr>
            <w:tcW w:w="1440" w:type="dxa"/>
            <w:shd w:val="clear" w:color="auto" w:fill="auto"/>
            <w:tcMar>
              <w:top w:w="100" w:type="dxa"/>
              <w:left w:w="100" w:type="dxa"/>
              <w:bottom w:w="100" w:type="dxa"/>
              <w:right w:w="100" w:type="dxa"/>
            </w:tcMar>
          </w:tcPr>
          <w:p w14:paraId="17F6687C"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63132640"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70AF50D8" w14:textId="77777777" w:rsidR="000C56B0" w:rsidRPr="00FC0723" w:rsidRDefault="00367A15">
            <w:pPr>
              <w:widowControl w:val="0"/>
            </w:pPr>
            <w:r w:rsidRPr="00FC0723">
              <w:t>4.3</w:t>
            </w:r>
          </w:p>
        </w:tc>
        <w:tc>
          <w:tcPr>
            <w:tcW w:w="1440" w:type="dxa"/>
            <w:shd w:val="clear" w:color="auto" w:fill="auto"/>
            <w:tcMar>
              <w:top w:w="100" w:type="dxa"/>
              <w:left w:w="100" w:type="dxa"/>
              <w:bottom w:w="100" w:type="dxa"/>
              <w:right w:w="100" w:type="dxa"/>
            </w:tcMar>
          </w:tcPr>
          <w:p w14:paraId="10BD6861" w14:textId="77777777" w:rsidR="000C56B0" w:rsidRPr="00FC0723" w:rsidRDefault="00367A15">
            <w:pPr>
              <w:widowControl w:val="0"/>
            </w:pPr>
            <w:r w:rsidRPr="00FC0723">
              <w:t>Ying et al 2018</w:t>
            </w:r>
          </w:p>
        </w:tc>
      </w:tr>
      <w:tr w:rsidR="000C56B0" w:rsidRPr="00FC0723" w14:paraId="64EEC480" w14:textId="77777777">
        <w:tc>
          <w:tcPr>
            <w:tcW w:w="1440" w:type="dxa"/>
            <w:shd w:val="clear" w:color="auto" w:fill="auto"/>
            <w:tcMar>
              <w:top w:w="100" w:type="dxa"/>
              <w:left w:w="100" w:type="dxa"/>
              <w:bottom w:w="100" w:type="dxa"/>
              <w:right w:w="100" w:type="dxa"/>
            </w:tcMar>
          </w:tcPr>
          <w:p w14:paraId="14818EFB" w14:textId="77777777" w:rsidR="000C56B0" w:rsidRPr="00FC0723" w:rsidRDefault="00367A15">
            <w:pPr>
              <w:widowControl w:val="0"/>
              <w:rPr>
                <w:i/>
              </w:rPr>
            </w:pPr>
            <w:proofErr w:type="spellStart"/>
            <w:r w:rsidRPr="00FC0723">
              <w:rPr>
                <w:i/>
              </w:rPr>
              <w:t>Montipora</w:t>
            </w:r>
            <w:proofErr w:type="spellEnd"/>
            <w:r w:rsidRPr="00FC0723">
              <w:rPr>
                <w:i/>
              </w:rPr>
              <w:t xml:space="preserve"> capitata</w:t>
            </w:r>
          </w:p>
        </w:tc>
        <w:tc>
          <w:tcPr>
            <w:tcW w:w="1440" w:type="dxa"/>
            <w:shd w:val="clear" w:color="auto" w:fill="auto"/>
            <w:tcMar>
              <w:top w:w="100" w:type="dxa"/>
              <w:left w:w="100" w:type="dxa"/>
              <w:bottom w:w="100" w:type="dxa"/>
              <w:right w:w="100" w:type="dxa"/>
            </w:tcMar>
          </w:tcPr>
          <w:p w14:paraId="4956DDD1" w14:textId="77777777" w:rsidR="000C56B0" w:rsidRPr="00FC0723" w:rsidRDefault="00367A15">
            <w:pPr>
              <w:widowControl w:val="0"/>
            </w:pPr>
            <w:r w:rsidRPr="00FC0723">
              <w:t>27</w:t>
            </w:r>
          </w:p>
        </w:tc>
        <w:tc>
          <w:tcPr>
            <w:tcW w:w="1440" w:type="dxa"/>
            <w:shd w:val="clear" w:color="auto" w:fill="auto"/>
            <w:tcMar>
              <w:top w:w="100" w:type="dxa"/>
              <w:left w:w="100" w:type="dxa"/>
              <w:bottom w:w="100" w:type="dxa"/>
              <w:right w:w="100" w:type="dxa"/>
            </w:tcMar>
          </w:tcPr>
          <w:p w14:paraId="24888254" w14:textId="77777777" w:rsidR="000C56B0" w:rsidRPr="00FC0723" w:rsidRDefault="00367A15">
            <w:pPr>
              <w:widowControl w:val="0"/>
            </w:pPr>
            <w:r w:rsidRPr="00FC0723">
              <w:t>5</w:t>
            </w:r>
          </w:p>
        </w:tc>
        <w:tc>
          <w:tcPr>
            <w:tcW w:w="1440" w:type="dxa"/>
            <w:shd w:val="clear" w:color="auto" w:fill="auto"/>
            <w:tcMar>
              <w:top w:w="100" w:type="dxa"/>
              <w:left w:w="100" w:type="dxa"/>
              <w:bottom w:w="100" w:type="dxa"/>
              <w:right w:w="100" w:type="dxa"/>
            </w:tcMar>
          </w:tcPr>
          <w:p w14:paraId="23FC9D78" w14:textId="77777777" w:rsidR="000C56B0" w:rsidRPr="00FC0723" w:rsidRDefault="00367A15">
            <w:pPr>
              <w:widowControl w:val="0"/>
            </w:pPr>
            <w:r w:rsidRPr="00FC0723">
              <w:t>1</w:t>
            </w:r>
          </w:p>
        </w:tc>
        <w:tc>
          <w:tcPr>
            <w:tcW w:w="1440" w:type="dxa"/>
            <w:shd w:val="clear" w:color="auto" w:fill="auto"/>
            <w:tcMar>
              <w:top w:w="100" w:type="dxa"/>
              <w:left w:w="100" w:type="dxa"/>
              <w:bottom w:w="100" w:type="dxa"/>
              <w:right w:w="100" w:type="dxa"/>
            </w:tcMar>
          </w:tcPr>
          <w:p w14:paraId="2D31CCFA" w14:textId="77777777" w:rsidR="000C56B0" w:rsidRPr="00FC0723" w:rsidRDefault="00367A15">
            <w:pPr>
              <w:widowControl w:val="0"/>
            </w:pPr>
            <w:r w:rsidRPr="00FC0723">
              <w:t>4.034</w:t>
            </w:r>
          </w:p>
        </w:tc>
        <w:tc>
          <w:tcPr>
            <w:tcW w:w="1440" w:type="dxa"/>
            <w:shd w:val="clear" w:color="auto" w:fill="auto"/>
            <w:tcMar>
              <w:top w:w="100" w:type="dxa"/>
              <w:left w:w="100" w:type="dxa"/>
              <w:bottom w:w="100" w:type="dxa"/>
              <w:right w:w="100" w:type="dxa"/>
            </w:tcMar>
          </w:tcPr>
          <w:p w14:paraId="6A915820" w14:textId="77777777" w:rsidR="000C56B0" w:rsidRPr="00FC0723" w:rsidRDefault="00367A15">
            <w:pPr>
              <w:widowControl w:val="0"/>
            </w:pPr>
            <w:proofErr w:type="spellStart"/>
            <w:r w:rsidRPr="00FC0723">
              <w:t>Helmkampf</w:t>
            </w:r>
            <w:proofErr w:type="spellEnd"/>
            <w:r w:rsidRPr="00FC0723">
              <w:t xml:space="preserve"> </w:t>
            </w:r>
            <w:r w:rsidRPr="00FC0723">
              <w:rPr>
                <w:i/>
              </w:rPr>
              <w:t>et al</w:t>
            </w:r>
            <w:r w:rsidRPr="00FC0723">
              <w:t xml:space="preserve"> 2019</w:t>
            </w:r>
          </w:p>
        </w:tc>
      </w:tr>
      <w:tr w:rsidR="000C56B0" w:rsidRPr="00FC0723" w14:paraId="54CE0E4E" w14:textId="77777777">
        <w:tc>
          <w:tcPr>
            <w:tcW w:w="1440" w:type="dxa"/>
            <w:shd w:val="clear" w:color="auto" w:fill="auto"/>
            <w:tcMar>
              <w:top w:w="100" w:type="dxa"/>
              <w:left w:w="100" w:type="dxa"/>
              <w:bottom w:w="100" w:type="dxa"/>
              <w:right w:w="100" w:type="dxa"/>
            </w:tcMar>
          </w:tcPr>
          <w:p w14:paraId="36F54C86" w14:textId="77777777" w:rsidR="000C56B0" w:rsidRPr="00FC0723" w:rsidRDefault="00367A15">
            <w:pPr>
              <w:widowControl w:val="0"/>
              <w:rPr>
                <w:i/>
              </w:rPr>
            </w:pPr>
            <w:r w:rsidRPr="00FC0723">
              <w:rPr>
                <w:i/>
              </w:rPr>
              <w:t xml:space="preserve">Porites </w:t>
            </w:r>
            <w:proofErr w:type="spellStart"/>
            <w:r w:rsidRPr="00FC0723">
              <w:rPr>
                <w:i/>
              </w:rPr>
              <w:t>rus</w:t>
            </w:r>
            <w:proofErr w:type="spellEnd"/>
          </w:p>
        </w:tc>
        <w:tc>
          <w:tcPr>
            <w:tcW w:w="1440" w:type="dxa"/>
            <w:shd w:val="clear" w:color="auto" w:fill="auto"/>
            <w:tcMar>
              <w:top w:w="100" w:type="dxa"/>
              <w:left w:w="100" w:type="dxa"/>
              <w:bottom w:w="100" w:type="dxa"/>
              <w:right w:w="100" w:type="dxa"/>
            </w:tcMar>
          </w:tcPr>
          <w:p w14:paraId="7B858B57" w14:textId="77777777" w:rsidR="000C56B0" w:rsidRPr="00FC0723" w:rsidRDefault="00367A15">
            <w:pPr>
              <w:widowControl w:val="0"/>
            </w:pPr>
            <w:r w:rsidRPr="00FC0723">
              <w:t>29</w:t>
            </w:r>
          </w:p>
        </w:tc>
        <w:tc>
          <w:tcPr>
            <w:tcW w:w="1440" w:type="dxa"/>
            <w:shd w:val="clear" w:color="auto" w:fill="auto"/>
            <w:tcMar>
              <w:top w:w="100" w:type="dxa"/>
              <w:left w:w="100" w:type="dxa"/>
              <w:bottom w:w="100" w:type="dxa"/>
              <w:right w:w="100" w:type="dxa"/>
            </w:tcMar>
          </w:tcPr>
          <w:p w14:paraId="4D3F8091"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18340D2D" w14:textId="77777777" w:rsidR="000C56B0" w:rsidRPr="00FC0723" w:rsidRDefault="00367A15">
            <w:pPr>
              <w:widowControl w:val="0"/>
            </w:pPr>
            <w:r w:rsidRPr="00FC0723">
              <w:t>2</w:t>
            </w:r>
          </w:p>
        </w:tc>
        <w:tc>
          <w:tcPr>
            <w:tcW w:w="1440" w:type="dxa"/>
            <w:shd w:val="clear" w:color="auto" w:fill="auto"/>
            <w:tcMar>
              <w:top w:w="100" w:type="dxa"/>
              <w:left w:w="100" w:type="dxa"/>
              <w:bottom w:w="100" w:type="dxa"/>
              <w:right w:w="100" w:type="dxa"/>
            </w:tcMar>
          </w:tcPr>
          <w:p w14:paraId="1FEA2A4D" w14:textId="77777777" w:rsidR="000C56B0" w:rsidRPr="00FC0723" w:rsidRDefault="00367A15">
            <w:pPr>
              <w:widowControl w:val="0"/>
            </w:pPr>
            <w:r w:rsidRPr="00FC0723">
              <w:t>4.739</w:t>
            </w:r>
          </w:p>
        </w:tc>
        <w:tc>
          <w:tcPr>
            <w:tcW w:w="1440" w:type="dxa"/>
            <w:shd w:val="clear" w:color="auto" w:fill="auto"/>
            <w:tcMar>
              <w:top w:w="100" w:type="dxa"/>
              <w:left w:w="100" w:type="dxa"/>
              <w:bottom w:w="100" w:type="dxa"/>
              <w:right w:w="100" w:type="dxa"/>
            </w:tcMar>
          </w:tcPr>
          <w:p w14:paraId="7565933A" w14:textId="77777777" w:rsidR="000C56B0" w:rsidRPr="00FC0723" w:rsidRDefault="00367A15">
            <w:pPr>
              <w:widowControl w:val="0"/>
            </w:pPr>
            <w:r w:rsidRPr="00FC0723">
              <w:t>Celis et al 2018</w:t>
            </w:r>
          </w:p>
        </w:tc>
      </w:tr>
    </w:tbl>
    <w:p w14:paraId="0007B875" w14:textId="77777777" w:rsidR="000C56B0" w:rsidRPr="00FC0723" w:rsidRDefault="000C56B0">
      <w:pPr>
        <w:rPr>
          <w:b/>
          <w:sz w:val="22"/>
          <w:szCs w:val="22"/>
        </w:rPr>
      </w:pPr>
    </w:p>
    <w:p w14:paraId="79FF7AB9" w14:textId="77777777" w:rsidR="004F76C8" w:rsidRDefault="004F76C8">
      <w:pPr>
        <w:pBdr>
          <w:top w:val="nil"/>
          <w:left w:val="nil"/>
          <w:bottom w:val="nil"/>
          <w:right w:val="nil"/>
          <w:between w:val="nil"/>
        </w:pBdr>
        <w:spacing w:before="400" w:line="360" w:lineRule="auto"/>
        <w:rPr>
          <w:b/>
          <w:color w:val="000000"/>
          <w:sz w:val="28"/>
          <w:szCs w:val="28"/>
        </w:rPr>
      </w:pPr>
    </w:p>
    <w:p w14:paraId="3F960AF5" w14:textId="77777777" w:rsidR="004F76C8" w:rsidRDefault="004F76C8">
      <w:pPr>
        <w:pBdr>
          <w:top w:val="nil"/>
          <w:left w:val="nil"/>
          <w:bottom w:val="nil"/>
          <w:right w:val="nil"/>
          <w:between w:val="nil"/>
        </w:pBdr>
        <w:spacing w:before="400" w:line="360" w:lineRule="auto"/>
        <w:rPr>
          <w:b/>
          <w:color w:val="000000"/>
          <w:sz w:val="28"/>
          <w:szCs w:val="28"/>
        </w:rPr>
      </w:pPr>
    </w:p>
    <w:p w14:paraId="70C38DC8" w14:textId="0406C887" w:rsidR="000C56B0" w:rsidRPr="0081677E" w:rsidRDefault="004F76C8">
      <w:pPr>
        <w:pBdr>
          <w:top w:val="nil"/>
          <w:left w:val="nil"/>
          <w:bottom w:val="nil"/>
          <w:right w:val="nil"/>
          <w:between w:val="nil"/>
        </w:pBdr>
        <w:spacing w:before="400" w:line="360" w:lineRule="auto"/>
        <w:rPr>
          <w:b/>
          <w:color w:val="000000"/>
          <w:sz w:val="28"/>
          <w:szCs w:val="28"/>
        </w:rPr>
      </w:pPr>
      <w:r>
        <w:rPr>
          <w:b/>
          <w:color w:val="000000"/>
          <w:sz w:val="28"/>
          <w:szCs w:val="28"/>
        </w:rPr>
        <w:t xml:space="preserve">Figures and </w:t>
      </w:r>
      <w:r w:rsidRPr="0081677E">
        <w:rPr>
          <w:b/>
          <w:color w:val="000000"/>
          <w:sz w:val="28"/>
          <w:szCs w:val="28"/>
        </w:rPr>
        <w:t>Figure Legends</w:t>
      </w:r>
    </w:p>
    <w:p w14:paraId="38F815D4" w14:textId="6617E10D" w:rsidR="004F76C8" w:rsidRDefault="004F76C8" w:rsidP="0081677E">
      <w:pPr>
        <w:rPr>
          <w:b/>
        </w:rPr>
      </w:pPr>
      <w:r>
        <w:rPr>
          <w:b/>
          <w:noProof/>
          <w:sz w:val="26"/>
          <w:szCs w:val="26"/>
        </w:rPr>
        <w:drawing>
          <wp:inline distT="114300" distB="114300" distL="114300" distR="114300" wp14:anchorId="3D21AD87" wp14:editId="6296C198">
            <wp:extent cx="5486400" cy="3086100"/>
            <wp:effectExtent l="0" t="0" r="0" b="0"/>
            <wp:docPr id="1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9"/>
                    <a:srcRect/>
                    <a:stretch>
                      <a:fillRect/>
                    </a:stretch>
                  </pic:blipFill>
                  <pic:spPr>
                    <a:xfrm>
                      <a:off x="0" y="0"/>
                      <a:ext cx="5486400" cy="3086100"/>
                    </a:xfrm>
                    <a:prstGeom prst="rect">
                      <a:avLst/>
                    </a:prstGeom>
                    <a:ln/>
                  </pic:spPr>
                </pic:pic>
              </a:graphicData>
            </a:graphic>
          </wp:inline>
        </w:drawing>
      </w:r>
    </w:p>
    <w:p w14:paraId="20B7EC43" w14:textId="77777777" w:rsidR="004F76C8" w:rsidRDefault="004F76C8" w:rsidP="0081677E">
      <w:pPr>
        <w:rPr>
          <w:b/>
        </w:rPr>
      </w:pPr>
    </w:p>
    <w:p w14:paraId="192313D1" w14:textId="54BB65E8" w:rsidR="000C56B0" w:rsidRDefault="00367A15" w:rsidP="0081677E">
      <w:r w:rsidRPr="00FC0723">
        <w:rPr>
          <w:b/>
        </w:rPr>
        <w:t xml:space="preserve">Fig. 1. </w:t>
      </w:r>
      <w:r w:rsidRPr="00FC0723">
        <w:t xml:space="preserve">TIR containing gene architecture in coral genomes. Diagram depicts all domains present in TIR only, TLR, or IL-1R genes identified in this study. TIR: Toll-Interleukin Repeat; Ig: Immunoglobulin; LRR: Leucine Rich Repeat; TLR: Toll/Interleukin-like Receptor; IL-1R: Interleukin-1 Receptor. </w:t>
      </w:r>
      <w:ins w:id="729" w:author="Tanya Brown" w:date="2023-10-26T16:49:00Z">
        <w:r w:rsidR="006D4AD3">
          <w:t xml:space="preserve">Counts </w:t>
        </w:r>
      </w:ins>
      <w:ins w:id="730" w:author="Tanya Brown" w:date="2023-10-26T16:50:00Z">
        <w:r w:rsidR="006D4AD3">
          <w:t xml:space="preserve">and domain structure </w:t>
        </w:r>
      </w:ins>
      <w:ins w:id="731" w:author="Tanya Brown" w:date="2023-10-26T16:49:00Z">
        <w:r w:rsidR="006D4AD3">
          <w:t>for each of the</w:t>
        </w:r>
      </w:ins>
      <w:ins w:id="732" w:author="Tanya Brown" w:date="2023-10-26T16:50:00Z">
        <w:r w:rsidR="006D4AD3">
          <w:t>se genes from each coral species are found in Table S2.</w:t>
        </w:r>
      </w:ins>
    </w:p>
    <w:p w14:paraId="094F3FA9" w14:textId="77777777" w:rsidR="004F76C8" w:rsidRDefault="004F76C8" w:rsidP="0081677E"/>
    <w:p w14:paraId="6C9E38B3" w14:textId="74672EDB" w:rsidR="004F76C8" w:rsidRPr="00FC0723" w:rsidRDefault="004F76C8" w:rsidP="0081677E">
      <w:del w:id="733" w:author="Tanya Brown" w:date="2023-11-13T10:06:00Z">
        <w:r w:rsidDel="00893EAF">
          <w:rPr>
            <w:b/>
            <w:noProof/>
          </w:rPr>
          <w:lastRenderedPageBreak/>
          <w:drawing>
            <wp:inline distT="114300" distB="114300" distL="114300" distR="114300" wp14:anchorId="421240F0" wp14:editId="0BFC9C1C">
              <wp:extent cx="5390984" cy="57404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390984" cy="5740400"/>
                      </a:xfrm>
                      <a:prstGeom prst="rect">
                        <a:avLst/>
                      </a:prstGeom>
                      <a:ln/>
                    </pic:spPr>
                  </pic:pic>
                </a:graphicData>
              </a:graphic>
            </wp:inline>
          </w:drawing>
        </w:r>
      </w:del>
      <w:ins w:id="734" w:author="Tanya Brown" w:date="2023-11-13T10:07:00Z">
        <w:r w:rsidR="00893EAF">
          <w:rPr>
            <w:noProof/>
          </w:rPr>
          <w:lastRenderedPageBreak/>
          <w:drawing>
            <wp:inline distT="0" distB="0" distL="0" distR="0" wp14:anchorId="357D6D16" wp14:editId="55911C1D">
              <wp:extent cx="5486400" cy="5848985"/>
              <wp:effectExtent l="0" t="0" r="0" b="0"/>
              <wp:docPr id="1527370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70957" name="Picture 1527370957"/>
                      <pic:cNvPicPr/>
                    </pic:nvPicPr>
                    <pic:blipFill>
                      <a:blip r:embed="rId21">
                        <a:extLst>
                          <a:ext uri="{28A0092B-C50C-407E-A947-70E740481C1C}">
                            <a14:useLocalDpi xmlns:a14="http://schemas.microsoft.com/office/drawing/2010/main" val="0"/>
                          </a:ext>
                        </a:extLst>
                      </a:blip>
                      <a:stretch>
                        <a:fillRect/>
                      </a:stretch>
                    </pic:blipFill>
                    <pic:spPr>
                      <a:xfrm>
                        <a:off x="0" y="0"/>
                        <a:ext cx="5486400" cy="5848985"/>
                      </a:xfrm>
                      <a:prstGeom prst="rect">
                        <a:avLst/>
                      </a:prstGeom>
                    </pic:spPr>
                  </pic:pic>
                </a:graphicData>
              </a:graphic>
            </wp:inline>
          </w:drawing>
        </w:r>
      </w:ins>
    </w:p>
    <w:p w14:paraId="51240031" w14:textId="77777777" w:rsidR="000C56B0" w:rsidRPr="00FC0723" w:rsidRDefault="000C56B0">
      <w:pPr>
        <w:rPr>
          <w:b/>
        </w:rPr>
      </w:pPr>
    </w:p>
    <w:p w14:paraId="6D284784" w14:textId="1689DA8E" w:rsidR="000C56B0" w:rsidRDefault="00367A15" w:rsidP="0081677E">
      <w:r w:rsidRPr="00FC0723">
        <w:rPr>
          <w:b/>
        </w:rPr>
        <w:t xml:space="preserve">Fig. 2. </w:t>
      </w:r>
      <w:r w:rsidRPr="00FC0723">
        <w:t xml:space="preserve">Rows show phylogenetic independent contrast analysis of genomic copy number of innate immune components against log microbiome richness (ln ASVs), for all </w:t>
      </w:r>
      <w:r w:rsidRPr="00FC0723">
        <w:rPr>
          <w:b/>
        </w:rPr>
        <w:t>A.</w:t>
      </w:r>
      <w:r w:rsidRPr="00FC0723">
        <w:t xml:space="preserve"> TIR domains (R</w:t>
      </w:r>
      <w:r w:rsidRPr="00FC0723">
        <w:rPr>
          <w:vertAlign w:val="superscript"/>
        </w:rPr>
        <w:t>2</w:t>
      </w:r>
      <w:r w:rsidRPr="00FC0723">
        <w:t xml:space="preserve"> =0.403, </w:t>
      </w:r>
      <w:proofErr w:type="spellStart"/>
      <w:r w:rsidRPr="0081677E">
        <w:t>q</w:t>
      </w:r>
      <w:r w:rsidRPr="0081677E">
        <w:rPr>
          <w:vertAlign w:val="subscript"/>
        </w:rPr>
        <w:t>FDR</w:t>
      </w:r>
      <w:proofErr w:type="spellEnd"/>
      <w:r w:rsidRPr="00FC0723">
        <w:t xml:space="preserve"> = 0.086, p = 0.021); </w:t>
      </w:r>
      <w:r w:rsidRPr="00FC0723">
        <w:rPr>
          <w:b/>
        </w:rPr>
        <w:t>B.</w:t>
      </w:r>
      <w:r w:rsidRPr="00FC0723">
        <w:t xml:space="preserve"> IL-1R genes (R</w:t>
      </w:r>
      <w:r w:rsidRPr="00FC0723">
        <w:rPr>
          <w:vertAlign w:val="superscript"/>
        </w:rPr>
        <w:t>2</w:t>
      </w:r>
      <w:r w:rsidRPr="00FC0723">
        <w:t xml:space="preserve"> = 0.835, </w:t>
      </w:r>
      <w:proofErr w:type="spellStart"/>
      <w:r w:rsidRPr="00FC0723">
        <w:t>q</w:t>
      </w:r>
      <w:r w:rsidRPr="00FC0723">
        <w:rPr>
          <w:vertAlign w:val="subscript"/>
        </w:rPr>
        <w:t>FDR</w:t>
      </w:r>
      <w:proofErr w:type="spellEnd"/>
      <w:r w:rsidRPr="00FC0723">
        <w:t xml:space="preserve"> = 0.00055, p = 5.13 x 10</w:t>
      </w:r>
      <w:r w:rsidRPr="00FC0723">
        <w:rPr>
          <w:vertAlign w:val="superscript"/>
        </w:rPr>
        <w:t>-15</w:t>
      </w:r>
      <w:r w:rsidRPr="00FC0723">
        <w:t xml:space="preserve">); </w:t>
      </w:r>
      <w:r w:rsidRPr="00FC0723">
        <w:rPr>
          <w:b/>
        </w:rPr>
        <w:t>C.</w:t>
      </w:r>
      <w:r w:rsidRPr="00FC0723">
        <w:t>TLR genes (R</w:t>
      </w:r>
      <w:r w:rsidRPr="00FC0723">
        <w:rPr>
          <w:vertAlign w:val="superscript"/>
        </w:rPr>
        <w:t>2</w:t>
      </w:r>
      <w:r w:rsidRPr="00FC0723">
        <w:t xml:space="preserve"> = 0.707, </w:t>
      </w:r>
      <w:proofErr w:type="spellStart"/>
      <w:r w:rsidRPr="00FC0723">
        <w:t>q</w:t>
      </w:r>
      <w:r w:rsidRPr="00FC0723">
        <w:rPr>
          <w:vertAlign w:val="subscript"/>
        </w:rPr>
        <w:t>FDR</w:t>
      </w:r>
      <w:proofErr w:type="spellEnd"/>
      <w:r w:rsidRPr="00FC0723">
        <w:t xml:space="preserve"> = 0.0076, p = 0.0012). Shading in phylogenetic independent contrasts analysis indicates the 95% confidence interval of the mean. </w:t>
      </w:r>
      <w:r w:rsidRPr="00FC0723">
        <w:rPr>
          <w:b/>
        </w:rPr>
        <w:t xml:space="preserve">D. </w:t>
      </w:r>
      <w:r w:rsidRPr="00FC0723">
        <w:t>R</w:t>
      </w:r>
      <w:r w:rsidRPr="00FC0723">
        <w:rPr>
          <w:vertAlign w:val="superscript"/>
        </w:rPr>
        <w:t>2</w:t>
      </w:r>
      <w:r w:rsidRPr="00FC0723">
        <w:t xml:space="preserve"> values from correlations of the genomic copy number of innate immune components against microbiome richness, organized by compartment. The bottom row uses microbiome data from coral skeleton only to show phylogenetic independent contrasts of innate immune components vs. log microbiome richness for: </w:t>
      </w:r>
      <w:r w:rsidRPr="00FC0723">
        <w:rPr>
          <w:b/>
        </w:rPr>
        <w:t xml:space="preserve">E. </w:t>
      </w:r>
      <w:r w:rsidRPr="00FC0723">
        <w:t>TIR-only genes (R</w:t>
      </w:r>
      <w:r w:rsidRPr="00FC0723">
        <w:rPr>
          <w:vertAlign w:val="superscript"/>
        </w:rPr>
        <w:t>2</w:t>
      </w:r>
      <w:r w:rsidRPr="00FC0723">
        <w:t xml:space="preserve"> =0.791, </w:t>
      </w:r>
      <w:proofErr w:type="spellStart"/>
      <w:r w:rsidRPr="00FC0723">
        <w:t>q</w:t>
      </w:r>
      <w:r w:rsidRPr="00FC0723">
        <w:rPr>
          <w:vertAlign w:val="subscript"/>
        </w:rPr>
        <w:t>FDR</w:t>
      </w:r>
      <w:proofErr w:type="spellEnd"/>
      <w:r w:rsidRPr="00FC0723">
        <w:t xml:space="preserve">=0.002, p = 0.000252); </w:t>
      </w:r>
      <w:r w:rsidRPr="00FC0723">
        <w:rPr>
          <w:b/>
        </w:rPr>
        <w:t xml:space="preserve">F. </w:t>
      </w:r>
      <w:r w:rsidRPr="00FC0723">
        <w:t>IL-1R genes (R</w:t>
      </w:r>
      <w:r w:rsidRPr="00FC0723">
        <w:rPr>
          <w:vertAlign w:val="superscript"/>
        </w:rPr>
        <w:t>2</w:t>
      </w:r>
      <w:r w:rsidRPr="00FC0723">
        <w:t xml:space="preserve"> = 0.944, </w:t>
      </w:r>
      <w:proofErr w:type="spellStart"/>
      <w:r w:rsidRPr="00FC0723">
        <w:t>q</w:t>
      </w:r>
      <w:r w:rsidRPr="00FC0723">
        <w:rPr>
          <w:vertAlign w:val="subscript"/>
        </w:rPr>
        <w:t>FDR</w:t>
      </w:r>
      <w:proofErr w:type="spellEnd"/>
      <w:r w:rsidRPr="00FC0723">
        <w:t>=2.15 x 10</w:t>
      </w:r>
      <w:r w:rsidRPr="00FC0723">
        <w:rPr>
          <w:vertAlign w:val="superscript"/>
        </w:rPr>
        <w:t>-5</w:t>
      </w:r>
      <w:r w:rsidRPr="00FC0723">
        <w:t>, p = 6.39 x 10</w:t>
      </w:r>
      <w:r w:rsidRPr="00FC0723">
        <w:rPr>
          <w:vertAlign w:val="superscript"/>
        </w:rPr>
        <w:t>-7</w:t>
      </w:r>
      <w:r w:rsidRPr="00FC0723">
        <w:t xml:space="preserve">); </w:t>
      </w:r>
      <w:r w:rsidRPr="00FC0723">
        <w:rPr>
          <w:b/>
        </w:rPr>
        <w:t xml:space="preserve">G. </w:t>
      </w:r>
      <w:r w:rsidRPr="00FC0723">
        <w:t>TLR genes (R</w:t>
      </w:r>
      <w:r w:rsidRPr="00FC0723">
        <w:rPr>
          <w:vertAlign w:val="superscript"/>
        </w:rPr>
        <w:t>2</w:t>
      </w:r>
      <w:r w:rsidRPr="00FC0723">
        <w:t xml:space="preserve"> = 0.90798, </w:t>
      </w:r>
      <w:proofErr w:type="spellStart"/>
      <w:r w:rsidRPr="00FC0723">
        <w:t>q</w:t>
      </w:r>
      <w:r w:rsidRPr="00FC0723">
        <w:rPr>
          <w:vertAlign w:val="subscript"/>
        </w:rPr>
        <w:t>FDR</w:t>
      </w:r>
      <w:proofErr w:type="spellEnd"/>
      <w:r w:rsidRPr="00FC0723">
        <w:t>= 9.36 x 10</w:t>
      </w:r>
      <w:r w:rsidRPr="00FC0723">
        <w:rPr>
          <w:vertAlign w:val="superscript"/>
        </w:rPr>
        <w:t>-5</w:t>
      </w:r>
      <w:r w:rsidRPr="00FC0723">
        <w:t xml:space="preserve">, p = </w:t>
      </w:r>
      <w:r w:rsidRPr="00FC0723">
        <w:lastRenderedPageBreak/>
        <w:t>5.85 x 10</w:t>
      </w:r>
      <w:r w:rsidRPr="00FC0723">
        <w:rPr>
          <w:vertAlign w:val="superscript"/>
        </w:rPr>
        <w:t>-6</w:t>
      </w:r>
      <w:r w:rsidRPr="00FC0723">
        <w:t xml:space="preserve">). No correlations had outliers, as defined by studentized residuals </w:t>
      </w:r>
      <w:proofErr w:type="gramStart"/>
      <w:r w:rsidRPr="00FC0723">
        <w:t>of  &gt;</w:t>
      </w:r>
      <w:proofErr w:type="gramEnd"/>
      <w:r w:rsidRPr="00FC0723">
        <w:t>3 in absolute value.</w:t>
      </w:r>
    </w:p>
    <w:p w14:paraId="41924317" w14:textId="2324AA77" w:rsidR="00DB41FE" w:rsidRDefault="00DB41FE" w:rsidP="0081677E"/>
    <w:p w14:paraId="50AC5A4A" w14:textId="7F10B886" w:rsidR="00DB41FE" w:rsidRDefault="00DB41FE" w:rsidP="0081677E"/>
    <w:p w14:paraId="3F83DF3F" w14:textId="77777777" w:rsidR="00DB41FE" w:rsidRPr="00FC0723" w:rsidRDefault="00DB41FE" w:rsidP="0081677E">
      <w:pPr>
        <w:rPr>
          <w:b/>
        </w:rPr>
      </w:pPr>
    </w:p>
    <w:p w14:paraId="3CB662DD" w14:textId="75FEB891" w:rsidR="000C56B0" w:rsidRDefault="000C56B0"/>
    <w:p w14:paraId="4B63FDF3" w14:textId="7F9D683E" w:rsidR="004F76C8" w:rsidRDefault="004F76C8">
      <w:pPr>
        <w:rPr>
          <w:ins w:id="735" w:author="Tanya Brown" w:date="2023-11-27T11:55:00Z"/>
        </w:rPr>
      </w:pPr>
      <w:del w:id="736" w:author="Tanya Brown" w:date="2023-11-13T10:08:00Z">
        <w:r w:rsidDel="00893EAF">
          <w:rPr>
            <w:noProof/>
          </w:rPr>
          <w:drawing>
            <wp:inline distT="114300" distB="114300" distL="114300" distR="114300" wp14:anchorId="11261769" wp14:editId="54B5181F">
              <wp:extent cx="5486400" cy="3517900"/>
              <wp:effectExtent l="0" t="0" r="0" b="635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486400" cy="3517900"/>
                      </a:xfrm>
                      <a:prstGeom prst="rect">
                        <a:avLst/>
                      </a:prstGeom>
                      <a:ln/>
                    </pic:spPr>
                  </pic:pic>
                </a:graphicData>
              </a:graphic>
            </wp:inline>
          </w:drawing>
        </w:r>
      </w:del>
    </w:p>
    <w:p w14:paraId="76D3FBC3" w14:textId="77777777" w:rsidR="008E399A" w:rsidRDefault="008E399A">
      <w:pPr>
        <w:rPr>
          <w:ins w:id="737" w:author="Tanya Brown" w:date="2023-11-13T10:08:00Z"/>
        </w:rPr>
      </w:pPr>
    </w:p>
    <w:p w14:paraId="15C006C9" w14:textId="01C76745" w:rsidR="00893EAF" w:rsidRPr="00FC0723" w:rsidRDefault="00893EAF">
      <w:ins w:id="738" w:author="Tanya Brown" w:date="2023-11-13T10:09:00Z">
        <w:r>
          <w:rPr>
            <w:noProof/>
          </w:rPr>
          <w:lastRenderedPageBreak/>
          <w:drawing>
            <wp:inline distT="0" distB="0" distL="0" distR="0" wp14:anchorId="59D162A9" wp14:editId="719D2D9F">
              <wp:extent cx="5486400" cy="3498850"/>
              <wp:effectExtent l="0" t="0" r="0" b="6350"/>
              <wp:docPr id="2130770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70576" name="Picture 2130770576"/>
                      <pic:cNvPicPr/>
                    </pic:nvPicPr>
                    <pic:blipFill>
                      <a:blip r:embed="rId23">
                        <a:extLst>
                          <a:ext uri="{28A0092B-C50C-407E-A947-70E740481C1C}">
                            <a14:useLocalDpi xmlns:a14="http://schemas.microsoft.com/office/drawing/2010/main" val="0"/>
                          </a:ext>
                        </a:extLst>
                      </a:blip>
                      <a:stretch>
                        <a:fillRect/>
                      </a:stretch>
                    </pic:blipFill>
                    <pic:spPr>
                      <a:xfrm>
                        <a:off x="0" y="0"/>
                        <a:ext cx="5486400" cy="3498850"/>
                      </a:xfrm>
                      <a:prstGeom prst="rect">
                        <a:avLst/>
                      </a:prstGeom>
                    </pic:spPr>
                  </pic:pic>
                </a:graphicData>
              </a:graphic>
            </wp:inline>
          </w:drawing>
        </w:r>
      </w:ins>
    </w:p>
    <w:p w14:paraId="11AD3D1F" w14:textId="77777777" w:rsidR="004F76C8" w:rsidRDefault="004F76C8" w:rsidP="0081677E">
      <w:pPr>
        <w:rPr>
          <w:b/>
        </w:rPr>
      </w:pPr>
    </w:p>
    <w:p w14:paraId="3BFB8EC1" w14:textId="384D89D3" w:rsidR="000C56B0" w:rsidRDefault="00367A15" w:rsidP="0081677E">
      <w:r w:rsidRPr="00FC0723">
        <w:rPr>
          <w:b/>
        </w:rPr>
        <w:t>Fig. 3.</w:t>
      </w:r>
      <w:r w:rsidRPr="00FC0723">
        <w:t xml:space="preserve"> Comparison of innate immune gene repertoire and microbiome composition. </w:t>
      </w:r>
      <w:r w:rsidRPr="00FC0723">
        <w:rPr>
          <w:b/>
        </w:rPr>
        <w:t xml:space="preserve">A. </w:t>
      </w:r>
      <w:proofErr w:type="gramStart"/>
      <w:r w:rsidRPr="00FC0723">
        <w:t>Principle</w:t>
      </w:r>
      <w:proofErr w:type="gramEnd"/>
      <w:r w:rsidRPr="00FC0723">
        <w:t xml:space="preserve"> Coordinates Analysis (</w:t>
      </w:r>
      <w:proofErr w:type="spellStart"/>
      <w:r w:rsidRPr="00FC0723">
        <w:t>PCoA</w:t>
      </w:r>
      <w:proofErr w:type="spellEnd"/>
      <w:r w:rsidRPr="00FC0723">
        <w:t xml:space="preserve">) of Weighted </w:t>
      </w:r>
      <w:proofErr w:type="spellStart"/>
      <w:r w:rsidRPr="00FC0723">
        <w:t>UniFrac</w:t>
      </w:r>
      <w:proofErr w:type="spellEnd"/>
      <w:r w:rsidRPr="00FC0723">
        <w:t xml:space="preserve"> Beta diversity distances for samples from all coral compartments, colored by genomic IL-1R copy number in the coral host. </w:t>
      </w:r>
      <w:r w:rsidRPr="00FC0723">
        <w:rPr>
          <w:b/>
        </w:rPr>
        <w:t xml:space="preserve">B. </w:t>
      </w:r>
      <w:proofErr w:type="spellStart"/>
      <w:r w:rsidRPr="00FC0723">
        <w:t>PCoA</w:t>
      </w:r>
      <w:proofErr w:type="spellEnd"/>
      <w:r w:rsidRPr="00FC0723">
        <w:t xml:space="preserve"> ordination of Weighted </w:t>
      </w:r>
      <w:proofErr w:type="spellStart"/>
      <w:r w:rsidRPr="00FC0723">
        <w:t>UniFrac</w:t>
      </w:r>
      <w:proofErr w:type="spellEnd"/>
      <w:r w:rsidRPr="00FC0723">
        <w:t xml:space="preserve"> distances for all compartments colored by genomic copy number for TLR genes. </w:t>
      </w:r>
      <w:r w:rsidRPr="00FC0723">
        <w:rPr>
          <w:b/>
        </w:rPr>
        <w:t xml:space="preserve">C. </w:t>
      </w:r>
      <w:r w:rsidRPr="00FC0723">
        <w:t xml:space="preserve">Phylogenetic independent contrasts regression of IL-1R copy number vs. Weighted </w:t>
      </w:r>
      <w:proofErr w:type="spellStart"/>
      <w:r w:rsidRPr="00FC0723">
        <w:t>UniFrac</w:t>
      </w:r>
      <w:proofErr w:type="spellEnd"/>
      <w:r w:rsidRPr="00FC0723">
        <w:t xml:space="preserve"> PC1 (R</w:t>
      </w:r>
      <w:r w:rsidRPr="00FC0723">
        <w:rPr>
          <w:vertAlign w:val="superscript"/>
        </w:rPr>
        <w:t>2</w:t>
      </w:r>
      <w:r w:rsidRPr="00FC0723">
        <w:t xml:space="preserve"> = 0.917, </w:t>
      </w:r>
      <w:proofErr w:type="spellStart"/>
      <w:r w:rsidRPr="00FC0723">
        <w:t>q</w:t>
      </w:r>
      <w:r w:rsidRPr="00FC0723">
        <w:rPr>
          <w:vertAlign w:val="subscript"/>
        </w:rPr>
        <w:t>FDR</w:t>
      </w:r>
      <w:proofErr w:type="spellEnd"/>
      <w:r w:rsidRPr="00FC0723">
        <w:t xml:space="preserve"> = 0.00012)</w:t>
      </w:r>
      <w:r w:rsidR="0081677E">
        <w:t>.</w:t>
      </w:r>
      <w:r w:rsidRPr="00FC0723">
        <w:t xml:space="preserve"> </w:t>
      </w:r>
      <w:r w:rsidRPr="00FC0723">
        <w:rPr>
          <w:b/>
        </w:rPr>
        <w:t xml:space="preserve">D. </w:t>
      </w:r>
      <w:proofErr w:type="spellStart"/>
      <w:r w:rsidRPr="00FC0723">
        <w:t>Phylomorphospace</w:t>
      </w:r>
      <w:proofErr w:type="spellEnd"/>
      <w:r w:rsidRPr="00FC0723">
        <w:t xml:space="preserve"> of IL-1R copy number vs. Weighted </w:t>
      </w:r>
      <w:proofErr w:type="spellStart"/>
      <w:r w:rsidRPr="00FC0723">
        <w:t>UniFrac</w:t>
      </w:r>
      <w:proofErr w:type="spellEnd"/>
      <w:r w:rsidRPr="00FC0723">
        <w:t xml:space="preserve"> PC1. </w:t>
      </w:r>
      <w:r w:rsidRPr="00FC0723">
        <w:rPr>
          <w:b/>
        </w:rPr>
        <w:t>E</w:t>
      </w:r>
      <w:r w:rsidRPr="00FC0723">
        <w:t xml:space="preserve">. Phylogenetic independent contrasts regression of TLR copy number vs. Weighted </w:t>
      </w:r>
      <w:proofErr w:type="spellStart"/>
      <w:r w:rsidRPr="00FC0723">
        <w:t>UniFrac</w:t>
      </w:r>
      <w:proofErr w:type="spellEnd"/>
      <w:r w:rsidRPr="00FC0723">
        <w:t xml:space="preserve"> PC1 (R</w:t>
      </w:r>
      <w:r w:rsidRPr="00FC0723">
        <w:rPr>
          <w:vertAlign w:val="superscript"/>
        </w:rPr>
        <w:t>2</w:t>
      </w:r>
      <w:r w:rsidRPr="00FC0723">
        <w:t xml:space="preserve"> = 0.774, </w:t>
      </w:r>
      <w:proofErr w:type="spellStart"/>
      <w:r w:rsidRPr="00FC0723">
        <w:t>q</w:t>
      </w:r>
      <w:r w:rsidRPr="00FC0723">
        <w:rPr>
          <w:vertAlign w:val="subscript"/>
        </w:rPr>
        <w:t>FDR</w:t>
      </w:r>
      <w:proofErr w:type="spellEnd"/>
      <w:r w:rsidRPr="00FC0723">
        <w:t xml:space="preserve"> = 0.0028). </w:t>
      </w:r>
      <w:r w:rsidRPr="00FC0723">
        <w:rPr>
          <w:b/>
        </w:rPr>
        <w:t>F.</w:t>
      </w:r>
      <w:r w:rsidRPr="00FC0723">
        <w:t xml:space="preserve"> </w:t>
      </w:r>
      <w:proofErr w:type="spellStart"/>
      <w:r w:rsidRPr="00FC0723">
        <w:t>Phylomorphospace</w:t>
      </w:r>
      <w:proofErr w:type="spellEnd"/>
      <w:r w:rsidRPr="00FC0723">
        <w:t xml:space="preserve"> of IL-1R copy number vs. Weighted </w:t>
      </w:r>
      <w:proofErr w:type="spellStart"/>
      <w:r w:rsidRPr="00FC0723">
        <w:t>UniFrac</w:t>
      </w:r>
      <w:proofErr w:type="spellEnd"/>
      <w:r w:rsidRPr="00FC0723">
        <w:t xml:space="preserve"> PC1. No correlations had outliers, as defined by studentized residuals </w:t>
      </w:r>
      <w:proofErr w:type="gramStart"/>
      <w:r w:rsidRPr="00FC0723">
        <w:t>of  &gt;</w:t>
      </w:r>
      <w:proofErr w:type="gramEnd"/>
      <w:r w:rsidRPr="00FC0723">
        <w:t>3 in absolute value.</w:t>
      </w:r>
    </w:p>
    <w:p w14:paraId="4F09B085" w14:textId="77777777" w:rsidR="004F76C8" w:rsidRPr="00FC0723" w:rsidRDefault="004F76C8" w:rsidP="0081677E"/>
    <w:p w14:paraId="6835FD19" w14:textId="0861D7C9" w:rsidR="000C56B0" w:rsidRPr="00FC0723" w:rsidRDefault="004F76C8">
      <w:r>
        <w:rPr>
          <w:noProof/>
        </w:rPr>
        <w:lastRenderedPageBreak/>
        <w:drawing>
          <wp:inline distT="114300" distB="114300" distL="114300" distR="114300" wp14:anchorId="2C9FF4EA" wp14:editId="2869B8F1">
            <wp:extent cx="5486400" cy="52070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486400" cy="5207000"/>
                    </a:xfrm>
                    <a:prstGeom prst="rect">
                      <a:avLst/>
                    </a:prstGeom>
                    <a:ln/>
                  </pic:spPr>
                </pic:pic>
              </a:graphicData>
            </a:graphic>
          </wp:inline>
        </w:drawing>
      </w:r>
    </w:p>
    <w:p w14:paraId="4D162748" w14:textId="77777777" w:rsidR="004F76C8" w:rsidRDefault="004F76C8" w:rsidP="0081677E">
      <w:pPr>
        <w:rPr>
          <w:b/>
        </w:rPr>
      </w:pPr>
    </w:p>
    <w:p w14:paraId="7A3B9F4A" w14:textId="3B5F7D9E" w:rsidR="000C56B0" w:rsidRDefault="00367A15" w:rsidP="0081677E">
      <w:r w:rsidRPr="00FC0723">
        <w:rPr>
          <w:b/>
        </w:rPr>
        <w:t>Fig. 4.</w:t>
      </w:r>
      <w:r w:rsidRPr="00FC0723">
        <w:t xml:space="preserve"> Heatmap showing microbial families significantly correlated with IL-1R and TLR copy numbers. Columns show </w:t>
      </w:r>
      <w:ins w:id="739" w:author="Tanya Brown" w:date="2023-10-19T17:50:00Z">
        <w:del w:id="740" w:author="Microsoft Office User" w:date="2023-10-27T14:11:00Z">
          <w:r w:rsidR="002D7370" w:rsidDel="002C5A9D">
            <w:delText xml:space="preserve">degree of </w:delText>
          </w:r>
        </w:del>
      </w:ins>
      <w:r w:rsidRPr="00FC0723">
        <w:t>correlation</w:t>
      </w:r>
      <w:ins w:id="741" w:author="Microsoft Office User" w:date="2023-10-27T14:11:00Z">
        <w:r w:rsidR="002C5A9D">
          <w:t xml:space="preserve"> coefficients f</w:t>
        </w:r>
      </w:ins>
      <w:ins w:id="742" w:author="Microsoft Office User" w:date="2023-10-27T14:12:00Z">
        <w:r w:rsidR="002C5A9D">
          <w:t xml:space="preserve">rom </w:t>
        </w:r>
      </w:ins>
      <w:ins w:id="743" w:author="Microsoft Office User" w:date="2023-10-27T14:11:00Z">
        <w:r w:rsidR="002C5A9D">
          <w:t>phylogenetic independent contrasts</w:t>
        </w:r>
      </w:ins>
      <w:del w:id="744" w:author="Microsoft Office User" w:date="2023-10-27T14:11:00Z">
        <w:r w:rsidRPr="00FC0723" w:rsidDel="002C5A9D">
          <w:delText>s</w:delText>
        </w:r>
      </w:del>
      <w:r w:rsidRPr="00FC0723">
        <w:t xml:space="preserve"> </w:t>
      </w:r>
      <w:ins w:id="745" w:author="Microsoft Office User" w:date="2023-10-27T14:12:00Z">
        <w:r w:rsidR="002C5A9D">
          <w:t xml:space="preserve">analysis regressing </w:t>
        </w:r>
      </w:ins>
      <w:del w:id="746" w:author="Microsoft Office User" w:date="2023-10-27T14:12:00Z">
        <w:r w:rsidRPr="00FC0723" w:rsidDel="002C5A9D">
          <w:delText xml:space="preserve">between </w:delText>
        </w:r>
      </w:del>
      <w:r w:rsidRPr="00FC0723">
        <w:t xml:space="preserve">the relative abundance of microbial families </w:t>
      </w:r>
      <w:proofErr w:type="spellStart"/>
      <w:r w:rsidRPr="00FC0723">
        <w:t>a</w:t>
      </w:r>
      <w:ins w:id="747" w:author="Microsoft Office User" w:date="2023-10-27T14:12:00Z">
        <w:r w:rsidR="002C5A9D">
          <w:t>gairst</w:t>
        </w:r>
        <w:proofErr w:type="spellEnd"/>
        <w:r w:rsidR="002C5A9D">
          <w:t xml:space="preserve"> </w:t>
        </w:r>
      </w:ins>
      <w:del w:id="748" w:author="Microsoft Office User" w:date="2023-10-27T14:12:00Z">
        <w:r w:rsidRPr="00FC0723" w:rsidDel="002C5A9D">
          <w:delText xml:space="preserve">nd </w:delText>
        </w:r>
      </w:del>
      <w:r w:rsidRPr="00FC0723">
        <w:t>IL-1R and TLR copy numbers in the mucus, tissue, and skeleton, respectively.</w:t>
      </w:r>
      <w:ins w:id="749" w:author="Tanya Brown" w:date="2023-10-19T17:51:00Z">
        <w:r w:rsidR="002D7370">
          <w:t xml:space="preserve"> Red colors indicate a positive correlation w</w:t>
        </w:r>
      </w:ins>
      <w:ins w:id="750" w:author="Microsoft Office User" w:date="2023-10-27T14:10:00Z">
        <w:r w:rsidR="002C5A9D">
          <w:t>h</w:t>
        </w:r>
      </w:ins>
      <w:ins w:id="751" w:author="Tanya Brown" w:date="2023-10-19T17:51:00Z">
        <w:r w:rsidR="002D7370">
          <w:t>ile blue indicates a negativ</w:t>
        </w:r>
      </w:ins>
      <w:ins w:id="752" w:author="Tanya Brown" w:date="2023-10-19T17:52:00Z">
        <w:r w:rsidR="002D7370">
          <w:t xml:space="preserve">e correlation between </w:t>
        </w:r>
        <w:del w:id="753" w:author="Microsoft Office User" w:date="2023-10-27T14:11:00Z">
          <w:r w:rsidR="002D7370" w:rsidDel="002C5A9D">
            <w:delText xml:space="preserve">microbial families and </w:delText>
          </w:r>
        </w:del>
        <w:r w:rsidR="002D7370">
          <w:t>IL-1R and TLR copy number</w:t>
        </w:r>
      </w:ins>
      <w:ins w:id="754" w:author="Microsoft Office User" w:date="2023-10-27T14:11:00Z">
        <w:r w:rsidR="002C5A9D">
          <w:t xml:space="preserve"> and the relative abundance of that microbial family</w:t>
        </w:r>
      </w:ins>
      <w:ins w:id="755" w:author="Tanya Brown" w:date="2023-10-19T17:52:00Z">
        <w:r w:rsidR="002D7370">
          <w:t>.</w:t>
        </w:r>
      </w:ins>
    </w:p>
    <w:p w14:paraId="6DF46C46" w14:textId="77777777" w:rsidR="004F76C8" w:rsidRDefault="004F76C8" w:rsidP="0081677E"/>
    <w:p w14:paraId="4984A8C2" w14:textId="09D6A7B0" w:rsidR="004F76C8" w:rsidRPr="00FC0723" w:rsidRDefault="004F76C8" w:rsidP="0081677E">
      <w:r>
        <w:rPr>
          <w:noProof/>
        </w:rPr>
        <w:lastRenderedPageBreak/>
        <w:drawing>
          <wp:inline distT="114300" distB="114300" distL="114300" distR="114300" wp14:anchorId="0AEBCA2E" wp14:editId="068822E5">
            <wp:extent cx="5486400" cy="47244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486400" cy="4724400"/>
                    </a:xfrm>
                    <a:prstGeom prst="rect">
                      <a:avLst/>
                    </a:prstGeom>
                    <a:ln/>
                  </pic:spPr>
                </pic:pic>
              </a:graphicData>
            </a:graphic>
          </wp:inline>
        </w:drawing>
      </w:r>
    </w:p>
    <w:p w14:paraId="693BB46F" w14:textId="77777777" w:rsidR="000C56B0" w:rsidRPr="00FC0723" w:rsidRDefault="000C56B0"/>
    <w:p w14:paraId="3285F0CC" w14:textId="77777777" w:rsidR="000C56B0" w:rsidRPr="00FC0723" w:rsidRDefault="00367A15" w:rsidP="0081677E">
      <w:r w:rsidRPr="00FC0723">
        <w:rPr>
          <w:b/>
        </w:rPr>
        <w:t>Fig. 5.</w:t>
      </w:r>
      <w:r w:rsidRPr="00FC0723">
        <w:t xml:space="preserve"> Domain copy numbers influence microbiome richness.</w:t>
      </w:r>
      <w:r w:rsidRPr="00FC0723">
        <w:rPr>
          <w:b/>
        </w:rPr>
        <w:t xml:space="preserve"> </w:t>
      </w:r>
      <w:r w:rsidRPr="00FC0723">
        <w:t xml:space="preserve">Phylogenetic contrasts comparing </w:t>
      </w:r>
      <w:r w:rsidRPr="00FC0723">
        <w:rPr>
          <w:b/>
        </w:rPr>
        <w:t>A.</w:t>
      </w:r>
      <w:r w:rsidRPr="00FC0723">
        <w:t xml:space="preserve"> average LRR domain copies per TLR vs TLR domain copy number (R</w:t>
      </w:r>
      <w:r w:rsidRPr="00FC0723">
        <w:rPr>
          <w:vertAlign w:val="superscript"/>
        </w:rPr>
        <w:t>2</w:t>
      </w:r>
      <w:r w:rsidRPr="00FC0723">
        <w:t xml:space="preserve"> = 0.863, </w:t>
      </w:r>
      <w:proofErr w:type="spellStart"/>
      <w:r w:rsidRPr="00FC0723">
        <w:t>q</w:t>
      </w:r>
      <w:r w:rsidRPr="0081677E">
        <w:rPr>
          <w:vertAlign w:val="subscript"/>
        </w:rPr>
        <w:t>FDR</w:t>
      </w:r>
      <w:proofErr w:type="spellEnd"/>
      <w:r w:rsidRPr="00FC0723">
        <w:t xml:space="preserve"> = 2.20 x 10</w:t>
      </w:r>
      <w:r w:rsidRPr="00FC0723">
        <w:rPr>
          <w:vertAlign w:val="superscript"/>
        </w:rPr>
        <w:t>-5</w:t>
      </w:r>
      <w:r w:rsidRPr="00FC0723">
        <w:t xml:space="preserve">, </w:t>
      </w:r>
      <w:r w:rsidRPr="00FC0723">
        <w:rPr>
          <w:b/>
        </w:rPr>
        <w:t>B.</w:t>
      </w:r>
      <w:r w:rsidRPr="00FC0723">
        <w:t xml:space="preserve"> average LRR domain copies per TLR vs ln ASVs (R</w:t>
      </w:r>
      <w:r w:rsidRPr="00FC0723">
        <w:rPr>
          <w:vertAlign w:val="superscript"/>
        </w:rPr>
        <w:t>2</w:t>
      </w:r>
      <w:r w:rsidRPr="00FC0723">
        <w:t xml:space="preserve"> = 0.748, </w:t>
      </w:r>
      <w:proofErr w:type="spellStart"/>
      <w:r w:rsidRPr="00FC0723">
        <w:t>q</w:t>
      </w:r>
      <w:r w:rsidRPr="00FC0723">
        <w:rPr>
          <w:vertAlign w:val="subscript"/>
        </w:rPr>
        <w:t>FDR</w:t>
      </w:r>
      <w:proofErr w:type="spellEnd"/>
      <w:r w:rsidRPr="00FC0723">
        <w:t xml:space="preserve"> = 0.00059), </w:t>
      </w:r>
      <w:r w:rsidRPr="00FC0723">
        <w:rPr>
          <w:b/>
        </w:rPr>
        <w:t>C.</w:t>
      </w:r>
      <w:r w:rsidRPr="00FC0723">
        <w:t xml:space="preserve"> average Ig domain copies per IL-1R vs IL-1R copy number (R</w:t>
      </w:r>
      <w:r w:rsidRPr="00FC0723">
        <w:rPr>
          <w:vertAlign w:val="superscript"/>
        </w:rPr>
        <w:t>2</w:t>
      </w:r>
      <w:r w:rsidRPr="00FC0723">
        <w:t xml:space="preserve"> = 0.497, </w:t>
      </w:r>
      <w:proofErr w:type="spellStart"/>
      <w:r w:rsidRPr="00FC0723">
        <w:t>q</w:t>
      </w:r>
      <w:r w:rsidRPr="00FC0723">
        <w:rPr>
          <w:vertAlign w:val="subscript"/>
        </w:rPr>
        <w:t>FDR</w:t>
      </w:r>
      <w:proofErr w:type="spellEnd"/>
      <w:r w:rsidRPr="00FC0723">
        <w:t xml:space="preserve"> = 0.0093), and </w:t>
      </w:r>
      <w:r w:rsidRPr="00FC0723">
        <w:rPr>
          <w:b/>
        </w:rPr>
        <w:t>D.</w:t>
      </w:r>
      <w:r w:rsidRPr="00FC0723">
        <w:t xml:space="preserve"> average Ig domain copies per IL-1R vs ln ASVs per genome (R</w:t>
      </w:r>
      <w:r w:rsidRPr="00FC0723">
        <w:rPr>
          <w:vertAlign w:val="superscript"/>
        </w:rPr>
        <w:t>2</w:t>
      </w:r>
      <w:r w:rsidRPr="00FC0723">
        <w:t xml:space="preserve"> = 0.341, </w:t>
      </w:r>
      <w:proofErr w:type="spellStart"/>
      <w:r w:rsidRPr="00FC0723">
        <w:t>q</w:t>
      </w:r>
      <w:r w:rsidRPr="00FC0723">
        <w:rPr>
          <w:vertAlign w:val="subscript"/>
        </w:rPr>
        <w:t>FDR</w:t>
      </w:r>
      <w:proofErr w:type="spellEnd"/>
      <w:r w:rsidRPr="00FC0723">
        <w:t xml:space="preserve"> = 0.059). </w:t>
      </w:r>
    </w:p>
    <w:p w14:paraId="3043085F" w14:textId="16A50001" w:rsidR="000C56B0" w:rsidRPr="00FC0723" w:rsidRDefault="001E5A53">
      <w:r>
        <w:br w:type="page"/>
      </w:r>
    </w:p>
    <w:p w14:paraId="4C521AC0" w14:textId="77777777" w:rsidR="004F11C4" w:rsidRDefault="004F11C4">
      <w:pPr>
        <w:rPr>
          <w:b/>
          <w:sz w:val="28"/>
          <w:szCs w:val="28"/>
        </w:rPr>
      </w:pPr>
    </w:p>
    <w:p w14:paraId="292AD922" w14:textId="3E9A9BA7" w:rsidR="000C56B0" w:rsidRPr="002D151D" w:rsidRDefault="00367A15">
      <w:pPr>
        <w:rPr>
          <w:b/>
          <w:sz w:val="28"/>
          <w:szCs w:val="28"/>
        </w:rPr>
      </w:pPr>
      <w:r w:rsidRPr="002D151D">
        <w:rPr>
          <w:b/>
          <w:sz w:val="28"/>
          <w:szCs w:val="28"/>
        </w:rPr>
        <w:t>Supplementary Data Tables</w:t>
      </w:r>
    </w:p>
    <w:p w14:paraId="6BD8C40B" w14:textId="77777777" w:rsidR="000C56B0" w:rsidRPr="00FC0723" w:rsidRDefault="000C56B0">
      <w:pPr>
        <w:rPr>
          <w:b/>
        </w:rPr>
      </w:pPr>
    </w:p>
    <w:p w14:paraId="75E5B9E7" w14:textId="402F8B4D" w:rsidR="000C56B0" w:rsidRDefault="00367A15">
      <w:r w:rsidRPr="00FC0723">
        <w:rPr>
          <w:b/>
        </w:rPr>
        <w:t xml:space="preserve">Supplementary Table 1. </w:t>
      </w:r>
      <w:r w:rsidRPr="00FC0723">
        <w:t>Sample and Genomic metadata. (</w:t>
      </w:r>
      <w:r w:rsidRPr="00FC0723">
        <w:rPr>
          <w:b/>
        </w:rPr>
        <w:t>A</w:t>
      </w:r>
      <w:r w:rsidRPr="00FC0723">
        <w:t>) Genomes used in the analysis (B) Per sample metadata for the GCMP data (</w:t>
      </w:r>
      <w:r w:rsidRPr="00FC0723">
        <w:rPr>
          <w:b/>
        </w:rPr>
        <w:t>C</w:t>
      </w:r>
      <w:r w:rsidRPr="00FC0723">
        <w:t>) Mapping file for the GCMP data</w:t>
      </w:r>
      <w:r w:rsidR="002D151D">
        <w:t>.</w:t>
      </w:r>
    </w:p>
    <w:p w14:paraId="115C7AE4" w14:textId="77777777" w:rsidR="002D151D" w:rsidRPr="00FC0723" w:rsidRDefault="002D151D"/>
    <w:p w14:paraId="0919BFF1" w14:textId="7AFFE5CE" w:rsidR="000C56B0" w:rsidRDefault="00367A15">
      <w:r w:rsidRPr="00FC0723">
        <w:rPr>
          <w:b/>
        </w:rPr>
        <w:t>Supplementary Table 2.</w:t>
      </w:r>
      <w:r w:rsidRPr="00FC0723">
        <w:t xml:space="preserve"> Annotations of TIR-domain containing gene families in coral genomes for (</w:t>
      </w:r>
      <w:r w:rsidRPr="00FC0723">
        <w:rPr>
          <w:b/>
        </w:rPr>
        <w:t>A</w:t>
      </w:r>
      <w:r w:rsidRPr="00FC0723">
        <w:t>) Total number of IL-1R and TLR genes,</w:t>
      </w:r>
      <w:r w:rsidRPr="00FC0723">
        <w:rPr>
          <w:b/>
        </w:rPr>
        <w:t xml:space="preserve"> </w:t>
      </w:r>
      <w:r w:rsidRPr="00FC0723">
        <w:t>(</w:t>
      </w:r>
      <w:r w:rsidRPr="00FC0723">
        <w:rPr>
          <w:b/>
        </w:rPr>
        <w:t>B</w:t>
      </w:r>
      <w:r w:rsidRPr="00FC0723">
        <w:t>) Domain make up of IL-1R genes, (</w:t>
      </w:r>
      <w:r w:rsidRPr="00FC0723">
        <w:rPr>
          <w:b/>
        </w:rPr>
        <w:t>C</w:t>
      </w:r>
      <w:r w:rsidRPr="00FC0723">
        <w:t>) Domain make up of TLR genes</w:t>
      </w:r>
      <w:r w:rsidR="002D151D">
        <w:t>.</w:t>
      </w:r>
      <w:r w:rsidRPr="00FC0723">
        <w:t xml:space="preserve"> </w:t>
      </w:r>
    </w:p>
    <w:p w14:paraId="616727FA" w14:textId="77777777" w:rsidR="002D151D" w:rsidRPr="00FC0723" w:rsidRDefault="002D151D"/>
    <w:p w14:paraId="3BE53F1E" w14:textId="77777777" w:rsidR="000C56B0" w:rsidRDefault="00367A15">
      <w:r w:rsidRPr="00FC0723">
        <w:rPr>
          <w:b/>
        </w:rPr>
        <w:t xml:space="preserve">Supplementary Table 3. </w:t>
      </w:r>
      <w:r w:rsidRPr="00FC0723">
        <w:t>Quality control information for the sequencing depth of microbiome samples in the dataset.</w:t>
      </w:r>
    </w:p>
    <w:p w14:paraId="2F85EF06" w14:textId="77777777" w:rsidR="002D151D" w:rsidRPr="00FC0723" w:rsidRDefault="002D151D"/>
    <w:p w14:paraId="64B32F13" w14:textId="77777777" w:rsidR="000C56B0" w:rsidRDefault="00367A15">
      <w:r w:rsidRPr="00FC0723">
        <w:rPr>
          <w:b/>
        </w:rPr>
        <w:t xml:space="preserve">Supplementary Table 4. </w:t>
      </w:r>
      <w:r w:rsidRPr="00FC0723">
        <w:t>Distribution of TIR, LRR, and Ig domains across unique predicted protein isoforms in sequenced coral genomes.</w:t>
      </w:r>
    </w:p>
    <w:p w14:paraId="5761BDF6" w14:textId="77777777" w:rsidR="002D151D" w:rsidRPr="00FC0723" w:rsidRDefault="002D151D"/>
    <w:p w14:paraId="76C4C43A" w14:textId="77777777" w:rsidR="002D151D" w:rsidRDefault="00367A15">
      <w:r w:rsidRPr="00FC0723">
        <w:rPr>
          <w:b/>
        </w:rPr>
        <w:t xml:space="preserve">Supplementary Table 5. </w:t>
      </w:r>
      <w:r w:rsidRPr="00FC0723">
        <w:t>Microbiome (</w:t>
      </w:r>
      <w:r w:rsidRPr="00FC0723">
        <w:rPr>
          <w:b/>
        </w:rPr>
        <w:t>A</w:t>
      </w:r>
      <w:r w:rsidRPr="00FC0723">
        <w:t>) richness and (</w:t>
      </w:r>
      <w:r w:rsidRPr="00FC0723">
        <w:rPr>
          <w:b/>
        </w:rPr>
        <w:t>B</w:t>
      </w:r>
      <w:r w:rsidRPr="00FC0723">
        <w:t>) evenness across samples in the analysis</w:t>
      </w:r>
      <w:r w:rsidR="002D151D">
        <w:t>.</w:t>
      </w:r>
    </w:p>
    <w:p w14:paraId="4921C930" w14:textId="272CA50E" w:rsidR="000C56B0" w:rsidRPr="00FC0723" w:rsidRDefault="00367A15">
      <w:r w:rsidRPr="00FC0723">
        <w:t xml:space="preserve"> </w:t>
      </w:r>
    </w:p>
    <w:p w14:paraId="303015BF" w14:textId="77777777" w:rsidR="000C56B0" w:rsidRDefault="00367A15">
      <w:r w:rsidRPr="00FC0723">
        <w:rPr>
          <w:b/>
        </w:rPr>
        <w:t>Supplementary Table 6</w:t>
      </w:r>
      <w:r w:rsidRPr="00FC0723">
        <w:t xml:space="preserve">. Phylogenetic comparison </w:t>
      </w:r>
      <w:proofErr w:type="gramStart"/>
      <w:r w:rsidRPr="00FC0723">
        <w:t>of  IL</w:t>
      </w:r>
      <w:proofErr w:type="gramEnd"/>
      <w:r w:rsidRPr="00FC0723">
        <w:t>-1R and TLR gene family copy number vs. microbiome alpha diversity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6B2B8347" w14:textId="77777777" w:rsidR="002D151D" w:rsidRPr="00FC0723" w:rsidRDefault="002D151D"/>
    <w:p w14:paraId="3FBF1C06" w14:textId="77777777" w:rsidR="000C56B0" w:rsidRDefault="00367A15">
      <w:r w:rsidRPr="00FC0723">
        <w:rPr>
          <w:b/>
        </w:rPr>
        <w:t xml:space="preserve">Supplementary Table 7. </w:t>
      </w:r>
      <w:r w:rsidRPr="00FC0723">
        <w:t>Trait table of the genomic and microbiome traits of coral species in the analysis.</w:t>
      </w:r>
    </w:p>
    <w:p w14:paraId="756C2AEF" w14:textId="77777777" w:rsidR="002D151D" w:rsidRPr="00FC0723" w:rsidRDefault="002D151D"/>
    <w:p w14:paraId="21A2F1A4" w14:textId="77777777" w:rsidR="000C56B0" w:rsidRDefault="00367A15">
      <w:proofErr w:type="gramStart"/>
      <w:r w:rsidRPr="00FC0723">
        <w:rPr>
          <w:b/>
        </w:rPr>
        <w:t>Supplementary  Table</w:t>
      </w:r>
      <w:proofErr w:type="gramEnd"/>
      <w:r w:rsidRPr="00FC0723">
        <w:rPr>
          <w:b/>
        </w:rPr>
        <w:t xml:space="preserve"> 8. </w:t>
      </w:r>
      <w:r w:rsidRPr="00FC0723">
        <w:t>Phylogenetic comparison of TIR LRR and Ig domains vs. microbiome alpha diversity in A) All Samples B) Mucus c) Tissue, d) Skeleton.</w:t>
      </w:r>
    </w:p>
    <w:p w14:paraId="1D4BCA77" w14:textId="77777777" w:rsidR="002D151D" w:rsidRPr="00FC0723" w:rsidRDefault="002D151D"/>
    <w:p w14:paraId="031CE3CB" w14:textId="77777777" w:rsidR="000C56B0" w:rsidRDefault="00367A15">
      <w:r w:rsidRPr="00FC0723">
        <w:rPr>
          <w:b/>
        </w:rPr>
        <w:t>Supplementary Table 9</w:t>
      </w:r>
      <w:r w:rsidRPr="00FC0723">
        <w:t xml:space="preserve">.  Phylogenetic comparison </w:t>
      </w:r>
      <w:proofErr w:type="gramStart"/>
      <w:r w:rsidRPr="00FC0723">
        <w:t>of  IL</w:t>
      </w:r>
      <w:proofErr w:type="gramEnd"/>
      <w:r w:rsidRPr="00FC0723">
        <w:t xml:space="preserve">-1R and TLR gene family copy number vs. PC axes from beta-diversity </w:t>
      </w:r>
      <w:proofErr w:type="spellStart"/>
      <w:r w:rsidRPr="00FC0723">
        <w:t>PCoA</w:t>
      </w:r>
      <w:proofErr w:type="spellEnd"/>
      <w:r w:rsidRPr="00FC0723">
        <w:t xml:space="preserve"> analysis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2AC1F485" w14:textId="77777777" w:rsidR="002D151D" w:rsidRPr="00FC0723" w:rsidRDefault="002D151D"/>
    <w:p w14:paraId="065B939A" w14:textId="77777777" w:rsidR="000C56B0" w:rsidRDefault="00367A15">
      <w:r w:rsidRPr="00FC0723">
        <w:rPr>
          <w:b/>
        </w:rPr>
        <w:t>Supplementary Table 10.</w:t>
      </w:r>
      <w:r w:rsidRPr="00FC0723">
        <w:t xml:space="preserve"> ANCOMBC comparison of relative abundance of microbial taxa vs. IL-1R and TLR gene family copy number </w:t>
      </w:r>
      <w:proofErr w:type="gramStart"/>
      <w:r w:rsidRPr="00FC0723">
        <w:t>in  (</w:t>
      </w:r>
      <w:proofErr w:type="gramEnd"/>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1F29F978" w14:textId="77777777" w:rsidR="002D151D" w:rsidRPr="00FC0723" w:rsidRDefault="002D151D"/>
    <w:p w14:paraId="023A3EE9" w14:textId="77777777" w:rsidR="000C56B0" w:rsidRPr="00FC0723" w:rsidRDefault="00367A15">
      <w:proofErr w:type="gramStart"/>
      <w:r w:rsidRPr="00FC0723">
        <w:rPr>
          <w:b/>
        </w:rPr>
        <w:t>Supplementary  Table</w:t>
      </w:r>
      <w:proofErr w:type="gramEnd"/>
      <w:r w:rsidRPr="00FC0723">
        <w:rPr>
          <w:b/>
        </w:rPr>
        <w:t xml:space="preserve"> 11. </w:t>
      </w:r>
      <w:r w:rsidRPr="00FC0723">
        <w:t xml:space="preserve">Phylogenetic comparison of TIR LRR and Ig domains vs. microbiome PC axes from beta-diversity </w:t>
      </w:r>
      <w:proofErr w:type="spellStart"/>
      <w:r w:rsidRPr="00FC0723">
        <w:t>PCoA</w:t>
      </w:r>
      <w:proofErr w:type="spellEnd"/>
      <w:r w:rsidRPr="00FC0723">
        <w:t xml:space="preserve"> analysis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0F8C3174" w14:textId="77777777" w:rsidR="000C56B0" w:rsidRPr="00FC0723" w:rsidRDefault="000C56B0"/>
    <w:p w14:paraId="474AD299" w14:textId="77777777" w:rsidR="00452AC3" w:rsidRDefault="00452AC3">
      <w:pPr>
        <w:pBdr>
          <w:top w:val="nil"/>
          <w:left w:val="nil"/>
          <w:bottom w:val="nil"/>
          <w:right w:val="nil"/>
          <w:between w:val="nil"/>
        </w:pBdr>
        <w:spacing w:before="400" w:line="360" w:lineRule="auto"/>
      </w:pPr>
    </w:p>
    <w:p w14:paraId="00496D9D" w14:textId="0E5C6C60" w:rsidR="00F30F9D" w:rsidRDefault="00B26E5F">
      <w:pPr>
        <w:pBdr>
          <w:top w:val="nil"/>
          <w:left w:val="nil"/>
          <w:bottom w:val="nil"/>
          <w:right w:val="nil"/>
          <w:between w:val="nil"/>
        </w:pBdr>
        <w:spacing w:before="400" w:line="360" w:lineRule="auto"/>
        <w:rPr>
          <w:b/>
          <w:color w:val="000000"/>
          <w:sz w:val="26"/>
          <w:szCs w:val="26"/>
        </w:rPr>
      </w:pPr>
      <w:ins w:id="756" w:author="Microsoft Office User" w:date="2023-09-11T13:24:00Z">
        <w:r>
          <w:rPr>
            <w:b/>
            <w:color w:val="000000"/>
            <w:sz w:val="26"/>
            <w:szCs w:val="26"/>
          </w:rPr>
          <w:lastRenderedPageBreak/>
          <w:t xml:space="preserve">NEW </w:t>
        </w:r>
      </w:ins>
      <w:r w:rsidR="00F30F9D">
        <w:rPr>
          <w:b/>
          <w:color w:val="000000"/>
          <w:sz w:val="26"/>
          <w:szCs w:val="26"/>
        </w:rPr>
        <w:t>References</w:t>
      </w:r>
    </w:p>
    <w:p w14:paraId="7E07D13D" w14:textId="77777777" w:rsidR="00EE515C" w:rsidRPr="00EE515C" w:rsidRDefault="00F30F9D" w:rsidP="00EE515C">
      <w:pPr>
        <w:pStyle w:val="Bibliography"/>
      </w:pPr>
      <w:r>
        <w:rPr>
          <w:bCs/>
          <w:color w:val="000000"/>
          <w:sz w:val="26"/>
          <w:szCs w:val="26"/>
        </w:rPr>
        <w:fldChar w:fldCharType="begin"/>
      </w:r>
      <w:r w:rsidR="00EE515C">
        <w:rPr>
          <w:bCs/>
          <w:color w:val="000000"/>
          <w:sz w:val="26"/>
          <w:szCs w:val="26"/>
        </w:rPr>
        <w:instrText xml:space="preserve"> ADDIN ZOTERO_BIBL {"uncited":[],"omitted":[],"custom":[]} CSL_BIBLIOGRAPHY </w:instrText>
      </w:r>
      <w:r>
        <w:rPr>
          <w:bCs/>
          <w:color w:val="000000"/>
          <w:sz w:val="26"/>
          <w:szCs w:val="26"/>
        </w:rPr>
        <w:fldChar w:fldCharType="separate"/>
      </w:r>
      <w:r w:rsidR="00EE515C" w:rsidRPr="00EE515C">
        <w:t>1. Hoeksema, BW, Cairns S. World List of Scleractinia. [Internet]. Available from: https://www.marinespecies.org/scleractinia</w:t>
      </w:r>
    </w:p>
    <w:p w14:paraId="0CF2FB7D" w14:textId="77777777" w:rsidR="00EE515C" w:rsidRPr="00EE515C" w:rsidRDefault="00EE515C" w:rsidP="00EE515C">
      <w:pPr>
        <w:pStyle w:val="Bibliography"/>
      </w:pPr>
      <w:r w:rsidRPr="00EE515C">
        <w:t xml:space="preserve">2. Rohwer F, Seguritan V, Azam F, Knowlton N. Diversity and distribution of coral-associated bacteria. Mar Ecol Prog Ser. 2002;243:1–10. </w:t>
      </w:r>
    </w:p>
    <w:p w14:paraId="60A6944B" w14:textId="77777777" w:rsidR="00EE515C" w:rsidRPr="00EE515C" w:rsidRDefault="00EE515C" w:rsidP="00EE515C">
      <w:pPr>
        <w:pStyle w:val="Bibliography"/>
      </w:pPr>
      <w:r w:rsidRPr="00EE515C">
        <w:t xml:space="preserve">3. Ricci F, Tandon K, Black JR, Lê Cao K-A, Blackall LL, Verbruggen H. Host Traits and Phylogeny Contribute to Shaping Coral-Bacterial Symbioses. Msystems. 2022;7:e00044-22. </w:t>
      </w:r>
    </w:p>
    <w:p w14:paraId="7193EFB0" w14:textId="77777777" w:rsidR="00EE515C" w:rsidRPr="00EE515C" w:rsidRDefault="00EE515C" w:rsidP="00EE515C">
      <w:pPr>
        <w:pStyle w:val="Bibliography"/>
      </w:pPr>
      <w:r w:rsidRPr="00EE515C">
        <w:t xml:space="preserve">4. Pollock FJ, McMinds R, Smith S, Bourne DG, Willis BL, Medina M, et al. Coral-associated bacteria demonstrate phylosymbiosis and cophylogeny. Nat Commun. 2018;9:4921. </w:t>
      </w:r>
    </w:p>
    <w:p w14:paraId="535F2919" w14:textId="77777777" w:rsidR="00EE515C" w:rsidRPr="00EE515C" w:rsidRDefault="00EE515C" w:rsidP="00EE515C">
      <w:pPr>
        <w:pStyle w:val="Bibliography"/>
      </w:pPr>
      <w:r w:rsidRPr="00EE515C">
        <w:t xml:space="preserve">5. Hernandez-Agreda A, Leggat W, Bongaerts P, Herrera C, Ainsworth TD. Rethinking the coral microbiome: simplicity exists within a diverse microbial biosphere. MBio. 2018;9:e00812-18. </w:t>
      </w:r>
    </w:p>
    <w:p w14:paraId="04B88F29" w14:textId="77777777" w:rsidR="00EE515C" w:rsidRPr="00EE515C" w:rsidRDefault="00EE515C" w:rsidP="00EE515C">
      <w:pPr>
        <w:pStyle w:val="Bibliography"/>
      </w:pPr>
      <w:r w:rsidRPr="00EE515C">
        <w:t xml:space="preserve">6. Littman RA, Willis BL, Pfeffer C, Bourne DG. Diversities of coral-associated bacteria differ with location, but not species, for three acroporid corals on the Great Barrier Reef. FEMS Microbiol Ecol. 2009;68:152–63. </w:t>
      </w:r>
    </w:p>
    <w:p w14:paraId="3758BAAA" w14:textId="77777777" w:rsidR="00EE515C" w:rsidRPr="00EE515C" w:rsidRDefault="00EE515C" w:rsidP="00EE515C">
      <w:pPr>
        <w:pStyle w:val="Bibliography"/>
      </w:pPr>
      <w:r w:rsidRPr="00EE515C">
        <w:t xml:space="preserve">7. Rodriguez‐Lanetty M, Granados‐Cifuentes C, Barberan A, Bellantuono AJ, Bastidas C. Ecological Inferences from a deep screening of the C omplex B acterial C onsortia associated with the coral, P orites astreoides. Mol Ecol. 2013;22:4349–62. </w:t>
      </w:r>
    </w:p>
    <w:p w14:paraId="61FDCA05" w14:textId="77777777" w:rsidR="00EE515C" w:rsidRPr="00EE515C" w:rsidRDefault="00EE515C" w:rsidP="00EE515C">
      <w:pPr>
        <w:pStyle w:val="Bibliography"/>
      </w:pPr>
      <w:r w:rsidRPr="00EE515C">
        <w:t xml:space="preserve">8. Pantos O, Bongaerts P, Dennis PG, Tyson GW, Hoegh-Guldberg O. Habitat-specific environmental conditions primarily control the microbiomes of the coral Seriatopora hystrix. ISME J. 2015;9:1916–27. </w:t>
      </w:r>
    </w:p>
    <w:p w14:paraId="603C1FD8" w14:textId="77777777" w:rsidR="00EE515C" w:rsidRPr="00EE515C" w:rsidRDefault="00EE515C" w:rsidP="00EE515C">
      <w:pPr>
        <w:pStyle w:val="Bibliography"/>
      </w:pPr>
      <w:r w:rsidRPr="00EE515C">
        <w:t xml:space="preserve">9. Dunphy CM, Gouhier TC, Chu ND, Vollmer SV. Structure and stability of the coral microbiome in space and time. Sci Rep. 2019;9:1–13. </w:t>
      </w:r>
    </w:p>
    <w:p w14:paraId="7D9E8F3C" w14:textId="77777777" w:rsidR="00EE515C" w:rsidRPr="00EE515C" w:rsidRDefault="00EE515C" w:rsidP="00EE515C">
      <w:pPr>
        <w:pStyle w:val="Bibliography"/>
      </w:pPr>
      <w:r w:rsidRPr="00EE515C">
        <w:t xml:space="preserve">10. Wang L, Shantz AA, Payet JP, Sharpton TJ, Foster A, Burkepile DE, et al. Corals and their microbiomes are differentially affected by exposure to elevated nutrients and a natural thermal anomaly. Front Mar Sci. 2018;5:101. </w:t>
      </w:r>
    </w:p>
    <w:p w14:paraId="46E9F4F8" w14:textId="77777777" w:rsidR="00EE515C" w:rsidRPr="00EE515C" w:rsidRDefault="00EE515C" w:rsidP="00EE515C">
      <w:pPr>
        <w:pStyle w:val="Bibliography"/>
      </w:pPr>
      <w:r w:rsidRPr="00EE515C">
        <w:t xml:space="preserve">11. Pootakham W, Mhuantong W, Yoocha T, Putchim L, Jomchai N, Sonthirod C, et al. Heat‐induced shift in coral microbiome reveals several members of the Rhodobacteraceae family as indicator species for thermal stress in Porites lutea. MicrobiologyOpen. 2019;8:e935. </w:t>
      </w:r>
    </w:p>
    <w:p w14:paraId="1867B7D2" w14:textId="77777777" w:rsidR="00EE515C" w:rsidRPr="00EE515C" w:rsidRDefault="00EE515C" w:rsidP="00EE515C">
      <w:pPr>
        <w:pStyle w:val="Bibliography"/>
      </w:pPr>
      <w:r w:rsidRPr="00EE515C">
        <w:t xml:space="preserve">12. Ricci F, Rossetto Marcelino V, Blackall LL, Kühl M, Medina M, Verbruggen H. Beneath the surface: community assembly and functions of the coral skeleton microbiome. Microbiome. 2019;7:1–10. </w:t>
      </w:r>
    </w:p>
    <w:p w14:paraId="5E03B214" w14:textId="77777777" w:rsidR="00EE515C" w:rsidRPr="00EE515C" w:rsidRDefault="00EE515C" w:rsidP="00EE515C">
      <w:pPr>
        <w:pStyle w:val="Bibliography"/>
      </w:pPr>
      <w:r w:rsidRPr="00EE515C">
        <w:lastRenderedPageBreak/>
        <w:t xml:space="preserve">13. Kusdianto H, Kullapanich C, Palasuk M, Jandang S, Pattaragulwanit K, Ouazzani J, et al. Microbiomes of Healthy and Bleached Corals During a 2016 Thermal Bleaching Event in the Upper Gulf of Thailand. Front Mar Sci. 2021;8:643962. </w:t>
      </w:r>
    </w:p>
    <w:p w14:paraId="4ED38B59" w14:textId="77777777" w:rsidR="00EE515C" w:rsidRPr="00EE515C" w:rsidRDefault="00EE515C" w:rsidP="00EE515C">
      <w:pPr>
        <w:pStyle w:val="Bibliography"/>
      </w:pPr>
      <w:r w:rsidRPr="00EE515C">
        <w:t xml:space="preserve">14. Fifer JE, Bui V, Berg JT, Kriefall N, Klepac C, Bentlage B, et al. Microbiome structuring within a coral colony and along a sedimentation gradient. Cell Stress Response Physiol Adapt Corals Subj Environ Stress Pollut. 2022; </w:t>
      </w:r>
    </w:p>
    <w:p w14:paraId="2495A642" w14:textId="77777777" w:rsidR="00EE515C" w:rsidRPr="00EE515C" w:rsidRDefault="00EE515C" w:rsidP="00EE515C">
      <w:pPr>
        <w:pStyle w:val="Bibliography"/>
      </w:pPr>
      <w:r w:rsidRPr="00EE515C">
        <w:t xml:space="preserve">15. Marchioro GM, Glasl B, Engelen AH, Serrão EA, Bourne DG, Webster NS, et al. Microbiome dynamics in the tissue and mucus of acroporid corals differ in relation to host and environmental parameters. PeerJ. 2020;8:e9644. </w:t>
      </w:r>
    </w:p>
    <w:p w14:paraId="1C17EC0C" w14:textId="77777777" w:rsidR="00EE515C" w:rsidRPr="00EE515C" w:rsidRDefault="00EE515C" w:rsidP="00EE515C">
      <w:pPr>
        <w:pStyle w:val="Bibliography"/>
      </w:pPr>
      <w:r w:rsidRPr="00EE515C">
        <w:t xml:space="preserve">16. Zaneveld JR, Burkepile DE, Shantz AA, Pritchard CE, McMinds R, Payet JP, et al. Overfishing and nutrient pollution interact with temperature to disrupt coral reefs down to microbial scales. Nat Commun. 2016;7:1–12. </w:t>
      </w:r>
    </w:p>
    <w:p w14:paraId="5CC7596E" w14:textId="77777777" w:rsidR="00EE515C" w:rsidRPr="00EE515C" w:rsidRDefault="00EE515C" w:rsidP="00EE515C">
      <w:pPr>
        <w:pStyle w:val="Bibliography"/>
      </w:pPr>
      <w:r w:rsidRPr="00EE515C">
        <w:t xml:space="preserve">17. Corinaldesi C, Canensi S, Dell’Anno A, Tangherlini M, Di Capua I, Varrella S, et al. Multiple impacts of microplastics can threaten marine habitat-forming species. Commun Biol. 2021;4:1–13. </w:t>
      </w:r>
    </w:p>
    <w:p w14:paraId="66BEBF54" w14:textId="77777777" w:rsidR="00EE515C" w:rsidRPr="00EE515C" w:rsidRDefault="00EE515C" w:rsidP="00EE515C">
      <w:pPr>
        <w:pStyle w:val="Bibliography"/>
      </w:pPr>
      <w:r w:rsidRPr="00EE515C">
        <w:t xml:space="preserve">18. Pratte ZA, Longo GO, Burns AS, Hay ME, Stewart FJ. Contact with turf algae alters the coral microbiome: contact versus systemic impacts. Coral Reefs. 2018;37:1–13. </w:t>
      </w:r>
    </w:p>
    <w:p w14:paraId="3EBEE8B6" w14:textId="77777777" w:rsidR="00EE515C" w:rsidRPr="00EE515C" w:rsidRDefault="00EE515C" w:rsidP="00EE515C">
      <w:pPr>
        <w:pStyle w:val="Bibliography"/>
      </w:pPr>
      <w:r w:rsidRPr="00EE515C">
        <w:t xml:space="preserve">19. Briggs AA, Brown AL, Osenberg CW. Local versus site-level effects of algae on coral microbial communities. R Soc Open Sci. 2021;8:210035. </w:t>
      </w:r>
    </w:p>
    <w:p w14:paraId="3CF256E0" w14:textId="77777777" w:rsidR="00EE515C" w:rsidRPr="00EE515C" w:rsidRDefault="00EE515C" w:rsidP="00EE515C">
      <w:pPr>
        <w:pStyle w:val="Bibliography"/>
      </w:pPr>
      <w:r w:rsidRPr="00EE515C">
        <w:t xml:space="preserve">20. Miller N, Maneval P, Manfrino C, Frazer TK, Meyer JL. Spatial distribution of microbial communities among colonies and genotypes in nursery-reared Acropora cervicornis. PeerJ. 2020;8:e9635. </w:t>
      </w:r>
    </w:p>
    <w:p w14:paraId="37FB912A" w14:textId="77777777" w:rsidR="00EE515C" w:rsidRPr="00EE515C" w:rsidRDefault="00EE515C" w:rsidP="00EE515C">
      <w:pPr>
        <w:pStyle w:val="Bibliography"/>
      </w:pPr>
      <w:r w:rsidRPr="00EE515C">
        <w:t xml:space="preserve">21. Palacio-Castro AM, Rosales SM, Dennison CE, Baker AC. Microbiome signatures in Acropora cervicornis are associated with genotypic resistance to elevated nutrients and heat stress. Coral Reefs. 2022;41:1389–403. </w:t>
      </w:r>
    </w:p>
    <w:p w14:paraId="48FCBE2A" w14:textId="77777777" w:rsidR="00EE515C" w:rsidRPr="00EE515C" w:rsidRDefault="00EE515C" w:rsidP="00EE515C">
      <w:pPr>
        <w:pStyle w:val="Bibliography"/>
      </w:pPr>
      <w:r w:rsidRPr="00EE515C">
        <w:t xml:space="preserve">22. Rosales SM, Miller MW, Williams DE, Traylor-Knowles N, Young B, Serrano XM. Microbiome differences in disease-resistant vs. susceptible Acropora corals subjected to disease challenge assays. Sci Rep. 2019;9:1–11. </w:t>
      </w:r>
    </w:p>
    <w:p w14:paraId="23183D28" w14:textId="77777777" w:rsidR="00EE515C" w:rsidRPr="00EE515C" w:rsidRDefault="00EE515C" w:rsidP="00EE515C">
      <w:pPr>
        <w:pStyle w:val="Bibliography"/>
      </w:pPr>
      <w:r w:rsidRPr="00EE515C">
        <w:t xml:space="preserve">23. Rosado PM, Leite DCA, Duarte GAS, Chaloub RM, Jospin G, Nunes da Rocha U, et al. Marine probiotics: increasing coral resistance to bleaching through microbiome manipulation. ISME J. 2019;13:921–36. </w:t>
      </w:r>
    </w:p>
    <w:p w14:paraId="73EEF095" w14:textId="77777777" w:rsidR="00EE515C" w:rsidRPr="00EE515C" w:rsidRDefault="00EE515C" w:rsidP="00EE515C">
      <w:pPr>
        <w:pStyle w:val="Bibliography"/>
      </w:pPr>
      <w:r w:rsidRPr="00EE515C">
        <w:t xml:space="preserve">24. Song SJ, Sanders JG, Delsuc F, Metcalf J, Amato K, Taylor MW, et al. Comparative Analyses of Vertebrate Gut Microbiomes Reveal Convergence between Birds and Bats. mBio. 2020;11:e02901-19. </w:t>
      </w:r>
    </w:p>
    <w:p w14:paraId="30908827" w14:textId="77777777" w:rsidR="00EE515C" w:rsidRPr="00EE515C" w:rsidRDefault="00EE515C" w:rsidP="00EE515C">
      <w:pPr>
        <w:pStyle w:val="Bibliography"/>
      </w:pPr>
      <w:r w:rsidRPr="00EE515C">
        <w:t xml:space="preserve">25. Ley RE, Hamady M, Lozupone C, Turnbaugh PJ, Ramey RR, Bircher JS, et al. Evolution of mammals and their gut microbes. science. 2008;320:1647–51. </w:t>
      </w:r>
    </w:p>
    <w:p w14:paraId="33C41C1B" w14:textId="77777777" w:rsidR="00EE515C" w:rsidRPr="00EE515C" w:rsidRDefault="00EE515C" w:rsidP="00EE515C">
      <w:pPr>
        <w:pStyle w:val="Bibliography"/>
      </w:pPr>
      <w:r w:rsidRPr="00EE515C">
        <w:lastRenderedPageBreak/>
        <w:t xml:space="preserve">26. Bodawatta KH, Koane B, Maiah G, Sam K, Poulsen M, Jønsson KA. Species-specific but not phylosymbiotic gut microbiomes of New Guinean passerine birds are shaped by diet and flight-associated gut modifications. Proc R Soc B. 2021;288:20210446. </w:t>
      </w:r>
    </w:p>
    <w:p w14:paraId="05770CC8" w14:textId="77777777" w:rsidR="00EE515C" w:rsidRPr="00EE515C" w:rsidRDefault="00EE515C" w:rsidP="00EE515C">
      <w:pPr>
        <w:pStyle w:val="Bibliography"/>
      </w:pPr>
      <w:r w:rsidRPr="00EE515C">
        <w:t xml:space="preserve">27. Woodhams DC, Bletz MC, Becker CG, Bender HA, Buitrago-Rosas D, Diebboll H, et al. Host-associated microbiomes are predicted by immune system complexity and climate. Genome Biol. 2020;21:1–20. </w:t>
      </w:r>
    </w:p>
    <w:p w14:paraId="43320762" w14:textId="77777777" w:rsidR="00EE515C" w:rsidRPr="00EE515C" w:rsidRDefault="00EE515C" w:rsidP="00EE515C">
      <w:pPr>
        <w:pStyle w:val="Bibliography"/>
      </w:pPr>
      <w:r w:rsidRPr="00EE515C">
        <w:t xml:space="preserve">28. Thaiss CA, Levy M, Suez J, Elinav E. The interplay between the innate immune system and the microbiota. Curr Opin Immunol. 2014;26:41–8. </w:t>
      </w:r>
    </w:p>
    <w:p w14:paraId="71521350" w14:textId="77777777" w:rsidR="00EE515C" w:rsidRPr="00EE515C" w:rsidRDefault="00EE515C" w:rsidP="00EE515C">
      <w:pPr>
        <w:pStyle w:val="Bibliography"/>
      </w:pPr>
      <w:r w:rsidRPr="00EE515C">
        <w:t xml:space="preserve">29. Alexander M, Turnbaugh PJ. Deconstructing Mechanisms of Diet-Microbiome-Immune Interactions. Immunity. 2020;53:264–76. </w:t>
      </w:r>
    </w:p>
    <w:p w14:paraId="74BBE6A9" w14:textId="77777777" w:rsidR="00EE515C" w:rsidRPr="00EE515C" w:rsidRDefault="00EE515C" w:rsidP="00EE515C">
      <w:pPr>
        <w:pStyle w:val="Bibliography"/>
      </w:pPr>
      <w:r w:rsidRPr="00EE515C">
        <w:t xml:space="preserve">30. Fonseca JP, Lakshmanan V, Boschiero C, Mysore KS. The Pattern Recognition Receptor FLS2 Can Shape the Arabidopsis Rhizosphere Microbiome β-Diversity but Not EFR1 and CERK1. Plants. 2022;11:1323. </w:t>
      </w:r>
    </w:p>
    <w:p w14:paraId="678CD24F" w14:textId="77777777" w:rsidR="00EE515C" w:rsidRPr="00EE515C" w:rsidRDefault="00EE515C" w:rsidP="00EE515C">
      <w:pPr>
        <w:pStyle w:val="Bibliography"/>
      </w:pPr>
      <w:r w:rsidRPr="00EE515C">
        <w:t xml:space="preserve">31. Poole AZ, Weis VM. TIR-domain-containing protein repertoire of nine anthozoan species reveals coral–specific expansions and uncharacterized proteins. Dev Comp Immunol. 2014;46:480–8. </w:t>
      </w:r>
    </w:p>
    <w:p w14:paraId="206D16B7" w14:textId="77777777" w:rsidR="00EE515C" w:rsidRPr="00EE515C" w:rsidRDefault="00EE515C" w:rsidP="00EE515C">
      <w:pPr>
        <w:pStyle w:val="Bibliography"/>
      </w:pPr>
      <w:r w:rsidRPr="00EE515C">
        <w:t xml:space="preserve">32. Medzhitov R, Janeway CA. Innate immunity: the virtues of a nonclonal system of recognition. Cell. 1997;91:295–8. </w:t>
      </w:r>
    </w:p>
    <w:p w14:paraId="140D212E" w14:textId="77777777" w:rsidR="00EE515C" w:rsidRPr="00EE515C" w:rsidRDefault="00EE515C" w:rsidP="00EE515C">
      <w:pPr>
        <w:pStyle w:val="Bibliography"/>
      </w:pPr>
      <w:r w:rsidRPr="00EE515C">
        <w:t xml:space="preserve">33. Ligoxygakis P, Pelte N, Ji C, Leclerc V, Duvic B, Belvin M, et al. A serpin mutant links Toll activation to melanization in the host defence of Drosophila. EMBO J. 2002;21:6330–7. </w:t>
      </w:r>
    </w:p>
    <w:p w14:paraId="56BEAC1D" w14:textId="77777777" w:rsidR="00EE515C" w:rsidRPr="00EE515C" w:rsidRDefault="00EE515C" w:rsidP="00EE515C">
      <w:pPr>
        <w:pStyle w:val="Bibliography"/>
      </w:pPr>
      <w:r w:rsidRPr="00EE515C">
        <w:t xml:space="preserve">34. van de Water JA, Ainsworth TD, Leggat W, Bourne DG, Willis BL, Van Oppen MJ. The coral immune response facilitates protection against microbes during tissue regeneration. Mol Ecol. 2015;24:3390–404. </w:t>
      </w:r>
    </w:p>
    <w:p w14:paraId="6BDDBC89" w14:textId="77777777" w:rsidR="00EE515C" w:rsidRPr="00EE515C" w:rsidRDefault="00EE515C" w:rsidP="00EE515C">
      <w:pPr>
        <w:pStyle w:val="Bibliography"/>
      </w:pPr>
      <w:r w:rsidRPr="00EE515C">
        <w:t xml:space="preserve">35. Nie L, Cai S-Y, Shao J-Z, Chen J. Toll-like receptors, associated biological roles, and signaling networks in non-mammals. Front Immunol. 2018;9:1523. </w:t>
      </w:r>
    </w:p>
    <w:p w14:paraId="3496B21B" w14:textId="77777777" w:rsidR="00EE515C" w:rsidRPr="00EE515C" w:rsidRDefault="00EE515C" w:rsidP="00EE515C">
      <w:pPr>
        <w:pStyle w:val="Bibliography"/>
      </w:pPr>
      <w:r w:rsidRPr="00EE515C">
        <w:t xml:space="preserve">36. O’Neill LA, Bowie AG. The family of five: TIR-domain-containing adaptors in Toll-like receptor signalling. Nat Rev Immunol. 2007;7:353–64. </w:t>
      </w:r>
    </w:p>
    <w:p w14:paraId="143B83A9" w14:textId="77777777" w:rsidR="00EE515C" w:rsidRPr="00EE515C" w:rsidRDefault="00EE515C" w:rsidP="00EE515C">
      <w:pPr>
        <w:pStyle w:val="Bibliography"/>
      </w:pPr>
      <w:r w:rsidRPr="00EE515C">
        <w:t xml:space="preserve">37. Poole AZ, Weis VM. TIR-domain-containing protein repertoire of nine anthozoan species reveals coral–specific expansions and uncharacterized proteins. Dev Comp Immunol. 2014;46:480–8. </w:t>
      </w:r>
    </w:p>
    <w:p w14:paraId="4A36B9AB" w14:textId="77777777" w:rsidR="00EE515C" w:rsidRPr="00EE515C" w:rsidRDefault="00EE515C" w:rsidP="00EE515C">
      <w:pPr>
        <w:pStyle w:val="Bibliography"/>
      </w:pPr>
      <w:r w:rsidRPr="00EE515C">
        <w:t xml:space="preserve">38. Thompson LR, Sanders JG, McDonald D, Amir A, Ladau J, Locey KJ, et al. A communal catalogue reveals Earth’s multiscale microbial diversity. Nature. 2017;551:457–63. </w:t>
      </w:r>
    </w:p>
    <w:p w14:paraId="307DB5B4" w14:textId="77777777" w:rsidR="00EE515C" w:rsidRPr="00EE515C" w:rsidRDefault="00EE515C" w:rsidP="00EE515C">
      <w:pPr>
        <w:pStyle w:val="Bibliography"/>
      </w:pPr>
      <w:r w:rsidRPr="00EE515C">
        <w:lastRenderedPageBreak/>
        <w:t xml:space="preserve">39. Pollock FJ, McMinds R, Smith S, Bourne DG, Willis BL, Medina M, et al. Coral-associated bacteria demonstrate phylosymbiosis and cophylogeny. Nat Commun. 2018;9:4921. </w:t>
      </w:r>
    </w:p>
    <w:p w14:paraId="61B09966" w14:textId="77777777" w:rsidR="00EE515C" w:rsidRPr="00EE515C" w:rsidRDefault="00EE515C" w:rsidP="00EE515C">
      <w:pPr>
        <w:pStyle w:val="Bibliography"/>
      </w:pPr>
      <w:r w:rsidRPr="00EE515C">
        <w:t xml:space="preserve">40. Thompson LR, Sanders JG, McDonald D, Amir A, Ladau J, Locey KJ, et al. A communal catalogue reveals Earth’s multiscale microbial diversity. Nature. 2017;551:457–63. </w:t>
      </w:r>
    </w:p>
    <w:p w14:paraId="4EF9C42E" w14:textId="77777777" w:rsidR="00EE515C" w:rsidRPr="00EE515C" w:rsidRDefault="00EE515C" w:rsidP="00EE515C">
      <w:pPr>
        <w:pStyle w:val="Bibliography"/>
      </w:pPr>
      <w:r w:rsidRPr="00EE515C">
        <w:t xml:space="preserve">41. Parada AE, Needham DM, Fuhrman JA. Every base matters: assessing small subunit rRNA primers for marine microbiomes with mock communities, time series and global field samples. Environ Microbiol. 2016;18:1403–14. </w:t>
      </w:r>
    </w:p>
    <w:p w14:paraId="5EE808A7" w14:textId="77777777" w:rsidR="00EE515C" w:rsidRPr="00EE515C" w:rsidRDefault="00EE515C" w:rsidP="00EE515C">
      <w:pPr>
        <w:pStyle w:val="Bibliography"/>
      </w:pPr>
      <w:r w:rsidRPr="00EE515C">
        <w:t xml:space="preserve">42. Apprill A, McNally S, Parsons R, Weber L. Minor revision to V4 region SSU rRNA 806R gene primer greatly increases detection of SAR11 bacterioplankton. Aquat Microb Ecol. 2015;75:129–37. </w:t>
      </w:r>
    </w:p>
    <w:p w14:paraId="06A0D6BF" w14:textId="77777777" w:rsidR="00EE515C" w:rsidRPr="00EE515C" w:rsidRDefault="00EE515C" w:rsidP="00EE515C">
      <w:pPr>
        <w:pStyle w:val="Bibliography"/>
      </w:pPr>
      <w:r w:rsidRPr="00EE515C">
        <w:t>43. Caporaso JG. EMP 16S Illumina Amplicon Protocol. 2018 [cited 2020 Jul 6]; Available from: https://www.protocols.io/view/emp-16s-illumina-amplicon-protocol-nuudeww</w:t>
      </w:r>
    </w:p>
    <w:p w14:paraId="635B1C53" w14:textId="77777777" w:rsidR="00EE515C" w:rsidRPr="00EE515C" w:rsidRDefault="00EE515C" w:rsidP="00EE515C">
      <w:pPr>
        <w:pStyle w:val="Bibliography"/>
      </w:pPr>
      <w:r w:rsidRPr="00EE515C">
        <w:t xml:space="preserve">44. Gonzalez A, Navas-Molina JA, Kosciolek T, McDonald D, Vázquez-Baeza Y, Ackermann G, et al. Qiita: rapid, web-enabled microbiome meta-analysis. Nat Methods. 2018;15:796–8. </w:t>
      </w:r>
    </w:p>
    <w:p w14:paraId="395A8C2C" w14:textId="77777777" w:rsidR="00EE515C" w:rsidRPr="00EE515C" w:rsidRDefault="00EE515C" w:rsidP="00EE515C">
      <w:pPr>
        <w:pStyle w:val="Bibliography"/>
      </w:pPr>
      <w:r w:rsidRPr="00EE515C">
        <w:t xml:space="preserve">45. Caporaso JG, Kuczynski J, Stombaugh J, Bittinger K, Bushman FD, Costello EK, et al. QIIME allows analysis of high-throughput community sequencing data. Nat Methods. 2010;7:335–6. </w:t>
      </w:r>
    </w:p>
    <w:p w14:paraId="61C03CAA" w14:textId="77777777" w:rsidR="00EE515C" w:rsidRPr="00EE515C" w:rsidRDefault="00EE515C" w:rsidP="00EE515C">
      <w:pPr>
        <w:pStyle w:val="Bibliography"/>
      </w:pPr>
      <w:r w:rsidRPr="00EE515C">
        <w:t xml:space="preserve">46. Amir A, McDonald D, Navas-Molina JA, Kopylova E, Morton JT, Zech Xu Z, et al. Deblur Rapidly Resolves Single-Nucleotide Community Sequence Patterns. mSystems. 2017;2:e00191-16. </w:t>
      </w:r>
    </w:p>
    <w:p w14:paraId="26E426F1" w14:textId="77777777" w:rsidR="00EE515C" w:rsidRPr="00EE515C" w:rsidRDefault="00EE515C" w:rsidP="00EE515C">
      <w:pPr>
        <w:pStyle w:val="Bibliography"/>
      </w:pPr>
      <w:r w:rsidRPr="00EE515C">
        <w:t xml:space="preserve">47. Bolyen E, Rideout JR, Dillon MR, Bokulich NA, Abnet CC, Al-Ghalith GA, et al. Reproducible, interactive, scalable and extensible microbiome data science using QIIME 2. Nat Biotechnol. 2019;37:852–7. </w:t>
      </w:r>
    </w:p>
    <w:p w14:paraId="19B6B595" w14:textId="77777777" w:rsidR="00EE515C" w:rsidRPr="00EE515C" w:rsidRDefault="00EE515C" w:rsidP="00EE515C">
      <w:pPr>
        <w:pStyle w:val="Bibliography"/>
      </w:pPr>
      <w:r w:rsidRPr="00EE515C">
        <w:t xml:space="preserve">48. Rognes T, Flouri T, Nichols B, Quince C, Mahé F. VSEARCH: a versatile open source tool for metagenomics. PeerJ. 2016;4:e2584. </w:t>
      </w:r>
    </w:p>
    <w:p w14:paraId="1160DA4A" w14:textId="77777777" w:rsidR="00EE515C" w:rsidRPr="00EE515C" w:rsidRDefault="00EE515C" w:rsidP="00EE515C">
      <w:pPr>
        <w:pStyle w:val="Bibliography"/>
      </w:pPr>
      <w:r w:rsidRPr="00EE515C">
        <w:t xml:space="preserve">49. Quast C, Pruesse E, Yilmaz P, Gerken J, Schweer T, Yarza P, et al. The SILVA ribosomal RNA gene database project: improved data processing and web-based tools. Nucleic Acids Res. 2013;41:D590–6. </w:t>
      </w:r>
    </w:p>
    <w:p w14:paraId="4BA31576" w14:textId="77777777" w:rsidR="00EE515C" w:rsidRPr="00EE515C" w:rsidRDefault="00EE515C" w:rsidP="00EE515C">
      <w:pPr>
        <w:pStyle w:val="Bibliography"/>
      </w:pPr>
      <w:r w:rsidRPr="00EE515C">
        <w:t xml:space="preserve">50. Bengtsson-Palme J, Hartmann M, Eriksson KM, Pal C, Thorell K, Larsson DGJ, et al. METAXA2: improved identification and taxonomic classification of small and large subunit rRNA in metagenomic data. Mol Ecol Resour. 2015;15:1403–14. </w:t>
      </w:r>
    </w:p>
    <w:p w14:paraId="4A7B1BC5" w14:textId="77777777" w:rsidR="00EE515C" w:rsidRPr="00EE515C" w:rsidRDefault="00EE515C" w:rsidP="00EE515C">
      <w:pPr>
        <w:pStyle w:val="Bibliography"/>
      </w:pPr>
      <w:r w:rsidRPr="00EE515C">
        <w:lastRenderedPageBreak/>
        <w:t>51. Sonett D, Brown T, Bengtsson-Palme J, Padilla-Gamiño JL, Zaneveld JR. The Organelle in the Ointment: cryptic mitochondria account for many unknown sequences in cross-species microbiome comparisons [Internet]. bioRxiv; 2023 [cited 2023 Sep 19]. p. 2021.02.23.431501. Available from: https://www.biorxiv.org/content/10.1101/2021.02.23.431501v2</w:t>
      </w:r>
    </w:p>
    <w:p w14:paraId="6FE52E7A" w14:textId="77777777" w:rsidR="00EE515C" w:rsidRPr="00EE515C" w:rsidRDefault="00EE515C" w:rsidP="00EE515C">
      <w:pPr>
        <w:pStyle w:val="Bibliography"/>
      </w:pPr>
      <w:r w:rsidRPr="00EE515C">
        <w:t>52. Janssen S, McDonald D, Gonzalez A, Navas-Molina JA, Jiang L, Xu ZZ, et al. Phylogenetic Placement of Exact Amplicon Sequences Improves Associations with Clinical Information. mSystems [Internet]. 2018 [cited 2021 Feb 19];3. Available from: https://msystems.asm.org/content/3/3/e00021-18</w:t>
      </w:r>
    </w:p>
    <w:p w14:paraId="4634FD53" w14:textId="77777777" w:rsidR="00EE515C" w:rsidRPr="00EE515C" w:rsidRDefault="00EE515C" w:rsidP="00EE515C">
      <w:pPr>
        <w:pStyle w:val="Bibliography"/>
      </w:pPr>
      <w:r w:rsidRPr="00EE515C">
        <w:t xml:space="preserve">53. Pollock FJ, McMinds R, Smith S, Bourne DG, Willis BL, Medina M, et al. Coral-associated bacteria demonstrate phylosymbiosis and cophylogeny. Nat Commun. 2018;9:1–13. </w:t>
      </w:r>
    </w:p>
    <w:p w14:paraId="79E72E7E" w14:textId="77777777" w:rsidR="00EE515C" w:rsidRPr="00EE515C" w:rsidRDefault="00EE515C" w:rsidP="00EE515C">
      <w:pPr>
        <w:pStyle w:val="Bibliography"/>
      </w:pPr>
      <w:r w:rsidRPr="00EE515C">
        <w:t xml:space="preserve">54. Revell LJ. phytools: an R package for phylogenetic comparative biology (and other things). Methods Ecol Evol. 2012;217–23. </w:t>
      </w:r>
    </w:p>
    <w:p w14:paraId="34EF93B5" w14:textId="77777777" w:rsidR="00EE515C" w:rsidRPr="00EE515C" w:rsidRDefault="00EE515C" w:rsidP="00EE515C">
      <w:pPr>
        <w:pStyle w:val="Bibliography"/>
      </w:pPr>
      <w:r w:rsidRPr="00EE515C">
        <w:t xml:space="preserve">55. Lin H, Peddada SD. Analysis of compositions of microbiomes with bias correction. Nat Commun. 2020;11:1–11. </w:t>
      </w:r>
    </w:p>
    <w:p w14:paraId="66024B03" w14:textId="77777777" w:rsidR="00EE515C" w:rsidRPr="00EE515C" w:rsidRDefault="00EE515C" w:rsidP="00EE515C">
      <w:pPr>
        <w:pStyle w:val="Bibliography"/>
      </w:pPr>
      <w:r w:rsidRPr="00EE515C">
        <w:t xml:space="preserve">56. Emery MA, Dimos BA, Mydlarz LD. Cnidarian pattern recognition receptor repertoires reflect both phylogeny and life history traits. Front Immunol. 2021;12:689463. </w:t>
      </w:r>
    </w:p>
    <w:p w14:paraId="01049E24" w14:textId="77777777" w:rsidR="00EE515C" w:rsidRPr="00EE515C" w:rsidRDefault="00EE515C" w:rsidP="00EE515C">
      <w:pPr>
        <w:pStyle w:val="Bibliography"/>
      </w:pPr>
      <w:r w:rsidRPr="00EE515C">
        <w:t xml:space="preserve">57. Mazel F, Davis KM, Loudon A, Kwong WK, Groussin M, Parfrey LW. Is host filtering the main driver of phylosymbiosis across the tree of life? Msystems. 2018;3:e00097-18. </w:t>
      </w:r>
    </w:p>
    <w:p w14:paraId="29337BB5" w14:textId="77777777" w:rsidR="00EE515C" w:rsidRPr="00EE515C" w:rsidRDefault="00EE515C" w:rsidP="00EE515C">
      <w:pPr>
        <w:pStyle w:val="Bibliography"/>
      </w:pPr>
      <w:r w:rsidRPr="00EE515C">
        <w:t xml:space="preserve">58. Brooks AW, Kohl KD, Brucker RM, Opstal EJ van, Bordenstein SR. Phylosymbiosis: Relationships and Functional Effects of Microbial Communities across Host Evolutionary History. PLOS Biol. 2016;14:e2000225. </w:t>
      </w:r>
    </w:p>
    <w:p w14:paraId="371DA42D" w14:textId="77777777" w:rsidR="00EE515C" w:rsidRPr="00EE515C" w:rsidRDefault="00EE515C" w:rsidP="00EE515C">
      <w:pPr>
        <w:pStyle w:val="Bibliography"/>
      </w:pPr>
      <w:r w:rsidRPr="00EE515C">
        <w:t xml:space="preserve">59. O’Brien PA, Tan S, Yang C, Frade PR, Andreakis N, Smith HA, et al. Diverse coral reef invertebrates exhibit patterns of phylosymbiosis. ISME J. 2020;14:2211–22. </w:t>
      </w:r>
    </w:p>
    <w:p w14:paraId="07301407" w14:textId="77777777" w:rsidR="00EE515C" w:rsidRPr="00EE515C" w:rsidRDefault="00EE515C" w:rsidP="00EE515C">
      <w:pPr>
        <w:pStyle w:val="Bibliography"/>
      </w:pPr>
      <w:r w:rsidRPr="00EE515C">
        <w:t xml:space="preserve">60. Delsuc F, Metcalf JL, Wegener Parfrey L, Song SJ, González A, Knight R. Convergence of gut microbiomes in myrmecophagous mammals. Mol Ecol. 2014;23:1301–17. </w:t>
      </w:r>
    </w:p>
    <w:p w14:paraId="5A7CF8DA" w14:textId="77777777" w:rsidR="00EE515C" w:rsidRPr="00EE515C" w:rsidRDefault="00EE515C" w:rsidP="00EE515C">
      <w:pPr>
        <w:pStyle w:val="Bibliography"/>
      </w:pPr>
      <w:r w:rsidRPr="00EE515C">
        <w:t xml:space="preserve">61. Song SJ, Sanders JG, Baldassarre DT, Chaves JA, Johnson NS, Piaggio AJ, et al. Is there convergence of gut microbes in blood-feeding vertebrates? Philos Trans R Soc B Biol Sci. 2019;374:20180249. </w:t>
      </w:r>
    </w:p>
    <w:p w14:paraId="0763B8C3" w14:textId="77777777" w:rsidR="00EE515C" w:rsidRPr="00EE515C" w:rsidRDefault="00EE515C" w:rsidP="00EE515C">
      <w:pPr>
        <w:pStyle w:val="Bibliography"/>
      </w:pPr>
      <w:r w:rsidRPr="00EE515C">
        <w:t xml:space="preserve">62. Palmer CV, McGinty ES, Cummings DJ, Smith SM, Bartels E, Mydlarz LD. Patterns of coral ecological immunology: variation in the responses of Caribbean corals to elevated temperature and a pathogen elicitor. J Exp Biol. 2011;214:4240–9. </w:t>
      </w:r>
    </w:p>
    <w:p w14:paraId="17B3C418" w14:textId="77777777" w:rsidR="00EE515C" w:rsidRPr="00EE515C" w:rsidRDefault="00EE515C" w:rsidP="00EE515C">
      <w:pPr>
        <w:pStyle w:val="Bibliography"/>
      </w:pPr>
      <w:r w:rsidRPr="00EE515C">
        <w:lastRenderedPageBreak/>
        <w:t xml:space="preserve">63. Palmer C, Bythell J, Willis B. Enzyme activity demonstrates multiple pathways of innate immunity in Indo-Pacific anthozoans. Proc R Soc B Biol Sci. 2012;279:3879–87. </w:t>
      </w:r>
    </w:p>
    <w:p w14:paraId="6676897C" w14:textId="77777777" w:rsidR="00EE515C" w:rsidRPr="00EE515C" w:rsidRDefault="00EE515C" w:rsidP="00EE515C">
      <w:pPr>
        <w:pStyle w:val="Bibliography"/>
      </w:pPr>
      <w:r w:rsidRPr="00EE515C">
        <w:t xml:space="preserve">64. Dimos B, Emery M, Beavers K, MacKnight N, Brandt M, Demuth J, et al. Adaptive variation in homologue number within transcript families promotes expression divergence in reef‐building coral. Mol Ecol. 2022;31:2594–610. </w:t>
      </w:r>
    </w:p>
    <w:p w14:paraId="6C853FCC" w14:textId="77777777" w:rsidR="00EE515C" w:rsidRPr="00EE515C" w:rsidRDefault="00EE515C" w:rsidP="00EE515C">
      <w:pPr>
        <w:pStyle w:val="Bibliography"/>
      </w:pPr>
      <w:r w:rsidRPr="00EE515C">
        <w:t xml:space="preserve">65. Brown T, Sonett D, Zaneveld JR, Padilla-Gamiño JL. Characterization of the microbiome and immune response in corals with chronic Montipora white syndrome. Mol Ecol. 2021;30:2591–606. </w:t>
      </w:r>
    </w:p>
    <w:p w14:paraId="4EED6893" w14:textId="77777777" w:rsidR="00EE515C" w:rsidRPr="00EE515C" w:rsidRDefault="00EE515C" w:rsidP="00EE515C">
      <w:pPr>
        <w:pStyle w:val="Bibliography"/>
      </w:pPr>
      <w:r w:rsidRPr="00EE515C">
        <w:t xml:space="preserve">66. Axworthy JB, Timmins-Schiffman E, Brown T, Rodrigues LJ, Nunn BL, Padilla-Gamiño JL. Shotgun Proteomics Identifies Active Metabolic Pathways in Bleached Coral Tissue and Intraskeletal Compartments. Front Mar Sci. 2022; </w:t>
      </w:r>
    </w:p>
    <w:p w14:paraId="04D1A5CC" w14:textId="77777777" w:rsidR="00EE515C" w:rsidRPr="00EE515C" w:rsidRDefault="00EE515C" w:rsidP="00EE515C">
      <w:pPr>
        <w:pStyle w:val="Bibliography"/>
      </w:pPr>
      <w:r w:rsidRPr="00EE515C">
        <w:t>67. Levy S, Mass T. The Skeleton and Biomineralization Mechanism as Part of the Innate Immune System of Stony Corals. Front Immunol [Internet]. 2022 [cited 2023 Feb 17];13. Available from: https://www.frontiersin.org/articles/10.3389/fimmu.2022.850338</w:t>
      </w:r>
    </w:p>
    <w:p w14:paraId="79D24724" w14:textId="77777777" w:rsidR="00EE515C" w:rsidRPr="00EE515C" w:rsidRDefault="00EE515C" w:rsidP="00EE515C">
      <w:pPr>
        <w:pStyle w:val="Bibliography"/>
      </w:pPr>
      <w:r w:rsidRPr="00EE515C">
        <w:t xml:space="preserve">68. Cerenius L, Söderhäll K. Immune properties of invertebrate phenoloxidases. Dev Comp Immunol. 2021;122:104098. </w:t>
      </w:r>
    </w:p>
    <w:p w14:paraId="13002D96" w14:textId="77777777" w:rsidR="00EE515C" w:rsidRPr="00EE515C" w:rsidRDefault="00EE515C" w:rsidP="00EE515C">
      <w:pPr>
        <w:pStyle w:val="Bibliography"/>
      </w:pPr>
      <w:r w:rsidRPr="00EE515C">
        <w:t xml:space="preserve">69. Vega Thurber R, Mydlarz LD, Brandt M, Harvell D, Weil E, Raymundo L, et al. Deciphering coral disease dynamics: integrating host, microbiome, and the changing environment. Front Ecol Evol. 2020;8:575927. </w:t>
      </w:r>
    </w:p>
    <w:p w14:paraId="08E19090" w14:textId="77777777" w:rsidR="00EE515C" w:rsidRPr="00EE515C" w:rsidRDefault="00EE515C" w:rsidP="00EE515C">
      <w:pPr>
        <w:pStyle w:val="Bibliography"/>
      </w:pPr>
      <w:r w:rsidRPr="00EE515C">
        <w:t xml:space="preserve">70. Elton CS. The Ecology of Invasions by Animals and Plants. Springer Nature; 2020. </w:t>
      </w:r>
    </w:p>
    <w:p w14:paraId="50739936" w14:textId="77777777" w:rsidR="00EE515C" w:rsidRPr="00EE515C" w:rsidRDefault="00EE515C" w:rsidP="00EE515C">
      <w:pPr>
        <w:pStyle w:val="Bibliography"/>
      </w:pPr>
      <w:r w:rsidRPr="00EE515C">
        <w:t xml:space="preserve">71. Marraffini ML, Geller JB. Species richness and interacting factors control invasibility of a marine community. Proc R Soc B Biol Sci. 2015;282:20150439. </w:t>
      </w:r>
    </w:p>
    <w:p w14:paraId="7DC98F98" w14:textId="77777777" w:rsidR="00EE515C" w:rsidRPr="00EE515C" w:rsidRDefault="00EE515C" w:rsidP="00EE515C">
      <w:pPr>
        <w:pStyle w:val="Bibliography"/>
      </w:pPr>
      <w:r w:rsidRPr="00EE515C">
        <w:t xml:space="preserve">72. Sommer F, Rühlemann MC, Bang C, Höppner M, Rehman A, Kaleta C, et al. Microbiomarkers in inflammatory bowel diseases: caveats come with caviar. Gut. 2017;66:1734–8. </w:t>
      </w:r>
    </w:p>
    <w:p w14:paraId="3896B866" w14:textId="77777777" w:rsidR="00EE515C" w:rsidRPr="00EE515C" w:rsidRDefault="00EE515C" w:rsidP="00EE515C">
      <w:pPr>
        <w:pStyle w:val="Bibliography"/>
      </w:pPr>
      <w:r w:rsidRPr="00EE515C">
        <w:t xml:space="preserve">73. Sommer F, Anderson JM, Bharti R, Raes J, Rosenstiel P. The resilience of the intestinal microbiota influences health and disease. Nat Rev Microbiol. 2017;15:630–8. </w:t>
      </w:r>
    </w:p>
    <w:p w14:paraId="092CF667" w14:textId="77777777" w:rsidR="00EE515C" w:rsidRPr="00EE515C" w:rsidRDefault="00EE515C" w:rsidP="00EE515C">
      <w:pPr>
        <w:pStyle w:val="Bibliography"/>
      </w:pPr>
      <w:r w:rsidRPr="00EE515C">
        <w:t xml:space="preserve">74. Palmer CV. Immunity and the coral crisis. Commun Biol. 2018;1:91. </w:t>
      </w:r>
    </w:p>
    <w:p w14:paraId="121DB894" w14:textId="10BACA3D" w:rsidR="00F30F9D" w:rsidRPr="00F30F9D" w:rsidRDefault="00F30F9D">
      <w:pPr>
        <w:pBdr>
          <w:top w:val="nil"/>
          <w:left w:val="nil"/>
          <w:bottom w:val="nil"/>
          <w:right w:val="nil"/>
          <w:between w:val="nil"/>
        </w:pBdr>
        <w:spacing w:before="400" w:line="360" w:lineRule="auto"/>
        <w:rPr>
          <w:bCs/>
          <w:color w:val="000000"/>
          <w:sz w:val="26"/>
          <w:szCs w:val="26"/>
        </w:rPr>
      </w:pPr>
      <w:r>
        <w:rPr>
          <w:bCs/>
          <w:color w:val="000000"/>
          <w:sz w:val="26"/>
          <w:szCs w:val="26"/>
        </w:rPr>
        <w:fldChar w:fldCharType="end"/>
      </w:r>
    </w:p>
    <w:p w14:paraId="432CE79E" w14:textId="77777777" w:rsidR="00F30F9D" w:rsidRDefault="00F30F9D">
      <w:pPr>
        <w:pBdr>
          <w:top w:val="nil"/>
          <w:left w:val="nil"/>
          <w:bottom w:val="nil"/>
          <w:right w:val="nil"/>
          <w:between w:val="nil"/>
        </w:pBdr>
        <w:spacing w:before="400" w:line="360" w:lineRule="auto"/>
        <w:rPr>
          <w:b/>
          <w:color w:val="000000"/>
          <w:sz w:val="26"/>
          <w:szCs w:val="26"/>
        </w:rPr>
      </w:pPr>
    </w:p>
    <w:p w14:paraId="59DCA253" w14:textId="77777777" w:rsidR="00B26E5F" w:rsidRDefault="00B26E5F">
      <w:pPr>
        <w:rPr>
          <w:ins w:id="757" w:author="Microsoft Office User" w:date="2023-09-11T13:16:00Z"/>
          <w:b/>
          <w:color w:val="000000"/>
          <w:sz w:val="26"/>
          <w:szCs w:val="26"/>
        </w:rPr>
      </w:pPr>
      <w:ins w:id="758" w:author="Microsoft Office User" w:date="2023-09-11T13:16:00Z">
        <w:r>
          <w:rPr>
            <w:b/>
            <w:color w:val="000000"/>
            <w:sz w:val="26"/>
            <w:szCs w:val="26"/>
          </w:rPr>
          <w:br w:type="page"/>
        </w:r>
      </w:ins>
    </w:p>
    <w:p w14:paraId="2CBEB654" w14:textId="7B626913" w:rsidR="00F30F9D" w:rsidRPr="00FC0723" w:rsidRDefault="00B26E5F">
      <w:pPr>
        <w:pBdr>
          <w:top w:val="nil"/>
          <w:left w:val="nil"/>
          <w:bottom w:val="nil"/>
          <w:right w:val="nil"/>
          <w:between w:val="nil"/>
        </w:pBdr>
        <w:spacing w:before="400" w:line="360" w:lineRule="auto"/>
        <w:rPr>
          <w:b/>
          <w:color w:val="000000"/>
          <w:sz w:val="26"/>
          <w:szCs w:val="26"/>
        </w:rPr>
      </w:pPr>
      <w:ins w:id="759" w:author="Microsoft Office User" w:date="2023-09-11T13:24:00Z">
        <w:r>
          <w:rPr>
            <w:b/>
            <w:color w:val="000000"/>
            <w:sz w:val="26"/>
            <w:szCs w:val="26"/>
          </w:rPr>
          <w:lastRenderedPageBreak/>
          <w:t xml:space="preserve">OLD </w:t>
        </w:r>
      </w:ins>
      <w:r w:rsidRPr="00FC0723">
        <w:rPr>
          <w:b/>
          <w:color w:val="000000"/>
          <w:sz w:val="26"/>
          <w:szCs w:val="26"/>
        </w:rPr>
        <w:t>References</w:t>
      </w:r>
    </w:p>
    <w:p w14:paraId="3EE9F8E2" w14:textId="5FA47260" w:rsidR="0013233D" w:rsidRPr="00B26E5F" w:rsidRDefault="0013233D">
      <w:pPr>
        <w:snapToGrid w:val="0"/>
        <w:contextualSpacing/>
        <w:rPr>
          <w:sz w:val="20"/>
          <w:szCs w:val="20"/>
          <w:rPrChange w:id="760" w:author="Microsoft Office User" w:date="2023-09-11T13:17:00Z">
            <w:rPr/>
          </w:rPrChange>
        </w:rPr>
        <w:pPrChange w:id="761" w:author="Microsoft Office User" w:date="2023-09-11T13:17:00Z">
          <w:pPr/>
        </w:pPrChange>
      </w:pPr>
      <w:r w:rsidRPr="00B26E5F">
        <w:rPr>
          <w:sz w:val="20"/>
          <w:szCs w:val="20"/>
          <w:rPrChange w:id="762" w:author="Microsoft Office User" w:date="2023-09-11T13:17:00Z">
            <w:rPr/>
          </w:rPrChange>
        </w:rPr>
        <w:t>1.</w:t>
      </w:r>
      <w:r w:rsidRPr="00B26E5F">
        <w:rPr>
          <w:sz w:val="20"/>
          <w:szCs w:val="20"/>
          <w:rPrChange w:id="763" w:author="Microsoft Office User" w:date="2023-09-11T13:17:00Z">
            <w:rPr/>
          </w:rPrChange>
        </w:rPr>
        <w:tab/>
      </w:r>
      <w:r w:rsidRPr="00B26E5F">
        <w:rPr>
          <w:sz w:val="20"/>
          <w:szCs w:val="20"/>
          <w:rPrChange w:id="764" w:author="Microsoft Office User" w:date="2023-09-11T13:17:00Z">
            <w:rPr/>
          </w:rPrChange>
        </w:rPr>
        <w:fldChar w:fldCharType="begin"/>
      </w:r>
      <w:r w:rsidRPr="00B26E5F">
        <w:rPr>
          <w:sz w:val="20"/>
          <w:szCs w:val="20"/>
          <w:rPrChange w:id="765" w:author="Microsoft Office User" w:date="2023-09-11T13:17:00Z">
            <w:rPr/>
          </w:rPrChange>
        </w:rPr>
        <w:instrText>HYPERLINK "https://www.zotero.org/google-docs/?n2Avay" \h</w:instrText>
      </w:r>
      <w:r w:rsidRPr="00A34D81">
        <w:rPr>
          <w:sz w:val="20"/>
          <w:szCs w:val="20"/>
        </w:rPr>
      </w:r>
      <w:r w:rsidRPr="00B26E5F">
        <w:rPr>
          <w:sz w:val="20"/>
          <w:szCs w:val="20"/>
          <w:rPrChange w:id="766" w:author="Microsoft Office User" w:date="2023-09-11T13:17:00Z">
            <w:rPr/>
          </w:rPrChange>
        </w:rPr>
        <w:fldChar w:fldCharType="separate"/>
      </w:r>
      <w:r w:rsidRPr="00B26E5F">
        <w:rPr>
          <w:sz w:val="20"/>
          <w:szCs w:val="20"/>
          <w:rPrChange w:id="767" w:author="Microsoft Office User" w:date="2023-09-11T13:17:00Z">
            <w:rPr/>
          </w:rPrChange>
        </w:rPr>
        <w:t xml:space="preserve">Hoeksema, B. W. &amp; Cairns, S. </w:t>
      </w:r>
      <w:r w:rsidRPr="00B26E5F">
        <w:rPr>
          <w:sz w:val="20"/>
          <w:szCs w:val="20"/>
          <w:rPrChange w:id="768" w:author="Microsoft Office User" w:date="2023-09-11T13:17:00Z">
            <w:rPr/>
          </w:rPrChange>
        </w:rPr>
        <w:fldChar w:fldCharType="end"/>
      </w:r>
      <w:r w:rsidRPr="00B26E5F">
        <w:rPr>
          <w:sz w:val="20"/>
          <w:szCs w:val="20"/>
          <w:rPrChange w:id="769" w:author="Microsoft Office User" w:date="2023-09-11T13:17:00Z">
            <w:rPr/>
          </w:rPrChange>
        </w:rPr>
        <w:fldChar w:fldCharType="begin"/>
      </w:r>
      <w:r w:rsidRPr="00B26E5F">
        <w:rPr>
          <w:sz w:val="20"/>
          <w:szCs w:val="20"/>
          <w:rPrChange w:id="770" w:author="Microsoft Office User" w:date="2023-09-11T13:17:00Z">
            <w:rPr/>
          </w:rPrChange>
        </w:rPr>
        <w:instrText>HYPERLINK "https://www.zotero.org/google-docs/?n2Avay" \h</w:instrText>
      </w:r>
      <w:r w:rsidRPr="00A34D81">
        <w:rPr>
          <w:sz w:val="20"/>
          <w:szCs w:val="20"/>
        </w:rPr>
      </w:r>
      <w:r w:rsidRPr="00B26E5F">
        <w:rPr>
          <w:sz w:val="20"/>
          <w:szCs w:val="20"/>
          <w:rPrChange w:id="771" w:author="Microsoft Office User" w:date="2023-09-11T13:17:00Z">
            <w:rPr>
              <w:i/>
            </w:rPr>
          </w:rPrChange>
        </w:rPr>
        <w:fldChar w:fldCharType="separate"/>
      </w:r>
      <w:r w:rsidRPr="00B26E5F">
        <w:rPr>
          <w:i/>
          <w:sz w:val="20"/>
          <w:szCs w:val="20"/>
          <w:rPrChange w:id="772" w:author="Microsoft Office User" w:date="2023-09-11T13:17:00Z">
            <w:rPr>
              <w:i/>
            </w:rPr>
          </w:rPrChange>
        </w:rPr>
        <w:t xml:space="preserve">World List of Scleractinia. </w:t>
      </w:r>
      <w:r w:rsidRPr="00B26E5F">
        <w:rPr>
          <w:i/>
          <w:sz w:val="20"/>
          <w:szCs w:val="20"/>
          <w:rPrChange w:id="773" w:author="Microsoft Office User" w:date="2023-09-11T13:17:00Z">
            <w:rPr>
              <w:i/>
            </w:rPr>
          </w:rPrChange>
        </w:rPr>
        <w:fldChar w:fldCharType="end"/>
      </w:r>
      <w:r w:rsidRPr="00B26E5F">
        <w:rPr>
          <w:sz w:val="20"/>
          <w:szCs w:val="20"/>
          <w:rPrChange w:id="774" w:author="Microsoft Office User" w:date="2023-09-11T13:17:00Z">
            <w:rPr/>
          </w:rPrChange>
        </w:rPr>
        <w:fldChar w:fldCharType="begin"/>
      </w:r>
      <w:r w:rsidRPr="00B26E5F">
        <w:rPr>
          <w:sz w:val="20"/>
          <w:szCs w:val="20"/>
          <w:rPrChange w:id="775" w:author="Microsoft Office User" w:date="2023-09-11T13:17:00Z">
            <w:rPr/>
          </w:rPrChange>
        </w:rPr>
        <w:instrText>HYPERLINK "https://www.zotero.org/google-docs/?n2Avay" \h</w:instrText>
      </w:r>
      <w:r w:rsidRPr="00A34D81">
        <w:rPr>
          <w:sz w:val="20"/>
          <w:szCs w:val="20"/>
        </w:rPr>
      </w:r>
      <w:r w:rsidRPr="00B26E5F">
        <w:rPr>
          <w:sz w:val="20"/>
          <w:szCs w:val="20"/>
          <w:rPrChange w:id="776" w:author="Microsoft Office User" w:date="2023-09-11T13:17:00Z">
            <w:rPr/>
          </w:rPrChange>
        </w:rPr>
        <w:fldChar w:fldCharType="separate"/>
      </w:r>
      <w:r w:rsidRPr="00B26E5F">
        <w:rPr>
          <w:sz w:val="20"/>
          <w:szCs w:val="20"/>
          <w:rPrChange w:id="777" w:author="Microsoft Office User" w:date="2023-09-11T13:17:00Z">
            <w:rPr/>
          </w:rPrChange>
        </w:rPr>
        <w:t>https://www.marinespecies.org/scleractinia.</w:t>
      </w:r>
      <w:r w:rsidRPr="00B26E5F">
        <w:rPr>
          <w:sz w:val="20"/>
          <w:szCs w:val="20"/>
          <w:rPrChange w:id="778" w:author="Microsoft Office User" w:date="2023-09-11T13:17:00Z">
            <w:rPr/>
          </w:rPrChange>
        </w:rPr>
        <w:fldChar w:fldCharType="end"/>
      </w:r>
    </w:p>
    <w:p w14:paraId="6593271D" w14:textId="77777777" w:rsidR="0013233D" w:rsidRPr="00B26E5F" w:rsidRDefault="0013233D">
      <w:pPr>
        <w:snapToGrid w:val="0"/>
        <w:contextualSpacing/>
        <w:rPr>
          <w:sz w:val="20"/>
          <w:szCs w:val="20"/>
          <w:rPrChange w:id="779" w:author="Microsoft Office User" w:date="2023-09-11T13:17:00Z">
            <w:rPr/>
          </w:rPrChange>
        </w:rPr>
        <w:pPrChange w:id="780" w:author="Microsoft Office User" w:date="2023-09-11T13:17:00Z">
          <w:pPr/>
        </w:pPrChange>
      </w:pPr>
    </w:p>
    <w:p w14:paraId="4BB95724" w14:textId="77777777" w:rsidR="000C56B0" w:rsidRPr="00B26E5F" w:rsidRDefault="00367A15">
      <w:pPr>
        <w:snapToGrid w:val="0"/>
        <w:contextualSpacing/>
        <w:rPr>
          <w:sz w:val="20"/>
          <w:szCs w:val="20"/>
          <w:rPrChange w:id="781" w:author="Microsoft Office User" w:date="2023-09-11T13:17:00Z">
            <w:rPr/>
          </w:rPrChange>
        </w:rPr>
        <w:pPrChange w:id="782" w:author="Microsoft Office User" w:date="2023-09-11T13:17:00Z">
          <w:pPr/>
        </w:pPrChange>
      </w:pPr>
      <w:r w:rsidRPr="00B26E5F">
        <w:rPr>
          <w:sz w:val="20"/>
          <w:szCs w:val="20"/>
          <w:rPrChange w:id="783" w:author="Microsoft Office User" w:date="2023-09-11T13:17:00Z">
            <w:rPr/>
          </w:rPrChange>
        </w:rPr>
        <w:fldChar w:fldCharType="begin"/>
      </w:r>
      <w:r w:rsidRPr="00B26E5F">
        <w:rPr>
          <w:sz w:val="20"/>
          <w:szCs w:val="20"/>
          <w:rPrChange w:id="784" w:author="Microsoft Office User" w:date="2023-09-11T13:17:00Z">
            <w:rPr/>
          </w:rPrChange>
        </w:rPr>
        <w:instrText>HYPERLINK "https://www.zotero.org/google-docs/?n2Avay" \h</w:instrText>
      </w:r>
      <w:r w:rsidRPr="00A34D81">
        <w:rPr>
          <w:sz w:val="20"/>
          <w:szCs w:val="20"/>
        </w:rPr>
      </w:r>
      <w:r w:rsidRPr="00B26E5F">
        <w:rPr>
          <w:sz w:val="20"/>
          <w:szCs w:val="20"/>
          <w:rPrChange w:id="785" w:author="Microsoft Office User" w:date="2023-09-11T13:17:00Z">
            <w:rPr/>
          </w:rPrChange>
        </w:rPr>
        <w:fldChar w:fldCharType="separate"/>
      </w:r>
      <w:r w:rsidRPr="00B26E5F">
        <w:rPr>
          <w:sz w:val="20"/>
          <w:szCs w:val="20"/>
          <w:rPrChange w:id="786" w:author="Microsoft Office User" w:date="2023-09-11T13:17:00Z">
            <w:rPr/>
          </w:rPrChange>
        </w:rPr>
        <w:t>2.</w:t>
      </w:r>
      <w:r w:rsidRPr="00B26E5F">
        <w:rPr>
          <w:sz w:val="20"/>
          <w:szCs w:val="20"/>
          <w:rPrChange w:id="787" w:author="Microsoft Office User" w:date="2023-09-11T13:17:00Z">
            <w:rPr/>
          </w:rPrChange>
        </w:rPr>
        <w:tab/>
        <w:t xml:space="preserve">Rohwer, F., </w:t>
      </w:r>
      <w:proofErr w:type="spellStart"/>
      <w:r w:rsidRPr="00B26E5F">
        <w:rPr>
          <w:sz w:val="20"/>
          <w:szCs w:val="20"/>
          <w:rPrChange w:id="788" w:author="Microsoft Office User" w:date="2023-09-11T13:17:00Z">
            <w:rPr/>
          </w:rPrChange>
        </w:rPr>
        <w:t>Seguritan</w:t>
      </w:r>
      <w:proofErr w:type="spellEnd"/>
      <w:r w:rsidRPr="00B26E5F">
        <w:rPr>
          <w:sz w:val="20"/>
          <w:szCs w:val="20"/>
          <w:rPrChange w:id="789" w:author="Microsoft Office User" w:date="2023-09-11T13:17:00Z">
            <w:rPr/>
          </w:rPrChange>
        </w:rPr>
        <w:t xml:space="preserve">, V., Azam, F. &amp; Knowlton, N. </w:t>
      </w:r>
      <w:proofErr w:type="gramStart"/>
      <w:r w:rsidRPr="00B26E5F">
        <w:rPr>
          <w:sz w:val="20"/>
          <w:szCs w:val="20"/>
          <w:rPrChange w:id="790" w:author="Microsoft Office User" w:date="2023-09-11T13:17:00Z">
            <w:rPr/>
          </w:rPrChange>
        </w:rPr>
        <w:t>Diversity</w:t>
      </w:r>
      <w:proofErr w:type="gramEnd"/>
      <w:r w:rsidRPr="00B26E5F">
        <w:rPr>
          <w:sz w:val="20"/>
          <w:szCs w:val="20"/>
          <w:rPrChange w:id="791" w:author="Microsoft Office User" w:date="2023-09-11T13:17:00Z">
            <w:rPr/>
          </w:rPrChange>
        </w:rPr>
        <w:t xml:space="preserve"> and distribution of coral-associated bacteria. </w:t>
      </w:r>
      <w:r w:rsidRPr="00B26E5F">
        <w:rPr>
          <w:sz w:val="20"/>
          <w:szCs w:val="20"/>
          <w:rPrChange w:id="792" w:author="Microsoft Office User" w:date="2023-09-11T13:17:00Z">
            <w:rPr/>
          </w:rPrChange>
        </w:rPr>
        <w:fldChar w:fldCharType="end"/>
      </w:r>
      <w:r w:rsidRPr="00B26E5F">
        <w:rPr>
          <w:sz w:val="20"/>
          <w:szCs w:val="20"/>
          <w:rPrChange w:id="793" w:author="Microsoft Office User" w:date="2023-09-11T13:17:00Z">
            <w:rPr/>
          </w:rPrChange>
        </w:rPr>
        <w:fldChar w:fldCharType="begin"/>
      </w:r>
      <w:r w:rsidRPr="00B26E5F">
        <w:rPr>
          <w:sz w:val="20"/>
          <w:szCs w:val="20"/>
          <w:rPrChange w:id="794" w:author="Microsoft Office User" w:date="2023-09-11T13:17:00Z">
            <w:rPr/>
          </w:rPrChange>
        </w:rPr>
        <w:instrText>HYPERLINK "https://www.zotero.org/google-docs/?n2Avay" \h</w:instrText>
      </w:r>
      <w:r w:rsidRPr="00A34D81">
        <w:rPr>
          <w:sz w:val="20"/>
          <w:szCs w:val="20"/>
        </w:rPr>
      </w:r>
      <w:r w:rsidRPr="00B26E5F">
        <w:rPr>
          <w:sz w:val="20"/>
          <w:szCs w:val="20"/>
          <w:rPrChange w:id="795" w:author="Microsoft Office User" w:date="2023-09-11T13:17:00Z">
            <w:rPr>
              <w:i/>
            </w:rPr>
          </w:rPrChange>
        </w:rPr>
        <w:fldChar w:fldCharType="separate"/>
      </w:r>
      <w:r w:rsidRPr="00B26E5F">
        <w:rPr>
          <w:i/>
          <w:sz w:val="20"/>
          <w:szCs w:val="20"/>
          <w:rPrChange w:id="796" w:author="Microsoft Office User" w:date="2023-09-11T13:17:00Z">
            <w:rPr>
              <w:i/>
            </w:rPr>
          </w:rPrChange>
        </w:rPr>
        <w:t xml:space="preserve">Mar. Ecol. Prog. Ser. </w:t>
      </w:r>
      <w:r w:rsidRPr="00B26E5F">
        <w:rPr>
          <w:i/>
          <w:sz w:val="20"/>
          <w:szCs w:val="20"/>
          <w:rPrChange w:id="797" w:author="Microsoft Office User" w:date="2023-09-11T13:17:00Z">
            <w:rPr>
              <w:i/>
            </w:rPr>
          </w:rPrChange>
        </w:rPr>
        <w:fldChar w:fldCharType="end"/>
      </w:r>
      <w:r w:rsidRPr="00B26E5F">
        <w:rPr>
          <w:sz w:val="20"/>
          <w:szCs w:val="20"/>
          <w:rPrChange w:id="798" w:author="Microsoft Office User" w:date="2023-09-11T13:17:00Z">
            <w:rPr/>
          </w:rPrChange>
        </w:rPr>
        <w:fldChar w:fldCharType="begin"/>
      </w:r>
      <w:r w:rsidRPr="00B26E5F">
        <w:rPr>
          <w:sz w:val="20"/>
          <w:szCs w:val="20"/>
          <w:rPrChange w:id="799" w:author="Microsoft Office User" w:date="2023-09-11T13:17:00Z">
            <w:rPr/>
          </w:rPrChange>
        </w:rPr>
        <w:instrText>HYPERLINK "https://www.zotero.org/google-docs/?n2Avay" \h</w:instrText>
      </w:r>
      <w:r w:rsidRPr="00A34D81">
        <w:rPr>
          <w:sz w:val="20"/>
          <w:szCs w:val="20"/>
        </w:rPr>
      </w:r>
      <w:r w:rsidRPr="00B26E5F">
        <w:rPr>
          <w:sz w:val="20"/>
          <w:szCs w:val="20"/>
          <w:rPrChange w:id="800" w:author="Microsoft Office User" w:date="2023-09-11T13:17:00Z">
            <w:rPr>
              <w:b/>
            </w:rPr>
          </w:rPrChange>
        </w:rPr>
        <w:fldChar w:fldCharType="separate"/>
      </w:r>
      <w:r w:rsidRPr="00B26E5F">
        <w:rPr>
          <w:b/>
          <w:sz w:val="20"/>
          <w:szCs w:val="20"/>
          <w:rPrChange w:id="801" w:author="Microsoft Office User" w:date="2023-09-11T13:17:00Z">
            <w:rPr>
              <w:b/>
            </w:rPr>
          </w:rPrChange>
        </w:rPr>
        <w:t>243</w:t>
      </w:r>
      <w:r w:rsidRPr="00B26E5F">
        <w:rPr>
          <w:b/>
          <w:sz w:val="20"/>
          <w:szCs w:val="20"/>
          <w:rPrChange w:id="802" w:author="Microsoft Office User" w:date="2023-09-11T13:17:00Z">
            <w:rPr>
              <w:b/>
            </w:rPr>
          </w:rPrChange>
        </w:rPr>
        <w:fldChar w:fldCharType="end"/>
      </w:r>
      <w:r w:rsidRPr="00B26E5F">
        <w:rPr>
          <w:sz w:val="20"/>
          <w:szCs w:val="20"/>
          <w:rPrChange w:id="803" w:author="Microsoft Office User" w:date="2023-09-11T13:17:00Z">
            <w:rPr/>
          </w:rPrChange>
        </w:rPr>
        <w:fldChar w:fldCharType="begin"/>
      </w:r>
      <w:r w:rsidRPr="00B26E5F">
        <w:rPr>
          <w:sz w:val="20"/>
          <w:szCs w:val="20"/>
          <w:rPrChange w:id="804" w:author="Microsoft Office User" w:date="2023-09-11T13:17:00Z">
            <w:rPr/>
          </w:rPrChange>
        </w:rPr>
        <w:instrText>HYPERLINK "https://www.zotero.org/google-docs/?n2Avay" \h</w:instrText>
      </w:r>
      <w:r w:rsidRPr="00A34D81">
        <w:rPr>
          <w:sz w:val="20"/>
          <w:szCs w:val="20"/>
        </w:rPr>
      </w:r>
      <w:r w:rsidRPr="00B26E5F">
        <w:rPr>
          <w:sz w:val="20"/>
          <w:szCs w:val="20"/>
          <w:rPrChange w:id="805" w:author="Microsoft Office User" w:date="2023-09-11T13:17:00Z">
            <w:rPr/>
          </w:rPrChange>
        </w:rPr>
        <w:fldChar w:fldCharType="separate"/>
      </w:r>
      <w:r w:rsidRPr="00B26E5F">
        <w:rPr>
          <w:sz w:val="20"/>
          <w:szCs w:val="20"/>
          <w:rPrChange w:id="806" w:author="Microsoft Office User" w:date="2023-09-11T13:17:00Z">
            <w:rPr/>
          </w:rPrChange>
        </w:rPr>
        <w:t>, 1–10 (2002).</w:t>
      </w:r>
      <w:r w:rsidRPr="00B26E5F">
        <w:rPr>
          <w:sz w:val="20"/>
          <w:szCs w:val="20"/>
          <w:rPrChange w:id="807" w:author="Microsoft Office User" w:date="2023-09-11T13:17:00Z">
            <w:rPr/>
          </w:rPrChange>
        </w:rPr>
        <w:fldChar w:fldCharType="end"/>
      </w:r>
    </w:p>
    <w:p w14:paraId="0E843D6A" w14:textId="77777777" w:rsidR="0013233D" w:rsidRPr="00B26E5F" w:rsidRDefault="0013233D">
      <w:pPr>
        <w:snapToGrid w:val="0"/>
        <w:contextualSpacing/>
        <w:rPr>
          <w:sz w:val="20"/>
          <w:szCs w:val="20"/>
          <w:rPrChange w:id="808" w:author="Microsoft Office User" w:date="2023-09-11T13:17:00Z">
            <w:rPr/>
          </w:rPrChange>
        </w:rPr>
        <w:pPrChange w:id="809" w:author="Microsoft Office User" w:date="2023-09-11T13:17:00Z">
          <w:pPr/>
        </w:pPrChange>
      </w:pPr>
    </w:p>
    <w:p w14:paraId="2050E1DD" w14:textId="77777777" w:rsidR="000C56B0" w:rsidRPr="00B26E5F" w:rsidRDefault="00367A15">
      <w:pPr>
        <w:snapToGrid w:val="0"/>
        <w:contextualSpacing/>
        <w:rPr>
          <w:sz w:val="20"/>
          <w:szCs w:val="20"/>
          <w:rPrChange w:id="810" w:author="Microsoft Office User" w:date="2023-09-11T13:17:00Z">
            <w:rPr/>
          </w:rPrChange>
        </w:rPr>
        <w:pPrChange w:id="811" w:author="Microsoft Office User" w:date="2023-09-11T13:17:00Z">
          <w:pPr/>
        </w:pPrChange>
      </w:pPr>
      <w:r w:rsidRPr="00B26E5F">
        <w:rPr>
          <w:sz w:val="20"/>
          <w:szCs w:val="20"/>
          <w:rPrChange w:id="812" w:author="Microsoft Office User" w:date="2023-09-11T13:17:00Z">
            <w:rPr/>
          </w:rPrChange>
        </w:rPr>
        <w:fldChar w:fldCharType="begin"/>
      </w:r>
      <w:r w:rsidRPr="00B26E5F">
        <w:rPr>
          <w:sz w:val="20"/>
          <w:szCs w:val="20"/>
          <w:rPrChange w:id="813" w:author="Microsoft Office User" w:date="2023-09-11T13:17:00Z">
            <w:rPr/>
          </w:rPrChange>
        </w:rPr>
        <w:instrText>HYPERLINK "https://www.zotero.org/google-docs/?n2Avay" \h</w:instrText>
      </w:r>
      <w:r w:rsidRPr="00A34D81">
        <w:rPr>
          <w:sz w:val="20"/>
          <w:szCs w:val="20"/>
        </w:rPr>
      </w:r>
      <w:r w:rsidRPr="00B26E5F">
        <w:rPr>
          <w:sz w:val="20"/>
          <w:szCs w:val="20"/>
          <w:rPrChange w:id="814" w:author="Microsoft Office User" w:date="2023-09-11T13:17:00Z">
            <w:rPr/>
          </w:rPrChange>
        </w:rPr>
        <w:fldChar w:fldCharType="separate"/>
      </w:r>
      <w:r w:rsidRPr="00B26E5F">
        <w:rPr>
          <w:sz w:val="20"/>
          <w:szCs w:val="20"/>
          <w:rPrChange w:id="815" w:author="Microsoft Office User" w:date="2023-09-11T13:17:00Z">
            <w:rPr/>
          </w:rPrChange>
        </w:rPr>
        <w:t>3.</w:t>
      </w:r>
      <w:r w:rsidRPr="00B26E5F">
        <w:rPr>
          <w:sz w:val="20"/>
          <w:szCs w:val="20"/>
          <w:rPrChange w:id="816" w:author="Microsoft Office User" w:date="2023-09-11T13:17:00Z">
            <w:rPr/>
          </w:rPrChange>
        </w:rPr>
        <w:tab/>
        <w:t xml:space="preserve">Pollock, F. J. </w:t>
      </w:r>
      <w:r w:rsidRPr="00B26E5F">
        <w:rPr>
          <w:sz w:val="20"/>
          <w:szCs w:val="20"/>
          <w:rPrChange w:id="817" w:author="Microsoft Office User" w:date="2023-09-11T13:17:00Z">
            <w:rPr/>
          </w:rPrChange>
        </w:rPr>
        <w:fldChar w:fldCharType="end"/>
      </w:r>
      <w:r w:rsidRPr="00B26E5F">
        <w:rPr>
          <w:sz w:val="20"/>
          <w:szCs w:val="20"/>
          <w:rPrChange w:id="818" w:author="Microsoft Office User" w:date="2023-09-11T13:17:00Z">
            <w:rPr/>
          </w:rPrChange>
        </w:rPr>
        <w:fldChar w:fldCharType="begin"/>
      </w:r>
      <w:r w:rsidRPr="00B26E5F">
        <w:rPr>
          <w:sz w:val="20"/>
          <w:szCs w:val="20"/>
          <w:rPrChange w:id="819" w:author="Microsoft Office User" w:date="2023-09-11T13:17:00Z">
            <w:rPr/>
          </w:rPrChange>
        </w:rPr>
        <w:instrText>HYPERLINK "https://www.zotero.org/google-docs/?n2Avay" \h</w:instrText>
      </w:r>
      <w:r w:rsidRPr="00A34D81">
        <w:rPr>
          <w:sz w:val="20"/>
          <w:szCs w:val="20"/>
        </w:rPr>
      </w:r>
      <w:r w:rsidRPr="00B26E5F">
        <w:rPr>
          <w:sz w:val="20"/>
          <w:szCs w:val="20"/>
          <w:rPrChange w:id="820" w:author="Microsoft Office User" w:date="2023-09-11T13:17:00Z">
            <w:rPr>
              <w:i/>
            </w:rPr>
          </w:rPrChange>
        </w:rPr>
        <w:fldChar w:fldCharType="separate"/>
      </w:r>
      <w:r w:rsidRPr="00B26E5F">
        <w:rPr>
          <w:i/>
          <w:sz w:val="20"/>
          <w:szCs w:val="20"/>
          <w:rPrChange w:id="821" w:author="Microsoft Office User" w:date="2023-09-11T13:17:00Z">
            <w:rPr>
              <w:i/>
            </w:rPr>
          </w:rPrChange>
        </w:rPr>
        <w:t>et al.</w:t>
      </w:r>
      <w:r w:rsidRPr="00B26E5F">
        <w:rPr>
          <w:i/>
          <w:sz w:val="20"/>
          <w:szCs w:val="20"/>
          <w:rPrChange w:id="822" w:author="Microsoft Office User" w:date="2023-09-11T13:17:00Z">
            <w:rPr>
              <w:i/>
            </w:rPr>
          </w:rPrChange>
        </w:rPr>
        <w:fldChar w:fldCharType="end"/>
      </w:r>
      <w:r w:rsidRPr="00B26E5F">
        <w:rPr>
          <w:sz w:val="20"/>
          <w:szCs w:val="20"/>
          <w:rPrChange w:id="823" w:author="Microsoft Office User" w:date="2023-09-11T13:17:00Z">
            <w:rPr/>
          </w:rPrChange>
        </w:rPr>
        <w:fldChar w:fldCharType="begin"/>
      </w:r>
      <w:r w:rsidRPr="00B26E5F">
        <w:rPr>
          <w:sz w:val="20"/>
          <w:szCs w:val="20"/>
          <w:rPrChange w:id="824" w:author="Microsoft Office User" w:date="2023-09-11T13:17:00Z">
            <w:rPr/>
          </w:rPrChange>
        </w:rPr>
        <w:instrText>HYPERLINK "https://www.zotero.org/google-docs/?n2Avay" \h</w:instrText>
      </w:r>
      <w:r w:rsidRPr="00A34D81">
        <w:rPr>
          <w:sz w:val="20"/>
          <w:szCs w:val="20"/>
        </w:rPr>
      </w:r>
      <w:r w:rsidRPr="00B26E5F">
        <w:rPr>
          <w:sz w:val="20"/>
          <w:szCs w:val="20"/>
          <w:rPrChange w:id="825" w:author="Microsoft Office User" w:date="2023-09-11T13:17:00Z">
            <w:rPr/>
          </w:rPrChange>
        </w:rPr>
        <w:fldChar w:fldCharType="separate"/>
      </w:r>
      <w:r w:rsidRPr="00B26E5F">
        <w:rPr>
          <w:sz w:val="20"/>
          <w:szCs w:val="20"/>
          <w:rPrChange w:id="826" w:author="Microsoft Office User" w:date="2023-09-11T13:17:00Z">
            <w:rPr/>
          </w:rPrChange>
        </w:rPr>
        <w:t xml:space="preserve"> Coral-associated bacteria demonstrate </w:t>
      </w:r>
      <w:proofErr w:type="spellStart"/>
      <w:r w:rsidRPr="00B26E5F">
        <w:rPr>
          <w:sz w:val="20"/>
          <w:szCs w:val="20"/>
          <w:rPrChange w:id="827" w:author="Microsoft Office User" w:date="2023-09-11T13:17:00Z">
            <w:rPr/>
          </w:rPrChange>
        </w:rPr>
        <w:t>phylosymbiosis</w:t>
      </w:r>
      <w:proofErr w:type="spellEnd"/>
      <w:r w:rsidRPr="00B26E5F">
        <w:rPr>
          <w:sz w:val="20"/>
          <w:szCs w:val="20"/>
          <w:rPrChange w:id="828" w:author="Microsoft Office User" w:date="2023-09-11T13:17:00Z">
            <w:rPr/>
          </w:rPrChange>
        </w:rPr>
        <w:t xml:space="preserve"> and </w:t>
      </w:r>
      <w:proofErr w:type="spellStart"/>
      <w:r w:rsidRPr="00B26E5F">
        <w:rPr>
          <w:sz w:val="20"/>
          <w:szCs w:val="20"/>
          <w:rPrChange w:id="829" w:author="Microsoft Office User" w:date="2023-09-11T13:17:00Z">
            <w:rPr/>
          </w:rPrChange>
        </w:rPr>
        <w:t>cophylogeny</w:t>
      </w:r>
      <w:proofErr w:type="spellEnd"/>
      <w:r w:rsidRPr="00B26E5F">
        <w:rPr>
          <w:sz w:val="20"/>
          <w:szCs w:val="20"/>
          <w:rPrChange w:id="830" w:author="Microsoft Office User" w:date="2023-09-11T13:17:00Z">
            <w:rPr/>
          </w:rPrChange>
        </w:rPr>
        <w:t xml:space="preserve">. </w:t>
      </w:r>
      <w:r w:rsidRPr="00B26E5F">
        <w:rPr>
          <w:sz w:val="20"/>
          <w:szCs w:val="20"/>
          <w:rPrChange w:id="831" w:author="Microsoft Office User" w:date="2023-09-11T13:17:00Z">
            <w:rPr/>
          </w:rPrChange>
        </w:rPr>
        <w:fldChar w:fldCharType="end"/>
      </w:r>
      <w:r w:rsidRPr="00B26E5F">
        <w:rPr>
          <w:sz w:val="20"/>
          <w:szCs w:val="20"/>
          <w:rPrChange w:id="832" w:author="Microsoft Office User" w:date="2023-09-11T13:17:00Z">
            <w:rPr/>
          </w:rPrChange>
        </w:rPr>
        <w:fldChar w:fldCharType="begin"/>
      </w:r>
      <w:r w:rsidRPr="00B26E5F">
        <w:rPr>
          <w:sz w:val="20"/>
          <w:szCs w:val="20"/>
          <w:rPrChange w:id="833" w:author="Microsoft Office User" w:date="2023-09-11T13:17:00Z">
            <w:rPr/>
          </w:rPrChange>
        </w:rPr>
        <w:instrText>HYPERLINK "https://www.zotero.org/google-docs/?n2Avay" \h</w:instrText>
      </w:r>
      <w:r w:rsidRPr="00A34D81">
        <w:rPr>
          <w:sz w:val="20"/>
          <w:szCs w:val="20"/>
        </w:rPr>
      </w:r>
      <w:r w:rsidRPr="00B26E5F">
        <w:rPr>
          <w:sz w:val="20"/>
          <w:szCs w:val="20"/>
          <w:rPrChange w:id="834" w:author="Microsoft Office User" w:date="2023-09-11T13:17:00Z">
            <w:rPr>
              <w:i/>
            </w:rPr>
          </w:rPrChange>
        </w:rPr>
        <w:fldChar w:fldCharType="separate"/>
      </w:r>
      <w:r w:rsidRPr="00B26E5F">
        <w:rPr>
          <w:i/>
          <w:sz w:val="20"/>
          <w:szCs w:val="20"/>
          <w:rPrChange w:id="835" w:author="Microsoft Office User" w:date="2023-09-11T13:17:00Z">
            <w:rPr>
              <w:i/>
            </w:rPr>
          </w:rPrChange>
        </w:rPr>
        <w:t xml:space="preserve">Nat. </w:t>
      </w:r>
      <w:proofErr w:type="spellStart"/>
      <w:r w:rsidRPr="00B26E5F">
        <w:rPr>
          <w:i/>
          <w:sz w:val="20"/>
          <w:szCs w:val="20"/>
          <w:rPrChange w:id="836" w:author="Microsoft Office User" w:date="2023-09-11T13:17:00Z">
            <w:rPr>
              <w:i/>
            </w:rPr>
          </w:rPrChange>
        </w:rPr>
        <w:t>Commun</w:t>
      </w:r>
      <w:proofErr w:type="spellEnd"/>
      <w:r w:rsidRPr="00B26E5F">
        <w:rPr>
          <w:i/>
          <w:sz w:val="20"/>
          <w:szCs w:val="20"/>
          <w:rPrChange w:id="837" w:author="Microsoft Office User" w:date="2023-09-11T13:17:00Z">
            <w:rPr>
              <w:i/>
            </w:rPr>
          </w:rPrChange>
        </w:rPr>
        <w:t xml:space="preserve">. </w:t>
      </w:r>
      <w:r w:rsidRPr="00B26E5F">
        <w:rPr>
          <w:i/>
          <w:sz w:val="20"/>
          <w:szCs w:val="20"/>
          <w:rPrChange w:id="838" w:author="Microsoft Office User" w:date="2023-09-11T13:17:00Z">
            <w:rPr>
              <w:i/>
            </w:rPr>
          </w:rPrChange>
        </w:rPr>
        <w:fldChar w:fldCharType="end"/>
      </w:r>
      <w:r w:rsidRPr="00B26E5F">
        <w:rPr>
          <w:sz w:val="20"/>
          <w:szCs w:val="20"/>
          <w:rPrChange w:id="839" w:author="Microsoft Office User" w:date="2023-09-11T13:17:00Z">
            <w:rPr/>
          </w:rPrChange>
        </w:rPr>
        <w:fldChar w:fldCharType="begin"/>
      </w:r>
      <w:r w:rsidRPr="00B26E5F">
        <w:rPr>
          <w:sz w:val="20"/>
          <w:szCs w:val="20"/>
          <w:rPrChange w:id="840" w:author="Microsoft Office User" w:date="2023-09-11T13:17:00Z">
            <w:rPr/>
          </w:rPrChange>
        </w:rPr>
        <w:instrText>HYPERLINK "https://www.zotero.org/google-docs/?n2Avay" \h</w:instrText>
      </w:r>
      <w:r w:rsidRPr="00A34D81">
        <w:rPr>
          <w:sz w:val="20"/>
          <w:szCs w:val="20"/>
        </w:rPr>
      </w:r>
      <w:r w:rsidRPr="00B26E5F">
        <w:rPr>
          <w:sz w:val="20"/>
          <w:szCs w:val="20"/>
          <w:rPrChange w:id="841" w:author="Microsoft Office User" w:date="2023-09-11T13:17:00Z">
            <w:rPr>
              <w:b/>
            </w:rPr>
          </w:rPrChange>
        </w:rPr>
        <w:fldChar w:fldCharType="separate"/>
      </w:r>
      <w:r w:rsidRPr="00B26E5F">
        <w:rPr>
          <w:b/>
          <w:sz w:val="20"/>
          <w:szCs w:val="20"/>
          <w:rPrChange w:id="842" w:author="Microsoft Office User" w:date="2023-09-11T13:17:00Z">
            <w:rPr>
              <w:b/>
            </w:rPr>
          </w:rPrChange>
        </w:rPr>
        <w:t>9</w:t>
      </w:r>
      <w:r w:rsidRPr="00B26E5F">
        <w:rPr>
          <w:b/>
          <w:sz w:val="20"/>
          <w:szCs w:val="20"/>
          <w:rPrChange w:id="843" w:author="Microsoft Office User" w:date="2023-09-11T13:17:00Z">
            <w:rPr>
              <w:b/>
            </w:rPr>
          </w:rPrChange>
        </w:rPr>
        <w:fldChar w:fldCharType="end"/>
      </w:r>
      <w:r w:rsidRPr="00B26E5F">
        <w:rPr>
          <w:sz w:val="20"/>
          <w:szCs w:val="20"/>
          <w:rPrChange w:id="844" w:author="Microsoft Office User" w:date="2023-09-11T13:17:00Z">
            <w:rPr/>
          </w:rPrChange>
        </w:rPr>
        <w:fldChar w:fldCharType="begin"/>
      </w:r>
      <w:r w:rsidRPr="00B26E5F">
        <w:rPr>
          <w:sz w:val="20"/>
          <w:szCs w:val="20"/>
          <w:rPrChange w:id="845" w:author="Microsoft Office User" w:date="2023-09-11T13:17:00Z">
            <w:rPr/>
          </w:rPrChange>
        </w:rPr>
        <w:instrText>HYPERLINK "https://www.zotero.org/google-docs/?n2Avay" \h</w:instrText>
      </w:r>
      <w:r w:rsidRPr="00A34D81">
        <w:rPr>
          <w:sz w:val="20"/>
          <w:szCs w:val="20"/>
        </w:rPr>
      </w:r>
      <w:r w:rsidRPr="00B26E5F">
        <w:rPr>
          <w:sz w:val="20"/>
          <w:szCs w:val="20"/>
          <w:rPrChange w:id="846" w:author="Microsoft Office User" w:date="2023-09-11T13:17:00Z">
            <w:rPr/>
          </w:rPrChange>
        </w:rPr>
        <w:fldChar w:fldCharType="separate"/>
      </w:r>
      <w:r w:rsidRPr="00B26E5F">
        <w:rPr>
          <w:sz w:val="20"/>
          <w:szCs w:val="20"/>
          <w:rPrChange w:id="847" w:author="Microsoft Office User" w:date="2023-09-11T13:17:00Z">
            <w:rPr/>
          </w:rPrChange>
        </w:rPr>
        <w:t>, 4921 (2018).</w:t>
      </w:r>
      <w:r w:rsidRPr="00B26E5F">
        <w:rPr>
          <w:sz w:val="20"/>
          <w:szCs w:val="20"/>
          <w:rPrChange w:id="848" w:author="Microsoft Office User" w:date="2023-09-11T13:17:00Z">
            <w:rPr/>
          </w:rPrChange>
        </w:rPr>
        <w:fldChar w:fldCharType="end"/>
      </w:r>
    </w:p>
    <w:p w14:paraId="3B142C4A" w14:textId="77777777" w:rsidR="0013233D" w:rsidRPr="00B26E5F" w:rsidRDefault="0013233D">
      <w:pPr>
        <w:snapToGrid w:val="0"/>
        <w:contextualSpacing/>
        <w:rPr>
          <w:sz w:val="20"/>
          <w:szCs w:val="20"/>
          <w:rPrChange w:id="849" w:author="Microsoft Office User" w:date="2023-09-11T13:17:00Z">
            <w:rPr/>
          </w:rPrChange>
        </w:rPr>
        <w:pPrChange w:id="850" w:author="Microsoft Office User" w:date="2023-09-11T13:17:00Z">
          <w:pPr/>
        </w:pPrChange>
      </w:pPr>
    </w:p>
    <w:p w14:paraId="59F59055" w14:textId="77777777" w:rsidR="000C56B0" w:rsidRPr="00B26E5F" w:rsidRDefault="00367A15">
      <w:pPr>
        <w:snapToGrid w:val="0"/>
        <w:contextualSpacing/>
        <w:rPr>
          <w:sz w:val="20"/>
          <w:szCs w:val="20"/>
          <w:rPrChange w:id="851" w:author="Microsoft Office User" w:date="2023-09-11T13:17:00Z">
            <w:rPr/>
          </w:rPrChange>
        </w:rPr>
        <w:pPrChange w:id="852" w:author="Microsoft Office User" w:date="2023-09-11T13:17:00Z">
          <w:pPr/>
        </w:pPrChange>
      </w:pPr>
      <w:r w:rsidRPr="00B26E5F">
        <w:rPr>
          <w:sz w:val="20"/>
          <w:szCs w:val="20"/>
          <w:rPrChange w:id="853" w:author="Microsoft Office User" w:date="2023-09-11T13:17:00Z">
            <w:rPr/>
          </w:rPrChange>
        </w:rPr>
        <w:fldChar w:fldCharType="begin"/>
      </w:r>
      <w:r w:rsidRPr="00B26E5F">
        <w:rPr>
          <w:sz w:val="20"/>
          <w:szCs w:val="20"/>
          <w:rPrChange w:id="854" w:author="Microsoft Office User" w:date="2023-09-11T13:17:00Z">
            <w:rPr/>
          </w:rPrChange>
        </w:rPr>
        <w:instrText>HYPERLINK "https://www.zotero.org/google-docs/?n2Avay" \h</w:instrText>
      </w:r>
      <w:r w:rsidRPr="00A34D81">
        <w:rPr>
          <w:sz w:val="20"/>
          <w:szCs w:val="20"/>
        </w:rPr>
      </w:r>
      <w:r w:rsidRPr="00B26E5F">
        <w:rPr>
          <w:sz w:val="20"/>
          <w:szCs w:val="20"/>
          <w:rPrChange w:id="855" w:author="Microsoft Office User" w:date="2023-09-11T13:17:00Z">
            <w:rPr/>
          </w:rPrChange>
        </w:rPr>
        <w:fldChar w:fldCharType="separate"/>
      </w:r>
      <w:r w:rsidRPr="00B26E5F">
        <w:rPr>
          <w:sz w:val="20"/>
          <w:szCs w:val="20"/>
          <w:rPrChange w:id="856" w:author="Microsoft Office User" w:date="2023-09-11T13:17:00Z">
            <w:rPr/>
          </w:rPrChange>
        </w:rPr>
        <w:t>4.</w:t>
      </w:r>
      <w:r w:rsidRPr="00B26E5F">
        <w:rPr>
          <w:sz w:val="20"/>
          <w:szCs w:val="20"/>
          <w:rPrChange w:id="857" w:author="Microsoft Office User" w:date="2023-09-11T13:17:00Z">
            <w:rPr/>
          </w:rPrChange>
        </w:rPr>
        <w:tab/>
        <w:t xml:space="preserve">Ricci, F. </w:t>
      </w:r>
      <w:r w:rsidRPr="00B26E5F">
        <w:rPr>
          <w:sz w:val="20"/>
          <w:szCs w:val="20"/>
          <w:rPrChange w:id="858" w:author="Microsoft Office User" w:date="2023-09-11T13:17:00Z">
            <w:rPr/>
          </w:rPrChange>
        </w:rPr>
        <w:fldChar w:fldCharType="end"/>
      </w:r>
      <w:r w:rsidRPr="00B26E5F">
        <w:rPr>
          <w:sz w:val="20"/>
          <w:szCs w:val="20"/>
          <w:rPrChange w:id="859" w:author="Microsoft Office User" w:date="2023-09-11T13:17:00Z">
            <w:rPr/>
          </w:rPrChange>
        </w:rPr>
        <w:fldChar w:fldCharType="begin"/>
      </w:r>
      <w:r w:rsidRPr="00B26E5F">
        <w:rPr>
          <w:sz w:val="20"/>
          <w:szCs w:val="20"/>
          <w:rPrChange w:id="860" w:author="Microsoft Office User" w:date="2023-09-11T13:17:00Z">
            <w:rPr/>
          </w:rPrChange>
        </w:rPr>
        <w:instrText>HYPERLINK "https://www.zotero.org/google-docs/?n2Avay" \h</w:instrText>
      </w:r>
      <w:r w:rsidRPr="00A34D81">
        <w:rPr>
          <w:sz w:val="20"/>
          <w:szCs w:val="20"/>
        </w:rPr>
      </w:r>
      <w:r w:rsidRPr="00B26E5F">
        <w:rPr>
          <w:sz w:val="20"/>
          <w:szCs w:val="20"/>
          <w:rPrChange w:id="861" w:author="Microsoft Office User" w:date="2023-09-11T13:17:00Z">
            <w:rPr>
              <w:i/>
            </w:rPr>
          </w:rPrChange>
        </w:rPr>
        <w:fldChar w:fldCharType="separate"/>
      </w:r>
      <w:r w:rsidRPr="00B26E5F">
        <w:rPr>
          <w:i/>
          <w:sz w:val="20"/>
          <w:szCs w:val="20"/>
          <w:rPrChange w:id="862" w:author="Microsoft Office User" w:date="2023-09-11T13:17:00Z">
            <w:rPr>
              <w:i/>
            </w:rPr>
          </w:rPrChange>
        </w:rPr>
        <w:t>et al.</w:t>
      </w:r>
      <w:r w:rsidRPr="00B26E5F">
        <w:rPr>
          <w:i/>
          <w:sz w:val="20"/>
          <w:szCs w:val="20"/>
          <w:rPrChange w:id="863" w:author="Microsoft Office User" w:date="2023-09-11T13:17:00Z">
            <w:rPr>
              <w:i/>
            </w:rPr>
          </w:rPrChange>
        </w:rPr>
        <w:fldChar w:fldCharType="end"/>
      </w:r>
      <w:r w:rsidRPr="00B26E5F">
        <w:rPr>
          <w:sz w:val="20"/>
          <w:szCs w:val="20"/>
          <w:rPrChange w:id="864" w:author="Microsoft Office User" w:date="2023-09-11T13:17:00Z">
            <w:rPr/>
          </w:rPrChange>
        </w:rPr>
        <w:fldChar w:fldCharType="begin"/>
      </w:r>
      <w:r w:rsidRPr="00B26E5F">
        <w:rPr>
          <w:sz w:val="20"/>
          <w:szCs w:val="20"/>
          <w:rPrChange w:id="865" w:author="Microsoft Office User" w:date="2023-09-11T13:17:00Z">
            <w:rPr/>
          </w:rPrChange>
        </w:rPr>
        <w:instrText>HYPERLINK "https://www.zotero.org/google-docs/?n2Avay" \h</w:instrText>
      </w:r>
      <w:r w:rsidRPr="00A34D81">
        <w:rPr>
          <w:sz w:val="20"/>
          <w:szCs w:val="20"/>
        </w:rPr>
      </w:r>
      <w:r w:rsidRPr="00B26E5F">
        <w:rPr>
          <w:sz w:val="20"/>
          <w:szCs w:val="20"/>
          <w:rPrChange w:id="866" w:author="Microsoft Office User" w:date="2023-09-11T13:17:00Z">
            <w:rPr/>
          </w:rPrChange>
        </w:rPr>
        <w:fldChar w:fldCharType="separate"/>
      </w:r>
      <w:r w:rsidRPr="00B26E5F">
        <w:rPr>
          <w:sz w:val="20"/>
          <w:szCs w:val="20"/>
          <w:rPrChange w:id="867" w:author="Microsoft Office User" w:date="2023-09-11T13:17:00Z">
            <w:rPr/>
          </w:rPrChange>
        </w:rPr>
        <w:t xml:space="preserve"> Host Traits and Phylogeny Contribute to Shaping Coral-Bacterial Symbioses. </w:t>
      </w:r>
      <w:r w:rsidRPr="00B26E5F">
        <w:rPr>
          <w:sz w:val="20"/>
          <w:szCs w:val="20"/>
          <w:rPrChange w:id="868" w:author="Microsoft Office User" w:date="2023-09-11T13:17:00Z">
            <w:rPr/>
          </w:rPrChange>
        </w:rPr>
        <w:fldChar w:fldCharType="end"/>
      </w:r>
      <w:r w:rsidRPr="00B26E5F">
        <w:rPr>
          <w:sz w:val="20"/>
          <w:szCs w:val="20"/>
          <w:rPrChange w:id="869" w:author="Microsoft Office User" w:date="2023-09-11T13:17:00Z">
            <w:rPr/>
          </w:rPrChange>
        </w:rPr>
        <w:fldChar w:fldCharType="begin"/>
      </w:r>
      <w:r w:rsidRPr="00B26E5F">
        <w:rPr>
          <w:sz w:val="20"/>
          <w:szCs w:val="20"/>
          <w:rPrChange w:id="870" w:author="Microsoft Office User" w:date="2023-09-11T13:17:00Z">
            <w:rPr/>
          </w:rPrChange>
        </w:rPr>
        <w:instrText>HYPERLINK "https://www.zotero.org/google-docs/?n2Avay" \h</w:instrText>
      </w:r>
      <w:r w:rsidRPr="00A34D81">
        <w:rPr>
          <w:sz w:val="20"/>
          <w:szCs w:val="20"/>
        </w:rPr>
      </w:r>
      <w:r w:rsidRPr="00B26E5F">
        <w:rPr>
          <w:sz w:val="20"/>
          <w:szCs w:val="20"/>
          <w:rPrChange w:id="871" w:author="Microsoft Office User" w:date="2023-09-11T13:17:00Z">
            <w:rPr>
              <w:i/>
            </w:rPr>
          </w:rPrChange>
        </w:rPr>
        <w:fldChar w:fldCharType="separate"/>
      </w:r>
      <w:proofErr w:type="spellStart"/>
      <w:r w:rsidRPr="00B26E5F">
        <w:rPr>
          <w:i/>
          <w:sz w:val="20"/>
          <w:szCs w:val="20"/>
          <w:rPrChange w:id="872" w:author="Microsoft Office User" w:date="2023-09-11T13:17:00Z">
            <w:rPr>
              <w:i/>
            </w:rPr>
          </w:rPrChange>
        </w:rPr>
        <w:t>Msystems</w:t>
      </w:r>
      <w:proofErr w:type="spellEnd"/>
      <w:r w:rsidRPr="00B26E5F">
        <w:rPr>
          <w:i/>
          <w:sz w:val="20"/>
          <w:szCs w:val="20"/>
          <w:rPrChange w:id="873" w:author="Microsoft Office User" w:date="2023-09-11T13:17:00Z">
            <w:rPr>
              <w:i/>
            </w:rPr>
          </w:rPrChange>
        </w:rPr>
        <w:t xml:space="preserve"> </w:t>
      </w:r>
      <w:r w:rsidRPr="00B26E5F">
        <w:rPr>
          <w:i/>
          <w:sz w:val="20"/>
          <w:szCs w:val="20"/>
          <w:rPrChange w:id="874" w:author="Microsoft Office User" w:date="2023-09-11T13:17:00Z">
            <w:rPr>
              <w:i/>
            </w:rPr>
          </w:rPrChange>
        </w:rPr>
        <w:fldChar w:fldCharType="end"/>
      </w:r>
      <w:r w:rsidRPr="00B26E5F">
        <w:rPr>
          <w:sz w:val="20"/>
          <w:szCs w:val="20"/>
          <w:rPrChange w:id="875" w:author="Microsoft Office User" w:date="2023-09-11T13:17:00Z">
            <w:rPr/>
          </w:rPrChange>
        </w:rPr>
        <w:fldChar w:fldCharType="begin"/>
      </w:r>
      <w:r w:rsidRPr="00B26E5F">
        <w:rPr>
          <w:sz w:val="20"/>
          <w:szCs w:val="20"/>
          <w:rPrChange w:id="876" w:author="Microsoft Office User" w:date="2023-09-11T13:17:00Z">
            <w:rPr/>
          </w:rPrChange>
        </w:rPr>
        <w:instrText>HYPERLINK "https://www.zotero.org/google-docs/?n2Avay" \h</w:instrText>
      </w:r>
      <w:r w:rsidRPr="00A34D81">
        <w:rPr>
          <w:sz w:val="20"/>
          <w:szCs w:val="20"/>
        </w:rPr>
      </w:r>
      <w:r w:rsidRPr="00B26E5F">
        <w:rPr>
          <w:sz w:val="20"/>
          <w:szCs w:val="20"/>
          <w:rPrChange w:id="877" w:author="Microsoft Office User" w:date="2023-09-11T13:17:00Z">
            <w:rPr>
              <w:b/>
            </w:rPr>
          </w:rPrChange>
        </w:rPr>
        <w:fldChar w:fldCharType="separate"/>
      </w:r>
      <w:r w:rsidRPr="00B26E5F">
        <w:rPr>
          <w:b/>
          <w:sz w:val="20"/>
          <w:szCs w:val="20"/>
          <w:rPrChange w:id="878" w:author="Microsoft Office User" w:date="2023-09-11T13:17:00Z">
            <w:rPr>
              <w:b/>
            </w:rPr>
          </w:rPrChange>
        </w:rPr>
        <w:t>7</w:t>
      </w:r>
      <w:r w:rsidRPr="00B26E5F">
        <w:rPr>
          <w:b/>
          <w:sz w:val="20"/>
          <w:szCs w:val="20"/>
          <w:rPrChange w:id="879" w:author="Microsoft Office User" w:date="2023-09-11T13:17:00Z">
            <w:rPr>
              <w:b/>
            </w:rPr>
          </w:rPrChange>
        </w:rPr>
        <w:fldChar w:fldCharType="end"/>
      </w:r>
      <w:r w:rsidRPr="00B26E5F">
        <w:rPr>
          <w:sz w:val="20"/>
          <w:szCs w:val="20"/>
          <w:rPrChange w:id="880" w:author="Microsoft Office User" w:date="2023-09-11T13:17:00Z">
            <w:rPr/>
          </w:rPrChange>
        </w:rPr>
        <w:fldChar w:fldCharType="begin"/>
      </w:r>
      <w:r w:rsidRPr="00B26E5F">
        <w:rPr>
          <w:sz w:val="20"/>
          <w:szCs w:val="20"/>
          <w:rPrChange w:id="881" w:author="Microsoft Office User" w:date="2023-09-11T13:17:00Z">
            <w:rPr/>
          </w:rPrChange>
        </w:rPr>
        <w:instrText>HYPERLINK "https://www.zotero.org/google-docs/?n2Avay" \h</w:instrText>
      </w:r>
      <w:r w:rsidRPr="00A34D81">
        <w:rPr>
          <w:sz w:val="20"/>
          <w:szCs w:val="20"/>
        </w:rPr>
      </w:r>
      <w:r w:rsidRPr="00B26E5F">
        <w:rPr>
          <w:sz w:val="20"/>
          <w:szCs w:val="20"/>
          <w:rPrChange w:id="882" w:author="Microsoft Office User" w:date="2023-09-11T13:17:00Z">
            <w:rPr/>
          </w:rPrChange>
        </w:rPr>
        <w:fldChar w:fldCharType="separate"/>
      </w:r>
      <w:r w:rsidRPr="00B26E5F">
        <w:rPr>
          <w:sz w:val="20"/>
          <w:szCs w:val="20"/>
          <w:rPrChange w:id="883" w:author="Microsoft Office User" w:date="2023-09-11T13:17:00Z">
            <w:rPr/>
          </w:rPrChange>
        </w:rPr>
        <w:t>, e00044-22 (2022).</w:t>
      </w:r>
      <w:r w:rsidRPr="00B26E5F">
        <w:rPr>
          <w:sz w:val="20"/>
          <w:szCs w:val="20"/>
          <w:rPrChange w:id="884" w:author="Microsoft Office User" w:date="2023-09-11T13:17:00Z">
            <w:rPr/>
          </w:rPrChange>
        </w:rPr>
        <w:fldChar w:fldCharType="end"/>
      </w:r>
    </w:p>
    <w:p w14:paraId="1CC492C3" w14:textId="77777777" w:rsidR="0013233D" w:rsidRPr="00B26E5F" w:rsidRDefault="0013233D">
      <w:pPr>
        <w:snapToGrid w:val="0"/>
        <w:contextualSpacing/>
        <w:rPr>
          <w:sz w:val="20"/>
          <w:szCs w:val="20"/>
          <w:rPrChange w:id="885" w:author="Microsoft Office User" w:date="2023-09-11T13:17:00Z">
            <w:rPr/>
          </w:rPrChange>
        </w:rPr>
        <w:pPrChange w:id="886" w:author="Microsoft Office User" w:date="2023-09-11T13:17:00Z">
          <w:pPr/>
        </w:pPrChange>
      </w:pPr>
    </w:p>
    <w:p w14:paraId="3CAEFDCC" w14:textId="77777777" w:rsidR="000C56B0" w:rsidRPr="00B26E5F" w:rsidRDefault="00367A15">
      <w:pPr>
        <w:snapToGrid w:val="0"/>
        <w:contextualSpacing/>
        <w:rPr>
          <w:sz w:val="20"/>
          <w:szCs w:val="20"/>
          <w:rPrChange w:id="887" w:author="Microsoft Office User" w:date="2023-09-11T13:17:00Z">
            <w:rPr/>
          </w:rPrChange>
        </w:rPr>
        <w:pPrChange w:id="888" w:author="Microsoft Office User" w:date="2023-09-11T13:17:00Z">
          <w:pPr/>
        </w:pPrChange>
      </w:pPr>
      <w:r w:rsidRPr="00B26E5F">
        <w:rPr>
          <w:sz w:val="20"/>
          <w:szCs w:val="20"/>
          <w:rPrChange w:id="889" w:author="Microsoft Office User" w:date="2023-09-11T13:17:00Z">
            <w:rPr/>
          </w:rPrChange>
        </w:rPr>
        <w:fldChar w:fldCharType="begin"/>
      </w:r>
      <w:r w:rsidRPr="00B26E5F">
        <w:rPr>
          <w:sz w:val="20"/>
          <w:szCs w:val="20"/>
          <w:rPrChange w:id="890" w:author="Microsoft Office User" w:date="2023-09-11T13:17:00Z">
            <w:rPr/>
          </w:rPrChange>
        </w:rPr>
        <w:instrText>HYPERLINK "https://www.zotero.org/google-docs/?n2Avay" \h</w:instrText>
      </w:r>
      <w:r w:rsidRPr="00A34D81">
        <w:rPr>
          <w:sz w:val="20"/>
          <w:szCs w:val="20"/>
        </w:rPr>
      </w:r>
      <w:r w:rsidRPr="00B26E5F">
        <w:rPr>
          <w:sz w:val="20"/>
          <w:szCs w:val="20"/>
          <w:rPrChange w:id="891" w:author="Microsoft Office User" w:date="2023-09-11T13:17:00Z">
            <w:rPr/>
          </w:rPrChange>
        </w:rPr>
        <w:fldChar w:fldCharType="separate"/>
      </w:r>
      <w:r w:rsidRPr="00B26E5F">
        <w:rPr>
          <w:sz w:val="20"/>
          <w:szCs w:val="20"/>
          <w:rPrChange w:id="892" w:author="Microsoft Office User" w:date="2023-09-11T13:17:00Z">
            <w:rPr/>
          </w:rPrChange>
        </w:rPr>
        <w:t>5.</w:t>
      </w:r>
      <w:r w:rsidRPr="00B26E5F">
        <w:rPr>
          <w:sz w:val="20"/>
          <w:szCs w:val="20"/>
          <w:rPrChange w:id="893" w:author="Microsoft Office User" w:date="2023-09-11T13:17:00Z">
            <w:rPr/>
          </w:rPrChange>
        </w:rPr>
        <w:tab/>
        <w:t xml:space="preserve">Hernandez-Agreda, A., Leggat, W., </w:t>
      </w:r>
      <w:proofErr w:type="spellStart"/>
      <w:r w:rsidRPr="00B26E5F">
        <w:rPr>
          <w:sz w:val="20"/>
          <w:szCs w:val="20"/>
          <w:rPrChange w:id="894" w:author="Microsoft Office User" w:date="2023-09-11T13:17:00Z">
            <w:rPr/>
          </w:rPrChange>
        </w:rPr>
        <w:t>Bongaerts</w:t>
      </w:r>
      <w:proofErr w:type="spellEnd"/>
      <w:r w:rsidRPr="00B26E5F">
        <w:rPr>
          <w:sz w:val="20"/>
          <w:szCs w:val="20"/>
          <w:rPrChange w:id="895" w:author="Microsoft Office User" w:date="2023-09-11T13:17:00Z">
            <w:rPr/>
          </w:rPrChange>
        </w:rPr>
        <w:t xml:space="preserve">, P., Herrera, C. &amp; Ainsworth, T. D. Rethinking the coral microbiome: simplicity exists within a diverse microbial biosphere. </w:t>
      </w:r>
      <w:r w:rsidRPr="00B26E5F">
        <w:rPr>
          <w:sz w:val="20"/>
          <w:szCs w:val="20"/>
          <w:rPrChange w:id="896" w:author="Microsoft Office User" w:date="2023-09-11T13:17:00Z">
            <w:rPr/>
          </w:rPrChange>
        </w:rPr>
        <w:fldChar w:fldCharType="end"/>
      </w:r>
      <w:r w:rsidRPr="00B26E5F">
        <w:rPr>
          <w:sz w:val="20"/>
          <w:szCs w:val="20"/>
          <w:rPrChange w:id="897" w:author="Microsoft Office User" w:date="2023-09-11T13:17:00Z">
            <w:rPr/>
          </w:rPrChange>
        </w:rPr>
        <w:fldChar w:fldCharType="begin"/>
      </w:r>
      <w:r w:rsidRPr="00B26E5F">
        <w:rPr>
          <w:sz w:val="20"/>
          <w:szCs w:val="20"/>
          <w:rPrChange w:id="898" w:author="Microsoft Office User" w:date="2023-09-11T13:17:00Z">
            <w:rPr/>
          </w:rPrChange>
        </w:rPr>
        <w:instrText>HYPERLINK "https://www.zotero.org/google-docs/?n2Avay" \h</w:instrText>
      </w:r>
      <w:r w:rsidRPr="00A34D81">
        <w:rPr>
          <w:sz w:val="20"/>
          <w:szCs w:val="20"/>
        </w:rPr>
      </w:r>
      <w:r w:rsidRPr="00B26E5F">
        <w:rPr>
          <w:sz w:val="20"/>
          <w:szCs w:val="20"/>
          <w:rPrChange w:id="899" w:author="Microsoft Office User" w:date="2023-09-11T13:17:00Z">
            <w:rPr>
              <w:i/>
            </w:rPr>
          </w:rPrChange>
        </w:rPr>
        <w:fldChar w:fldCharType="separate"/>
      </w:r>
      <w:proofErr w:type="spellStart"/>
      <w:r w:rsidRPr="00B26E5F">
        <w:rPr>
          <w:i/>
          <w:sz w:val="20"/>
          <w:szCs w:val="20"/>
          <w:rPrChange w:id="900" w:author="Microsoft Office User" w:date="2023-09-11T13:17:00Z">
            <w:rPr>
              <w:i/>
            </w:rPr>
          </w:rPrChange>
        </w:rPr>
        <w:t>MBio</w:t>
      </w:r>
      <w:proofErr w:type="spellEnd"/>
      <w:r w:rsidRPr="00B26E5F">
        <w:rPr>
          <w:i/>
          <w:sz w:val="20"/>
          <w:szCs w:val="20"/>
          <w:rPrChange w:id="901" w:author="Microsoft Office User" w:date="2023-09-11T13:17:00Z">
            <w:rPr>
              <w:i/>
            </w:rPr>
          </w:rPrChange>
        </w:rPr>
        <w:t xml:space="preserve"> </w:t>
      </w:r>
      <w:r w:rsidRPr="00B26E5F">
        <w:rPr>
          <w:i/>
          <w:sz w:val="20"/>
          <w:szCs w:val="20"/>
          <w:rPrChange w:id="902" w:author="Microsoft Office User" w:date="2023-09-11T13:17:00Z">
            <w:rPr>
              <w:i/>
            </w:rPr>
          </w:rPrChange>
        </w:rPr>
        <w:fldChar w:fldCharType="end"/>
      </w:r>
      <w:r w:rsidRPr="00B26E5F">
        <w:rPr>
          <w:sz w:val="20"/>
          <w:szCs w:val="20"/>
          <w:rPrChange w:id="903" w:author="Microsoft Office User" w:date="2023-09-11T13:17:00Z">
            <w:rPr/>
          </w:rPrChange>
        </w:rPr>
        <w:fldChar w:fldCharType="begin"/>
      </w:r>
      <w:r w:rsidRPr="00B26E5F">
        <w:rPr>
          <w:sz w:val="20"/>
          <w:szCs w:val="20"/>
          <w:rPrChange w:id="904" w:author="Microsoft Office User" w:date="2023-09-11T13:17:00Z">
            <w:rPr/>
          </w:rPrChange>
        </w:rPr>
        <w:instrText>HYPERLINK "https://www.zotero.org/google-docs/?n2Avay" \h</w:instrText>
      </w:r>
      <w:r w:rsidRPr="00A34D81">
        <w:rPr>
          <w:sz w:val="20"/>
          <w:szCs w:val="20"/>
        </w:rPr>
      </w:r>
      <w:r w:rsidRPr="00B26E5F">
        <w:rPr>
          <w:sz w:val="20"/>
          <w:szCs w:val="20"/>
          <w:rPrChange w:id="905" w:author="Microsoft Office User" w:date="2023-09-11T13:17:00Z">
            <w:rPr>
              <w:b/>
            </w:rPr>
          </w:rPrChange>
        </w:rPr>
        <w:fldChar w:fldCharType="separate"/>
      </w:r>
      <w:r w:rsidRPr="00B26E5F">
        <w:rPr>
          <w:b/>
          <w:sz w:val="20"/>
          <w:szCs w:val="20"/>
          <w:rPrChange w:id="906" w:author="Microsoft Office User" w:date="2023-09-11T13:17:00Z">
            <w:rPr>
              <w:b/>
            </w:rPr>
          </w:rPrChange>
        </w:rPr>
        <w:t>9</w:t>
      </w:r>
      <w:r w:rsidRPr="00B26E5F">
        <w:rPr>
          <w:b/>
          <w:sz w:val="20"/>
          <w:szCs w:val="20"/>
          <w:rPrChange w:id="907" w:author="Microsoft Office User" w:date="2023-09-11T13:17:00Z">
            <w:rPr>
              <w:b/>
            </w:rPr>
          </w:rPrChange>
        </w:rPr>
        <w:fldChar w:fldCharType="end"/>
      </w:r>
      <w:r w:rsidRPr="00B26E5F">
        <w:rPr>
          <w:sz w:val="20"/>
          <w:szCs w:val="20"/>
          <w:rPrChange w:id="908" w:author="Microsoft Office User" w:date="2023-09-11T13:17:00Z">
            <w:rPr/>
          </w:rPrChange>
        </w:rPr>
        <w:fldChar w:fldCharType="begin"/>
      </w:r>
      <w:r w:rsidRPr="00B26E5F">
        <w:rPr>
          <w:sz w:val="20"/>
          <w:szCs w:val="20"/>
          <w:rPrChange w:id="909" w:author="Microsoft Office User" w:date="2023-09-11T13:17:00Z">
            <w:rPr/>
          </w:rPrChange>
        </w:rPr>
        <w:instrText>HYPERLINK "https://www.zotero.org/google-docs/?n2Avay" \h</w:instrText>
      </w:r>
      <w:r w:rsidRPr="00A34D81">
        <w:rPr>
          <w:sz w:val="20"/>
          <w:szCs w:val="20"/>
        </w:rPr>
      </w:r>
      <w:r w:rsidRPr="00B26E5F">
        <w:rPr>
          <w:sz w:val="20"/>
          <w:szCs w:val="20"/>
          <w:rPrChange w:id="910" w:author="Microsoft Office User" w:date="2023-09-11T13:17:00Z">
            <w:rPr/>
          </w:rPrChange>
        </w:rPr>
        <w:fldChar w:fldCharType="separate"/>
      </w:r>
      <w:r w:rsidRPr="00B26E5F">
        <w:rPr>
          <w:sz w:val="20"/>
          <w:szCs w:val="20"/>
          <w:rPrChange w:id="911" w:author="Microsoft Office User" w:date="2023-09-11T13:17:00Z">
            <w:rPr/>
          </w:rPrChange>
        </w:rPr>
        <w:t>, e00812-18 (2018).</w:t>
      </w:r>
      <w:r w:rsidRPr="00B26E5F">
        <w:rPr>
          <w:sz w:val="20"/>
          <w:szCs w:val="20"/>
          <w:rPrChange w:id="912" w:author="Microsoft Office User" w:date="2023-09-11T13:17:00Z">
            <w:rPr/>
          </w:rPrChange>
        </w:rPr>
        <w:fldChar w:fldCharType="end"/>
      </w:r>
    </w:p>
    <w:p w14:paraId="59705115" w14:textId="77777777" w:rsidR="0013233D" w:rsidRPr="00B26E5F" w:rsidRDefault="0013233D">
      <w:pPr>
        <w:snapToGrid w:val="0"/>
        <w:contextualSpacing/>
        <w:rPr>
          <w:sz w:val="20"/>
          <w:szCs w:val="20"/>
          <w:rPrChange w:id="913" w:author="Microsoft Office User" w:date="2023-09-11T13:17:00Z">
            <w:rPr/>
          </w:rPrChange>
        </w:rPr>
        <w:pPrChange w:id="914" w:author="Microsoft Office User" w:date="2023-09-11T13:17:00Z">
          <w:pPr/>
        </w:pPrChange>
      </w:pPr>
    </w:p>
    <w:p w14:paraId="204B4AAF" w14:textId="77777777" w:rsidR="000C56B0" w:rsidRPr="00B26E5F" w:rsidRDefault="00367A15">
      <w:pPr>
        <w:snapToGrid w:val="0"/>
        <w:contextualSpacing/>
        <w:rPr>
          <w:sz w:val="20"/>
          <w:szCs w:val="20"/>
          <w:rPrChange w:id="915" w:author="Microsoft Office User" w:date="2023-09-11T13:17:00Z">
            <w:rPr/>
          </w:rPrChange>
        </w:rPr>
        <w:pPrChange w:id="916" w:author="Microsoft Office User" w:date="2023-09-11T13:17:00Z">
          <w:pPr/>
        </w:pPrChange>
      </w:pPr>
      <w:r w:rsidRPr="00B26E5F">
        <w:rPr>
          <w:sz w:val="20"/>
          <w:szCs w:val="20"/>
          <w:rPrChange w:id="917" w:author="Microsoft Office User" w:date="2023-09-11T13:17:00Z">
            <w:rPr/>
          </w:rPrChange>
        </w:rPr>
        <w:fldChar w:fldCharType="begin"/>
      </w:r>
      <w:r w:rsidRPr="00B26E5F">
        <w:rPr>
          <w:sz w:val="20"/>
          <w:szCs w:val="20"/>
          <w:rPrChange w:id="918" w:author="Microsoft Office User" w:date="2023-09-11T13:17:00Z">
            <w:rPr/>
          </w:rPrChange>
        </w:rPr>
        <w:instrText>HYPERLINK "https://www.zotero.org/google-docs/?n2Avay" \h</w:instrText>
      </w:r>
      <w:r w:rsidRPr="00A34D81">
        <w:rPr>
          <w:sz w:val="20"/>
          <w:szCs w:val="20"/>
        </w:rPr>
      </w:r>
      <w:r w:rsidRPr="00B26E5F">
        <w:rPr>
          <w:sz w:val="20"/>
          <w:szCs w:val="20"/>
          <w:rPrChange w:id="919" w:author="Microsoft Office User" w:date="2023-09-11T13:17:00Z">
            <w:rPr/>
          </w:rPrChange>
        </w:rPr>
        <w:fldChar w:fldCharType="separate"/>
      </w:r>
      <w:r w:rsidRPr="00B26E5F">
        <w:rPr>
          <w:sz w:val="20"/>
          <w:szCs w:val="20"/>
          <w:rPrChange w:id="920" w:author="Microsoft Office User" w:date="2023-09-11T13:17:00Z">
            <w:rPr/>
          </w:rPrChange>
        </w:rPr>
        <w:t>6.</w:t>
      </w:r>
      <w:r w:rsidRPr="00B26E5F">
        <w:rPr>
          <w:sz w:val="20"/>
          <w:szCs w:val="20"/>
          <w:rPrChange w:id="921" w:author="Microsoft Office User" w:date="2023-09-11T13:17:00Z">
            <w:rPr/>
          </w:rPrChange>
        </w:rPr>
        <w:tab/>
        <w:t xml:space="preserve">Littman, R. A., Willis, B. L., Pfeffer, C. &amp; Bourne, D. G. Diversities of coral-associated bacteria differ with location, but not species, for three </w:t>
      </w:r>
      <w:proofErr w:type="spellStart"/>
      <w:r w:rsidRPr="00B26E5F">
        <w:rPr>
          <w:sz w:val="20"/>
          <w:szCs w:val="20"/>
          <w:rPrChange w:id="922" w:author="Microsoft Office User" w:date="2023-09-11T13:17:00Z">
            <w:rPr/>
          </w:rPrChange>
        </w:rPr>
        <w:t>acroporid</w:t>
      </w:r>
      <w:proofErr w:type="spellEnd"/>
      <w:r w:rsidRPr="00B26E5F">
        <w:rPr>
          <w:sz w:val="20"/>
          <w:szCs w:val="20"/>
          <w:rPrChange w:id="923" w:author="Microsoft Office User" w:date="2023-09-11T13:17:00Z">
            <w:rPr/>
          </w:rPrChange>
        </w:rPr>
        <w:t xml:space="preserve"> corals on the Great Barrier Reef. </w:t>
      </w:r>
      <w:r w:rsidRPr="00B26E5F">
        <w:rPr>
          <w:sz w:val="20"/>
          <w:szCs w:val="20"/>
          <w:rPrChange w:id="924" w:author="Microsoft Office User" w:date="2023-09-11T13:17:00Z">
            <w:rPr/>
          </w:rPrChange>
        </w:rPr>
        <w:fldChar w:fldCharType="end"/>
      </w:r>
      <w:r w:rsidRPr="00B26E5F">
        <w:rPr>
          <w:sz w:val="20"/>
          <w:szCs w:val="20"/>
          <w:rPrChange w:id="925" w:author="Microsoft Office User" w:date="2023-09-11T13:17:00Z">
            <w:rPr/>
          </w:rPrChange>
        </w:rPr>
        <w:fldChar w:fldCharType="begin"/>
      </w:r>
      <w:r w:rsidRPr="00B26E5F">
        <w:rPr>
          <w:sz w:val="20"/>
          <w:szCs w:val="20"/>
          <w:rPrChange w:id="926" w:author="Microsoft Office User" w:date="2023-09-11T13:17:00Z">
            <w:rPr/>
          </w:rPrChange>
        </w:rPr>
        <w:instrText>HYPERLINK "https://www.zotero.org/google-docs/?n2Avay" \h</w:instrText>
      </w:r>
      <w:r w:rsidRPr="00A34D81">
        <w:rPr>
          <w:sz w:val="20"/>
          <w:szCs w:val="20"/>
        </w:rPr>
      </w:r>
      <w:r w:rsidRPr="00B26E5F">
        <w:rPr>
          <w:sz w:val="20"/>
          <w:szCs w:val="20"/>
          <w:rPrChange w:id="927" w:author="Microsoft Office User" w:date="2023-09-11T13:17:00Z">
            <w:rPr>
              <w:i/>
            </w:rPr>
          </w:rPrChange>
        </w:rPr>
        <w:fldChar w:fldCharType="separate"/>
      </w:r>
      <w:r w:rsidRPr="00B26E5F">
        <w:rPr>
          <w:i/>
          <w:sz w:val="20"/>
          <w:szCs w:val="20"/>
          <w:rPrChange w:id="928" w:author="Microsoft Office User" w:date="2023-09-11T13:17:00Z">
            <w:rPr>
              <w:i/>
            </w:rPr>
          </w:rPrChange>
        </w:rPr>
        <w:t xml:space="preserve">FEMS </w:t>
      </w:r>
      <w:proofErr w:type="spellStart"/>
      <w:r w:rsidRPr="00B26E5F">
        <w:rPr>
          <w:i/>
          <w:sz w:val="20"/>
          <w:szCs w:val="20"/>
          <w:rPrChange w:id="929" w:author="Microsoft Office User" w:date="2023-09-11T13:17:00Z">
            <w:rPr>
              <w:i/>
            </w:rPr>
          </w:rPrChange>
        </w:rPr>
        <w:t>Microbiol</w:t>
      </w:r>
      <w:proofErr w:type="spellEnd"/>
      <w:r w:rsidRPr="00B26E5F">
        <w:rPr>
          <w:i/>
          <w:sz w:val="20"/>
          <w:szCs w:val="20"/>
          <w:rPrChange w:id="930" w:author="Microsoft Office User" w:date="2023-09-11T13:17:00Z">
            <w:rPr>
              <w:i/>
            </w:rPr>
          </w:rPrChange>
        </w:rPr>
        <w:t xml:space="preserve">. Ecol. </w:t>
      </w:r>
      <w:r w:rsidRPr="00B26E5F">
        <w:rPr>
          <w:i/>
          <w:sz w:val="20"/>
          <w:szCs w:val="20"/>
          <w:rPrChange w:id="931" w:author="Microsoft Office User" w:date="2023-09-11T13:17:00Z">
            <w:rPr>
              <w:i/>
            </w:rPr>
          </w:rPrChange>
        </w:rPr>
        <w:fldChar w:fldCharType="end"/>
      </w:r>
      <w:r w:rsidRPr="00B26E5F">
        <w:rPr>
          <w:sz w:val="20"/>
          <w:szCs w:val="20"/>
          <w:rPrChange w:id="932" w:author="Microsoft Office User" w:date="2023-09-11T13:17:00Z">
            <w:rPr/>
          </w:rPrChange>
        </w:rPr>
        <w:fldChar w:fldCharType="begin"/>
      </w:r>
      <w:r w:rsidRPr="00B26E5F">
        <w:rPr>
          <w:sz w:val="20"/>
          <w:szCs w:val="20"/>
          <w:rPrChange w:id="933" w:author="Microsoft Office User" w:date="2023-09-11T13:17:00Z">
            <w:rPr/>
          </w:rPrChange>
        </w:rPr>
        <w:instrText>HYPERLINK "https://www.zotero.org/google-docs/?n2Avay" \h</w:instrText>
      </w:r>
      <w:r w:rsidRPr="00A34D81">
        <w:rPr>
          <w:sz w:val="20"/>
          <w:szCs w:val="20"/>
        </w:rPr>
      </w:r>
      <w:r w:rsidRPr="00B26E5F">
        <w:rPr>
          <w:sz w:val="20"/>
          <w:szCs w:val="20"/>
          <w:rPrChange w:id="934" w:author="Microsoft Office User" w:date="2023-09-11T13:17:00Z">
            <w:rPr>
              <w:b/>
            </w:rPr>
          </w:rPrChange>
        </w:rPr>
        <w:fldChar w:fldCharType="separate"/>
      </w:r>
      <w:r w:rsidRPr="00B26E5F">
        <w:rPr>
          <w:b/>
          <w:sz w:val="20"/>
          <w:szCs w:val="20"/>
          <w:rPrChange w:id="935" w:author="Microsoft Office User" w:date="2023-09-11T13:17:00Z">
            <w:rPr>
              <w:b/>
            </w:rPr>
          </w:rPrChange>
        </w:rPr>
        <w:t>68</w:t>
      </w:r>
      <w:r w:rsidRPr="00B26E5F">
        <w:rPr>
          <w:b/>
          <w:sz w:val="20"/>
          <w:szCs w:val="20"/>
          <w:rPrChange w:id="936" w:author="Microsoft Office User" w:date="2023-09-11T13:17:00Z">
            <w:rPr>
              <w:b/>
            </w:rPr>
          </w:rPrChange>
        </w:rPr>
        <w:fldChar w:fldCharType="end"/>
      </w:r>
      <w:r w:rsidRPr="00B26E5F">
        <w:rPr>
          <w:sz w:val="20"/>
          <w:szCs w:val="20"/>
          <w:rPrChange w:id="937" w:author="Microsoft Office User" w:date="2023-09-11T13:17:00Z">
            <w:rPr/>
          </w:rPrChange>
        </w:rPr>
        <w:fldChar w:fldCharType="begin"/>
      </w:r>
      <w:r w:rsidRPr="00B26E5F">
        <w:rPr>
          <w:sz w:val="20"/>
          <w:szCs w:val="20"/>
          <w:rPrChange w:id="938" w:author="Microsoft Office User" w:date="2023-09-11T13:17:00Z">
            <w:rPr/>
          </w:rPrChange>
        </w:rPr>
        <w:instrText>HYPERLINK "https://www.zotero.org/google-docs/?n2Avay" \h</w:instrText>
      </w:r>
      <w:r w:rsidRPr="00A34D81">
        <w:rPr>
          <w:sz w:val="20"/>
          <w:szCs w:val="20"/>
        </w:rPr>
      </w:r>
      <w:r w:rsidRPr="00B26E5F">
        <w:rPr>
          <w:sz w:val="20"/>
          <w:szCs w:val="20"/>
          <w:rPrChange w:id="939" w:author="Microsoft Office User" w:date="2023-09-11T13:17:00Z">
            <w:rPr/>
          </w:rPrChange>
        </w:rPr>
        <w:fldChar w:fldCharType="separate"/>
      </w:r>
      <w:r w:rsidRPr="00B26E5F">
        <w:rPr>
          <w:sz w:val="20"/>
          <w:szCs w:val="20"/>
          <w:rPrChange w:id="940" w:author="Microsoft Office User" w:date="2023-09-11T13:17:00Z">
            <w:rPr/>
          </w:rPrChange>
        </w:rPr>
        <w:t>, 152–163 (2009).</w:t>
      </w:r>
      <w:r w:rsidRPr="00B26E5F">
        <w:rPr>
          <w:sz w:val="20"/>
          <w:szCs w:val="20"/>
          <w:rPrChange w:id="941" w:author="Microsoft Office User" w:date="2023-09-11T13:17:00Z">
            <w:rPr/>
          </w:rPrChange>
        </w:rPr>
        <w:fldChar w:fldCharType="end"/>
      </w:r>
    </w:p>
    <w:p w14:paraId="6800B882" w14:textId="77777777" w:rsidR="0013233D" w:rsidRPr="00B26E5F" w:rsidRDefault="0013233D">
      <w:pPr>
        <w:snapToGrid w:val="0"/>
        <w:contextualSpacing/>
        <w:rPr>
          <w:sz w:val="20"/>
          <w:szCs w:val="20"/>
          <w:rPrChange w:id="942" w:author="Microsoft Office User" w:date="2023-09-11T13:17:00Z">
            <w:rPr/>
          </w:rPrChange>
        </w:rPr>
        <w:pPrChange w:id="943" w:author="Microsoft Office User" w:date="2023-09-11T13:17:00Z">
          <w:pPr/>
        </w:pPrChange>
      </w:pPr>
    </w:p>
    <w:p w14:paraId="037CF1AC" w14:textId="1F3F7EB5" w:rsidR="000C56B0" w:rsidRPr="00B26E5F" w:rsidRDefault="00367A15">
      <w:pPr>
        <w:snapToGrid w:val="0"/>
        <w:contextualSpacing/>
        <w:rPr>
          <w:sz w:val="20"/>
          <w:szCs w:val="20"/>
          <w:rPrChange w:id="944" w:author="Microsoft Office User" w:date="2023-09-11T13:17:00Z">
            <w:rPr/>
          </w:rPrChange>
        </w:rPr>
        <w:pPrChange w:id="945" w:author="Microsoft Office User" w:date="2023-09-11T13:17:00Z">
          <w:pPr/>
        </w:pPrChange>
      </w:pPr>
      <w:r w:rsidRPr="00B26E5F">
        <w:rPr>
          <w:sz w:val="20"/>
          <w:szCs w:val="20"/>
          <w:rPrChange w:id="946" w:author="Microsoft Office User" w:date="2023-09-11T13:17:00Z">
            <w:rPr/>
          </w:rPrChange>
        </w:rPr>
        <w:fldChar w:fldCharType="begin"/>
      </w:r>
      <w:r w:rsidRPr="00B26E5F">
        <w:rPr>
          <w:sz w:val="20"/>
          <w:szCs w:val="20"/>
          <w:rPrChange w:id="947" w:author="Microsoft Office User" w:date="2023-09-11T13:17:00Z">
            <w:rPr/>
          </w:rPrChange>
        </w:rPr>
        <w:instrText>HYPERLINK "https://www.zotero.org/google-docs/?n2Avay" \h</w:instrText>
      </w:r>
      <w:r w:rsidRPr="00A34D81">
        <w:rPr>
          <w:sz w:val="20"/>
          <w:szCs w:val="20"/>
        </w:rPr>
      </w:r>
      <w:r w:rsidRPr="00B26E5F">
        <w:rPr>
          <w:sz w:val="20"/>
          <w:szCs w:val="20"/>
          <w:rPrChange w:id="948" w:author="Microsoft Office User" w:date="2023-09-11T13:17:00Z">
            <w:rPr/>
          </w:rPrChange>
        </w:rPr>
        <w:fldChar w:fldCharType="separate"/>
      </w:r>
      <w:r w:rsidRPr="00B26E5F">
        <w:rPr>
          <w:sz w:val="20"/>
          <w:szCs w:val="20"/>
          <w:rPrChange w:id="949" w:author="Microsoft Office User" w:date="2023-09-11T13:17:00Z">
            <w:rPr/>
          </w:rPrChange>
        </w:rPr>
        <w:t>7.</w:t>
      </w:r>
      <w:r w:rsidRPr="00B26E5F">
        <w:rPr>
          <w:sz w:val="20"/>
          <w:szCs w:val="20"/>
          <w:rPrChange w:id="950" w:author="Microsoft Office User" w:date="2023-09-11T13:17:00Z">
            <w:rPr/>
          </w:rPrChange>
        </w:rPr>
        <w:tab/>
        <w:t>Rodriguez‐</w:t>
      </w:r>
      <w:proofErr w:type="spellStart"/>
      <w:r w:rsidRPr="00B26E5F">
        <w:rPr>
          <w:sz w:val="20"/>
          <w:szCs w:val="20"/>
          <w:rPrChange w:id="951" w:author="Microsoft Office User" w:date="2023-09-11T13:17:00Z">
            <w:rPr/>
          </w:rPrChange>
        </w:rPr>
        <w:t>Lanetty</w:t>
      </w:r>
      <w:proofErr w:type="spellEnd"/>
      <w:r w:rsidRPr="00B26E5F">
        <w:rPr>
          <w:sz w:val="20"/>
          <w:szCs w:val="20"/>
          <w:rPrChange w:id="952" w:author="Microsoft Office User" w:date="2023-09-11T13:17:00Z">
            <w:rPr/>
          </w:rPrChange>
        </w:rPr>
        <w:t xml:space="preserve">, M., Granados‐Cifuentes, C., Barberan, A., Bellantuono, A. J. &amp; Bastidas, C. Ecological Inferences from a deep screening of the C </w:t>
      </w:r>
      <w:proofErr w:type="spellStart"/>
      <w:r w:rsidRPr="00B26E5F">
        <w:rPr>
          <w:sz w:val="20"/>
          <w:szCs w:val="20"/>
          <w:rPrChange w:id="953" w:author="Microsoft Office User" w:date="2023-09-11T13:17:00Z">
            <w:rPr/>
          </w:rPrChange>
        </w:rPr>
        <w:t>omplex</w:t>
      </w:r>
      <w:proofErr w:type="spellEnd"/>
      <w:r w:rsidRPr="00B26E5F">
        <w:rPr>
          <w:sz w:val="20"/>
          <w:szCs w:val="20"/>
          <w:rPrChange w:id="954" w:author="Microsoft Office User" w:date="2023-09-11T13:17:00Z">
            <w:rPr/>
          </w:rPrChange>
        </w:rPr>
        <w:t xml:space="preserve"> B </w:t>
      </w:r>
      <w:proofErr w:type="spellStart"/>
      <w:r w:rsidRPr="00B26E5F">
        <w:rPr>
          <w:sz w:val="20"/>
          <w:szCs w:val="20"/>
          <w:rPrChange w:id="955" w:author="Microsoft Office User" w:date="2023-09-11T13:17:00Z">
            <w:rPr/>
          </w:rPrChange>
        </w:rPr>
        <w:t>acterial</w:t>
      </w:r>
      <w:proofErr w:type="spellEnd"/>
      <w:r w:rsidRPr="00B26E5F">
        <w:rPr>
          <w:sz w:val="20"/>
          <w:szCs w:val="20"/>
          <w:rPrChange w:id="956" w:author="Microsoft Office User" w:date="2023-09-11T13:17:00Z">
            <w:rPr/>
          </w:rPrChange>
        </w:rPr>
        <w:t xml:space="preserve"> C </w:t>
      </w:r>
      <w:proofErr w:type="spellStart"/>
      <w:r w:rsidRPr="00B26E5F">
        <w:rPr>
          <w:sz w:val="20"/>
          <w:szCs w:val="20"/>
          <w:rPrChange w:id="957" w:author="Microsoft Office User" w:date="2023-09-11T13:17:00Z">
            <w:rPr/>
          </w:rPrChange>
        </w:rPr>
        <w:t>onsortia</w:t>
      </w:r>
      <w:proofErr w:type="spellEnd"/>
      <w:r w:rsidRPr="00B26E5F">
        <w:rPr>
          <w:sz w:val="20"/>
          <w:szCs w:val="20"/>
          <w:rPrChange w:id="958" w:author="Microsoft Office User" w:date="2023-09-11T13:17:00Z">
            <w:rPr/>
          </w:rPrChange>
        </w:rPr>
        <w:t xml:space="preserve"> associated with the coral, </w:t>
      </w:r>
      <w:r w:rsidRPr="00B26E5F">
        <w:rPr>
          <w:i/>
          <w:iCs/>
          <w:sz w:val="20"/>
          <w:szCs w:val="20"/>
          <w:rPrChange w:id="959" w:author="Microsoft Office User" w:date="2023-09-11T13:17:00Z">
            <w:rPr>
              <w:i/>
              <w:iCs/>
            </w:rPr>
          </w:rPrChange>
        </w:rPr>
        <w:t xml:space="preserve">Porites </w:t>
      </w:r>
      <w:proofErr w:type="spellStart"/>
      <w:r w:rsidRPr="00B26E5F">
        <w:rPr>
          <w:i/>
          <w:iCs/>
          <w:sz w:val="20"/>
          <w:szCs w:val="20"/>
          <w:rPrChange w:id="960" w:author="Microsoft Office User" w:date="2023-09-11T13:17:00Z">
            <w:rPr>
              <w:i/>
              <w:iCs/>
            </w:rPr>
          </w:rPrChange>
        </w:rPr>
        <w:t>astre</w:t>
      </w:r>
      <w:r w:rsidRPr="00B26E5F">
        <w:rPr>
          <w:sz w:val="20"/>
          <w:szCs w:val="20"/>
          <w:rPrChange w:id="961" w:author="Microsoft Office User" w:date="2023-09-11T13:17:00Z">
            <w:rPr/>
          </w:rPrChange>
        </w:rPr>
        <w:t>oides</w:t>
      </w:r>
      <w:proofErr w:type="spellEnd"/>
      <w:r w:rsidRPr="00B26E5F">
        <w:rPr>
          <w:sz w:val="20"/>
          <w:szCs w:val="20"/>
          <w:rPrChange w:id="962" w:author="Microsoft Office User" w:date="2023-09-11T13:17:00Z">
            <w:rPr/>
          </w:rPrChange>
        </w:rPr>
        <w:t xml:space="preserve">. </w:t>
      </w:r>
      <w:r w:rsidRPr="00B26E5F">
        <w:rPr>
          <w:sz w:val="20"/>
          <w:szCs w:val="20"/>
          <w:rPrChange w:id="963" w:author="Microsoft Office User" w:date="2023-09-11T13:17:00Z">
            <w:rPr/>
          </w:rPrChange>
        </w:rPr>
        <w:fldChar w:fldCharType="end"/>
      </w:r>
      <w:r w:rsidRPr="00B26E5F">
        <w:rPr>
          <w:sz w:val="20"/>
          <w:szCs w:val="20"/>
          <w:rPrChange w:id="964" w:author="Microsoft Office User" w:date="2023-09-11T13:17:00Z">
            <w:rPr/>
          </w:rPrChange>
        </w:rPr>
        <w:fldChar w:fldCharType="begin"/>
      </w:r>
      <w:r w:rsidRPr="00B26E5F">
        <w:rPr>
          <w:sz w:val="20"/>
          <w:szCs w:val="20"/>
          <w:rPrChange w:id="965" w:author="Microsoft Office User" w:date="2023-09-11T13:17:00Z">
            <w:rPr/>
          </w:rPrChange>
        </w:rPr>
        <w:instrText>HYPERLINK "https://www.zotero.org/google-docs/?n2Avay" \h</w:instrText>
      </w:r>
      <w:r w:rsidRPr="00A34D81">
        <w:rPr>
          <w:sz w:val="20"/>
          <w:szCs w:val="20"/>
        </w:rPr>
      </w:r>
      <w:r w:rsidRPr="00B26E5F">
        <w:rPr>
          <w:sz w:val="20"/>
          <w:szCs w:val="20"/>
          <w:rPrChange w:id="966" w:author="Microsoft Office User" w:date="2023-09-11T13:17:00Z">
            <w:rPr>
              <w:i/>
            </w:rPr>
          </w:rPrChange>
        </w:rPr>
        <w:fldChar w:fldCharType="separate"/>
      </w:r>
      <w:r w:rsidRPr="00B26E5F">
        <w:rPr>
          <w:i/>
          <w:sz w:val="20"/>
          <w:szCs w:val="20"/>
          <w:rPrChange w:id="967" w:author="Microsoft Office User" w:date="2023-09-11T13:17:00Z">
            <w:rPr>
              <w:i/>
            </w:rPr>
          </w:rPrChange>
        </w:rPr>
        <w:t xml:space="preserve">Mol. Ecol. </w:t>
      </w:r>
      <w:r w:rsidRPr="00B26E5F">
        <w:rPr>
          <w:i/>
          <w:sz w:val="20"/>
          <w:szCs w:val="20"/>
          <w:rPrChange w:id="968" w:author="Microsoft Office User" w:date="2023-09-11T13:17:00Z">
            <w:rPr>
              <w:i/>
            </w:rPr>
          </w:rPrChange>
        </w:rPr>
        <w:fldChar w:fldCharType="end"/>
      </w:r>
      <w:r w:rsidRPr="00B26E5F">
        <w:rPr>
          <w:sz w:val="20"/>
          <w:szCs w:val="20"/>
          <w:rPrChange w:id="969" w:author="Microsoft Office User" w:date="2023-09-11T13:17:00Z">
            <w:rPr/>
          </w:rPrChange>
        </w:rPr>
        <w:fldChar w:fldCharType="begin"/>
      </w:r>
      <w:r w:rsidRPr="00B26E5F">
        <w:rPr>
          <w:sz w:val="20"/>
          <w:szCs w:val="20"/>
          <w:rPrChange w:id="970" w:author="Microsoft Office User" w:date="2023-09-11T13:17:00Z">
            <w:rPr/>
          </w:rPrChange>
        </w:rPr>
        <w:instrText>HYPERLINK "https://www.zotero.org/google-docs/?n2Avay" \h</w:instrText>
      </w:r>
      <w:r w:rsidRPr="00A34D81">
        <w:rPr>
          <w:sz w:val="20"/>
          <w:szCs w:val="20"/>
        </w:rPr>
      </w:r>
      <w:r w:rsidRPr="00B26E5F">
        <w:rPr>
          <w:sz w:val="20"/>
          <w:szCs w:val="20"/>
          <w:rPrChange w:id="971" w:author="Microsoft Office User" w:date="2023-09-11T13:17:00Z">
            <w:rPr>
              <w:b/>
            </w:rPr>
          </w:rPrChange>
        </w:rPr>
        <w:fldChar w:fldCharType="separate"/>
      </w:r>
      <w:r w:rsidRPr="00B26E5F">
        <w:rPr>
          <w:b/>
          <w:sz w:val="20"/>
          <w:szCs w:val="20"/>
          <w:rPrChange w:id="972" w:author="Microsoft Office User" w:date="2023-09-11T13:17:00Z">
            <w:rPr>
              <w:b/>
            </w:rPr>
          </w:rPrChange>
        </w:rPr>
        <w:t>22</w:t>
      </w:r>
      <w:r w:rsidRPr="00B26E5F">
        <w:rPr>
          <w:b/>
          <w:sz w:val="20"/>
          <w:szCs w:val="20"/>
          <w:rPrChange w:id="973" w:author="Microsoft Office User" w:date="2023-09-11T13:17:00Z">
            <w:rPr>
              <w:b/>
            </w:rPr>
          </w:rPrChange>
        </w:rPr>
        <w:fldChar w:fldCharType="end"/>
      </w:r>
      <w:r w:rsidRPr="00B26E5F">
        <w:rPr>
          <w:sz w:val="20"/>
          <w:szCs w:val="20"/>
          <w:rPrChange w:id="974" w:author="Microsoft Office User" w:date="2023-09-11T13:17:00Z">
            <w:rPr/>
          </w:rPrChange>
        </w:rPr>
        <w:fldChar w:fldCharType="begin"/>
      </w:r>
      <w:r w:rsidRPr="00B26E5F">
        <w:rPr>
          <w:sz w:val="20"/>
          <w:szCs w:val="20"/>
          <w:rPrChange w:id="975" w:author="Microsoft Office User" w:date="2023-09-11T13:17:00Z">
            <w:rPr/>
          </w:rPrChange>
        </w:rPr>
        <w:instrText>HYPERLINK "https://www.zotero.org/google-docs/?n2Avay" \h</w:instrText>
      </w:r>
      <w:r w:rsidRPr="00A34D81">
        <w:rPr>
          <w:sz w:val="20"/>
          <w:szCs w:val="20"/>
        </w:rPr>
      </w:r>
      <w:r w:rsidRPr="00B26E5F">
        <w:rPr>
          <w:sz w:val="20"/>
          <w:szCs w:val="20"/>
          <w:rPrChange w:id="976" w:author="Microsoft Office User" w:date="2023-09-11T13:17:00Z">
            <w:rPr/>
          </w:rPrChange>
        </w:rPr>
        <w:fldChar w:fldCharType="separate"/>
      </w:r>
      <w:r w:rsidRPr="00B26E5F">
        <w:rPr>
          <w:sz w:val="20"/>
          <w:szCs w:val="20"/>
          <w:rPrChange w:id="977" w:author="Microsoft Office User" w:date="2023-09-11T13:17:00Z">
            <w:rPr/>
          </w:rPrChange>
        </w:rPr>
        <w:t>, 4349–4362 (2013).</w:t>
      </w:r>
      <w:r w:rsidRPr="00B26E5F">
        <w:rPr>
          <w:sz w:val="20"/>
          <w:szCs w:val="20"/>
          <w:rPrChange w:id="978" w:author="Microsoft Office User" w:date="2023-09-11T13:17:00Z">
            <w:rPr/>
          </w:rPrChange>
        </w:rPr>
        <w:fldChar w:fldCharType="end"/>
      </w:r>
    </w:p>
    <w:p w14:paraId="3DA63663" w14:textId="77777777" w:rsidR="0013233D" w:rsidRPr="00B26E5F" w:rsidRDefault="0013233D">
      <w:pPr>
        <w:snapToGrid w:val="0"/>
        <w:contextualSpacing/>
        <w:rPr>
          <w:sz w:val="20"/>
          <w:szCs w:val="20"/>
          <w:rPrChange w:id="979" w:author="Microsoft Office User" w:date="2023-09-11T13:17:00Z">
            <w:rPr/>
          </w:rPrChange>
        </w:rPr>
        <w:pPrChange w:id="980" w:author="Microsoft Office User" w:date="2023-09-11T13:17:00Z">
          <w:pPr/>
        </w:pPrChange>
      </w:pPr>
    </w:p>
    <w:p w14:paraId="6B4FFBA5" w14:textId="77777777" w:rsidR="000C56B0" w:rsidRPr="00B26E5F" w:rsidRDefault="00367A15">
      <w:pPr>
        <w:snapToGrid w:val="0"/>
        <w:contextualSpacing/>
        <w:rPr>
          <w:sz w:val="20"/>
          <w:szCs w:val="20"/>
          <w:rPrChange w:id="981" w:author="Microsoft Office User" w:date="2023-09-11T13:17:00Z">
            <w:rPr/>
          </w:rPrChange>
        </w:rPr>
        <w:pPrChange w:id="982" w:author="Microsoft Office User" w:date="2023-09-11T13:17:00Z">
          <w:pPr/>
        </w:pPrChange>
      </w:pPr>
      <w:r w:rsidRPr="00B26E5F">
        <w:rPr>
          <w:sz w:val="20"/>
          <w:szCs w:val="20"/>
          <w:rPrChange w:id="983" w:author="Microsoft Office User" w:date="2023-09-11T13:17:00Z">
            <w:rPr/>
          </w:rPrChange>
        </w:rPr>
        <w:fldChar w:fldCharType="begin"/>
      </w:r>
      <w:r w:rsidRPr="00B26E5F">
        <w:rPr>
          <w:sz w:val="20"/>
          <w:szCs w:val="20"/>
          <w:rPrChange w:id="984" w:author="Microsoft Office User" w:date="2023-09-11T13:17:00Z">
            <w:rPr/>
          </w:rPrChange>
        </w:rPr>
        <w:instrText>HYPERLINK "https://www.zotero.org/google-docs/?n2Avay" \h</w:instrText>
      </w:r>
      <w:r w:rsidRPr="00A34D81">
        <w:rPr>
          <w:sz w:val="20"/>
          <w:szCs w:val="20"/>
        </w:rPr>
      </w:r>
      <w:r w:rsidRPr="00B26E5F">
        <w:rPr>
          <w:sz w:val="20"/>
          <w:szCs w:val="20"/>
          <w:rPrChange w:id="985" w:author="Microsoft Office User" w:date="2023-09-11T13:17:00Z">
            <w:rPr/>
          </w:rPrChange>
        </w:rPr>
        <w:fldChar w:fldCharType="separate"/>
      </w:r>
      <w:r w:rsidRPr="00B26E5F">
        <w:rPr>
          <w:sz w:val="20"/>
          <w:szCs w:val="20"/>
          <w:rPrChange w:id="986" w:author="Microsoft Office User" w:date="2023-09-11T13:17:00Z">
            <w:rPr/>
          </w:rPrChange>
        </w:rPr>
        <w:t>8.</w:t>
      </w:r>
      <w:r w:rsidRPr="00B26E5F">
        <w:rPr>
          <w:sz w:val="20"/>
          <w:szCs w:val="20"/>
          <w:rPrChange w:id="987" w:author="Microsoft Office User" w:date="2023-09-11T13:17:00Z">
            <w:rPr/>
          </w:rPrChange>
        </w:rPr>
        <w:tab/>
        <w:t xml:space="preserve">Pantos, O., </w:t>
      </w:r>
      <w:proofErr w:type="spellStart"/>
      <w:r w:rsidRPr="00B26E5F">
        <w:rPr>
          <w:sz w:val="20"/>
          <w:szCs w:val="20"/>
          <w:rPrChange w:id="988" w:author="Microsoft Office User" w:date="2023-09-11T13:17:00Z">
            <w:rPr/>
          </w:rPrChange>
        </w:rPr>
        <w:t>Bongaerts</w:t>
      </w:r>
      <w:proofErr w:type="spellEnd"/>
      <w:r w:rsidRPr="00B26E5F">
        <w:rPr>
          <w:sz w:val="20"/>
          <w:szCs w:val="20"/>
          <w:rPrChange w:id="989" w:author="Microsoft Office User" w:date="2023-09-11T13:17:00Z">
            <w:rPr/>
          </w:rPrChange>
        </w:rPr>
        <w:t xml:space="preserve">, P., Dennis, P. G., Tyson, G. W. &amp; Hoegh-Guldberg, O. Habitat-specific environmental conditions primarily control the microbiomes of the coral </w:t>
      </w:r>
      <w:proofErr w:type="spellStart"/>
      <w:r w:rsidRPr="00B26E5F">
        <w:rPr>
          <w:i/>
          <w:iCs/>
          <w:sz w:val="20"/>
          <w:szCs w:val="20"/>
          <w:rPrChange w:id="990" w:author="Microsoft Office User" w:date="2023-09-11T13:17:00Z">
            <w:rPr>
              <w:i/>
              <w:iCs/>
            </w:rPr>
          </w:rPrChange>
        </w:rPr>
        <w:t>Seriatopora</w:t>
      </w:r>
      <w:proofErr w:type="spellEnd"/>
      <w:r w:rsidRPr="00B26E5F">
        <w:rPr>
          <w:i/>
          <w:iCs/>
          <w:sz w:val="20"/>
          <w:szCs w:val="20"/>
          <w:rPrChange w:id="991" w:author="Microsoft Office User" w:date="2023-09-11T13:17:00Z">
            <w:rPr>
              <w:i/>
              <w:iCs/>
            </w:rPr>
          </w:rPrChange>
        </w:rPr>
        <w:t xml:space="preserve"> </w:t>
      </w:r>
      <w:proofErr w:type="spellStart"/>
      <w:r w:rsidRPr="00B26E5F">
        <w:rPr>
          <w:i/>
          <w:iCs/>
          <w:sz w:val="20"/>
          <w:szCs w:val="20"/>
          <w:rPrChange w:id="992" w:author="Microsoft Office User" w:date="2023-09-11T13:17:00Z">
            <w:rPr>
              <w:i/>
              <w:iCs/>
            </w:rPr>
          </w:rPrChange>
        </w:rPr>
        <w:t>hystrix</w:t>
      </w:r>
      <w:proofErr w:type="spellEnd"/>
      <w:r w:rsidRPr="00B26E5F">
        <w:rPr>
          <w:sz w:val="20"/>
          <w:szCs w:val="20"/>
          <w:rPrChange w:id="993" w:author="Microsoft Office User" w:date="2023-09-11T13:17:00Z">
            <w:rPr/>
          </w:rPrChange>
        </w:rPr>
        <w:t xml:space="preserve">. </w:t>
      </w:r>
      <w:r w:rsidRPr="00B26E5F">
        <w:rPr>
          <w:sz w:val="20"/>
          <w:szCs w:val="20"/>
          <w:rPrChange w:id="994" w:author="Microsoft Office User" w:date="2023-09-11T13:17:00Z">
            <w:rPr/>
          </w:rPrChange>
        </w:rPr>
        <w:fldChar w:fldCharType="end"/>
      </w:r>
      <w:r w:rsidRPr="00B26E5F">
        <w:rPr>
          <w:sz w:val="20"/>
          <w:szCs w:val="20"/>
          <w:rPrChange w:id="995" w:author="Microsoft Office User" w:date="2023-09-11T13:17:00Z">
            <w:rPr/>
          </w:rPrChange>
        </w:rPr>
        <w:fldChar w:fldCharType="begin"/>
      </w:r>
      <w:r w:rsidRPr="00B26E5F">
        <w:rPr>
          <w:sz w:val="20"/>
          <w:szCs w:val="20"/>
          <w:rPrChange w:id="996" w:author="Microsoft Office User" w:date="2023-09-11T13:17:00Z">
            <w:rPr/>
          </w:rPrChange>
        </w:rPr>
        <w:instrText>HYPERLINK "https://www.zotero.org/google-docs/?n2Avay" \h</w:instrText>
      </w:r>
      <w:r w:rsidRPr="00A34D81">
        <w:rPr>
          <w:sz w:val="20"/>
          <w:szCs w:val="20"/>
        </w:rPr>
      </w:r>
      <w:r w:rsidRPr="00B26E5F">
        <w:rPr>
          <w:sz w:val="20"/>
          <w:szCs w:val="20"/>
          <w:rPrChange w:id="997" w:author="Microsoft Office User" w:date="2023-09-11T13:17:00Z">
            <w:rPr>
              <w:i/>
            </w:rPr>
          </w:rPrChange>
        </w:rPr>
        <w:fldChar w:fldCharType="separate"/>
      </w:r>
      <w:r w:rsidRPr="00B26E5F">
        <w:rPr>
          <w:i/>
          <w:sz w:val="20"/>
          <w:szCs w:val="20"/>
          <w:rPrChange w:id="998" w:author="Microsoft Office User" w:date="2023-09-11T13:17:00Z">
            <w:rPr>
              <w:i/>
            </w:rPr>
          </w:rPrChange>
        </w:rPr>
        <w:t xml:space="preserve">ISME J. </w:t>
      </w:r>
      <w:r w:rsidRPr="00B26E5F">
        <w:rPr>
          <w:i/>
          <w:sz w:val="20"/>
          <w:szCs w:val="20"/>
          <w:rPrChange w:id="999" w:author="Microsoft Office User" w:date="2023-09-11T13:17:00Z">
            <w:rPr>
              <w:i/>
            </w:rPr>
          </w:rPrChange>
        </w:rPr>
        <w:fldChar w:fldCharType="end"/>
      </w:r>
      <w:r w:rsidRPr="00B26E5F">
        <w:rPr>
          <w:sz w:val="20"/>
          <w:szCs w:val="20"/>
          <w:rPrChange w:id="1000" w:author="Microsoft Office User" w:date="2023-09-11T13:17:00Z">
            <w:rPr/>
          </w:rPrChange>
        </w:rPr>
        <w:fldChar w:fldCharType="begin"/>
      </w:r>
      <w:r w:rsidRPr="00B26E5F">
        <w:rPr>
          <w:sz w:val="20"/>
          <w:szCs w:val="20"/>
          <w:rPrChange w:id="1001" w:author="Microsoft Office User" w:date="2023-09-11T13:17:00Z">
            <w:rPr/>
          </w:rPrChange>
        </w:rPr>
        <w:instrText>HYPERLINK "https://www.zotero.org/google-docs/?n2Avay" \h</w:instrText>
      </w:r>
      <w:r w:rsidRPr="00A34D81">
        <w:rPr>
          <w:sz w:val="20"/>
          <w:szCs w:val="20"/>
        </w:rPr>
      </w:r>
      <w:r w:rsidRPr="00B26E5F">
        <w:rPr>
          <w:sz w:val="20"/>
          <w:szCs w:val="20"/>
          <w:rPrChange w:id="1002" w:author="Microsoft Office User" w:date="2023-09-11T13:17:00Z">
            <w:rPr>
              <w:b/>
            </w:rPr>
          </w:rPrChange>
        </w:rPr>
        <w:fldChar w:fldCharType="separate"/>
      </w:r>
      <w:r w:rsidRPr="00B26E5F">
        <w:rPr>
          <w:b/>
          <w:sz w:val="20"/>
          <w:szCs w:val="20"/>
          <w:rPrChange w:id="1003" w:author="Microsoft Office User" w:date="2023-09-11T13:17:00Z">
            <w:rPr>
              <w:b/>
            </w:rPr>
          </w:rPrChange>
        </w:rPr>
        <w:t>9</w:t>
      </w:r>
      <w:r w:rsidRPr="00B26E5F">
        <w:rPr>
          <w:b/>
          <w:sz w:val="20"/>
          <w:szCs w:val="20"/>
          <w:rPrChange w:id="1004" w:author="Microsoft Office User" w:date="2023-09-11T13:17:00Z">
            <w:rPr>
              <w:b/>
            </w:rPr>
          </w:rPrChange>
        </w:rPr>
        <w:fldChar w:fldCharType="end"/>
      </w:r>
      <w:r w:rsidRPr="00B26E5F">
        <w:rPr>
          <w:sz w:val="20"/>
          <w:szCs w:val="20"/>
          <w:rPrChange w:id="1005" w:author="Microsoft Office User" w:date="2023-09-11T13:17:00Z">
            <w:rPr/>
          </w:rPrChange>
        </w:rPr>
        <w:fldChar w:fldCharType="begin"/>
      </w:r>
      <w:r w:rsidRPr="00B26E5F">
        <w:rPr>
          <w:sz w:val="20"/>
          <w:szCs w:val="20"/>
          <w:rPrChange w:id="1006" w:author="Microsoft Office User" w:date="2023-09-11T13:17:00Z">
            <w:rPr/>
          </w:rPrChange>
        </w:rPr>
        <w:instrText>HYPERLINK "https://www.zotero.org/google-docs/?n2Avay" \h</w:instrText>
      </w:r>
      <w:r w:rsidRPr="00A34D81">
        <w:rPr>
          <w:sz w:val="20"/>
          <w:szCs w:val="20"/>
        </w:rPr>
      </w:r>
      <w:r w:rsidRPr="00B26E5F">
        <w:rPr>
          <w:sz w:val="20"/>
          <w:szCs w:val="20"/>
          <w:rPrChange w:id="1007" w:author="Microsoft Office User" w:date="2023-09-11T13:17:00Z">
            <w:rPr/>
          </w:rPrChange>
        </w:rPr>
        <w:fldChar w:fldCharType="separate"/>
      </w:r>
      <w:r w:rsidRPr="00B26E5F">
        <w:rPr>
          <w:sz w:val="20"/>
          <w:szCs w:val="20"/>
          <w:rPrChange w:id="1008" w:author="Microsoft Office User" w:date="2023-09-11T13:17:00Z">
            <w:rPr/>
          </w:rPrChange>
        </w:rPr>
        <w:t>, 1916–1927 (2015).</w:t>
      </w:r>
      <w:r w:rsidRPr="00B26E5F">
        <w:rPr>
          <w:sz w:val="20"/>
          <w:szCs w:val="20"/>
          <w:rPrChange w:id="1009" w:author="Microsoft Office User" w:date="2023-09-11T13:17:00Z">
            <w:rPr/>
          </w:rPrChange>
        </w:rPr>
        <w:fldChar w:fldCharType="end"/>
      </w:r>
    </w:p>
    <w:p w14:paraId="77BAE7B2" w14:textId="77777777" w:rsidR="0013233D" w:rsidRPr="00B26E5F" w:rsidRDefault="0013233D">
      <w:pPr>
        <w:snapToGrid w:val="0"/>
        <w:contextualSpacing/>
        <w:rPr>
          <w:sz w:val="20"/>
          <w:szCs w:val="20"/>
          <w:rPrChange w:id="1010" w:author="Microsoft Office User" w:date="2023-09-11T13:17:00Z">
            <w:rPr/>
          </w:rPrChange>
        </w:rPr>
        <w:pPrChange w:id="1011" w:author="Microsoft Office User" w:date="2023-09-11T13:17:00Z">
          <w:pPr/>
        </w:pPrChange>
      </w:pPr>
    </w:p>
    <w:p w14:paraId="7675D090" w14:textId="77777777" w:rsidR="000C56B0" w:rsidRPr="00B26E5F" w:rsidRDefault="00367A15">
      <w:pPr>
        <w:snapToGrid w:val="0"/>
        <w:contextualSpacing/>
        <w:rPr>
          <w:sz w:val="20"/>
          <w:szCs w:val="20"/>
          <w:rPrChange w:id="1012" w:author="Microsoft Office User" w:date="2023-09-11T13:17:00Z">
            <w:rPr/>
          </w:rPrChange>
        </w:rPr>
        <w:pPrChange w:id="1013" w:author="Microsoft Office User" w:date="2023-09-11T13:17:00Z">
          <w:pPr/>
        </w:pPrChange>
      </w:pPr>
      <w:r w:rsidRPr="00B26E5F">
        <w:rPr>
          <w:sz w:val="20"/>
          <w:szCs w:val="20"/>
          <w:rPrChange w:id="1014" w:author="Microsoft Office User" w:date="2023-09-11T13:17:00Z">
            <w:rPr/>
          </w:rPrChange>
        </w:rPr>
        <w:fldChar w:fldCharType="begin"/>
      </w:r>
      <w:r w:rsidRPr="00B26E5F">
        <w:rPr>
          <w:sz w:val="20"/>
          <w:szCs w:val="20"/>
          <w:rPrChange w:id="1015" w:author="Microsoft Office User" w:date="2023-09-11T13:17:00Z">
            <w:rPr/>
          </w:rPrChange>
        </w:rPr>
        <w:instrText>HYPERLINK "https://www.zotero.org/google-docs/?n2Avay" \h</w:instrText>
      </w:r>
      <w:r w:rsidRPr="00A34D81">
        <w:rPr>
          <w:sz w:val="20"/>
          <w:szCs w:val="20"/>
        </w:rPr>
      </w:r>
      <w:r w:rsidRPr="00B26E5F">
        <w:rPr>
          <w:sz w:val="20"/>
          <w:szCs w:val="20"/>
          <w:rPrChange w:id="1016" w:author="Microsoft Office User" w:date="2023-09-11T13:17:00Z">
            <w:rPr/>
          </w:rPrChange>
        </w:rPr>
        <w:fldChar w:fldCharType="separate"/>
      </w:r>
      <w:r w:rsidRPr="00B26E5F">
        <w:rPr>
          <w:sz w:val="20"/>
          <w:szCs w:val="20"/>
          <w:rPrChange w:id="1017" w:author="Microsoft Office User" w:date="2023-09-11T13:17:00Z">
            <w:rPr/>
          </w:rPrChange>
        </w:rPr>
        <w:t>9.</w:t>
      </w:r>
      <w:r w:rsidRPr="00B26E5F">
        <w:rPr>
          <w:sz w:val="20"/>
          <w:szCs w:val="20"/>
          <w:rPrChange w:id="1018" w:author="Microsoft Office User" w:date="2023-09-11T13:17:00Z">
            <w:rPr/>
          </w:rPrChange>
        </w:rPr>
        <w:tab/>
        <w:t xml:space="preserve">Dunphy, C. M., </w:t>
      </w:r>
      <w:proofErr w:type="spellStart"/>
      <w:r w:rsidRPr="00B26E5F">
        <w:rPr>
          <w:sz w:val="20"/>
          <w:szCs w:val="20"/>
          <w:rPrChange w:id="1019" w:author="Microsoft Office User" w:date="2023-09-11T13:17:00Z">
            <w:rPr/>
          </w:rPrChange>
        </w:rPr>
        <w:t>Gouhier</w:t>
      </w:r>
      <w:proofErr w:type="spellEnd"/>
      <w:r w:rsidRPr="00B26E5F">
        <w:rPr>
          <w:sz w:val="20"/>
          <w:szCs w:val="20"/>
          <w:rPrChange w:id="1020" w:author="Microsoft Office User" w:date="2023-09-11T13:17:00Z">
            <w:rPr/>
          </w:rPrChange>
        </w:rPr>
        <w:t xml:space="preserve">, T. C., Chu, N. D. &amp; Vollmer, S. V. </w:t>
      </w:r>
      <w:proofErr w:type="gramStart"/>
      <w:r w:rsidRPr="00B26E5F">
        <w:rPr>
          <w:sz w:val="20"/>
          <w:szCs w:val="20"/>
          <w:rPrChange w:id="1021" w:author="Microsoft Office User" w:date="2023-09-11T13:17:00Z">
            <w:rPr/>
          </w:rPrChange>
        </w:rPr>
        <w:t>Structure</w:t>
      </w:r>
      <w:proofErr w:type="gramEnd"/>
      <w:r w:rsidRPr="00B26E5F">
        <w:rPr>
          <w:sz w:val="20"/>
          <w:szCs w:val="20"/>
          <w:rPrChange w:id="1022" w:author="Microsoft Office User" w:date="2023-09-11T13:17:00Z">
            <w:rPr/>
          </w:rPrChange>
        </w:rPr>
        <w:t xml:space="preserve"> and stability of the coral microbiome in space and time. </w:t>
      </w:r>
      <w:r w:rsidRPr="00B26E5F">
        <w:rPr>
          <w:sz w:val="20"/>
          <w:szCs w:val="20"/>
          <w:rPrChange w:id="1023" w:author="Microsoft Office User" w:date="2023-09-11T13:17:00Z">
            <w:rPr/>
          </w:rPrChange>
        </w:rPr>
        <w:fldChar w:fldCharType="end"/>
      </w:r>
      <w:r w:rsidRPr="00B26E5F">
        <w:rPr>
          <w:sz w:val="20"/>
          <w:szCs w:val="20"/>
          <w:rPrChange w:id="1024" w:author="Microsoft Office User" w:date="2023-09-11T13:17:00Z">
            <w:rPr/>
          </w:rPrChange>
        </w:rPr>
        <w:fldChar w:fldCharType="begin"/>
      </w:r>
      <w:r w:rsidRPr="00B26E5F">
        <w:rPr>
          <w:sz w:val="20"/>
          <w:szCs w:val="20"/>
          <w:rPrChange w:id="1025" w:author="Microsoft Office User" w:date="2023-09-11T13:17:00Z">
            <w:rPr/>
          </w:rPrChange>
        </w:rPr>
        <w:instrText>HYPERLINK "https://www.zotero.org/google-docs/?n2Avay" \h</w:instrText>
      </w:r>
      <w:r w:rsidRPr="00A34D81">
        <w:rPr>
          <w:sz w:val="20"/>
          <w:szCs w:val="20"/>
        </w:rPr>
      </w:r>
      <w:r w:rsidRPr="00B26E5F">
        <w:rPr>
          <w:sz w:val="20"/>
          <w:szCs w:val="20"/>
          <w:rPrChange w:id="1026" w:author="Microsoft Office User" w:date="2023-09-11T13:17:00Z">
            <w:rPr>
              <w:i/>
            </w:rPr>
          </w:rPrChange>
        </w:rPr>
        <w:fldChar w:fldCharType="separate"/>
      </w:r>
      <w:r w:rsidRPr="00B26E5F">
        <w:rPr>
          <w:i/>
          <w:sz w:val="20"/>
          <w:szCs w:val="20"/>
          <w:rPrChange w:id="1027" w:author="Microsoft Office User" w:date="2023-09-11T13:17:00Z">
            <w:rPr>
              <w:i/>
            </w:rPr>
          </w:rPrChange>
        </w:rPr>
        <w:t xml:space="preserve">Sci. Rep. </w:t>
      </w:r>
      <w:r w:rsidRPr="00B26E5F">
        <w:rPr>
          <w:i/>
          <w:sz w:val="20"/>
          <w:szCs w:val="20"/>
          <w:rPrChange w:id="1028" w:author="Microsoft Office User" w:date="2023-09-11T13:17:00Z">
            <w:rPr>
              <w:i/>
            </w:rPr>
          </w:rPrChange>
        </w:rPr>
        <w:fldChar w:fldCharType="end"/>
      </w:r>
      <w:r w:rsidRPr="00B26E5F">
        <w:rPr>
          <w:sz w:val="20"/>
          <w:szCs w:val="20"/>
          <w:rPrChange w:id="1029" w:author="Microsoft Office User" w:date="2023-09-11T13:17:00Z">
            <w:rPr/>
          </w:rPrChange>
        </w:rPr>
        <w:fldChar w:fldCharType="begin"/>
      </w:r>
      <w:r w:rsidRPr="00B26E5F">
        <w:rPr>
          <w:sz w:val="20"/>
          <w:szCs w:val="20"/>
          <w:rPrChange w:id="1030" w:author="Microsoft Office User" w:date="2023-09-11T13:17:00Z">
            <w:rPr/>
          </w:rPrChange>
        </w:rPr>
        <w:instrText>HYPERLINK "https://www.zotero.org/google-docs/?n2Avay" \h</w:instrText>
      </w:r>
      <w:r w:rsidRPr="00A34D81">
        <w:rPr>
          <w:sz w:val="20"/>
          <w:szCs w:val="20"/>
        </w:rPr>
      </w:r>
      <w:r w:rsidRPr="00B26E5F">
        <w:rPr>
          <w:sz w:val="20"/>
          <w:szCs w:val="20"/>
          <w:rPrChange w:id="1031" w:author="Microsoft Office User" w:date="2023-09-11T13:17:00Z">
            <w:rPr>
              <w:b/>
            </w:rPr>
          </w:rPrChange>
        </w:rPr>
        <w:fldChar w:fldCharType="separate"/>
      </w:r>
      <w:r w:rsidRPr="00B26E5F">
        <w:rPr>
          <w:b/>
          <w:sz w:val="20"/>
          <w:szCs w:val="20"/>
          <w:rPrChange w:id="1032" w:author="Microsoft Office User" w:date="2023-09-11T13:17:00Z">
            <w:rPr>
              <w:b/>
            </w:rPr>
          </w:rPrChange>
        </w:rPr>
        <w:t>9</w:t>
      </w:r>
      <w:r w:rsidRPr="00B26E5F">
        <w:rPr>
          <w:b/>
          <w:sz w:val="20"/>
          <w:szCs w:val="20"/>
          <w:rPrChange w:id="1033" w:author="Microsoft Office User" w:date="2023-09-11T13:17:00Z">
            <w:rPr>
              <w:b/>
            </w:rPr>
          </w:rPrChange>
        </w:rPr>
        <w:fldChar w:fldCharType="end"/>
      </w:r>
      <w:r w:rsidRPr="00B26E5F">
        <w:rPr>
          <w:sz w:val="20"/>
          <w:szCs w:val="20"/>
          <w:rPrChange w:id="1034" w:author="Microsoft Office User" w:date="2023-09-11T13:17:00Z">
            <w:rPr/>
          </w:rPrChange>
        </w:rPr>
        <w:fldChar w:fldCharType="begin"/>
      </w:r>
      <w:r w:rsidRPr="00B26E5F">
        <w:rPr>
          <w:sz w:val="20"/>
          <w:szCs w:val="20"/>
          <w:rPrChange w:id="1035" w:author="Microsoft Office User" w:date="2023-09-11T13:17:00Z">
            <w:rPr/>
          </w:rPrChange>
        </w:rPr>
        <w:instrText>HYPERLINK "https://www.zotero.org/google-docs/?n2Avay" \h</w:instrText>
      </w:r>
      <w:r w:rsidRPr="00A34D81">
        <w:rPr>
          <w:sz w:val="20"/>
          <w:szCs w:val="20"/>
        </w:rPr>
      </w:r>
      <w:r w:rsidRPr="00B26E5F">
        <w:rPr>
          <w:sz w:val="20"/>
          <w:szCs w:val="20"/>
          <w:rPrChange w:id="1036" w:author="Microsoft Office User" w:date="2023-09-11T13:17:00Z">
            <w:rPr/>
          </w:rPrChange>
        </w:rPr>
        <w:fldChar w:fldCharType="separate"/>
      </w:r>
      <w:r w:rsidRPr="00B26E5F">
        <w:rPr>
          <w:sz w:val="20"/>
          <w:szCs w:val="20"/>
          <w:rPrChange w:id="1037" w:author="Microsoft Office User" w:date="2023-09-11T13:17:00Z">
            <w:rPr/>
          </w:rPrChange>
        </w:rPr>
        <w:t>, 1–13 (2019).</w:t>
      </w:r>
      <w:r w:rsidRPr="00B26E5F">
        <w:rPr>
          <w:sz w:val="20"/>
          <w:szCs w:val="20"/>
          <w:rPrChange w:id="1038" w:author="Microsoft Office User" w:date="2023-09-11T13:17:00Z">
            <w:rPr/>
          </w:rPrChange>
        </w:rPr>
        <w:fldChar w:fldCharType="end"/>
      </w:r>
    </w:p>
    <w:p w14:paraId="3073138A" w14:textId="77777777" w:rsidR="0013233D" w:rsidRPr="00B26E5F" w:rsidRDefault="0013233D">
      <w:pPr>
        <w:snapToGrid w:val="0"/>
        <w:contextualSpacing/>
        <w:rPr>
          <w:sz w:val="20"/>
          <w:szCs w:val="20"/>
          <w:rPrChange w:id="1039" w:author="Microsoft Office User" w:date="2023-09-11T13:17:00Z">
            <w:rPr/>
          </w:rPrChange>
        </w:rPr>
        <w:pPrChange w:id="1040" w:author="Microsoft Office User" w:date="2023-09-11T13:17:00Z">
          <w:pPr/>
        </w:pPrChange>
      </w:pPr>
    </w:p>
    <w:p w14:paraId="20CF2C9C" w14:textId="77777777" w:rsidR="000C56B0" w:rsidRPr="00B26E5F" w:rsidRDefault="00367A15">
      <w:pPr>
        <w:snapToGrid w:val="0"/>
        <w:contextualSpacing/>
        <w:rPr>
          <w:sz w:val="20"/>
          <w:szCs w:val="20"/>
          <w:rPrChange w:id="1041" w:author="Microsoft Office User" w:date="2023-09-11T13:17:00Z">
            <w:rPr/>
          </w:rPrChange>
        </w:rPr>
        <w:pPrChange w:id="1042" w:author="Microsoft Office User" w:date="2023-09-11T13:17:00Z">
          <w:pPr/>
        </w:pPrChange>
      </w:pPr>
      <w:r w:rsidRPr="00B26E5F">
        <w:rPr>
          <w:sz w:val="20"/>
          <w:szCs w:val="20"/>
          <w:rPrChange w:id="1043" w:author="Microsoft Office User" w:date="2023-09-11T13:17:00Z">
            <w:rPr/>
          </w:rPrChange>
        </w:rPr>
        <w:fldChar w:fldCharType="begin"/>
      </w:r>
      <w:r w:rsidRPr="00B26E5F">
        <w:rPr>
          <w:sz w:val="20"/>
          <w:szCs w:val="20"/>
          <w:rPrChange w:id="1044" w:author="Microsoft Office User" w:date="2023-09-11T13:17:00Z">
            <w:rPr/>
          </w:rPrChange>
        </w:rPr>
        <w:instrText>HYPERLINK "https://www.zotero.org/google-docs/?n2Avay" \h</w:instrText>
      </w:r>
      <w:r w:rsidRPr="00A34D81">
        <w:rPr>
          <w:sz w:val="20"/>
          <w:szCs w:val="20"/>
        </w:rPr>
      </w:r>
      <w:r w:rsidRPr="00B26E5F">
        <w:rPr>
          <w:sz w:val="20"/>
          <w:szCs w:val="20"/>
          <w:rPrChange w:id="1045" w:author="Microsoft Office User" w:date="2023-09-11T13:17:00Z">
            <w:rPr/>
          </w:rPrChange>
        </w:rPr>
        <w:fldChar w:fldCharType="separate"/>
      </w:r>
      <w:r w:rsidRPr="00B26E5F">
        <w:rPr>
          <w:sz w:val="20"/>
          <w:szCs w:val="20"/>
          <w:rPrChange w:id="1046" w:author="Microsoft Office User" w:date="2023-09-11T13:17:00Z">
            <w:rPr/>
          </w:rPrChange>
        </w:rPr>
        <w:t>10.</w:t>
      </w:r>
      <w:r w:rsidRPr="00B26E5F">
        <w:rPr>
          <w:sz w:val="20"/>
          <w:szCs w:val="20"/>
          <w:rPrChange w:id="1047" w:author="Microsoft Office User" w:date="2023-09-11T13:17:00Z">
            <w:rPr/>
          </w:rPrChange>
        </w:rPr>
        <w:tab/>
        <w:t xml:space="preserve">Wang, L. </w:t>
      </w:r>
      <w:r w:rsidRPr="00B26E5F">
        <w:rPr>
          <w:sz w:val="20"/>
          <w:szCs w:val="20"/>
          <w:rPrChange w:id="1048" w:author="Microsoft Office User" w:date="2023-09-11T13:17:00Z">
            <w:rPr/>
          </w:rPrChange>
        </w:rPr>
        <w:fldChar w:fldCharType="end"/>
      </w:r>
      <w:r w:rsidRPr="00B26E5F">
        <w:rPr>
          <w:sz w:val="20"/>
          <w:szCs w:val="20"/>
          <w:rPrChange w:id="1049" w:author="Microsoft Office User" w:date="2023-09-11T13:17:00Z">
            <w:rPr/>
          </w:rPrChange>
        </w:rPr>
        <w:fldChar w:fldCharType="begin"/>
      </w:r>
      <w:r w:rsidRPr="00B26E5F">
        <w:rPr>
          <w:sz w:val="20"/>
          <w:szCs w:val="20"/>
          <w:rPrChange w:id="1050" w:author="Microsoft Office User" w:date="2023-09-11T13:17:00Z">
            <w:rPr/>
          </w:rPrChange>
        </w:rPr>
        <w:instrText>HYPERLINK "https://www.zotero.org/google-docs/?n2Avay" \h</w:instrText>
      </w:r>
      <w:r w:rsidRPr="00A34D81">
        <w:rPr>
          <w:sz w:val="20"/>
          <w:szCs w:val="20"/>
        </w:rPr>
      </w:r>
      <w:r w:rsidRPr="00B26E5F">
        <w:rPr>
          <w:sz w:val="20"/>
          <w:szCs w:val="20"/>
          <w:rPrChange w:id="1051" w:author="Microsoft Office User" w:date="2023-09-11T13:17:00Z">
            <w:rPr>
              <w:i/>
            </w:rPr>
          </w:rPrChange>
        </w:rPr>
        <w:fldChar w:fldCharType="separate"/>
      </w:r>
      <w:r w:rsidRPr="00B26E5F">
        <w:rPr>
          <w:i/>
          <w:sz w:val="20"/>
          <w:szCs w:val="20"/>
          <w:rPrChange w:id="1052" w:author="Microsoft Office User" w:date="2023-09-11T13:17:00Z">
            <w:rPr>
              <w:i/>
            </w:rPr>
          </w:rPrChange>
        </w:rPr>
        <w:t>et al.</w:t>
      </w:r>
      <w:r w:rsidRPr="00B26E5F">
        <w:rPr>
          <w:i/>
          <w:sz w:val="20"/>
          <w:szCs w:val="20"/>
          <w:rPrChange w:id="1053" w:author="Microsoft Office User" w:date="2023-09-11T13:17:00Z">
            <w:rPr>
              <w:i/>
            </w:rPr>
          </w:rPrChange>
        </w:rPr>
        <w:fldChar w:fldCharType="end"/>
      </w:r>
      <w:r w:rsidRPr="00B26E5F">
        <w:rPr>
          <w:sz w:val="20"/>
          <w:szCs w:val="20"/>
          <w:rPrChange w:id="1054" w:author="Microsoft Office User" w:date="2023-09-11T13:17:00Z">
            <w:rPr/>
          </w:rPrChange>
        </w:rPr>
        <w:fldChar w:fldCharType="begin"/>
      </w:r>
      <w:r w:rsidRPr="00B26E5F">
        <w:rPr>
          <w:sz w:val="20"/>
          <w:szCs w:val="20"/>
          <w:rPrChange w:id="1055" w:author="Microsoft Office User" w:date="2023-09-11T13:17:00Z">
            <w:rPr/>
          </w:rPrChange>
        </w:rPr>
        <w:instrText>HYPERLINK "https://www.zotero.org/google-docs/?n2Avay" \h</w:instrText>
      </w:r>
      <w:r w:rsidRPr="00A34D81">
        <w:rPr>
          <w:sz w:val="20"/>
          <w:szCs w:val="20"/>
        </w:rPr>
      </w:r>
      <w:r w:rsidRPr="00B26E5F">
        <w:rPr>
          <w:sz w:val="20"/>
          <w:szCs w:val="20"/>
          <w:rPrChange w:id="1056" w:author="Microsoft Office User" w:date="2023-09-11T13:17:00Z">
            <w:rPr/>
          </w:rPrChange>
        </w:rPr>
        <w:fldChar w:fldCharType="separate"/>
      </w:r>
      <w:r w:rsidRPr="00B26E5F">
        <w:rPr>
          <w:sz w:val="20"/>
          <w:szCs w:val="20"/>
          <w:rPrChange w:id="1057" w:author="Microsoft Office User" w:date="2023-09-11T13:17:00Z">
            <w:rPr/>
          </w:rPrChange>
        </w:rPr>
        <w:t xml:space="preserve"> Corals and their microbiomes are differentially affected by exposure to elevated nutrients and a natural thermal anomaly. </w:t>
      </w:r>
      <w:r w:rsidRPr="00B26E5F">
        <w:rPr>
          <w:sz w:val="20"/>
          <w:szCs w:val="20"/>
          <w:rPrChange w:id="1058" w:author="Microsoft Office User" w:date="2023-09-11T13:17:00Z">
            <w:rPr/>
          </w:rPrChange>
        </w:rPr>
        <w:fldChar w:fldCharType="end"/>
      </w:r>
      <w:r w:rsidRPr="00B26E5F">
        <w:rPr>
          <w:sz w:val="20"/>
          <w:szCs w:val="20"/>
          <w:rPrChange w:id="1059" w:author="Microsoft Office User" w:date="2023-09-11T13:17:00Z">
            <w:rPr/>
          </w:rPrChange>
        </w:rPr>
        <w:fldChar w:fldCharType="begin"/>
      </w:r>
      <w:r w:rsidRPr="00B26E5F">
        <w:rPr>
          <w:sz w:val="20"/>
          <w:szCs w:val="20"/>
          <w:rPrChange w:id="1060" w:author="Microsoft Office User" w:date="2023-09-11T13:17:00Z">
            <w:rPr/>
          </w:rPrChange>
        </w:rPr>
        <w:instrText>HYPERLINK "https://www.zotero.org/google-docs/?n2Avay" \h</w:instrText>
      </w:r>
      <w:r w:rsidRPr="00A34D81">
        <w:rPr>
          <w:sz w:val="20"/>
          <w:szCs w:val="20"/>
        </w:rPr>
      </w:r>
      <w:r w:rsidRPr="00B26E5F">
        <w:rPr>
          <w:sz w:val="20"/>
          <w:szCs w:val="20"/>
          <w:rPrChange w:id="1061" w:author="Microsoft Office User" w:date="2023-09-11T13:17:00Z">
            <w:rPr>
              <w:i/>
            </w:rPr>
          </w:rPrChange>
        </w:rPr>
        <w:fldChar w:fldCharType="separate"/>
      </w:r>
      <w:r w:rsidRPr="00B26E5F">
        <w:rPr>
          <w:i/>
          <w:sz w:val="20"/>
          <w:szCs w:val="20"/>
          <w:rPrChange w:id="1062" w:author="Microsoft Office User" w:date="2023-09-11T13:17:00Z">
            <w:rPr>
              <w:i/>
            </w:rPr>
          </w:rPrChange>
        </w:rPr>
        <w:t xml:space="preserve">Front. Mar. Sci. </w:t>
      </w:r>
      <w:r w:rsidRPr="00B26E5F">
        <w:rPr>
          <w:i/>
          <w:sz w:val="20"/>
          <w:szCs w:val="20"/>
          <w:rPrChange w:id="1063" w:author="Microsoft Office User" w:date="2023-09-11T13:17:00Z">
            <w:rPr>
              <w:i/>
            </w:rPr>
          </w:rPrChange>
        </w:rPr>
        <w:fldChar w:fldCharType="end"/>
      </w:r>
      <w:r w:rsidRPr="00B26E5F">
        <w:rPr>
          <w:sz w:val="20"/>
          <w:szCs w:val="20"/>
          <w:rPrChange w:id="1064" w:author="Microsoft Office User" w:date="2023-09-11T13:17:00Z">
            <w:rPr/>
          </w:rPrChange>
        </w:rPr>
        <w:fldChar w:fldCharType="begin"/>
      </w:r>
      <w:r w:rsidRPr="00B26E5F">
        <w:rPr>
          <w:sz w:val="20"/>
          <w:szCs w:val="20"/>
          <w:rPrChange w:id="1065" w:author="Microsoft Office User" w:date="2023-09-11T13:17:00Z">
            <w:rPr/>
          </w:rPrChange>
        </w:rPr>
        <w:instrText>HYPERLINK "https://www.zotero.org/google-docs/?n2Avay" \h</w:instrText>
      </w:r>
      <w:r w:rsidRPr="00A34D81">
        <w:rPr>
          <w:sz w:val="20"/>
          <w:szCs w:val="20"/>
        </w:rPr>
      </w:r>
      <w:r w:rsidRPr="00B26E5F">
        <w:rPr>
          <w:sz w:val="20"/>
          <w:szCs w:val="20"/>
          <w:rPrChange w:id="1066" w:author="Microsoft Office User" w:date="2023-09-11T13:17:00Z">
            <w:rPr>
              <w:b/>
            </w:rPr>
          </w:rPrChange>
        </w:rPr>
        <w:fldChar w:fldCharType="separate"/>
      </w:r>
      <w:r w:rsidRPr="00B26E5F">
        <w:rPr>
          <w:b/>
          <w:sz w:val="20"/>
          <w:szCs w:val="20"/>
          <w:rPrChange w:id="1067" w:author="Microsoft Office User" w:date="2023-09-11T13:17:00Z">
            <w:rPr>
              <w:b/>
            </w:rPr>
          </w:rPrChange>
        </w:rPr>
        <w:t>5</w:t>
      </w:r>
      <w:r w:rsidRPr="00B26E5F">
        <w:rPr>
          <w:b/>
          <w:sz w:val="20"/>
          <w:szCs w:val="20"/>
          <w:rPrChange w:id="1068" w:author="Microsoft Office User" w:date="2023-09-11T13:17:00Z">
            <w:rPr>
              <w:b/>
            </w:rPr>
          </w:rPrChange>
        </w:rPr>
        <w:fldChar w:fldCharType="end"/>
      </w:r>
      <w:r w:rsidRPr="00B26E5F">
        <w:rPr>
          <w:sz w:val="20"/>
          <w:szCs w:val="20"/>
          <w:rPrChange w:id="1069" w:author="Microsoft Office User" w:date="2023-09-11T13:17:00Z">
            <w:rPr/>
          </w:rPrChange>
        </w:rPr>
        <w:fldChar w:fldCharType="begin"/>
      </w:r>
      <w:r w:rsidRPr="00B26E5F">
        <w:rPr>
          <w:sz w:val="20"/>
          <w:szCs w:val="20"/>
          <w:rPrChange w:id="1070" w:author="Microsoft Office User" w:date="2023-09-11T13:17:00Z">
            <w:rPr/>
          </w:rPrChange>
        </w:rPr>
        <w:instrText>HYPERLINK "https://www.zotero.org/google-docs/?n2Avay" \h</w:instrText>
      </w:r>
      <w:r w:rsidRPr="00A34D81">
        <w:rPr>
          <w:sz w:val="20"/>
          <w:szCs w:val="20"/>
        </w:rPr>
      </w:r>
      <w:r w:rsidRPr="00B26E5F">
        <w:rPr>
          <w:sz w:val="20"/>
          <w:szCs w:val="20"/>
          <w:rPrChange w:id="1071" w:author="Microsoft Office User" w:date="2023-09-11T13:17:00Z">
            <w:rPr/>
          </w:rPrChange>
        </w:rPr>
        <w:fldChar w:fldCharType="separate"/>
      </w:r>
      <w:r w:rsidRPr="00B26E5F">
        <w:rPr>
          <w:sz w:val="20"/>
          <w:szCs w:val="20"/>
          <w:rPrChange w:id="1072" w:author="Microsoft Office User" w:date="2023-09-11T13:17:00Z">
            <w:rPr/>
          </w:rPrChange>
        </w:rPr>
        <w:t>, 101 (2018).</w:t>
      </w:r>
      <w:r w:rsidRPr="00B26E5F">
        <w:rPr>
          <w:sz w:val="20"/>
          <w:szCs w:val="20"/>
          <w:rPrChange w:id="1073" w:author="Microsoft Office User" w:date="2023-09-11T13:17:00Z">
            <w:rPr/>
          </w:rPrChange>
        </w:rPr>
        <w:fldChar w:fldCharType="end"/>
      </w:r>
    </w:p>
    <w:p w14:paraId="1A16574D" w14:textId="77777777" w:rsidR="0013233D" w:rsidRPr="00B26E5F" w:rsidRDefault="0013233D">
      <w:pPr>
        <w:snapToGrid w:val="0"/>
        <w:contextualSpacing/>
        <w:rPr>
          <w:sz w:val="20"/>
          <w:szCs w:val="20"/>
          <w:rPrChange w:id="1074" w:author="Microsoft Office User" w:date="2023-09-11T13:17:00Z">
            <w:rPr/>
          </w:rPrChange>
        </w:rPr>
        <w:pPrChange w:id="1075" w:author="Microsoft Office User" w:date="2023-09-11T13:17:00Z">
          <w:pPr/>
        </w:pPrChange>
      </w:pPr>
    </w:p>
    <w:p w14:paraId="46EF1FBC" w14:textId="77777777" w:rsidR="000C56B0" w:rsidRPr="00B26E5F" w:rsidRDefault="00367A15">
      <w:pPr>
        <w:snapToGrid w:val="0"/>
        <w:contextualSpacing/>
        <w:rPr>
          <w:sz w:val="20"/>
          <w:szCs w:val="20"/>
          <w:rPrChange w:id="1076" w:author="Microsoft Office User" w:date="2023-09-11T13:17:00Z">
            <w:rPr/>
          </w:rPrChange>
        </w:rPr>
        <w:pPrChange w:id="1077" w:author="Microsoft Office User" w:date="2023-09-11T13:17:00Z">
          <w:pPr/>
        </w:pPrChange>
      </w:pPr>
      <w:r w:rsidRPr="00B26E5F">
        <w:rPr>
          <w:sz w:val="20"/>
          <w:szCs w:val="20"/>
          <w:rPrChange w:id="1078" w:author="Microsoft Office User" w:date="2023-09-11T13:17:00Z">
            <w:rPr/>
          </w:rPrChange>
        </w:rPr>
        <w:fldChar w:fldCharType="begin"/>
      </w:r>
      <w:r w:rsidRPr="00B26E5F">
        <w:rPr>
          <w:sz w:val="20"/>
          <w:szCs w:val="20"/>
          <w:rPrChange w:id="1079" w:author="Microsoft Office User" w:date="2023-09-11T13:17:00Z">
            <w:rPr/>
          </w:rPrChange>
        </w:rPr>
        <w:instrText>HYPERLINK "https://www.zotero.org/google-docs/?n2Avay" \h</w:instrText>
      </w:r>
      <w:r w:rsidRPr="00A34D81">
        <w:rPr>
          <w:sz w:val="20"/>
          <w:szCs w:val="20"/>
        </w:rPr>
      </w:r>
      <w:r w:rsidRPr="00B26E5F">
        <w:rPr>
          <w:sz w:val="20"/>
          <w:szCs w:val="20"/>
          <w:rPrChange w:id="1080" w:author="Microsoft Office User" w:date="2023-09-11T13:17:00Z">
            <w:rPr/>
          </w:rPrChange>
        </w:rPr>
        <w:fldChar w:fldCharType="separate"/>
      </w:r>
      <w:r w:rsidRPr="00B26E5F">
        <w:rPr>
          <w:sz w:val="20"/>
          <w:szCs w:val="20"/>
          <w:rPrChange w:id="1081" w:author="Microsoft Office User" w:date="2023-09-11T13:17:00Z">
            <w:rPr/>
          </w:rPrChange>
        </w:rPr>
        <w:t>11.</w:t>
      </w:r>
      <w:r w:rsidRPr="00B26E5F">
        <w:rPr>
          <w:sz w:val="20"/>
          <w:szCs w:val="20"/>
          <w:rPrChange w:id="1082" w:author="Microsoft Office User" w:date="2023-09-11T13:17:00Z">
            <w:rPr/>
          </w:rPrChange>
        </w:rPr>
        <w:tab/>
      </w:r>
      <w:proofErr w:type="spellStart"/>
      <w:r w:rsidRPr="00B26E5F">
        <w:rPr>
          <w:sz w:val="20"/>
          <w:szCs w:val="20"/>
          <w:rPrChange w:id="1083" w:author="Microsoft Office User" w:date="2023-09-11T13:17:00Z">
            <w:rPr/>
          </w:rPrChange>
        </w:rPr>
        <w:t>Pootakham</w:t>
      </w:r>
      <w:proofErr w:type="spellEnd"/>
      <w:r w:rsidRPr="00B26E5F">
        <w:rPr>
          <w:sz w:val="20"/>
          <w:szCs w:val="20"/>
          <w:rPrChange w:id="1084" w:author="Microsoft Office User" w:date="2023-09-11T13:17:00Z">
            <w:rPr/>
          </w:rPrChange>
        </w:rPr>
        <w:t xml:space="preserve">, W. </w:t>
      </w:r>
      <w:r w:rsidRPr="00B26E5F">
        <w:rPr>
          <w:sz w:val="20"/>
          <w:szCs w:val="20"/>
          <w:rPrChange w:id="1085" w:author="Microsoft Office User" w:date="2023-09-11T13:17:00Z">
            <w:rPr/>
          </w:rPrChange>
        </w:rPr>
        <w:fldChar w:fldCharType="end"/>
      </w:r>
      <w:r w:rsidRPr="00B26E5F">
        <w:rPr>
          <w:sz w:val="20"/>
          <w:szCs w:val="20"/>
          <w:rPrChange w:id="1086" w:author="Microsoft Office User" w:date="2023-09-11T13:17:00Z">
            <w:rPr/>
          </w:rPrChange>
        </w:rPr>
        <w:fldChar w:fldCharType="begin"/>
      </w:r>
      <w:r w:rsidRPr="00B26E5F">
        <w:rPr>
          <w:sz w:val="20"/>
          <w:szCs w:val="20"/>
          <w:rPrChange w:id="1087" w:author="Microsoft Office User" w:date="2023-09-11T13:17:00Z">
            <w:rPr/>
          </w:rPrChange>
        </w:rPr>
        <w:instrText>HYPERLINK "https://www.zotero.org/google-docs/?n2Avay" \h</w:instrText>
      </w:r>
      <w:r w:rsidRPr="00A34D81">
        <w:rPr>
          <w:sz w:val="20"/>
          <w:szCs w:val="20"/>
        </w:rPr>
      </w:r>
      <w:r w:rsidRPr="00B26E5F">
        <w:rPr>
          <w:sz w:val="20"/>
          <w:szCs w:val="20"/>
          <w:rPrChange w:id="1088" w:author="Microsoft Office User" w:date="2023-09-11T13:17:00Z">
            <w:rPr>
              <w:i/>
            </w:rPr>
          </w:rPrChange>
        </w:rPr>
        <w:fldChar w:fldCharType="separate"/>
      </w:r>
      <w:r w:rsidRPr="00B26E5F">
        <w:rPr>
          <w:i/>
          <w:sz w:val="20"/>
          <w:szCs w:val="20"/>
          <w:rPrChange w:id="1089" w:author="Microsoft Office User" w:date="2023-09-11T13:17:00Z">
            <w:rPr>
              <w:i/>
            </w:rPr>
          </w:rPrChange>
        </w:rPr>
        <w:t>et al.</w:t>
      </w:r>
      <w:r w:rsidRPr="00B26E5F">
        <w:rPr>
          <w:i/>
          <w:sz w:val="20"/>
          <w:szCs w:val="20"/>
          <w:rPrChange w:id="1090" w:author="Microsoft Office User" w:date="2023-09-11T13:17:00Z">
            <w:rPr>
              <w:i/>
            </w:rPr>
          </w:rPrChange>
        </w:rPr>
        <w:fldChar w:fldCharType="end"/>
      </w:r>
      <w:r w:rsidRPr="00B26E5F">
        <w:rPr>
          <w:sz w:val="20"/>
          <w:szCs w:val="20"/>
          <w:rPrChange w:id="1091" w:author="Microsoft Office User" w:date="2023-09-11T13:17:00Z">
            <w:rPr/>
          </w:rPrChange>
        </w:rPr>
        <w:fldChar w:fldCharType="begin"/>
      </w:r>
      <w:r w:rsidRPr="00B26E5F">
        <w:rPr>
          <w:sz w:val="20"/>
          <w:szCs w:val="20"/>
          <w:rPrChange w:id="1092" w:author="Microsoft Office User" w:date="2023-09-11T13:17:00Z">
            <w:rPr/>
          </w:rPrChange>
        </w:rPr>
        <w:instrText>HYPERLINK "https://www.zotero.org/google-docs/?n2Avay" \h</w:instrText>
      </w:r>
      <w:r w:rsidRPr="00A34D81">
        <w:rPr>
          <w:sz w:val="20"/>
          <w:szCs w:val="20"/>
        </w:rPr>
      </w:r>
      <w:r w:rsidRPr="00B26E5F">
        <w:rPr>
          <w:sz w:val="20"/>
          <w:szCs w:val="20"/>
          <w:rPrChange w:id="1093" w:author="Microsoft Office User" w:date="2023-09-11T13:17:00Z">
            <w:rPr/>
          </w:rPrChange>
        </w:rPr>
        <w:fldChar w:fldCharType="separate"/>
      </w:r>
      <w:r w:rsidRPr="00B26E5F">
        <w:rPr>
          <w:sz w:val="20"/>
          <w:szCs w:val="20"/>
          <w:rPrChange w:id="1094" w:author="Microsoft Office User" w:date="2023-09-11T13:17:00Z">
            <w:rPr/>
          </w:rPrChange>
        </w:rPr>
        <w:t xml:space="preserve"> Heat‐induced shift in coral microbiome reveals several members of the </w:t>
      </w:r>
      <w:proofErr w:type="spellStart"/>
      <w:r w:rsidRPr="00B26E5F">
        <w:rPr>
          <w:sz w:val="20"/>
          <w:szCs w:val="20"/>
          <w:rPrChange w:id="1095" w:author="Microsoft Office User" w:date="2023-09-11T13:17:00Z">
            <w:rPr/>
          </w:rPrChange>
        </w:rPr>
        <w:t>Rhodobacteraceae</w:t>
      </w:r>
      <w:proofErr w:type="spellEnd"/>
      <w:r w:rsidRPr="00B26E5F">
        <w:rPr>
          <w:sz w:val="20"/>
          <w:szCs w:val="20"/>
          <w:rPrChange w:id="1096" w:author="Microsoft Office User" w:date="2023-09-11T13:17:00Z">
            <w:rPr/>
          </w:rPrChange>
        </w:rPr>
        <w:t xml:space="preserve"> family as indicator species for thermal stress in Porites lutea. </w:t>
      </w:r>
      <w:r w:rsidRPr="00B26E5F">
        <w:rPr>
          <w:sz w:val="20"/>
          <w:szCs w:val="20"/>
          <w:rPrChange w:id="1097" w:author="Microsoft Office User" w:date="2023-09-11T13:17:00Z">
            <w:rPr/>
          </w:rPrChange>
        </w:rPr>
        <w:fldChar w:fldCharType="end"/>
      </w:r>
      <w:r w:rsidRPr="00B26E5F">
        <w:rPr>
          <w:sz w:val="20"/>
          <w:szCs w:val="20"/>
          <w:rPrChange w:id="1098" w:author="Microsoft Office User" w:date="2023-09-11T13:17:00Z">
            <w:rPr/>
          </w:rPrChange>
        </w:rPr>
        <w:fldChar w:fldCharType="begin"/>
      </w:r>
      <w:r w:rsidRPr="00B26E5F">
        <w:rPr>
          <w:sz w:val="20"/>
          <w:szCs w:val="20"/>
          <w:rPrChange w:id="1099" w:author="Microsoft Office User" w:date="2023-09-11T13:17:00Z">
            <w:rPr/>
          </w:rPrChange>
        </w:rPr>
        <w:instrText>HYPERLINK "https://www.zotero.org/google-docs/?n2Avay" \h</w:instrText>
      </w:r>
      <w:r w:rsidRPr="00A34D81">
        <w:rPr>
          <w:sz w:val="20"/>
          <w:szCs w:val="20"/>
        </w:rPr>
      </w:r>
      <w:r w:rsidRPr="00B26E5F">
        <w:rPr>
          <w:sz w:val="20"/>
          <w:szCs w:val="20"/>
          <w:rPrChange w:id="1100" w:author="Microsoft Office User" w:date="2023-09-11T13:17:00Z">
            <w:rPr>
              <w:i/>
            </w:rPr>
          </w:rPrChange>
        </w:rPr>
        <w:fldChar w:fldCharType="separate"/>
      </w:r>
      <w:proofErr w:type="spellStart"/>
      <w:r w:rsidRPr="00B26E5F">
        <w:rPr>
          <w:i/>
          <w:sz w:val="20"/>
          <w:szCs w:val="20"/>
          <w:rPrChange w:id="1101" w:author="Microsoft Office User" w:date="2023-09-11T13:17:00Z">
            <w:rPr>
              <w:i/>
            </w:rPr>
          </w:rPrChange>
        </w:rPr>
        <w:t>MicrobiologyOpen</w:t>
      </w:r>
      <w:proofErr w:type="spellEnd"/>
      <w:r w:rsidRPr="00B26E5F">
        <w:rPr>
          <w:i/>
          <w:sz w:val="20"/>
          <w:szCs w:val="20"/>
          <w:rPrChange w:id="1102" w:author="Microsoft Office User" w:date="2023-09-11T13:17:00Z">
            <w:rPr>
              <w:i/>
            </w:rPr>
          </w:rPrChange>
        </w:rPr>
        <w:t xml:space="preserve"> </w:t>
      </w:r>
      <w:r w:rsidRPr="00B26E5F">
        <w:rPr>
          <w:i/>
          <w:sz w:val="20"/>
          <w:szCs w:val="20"/>
          <w:rPrChange w:id="1103" w:author="Microsoft Office User" w:date="2023-09-11T13:17:00Z">
            <w:rPr>
              <w:i/>
            </w:rPr>
          </w:rPrChange>
        </w:rPr>
        <w:fldChar w:fldCharType="end"/>
      </w:r>
      <w:r w:rsidRPr="00B26E5F">
        <w:rPr>
          <w:sz w:val="20"/>
          <w:szCs w:val="20"/>
          <w:rPrChange w:id="1104" w:author="Microsoft Office User" w:date="2023-09-11T13:17:00Z">
            <w:rPr/>
          </w:rPrChange>
        </w:rPr>
        <w:fldChar w:fldCharType="begin"/>
      </w:r>
      <w:r w:rsidRPr="00B26E5F">
        <w:rPr>
          <w:sz w:val="20"/>
          <w:szCs w:val="20"/>
          <w:rPrChange w:id="1105" w:author="Microsoft Office User" w:date="2023-09-11T13:17:00Z">
            <w:rPr/>
          </w:rPrChange>
        </w:rPr>
        <w:instrText>HYPERLINK "https://www.zotero.org/google-docs/?n2Avay" \h</w:instrText>
      </w:r>
      <w:r w:rsidRPr="00A34D81">
        <w:rPr>
          <w:sz w:val="20"/>
          <w:szCs w:val="20"/>
        </w:rPr>
      </w:r>
      <w:r w:rsidRPr="00B26E5F">
        <w:rPr>
          <w:sz w:val="20"/>
          <w:szCs w:val="20"/>
          <w:rPrChange w:id="1106" w:author="Microsoft Office User" w:date="2023-09-11T13:17:00Z">
            <w:rPr>
              <w:b/>
            </w:rPr>
          </w:rPrChange>
        </w:rPr>
        <w:fldChar w:fldCharType="separate"/>
      </w:r>
      <w:r w:rsidRPr="00B26E5F">
        <w:rPr>
          <w:b/>
          <w:sz w:val="20"/>
          <w:szCs w:val="20"/>
          <w:rPrChange w:id="1107" w:author="Microsoft Office User" w:date="2023-09-11T13:17:00Z">
            <w:rPr>
              <w:b/>
            </w:rPr>
          </w:rPrChange>
        </w:rPr>
        <w:t>8</w:t>
      </w:r>
      <w:r w:rsidRPr="00B26E5F">
        <w:rPr>
          <w:b/>
          <w:sz w:val="20"/>
          <w:szCs w:val="20"/>
          <w:rPrChange w:id="1108" w:author="Microsoft Office User" w:date="2023-09-11T13:17:00Z">
            <w:rPr>
              <w:b/>
            </w:rPr>
          </w:rPrChange>
        </w:rPr>
        <w:fldChar w:fldCharType="end"/>
      </w:r>
      <w:r w:rsidRPr="00B26E5F">
        <w:rPr>
          <w:sz w:val="20"/>
          <w:szCs w:val="20"/>
          <w:rPrChange w:id="1109" w:author="Microsoft Office User" w:date="2023-09-11T13:17:00Z">
            <w:rPr/>
          </w:rPrChange>
        </w:rPr>
        <w:fldChar w:fldCharType="begin"/>
      </w:r>
      <w:r w:rsidRPr="00B26E5F">
        <w:rPr>
          <w:sz w:val="20"/>
          <w:szCs w:val="20"/>
          <w:rPrChange w:id="1110" w:author="Microsoft Office User" w:date="2023-09-11T13:17:00Z">
            <w:rPr/>
          </w:rPrChange>
        </w:rPr>
        <w:instrText>HYPERLINK "https://www.zotero.org/google-docs/?n2Avay" \h</w:instrText>
      </w:r>
      <w:r w:rsidRPr="00A34D81">
        <w:rPr>
          <w:sz w:val="20"/>
          <w:szCs w:val="20"/>
        </w:rPr>
      </w:r>
      <w:r w:rsidRPr="00B26E5F">
        <w:rPr>
          <w:sz w:val="20"/>
          <w:szCs w:val="20"/>
          <w:rPrChange w:id="1111" w:author="Microsoft Office User" w:date="2023-09-11T13:17:00Z">
            <w:rPr/>
          </w:rPrChange>
        </w:rPr>
        <w:fldChar w:fldCharType="separate"/>
      </w:r>
      <w:r w:rsidRPr="00B26E5F">
        <w:rPr>
          <w:sz w:val="20"/>
          <w:szCs w:val="20"/>
          <w:rPrChange w:id="1112" w:author="Microsoft Office User" w:date="2023-09-11T13:17:00Z">
            <w:rPr/>
          </w:rPrChange>
        </w:rPr>
        <w:t>, e935 (2019).</w:t>
      </w:r>
      <w:r w:rsidRPr="00B26E5F">
        <w:rPr>
          <w:sz w:val="20"/>
          <w:szCs w:val="20"/>
          <w:rPrChange w:id="1113" w:author="Microsoft Office User" w:date="2023-09-11T13:17:00Z">
            <w:rPr/>
          </w:rPrChange>
        </w:rPr>
        <w:fldChar w:fldCharType="end"/>
      </w:r>
    </w:p>
    <w:p w14:paraId="6E0A6D98" w14:textId="77777777" w:rsidR="0013233D" w:rsidRPr="00B26E5F" w:rsidRDefault="0013233D">
      <w:pPr>
        <w:snapToGrid w:val="0"/>
        <w:contextualSpacing/>
        <w:rPr>
          <w:sz w:val="20"/>
          <w:szCs w:val="20"/>
          <w:rPrChange w:id="1114" w:author="Microsoft Office User" w:date="2023-09-11T13:17:00Z">
            <w:rPr/>
          </w:rPrChange>
        </w:rPr>
        <w:pPrChange w:id="1115" w:author="Microsoft Office User" w:date="2023-09-11T13:17:00Z">
          <w:pPr/>
        </w:pPrChange>
      </w:pPr>
    </w:p>
    <w:p w14:paraId="5EA13893" w14:textId="77777777" w:rsidR="000C56B0" w:rsidRPr="00B26E5F" w:rsidRDefault="00367A15">
      <w:pPr>
        <w:snapToGrid w:val="0"/>
        <w:contextualSpacing/>
        <w:rPr>
          <w:sz w:val="20"/>
          <w:szCs w:val="20"/>
          <w:rPrChange w:id="1116" w:author="Microsoft Office User" w:date="2023-09-11T13:17:00Z">
            <w:rPr/>
          </w:rPrChange>
        </w:rPr>
        <w:pPrChange w:id="1117" w:author="Microsoft Office User" w:date="2023-09-11T13:17:00Z">
          <w:pPr/>
        </w:pPrChange>
      </w:pPr>
      <w:r w:rsidRPr="00B26E5F">
        <w:rPr>
          <w:sz w:val="20"/>
          <w:szCs w:val="20"/>
          <w:rPrChange w:id="1118" w:author="Microsoft Office User" w:date="2023-09-11T13:17:00Z">
            <w:rPr/>
          </w:rPrChange>
        </w:rPr>
        <w:fldChar w:fldCharType="begin"/>
      </w:r>
      <w:r w:rsidRPr="00B26E5F">
        <w:rPr>
          <w:sz w:val="20"/>
          <w:szCs w:val="20"/>
          <w:rPrChange w:id="1119" w:author="Microsoft Office User" w:date="2023-09-11T13:17:00Z">
            <w:rPr/>
          </w:rPrChange>
        </w:rPr>
        <w:instrText>HYPERLINK "https://www.zotero.org/google-docs/?n2Avay" \h</w:instrText>
      </w:r>
      <w:r w:rsidRPr="00A34D81">
        <w:rPr>
          <w:sz w:val="20"/>
          <w:szCs w:val="20"/>
        </w:rPr>
      </w:r>
      <w:r w:rsidRPr="00B26E5F">
        <w:rPr>
          <w:sz w:val="20"/>
          <w:szCs w:val="20"/>
          <w:rPrChange w:id="1120" w:author="Microsoft Office User" w:date="2023-09-11T13:17:00Z">
            <w:rPr/>
          </w:rPrChange>
        </w:rPr>
        <w:fldChar w:fldCharType="separate"/>
      </w:r>
      <w:r w:rsidRPr="00B26E5F">
        <w:rPr>
          <w:sz w:val="20"/>
          <w:szCs w:val="20"/>
          <w:rPrChange w:id="1121" w:author="Microsoft Office User" w:date="2023-09-11T13:17:00Z">
            <w:rPr/>
          </w:rPrChange>
        </w:rPr>
        <w:t>12.</w:t>
      </w:r>
      <w:r w:rsidRPr="00B26E5F">
        <w:rPr>
          <w:sz w:val="20"/>
          <w:szCs w:val="20"/>
          <w:rPrChange w:id="1122" w:author="Microsoft Office User" w:date="2023-09-11T13:17:00Z">
            <w:rPr/>
          </w:rPrChange>
        </w:rPr>
        <w:tab/>
        <w:t xml:space="preserve">Ricci, F. </w:t>
      </w:r>
      <w:r w:rsidRPr="00B26E5F">
        <w:rPr>
          <w:sz w:val="20"/>
          <w:szCs w:val="20"/>
          <w:rPrChange w:id="1123" w:author="Microsoft Office User" w:date="2023-09-11T13:17:00Z">
            <w:rPr/>
          </w:rPrChange>
        </w:rPr>
        <w:fldChar w:fldCharType="end"/>
      </w:r>
      <w:r w:rsidRPr="00B26E5F">
        <w:rPr>
          <w:sz w:val="20"/>
          <w:szCs w:val="20"/>
          <w:rPrChange w:id="1124" w:author="Microsoft Office User" w:date="2023-09-11T13:17:00Z">
            <w:rPr/>
          </w:rPrChange>
        </w:rPr>
        <w:fldChar w:fldCharType="begin"/>
      </w:r>
      <w:r w:rsidRPr="00B26E5F">
        <w:rPr>
          <w:sz w:val="20"/>
          <w:szCs w:val="20"/>
          <w:rPrChange w:id="1125" w:author="Microsoft Office User" w:date="2023-09-11T13:17:00Z">
            <w:rPr/>
          </w:rPrChange>
        </w:rPr>
        <w:instrText>HYPERLINK "https://www.zotero.org/google-docs/?n2Avay" \h</w:instrText>
      </w:r>
      <w:r w:rsidRPr="00A34D81">
        <w:rPr>
          <w:sz w:val="20"/>
          <w:szCs w:val="20"/>
        </w:rPr>
      </w:r>
      <w:r w:rsidRPr="00B26E5F">
        <w:rPr>
          <w:sz w:val="20"/>
          <w:szCs w:val="20"/>
          <w:rPrChange w:id="1126" w:author="Microsoft Office User" w:date="2023-09-11T13:17:00Z">
            <w:rPr>
              <w:i/>
            </w:rPr>
          </w:rPrChange>
        </w:rPr>
        <w:fldChar w:fldCharType="separate"/>
      </w:r>
      <w:r w:rsidRPr="00B26E5F">
        <w:rPr>
          <w:i/>
          <w:sz w:val="20"/>
          <w:szCs w:val="20"/>
          <w:rPrChange w:id="1127" w:author="Microsoft Office User" w:date="2023-09-11T13:17:00Z">
            <w:rPr>
              <w:i/>
            </w:rPr>
          </w:rPrChange>
        </w:rPr>
        <w:t>et al.</w:t>
      </w:r>
      <w:r w:rsidRPr="00B26E5F">
        <w:rPr>
          <w:i/>
          <w:sz w:val="20"/>
          <w:szCs w:val="20"/>
          <w:rPrChange w:id="1128" w:author="Microsoft Office User" w:date="2023-09-11T13:17:00Z">
            <w:rPr>
              <w:i/>
            </w:rPr>
          </w:rPrChange>
        </w:rPr>
        <w:fldChar w:fldCharType="end"/>
      </w:r>
      <w:r w:rsidRPr="00B26E5F">
        <w:rPr>
          <w:sz w:val="20"/>
          <w:szCs w:val="20"/>
          <w:rPrChange w:id="1129" w:author="Microsoft Office User" w:date="2023-09-11T13:17:00Z">
            <w:rPr/>
          </w:rPrChange>
        </w:rPr>
        <w:fldChar w:fldCharType="begin"/>
      </w:r>
      <w:r w:rsidRPr="00B26E5F">
        <w:rPr>
          <w:sz w:val="20"/>
          <w:szCs w:val="20"/>
          <w:rPrChange w:id="1130" w:author="Microsoft Office User" w:date="2023-09-11T13:17:00Z">
            <w:rPr/>
          </w:rPrChange>
        </w:rPr>
        <w:instrText>HYPERLINK "https://www.zotero.org/google-docs/?n2Avay" \h</w:instrText>
      </w:r>
      <w:r w:rsidRPr="00A34D81">
        <w:rPr>
          <w:sz w:val="20"/>
          <w:szCs w:val="20"/>
        </w:rPr>
      </w:r>
      <w:r w:rsidRPr="00B26E5F">
        <w:rPr>
          <w:sz w:val="20"/>
          <w:szCs w:val="20"/>
          <w:rPrChange w:id="1131" w:author="Microsoft Office User" w:date="2023-09-11T13:17:00Z">
            <w:rPr/>
          </w:rPrChange>
        </w:rPr>
        <w:fldChar w:fldCharType="separate"/>
      </w:r>
      <w:r w:rsidRPr="00B26E5F">
        <w:rPr>
          <w:sz w:val="20"/>
          <w:szCs w:val="20"/>
          <w:rPrChange w:id="1132" w:author="Microsoft Office User" w:date="2023-09-11T13:17:00Z">
            <w:rPr/>
          </w:rPrChange>
        </w:rPr>
        <w:t xml:space="preserve"> Beneath the surface: community assembly and functions of the coral skeleton microbiome. </w:t>
      </w:r>
      <w:r w:rsidRPr="00B26E5F">
        <w:rPr>
          <w:sz w:val="20"/>
          <w:szCs w:val="20"/>
          <w:rPrChange w:id="1133" w:author="Microsoft Office User" w:date="2023-09-11T13:17:00Z">
            <w:rPr/>
          </w:rPrChange>
        </w:rPr>
        <w:fldChar w:fldCharType="end"/>
      </w:r>
      <w:r w:rsidRPr="00B26E5F">
        <w:rPr>
          <w:sz w:val="20"/>
          <w:szCs w:val="20"/>
          <w:rPrChange w:id="1134" w:author="Microsoft Office User" w:date="2023-09-11T13:17:00Z">
            <w:rPr/>
          </w:rPrChange>
        </w:rPr>
        <w:fldChar w:fldCharType="begin"/>
      </w:r>
      <w:r w:rsidRPr="00B26E5F">
        <w:rPr>
          <w:sz w:val="20"/>
          <w:szCs w:val="20"/>
          <w:rPrChange w:id="1135" w:author="Microsoft Office User" w:date="2023-09-11T13:17:00Z">
            <w:rPr/>
          </w:rPrChange>
        </w:rPr>
        <w:instrText>HYPERLINK "https://www.zotero.org/google-docs/?n2Avay" \h</w:instrText>
      </w:r>
      <w:r w:rsidRPr="00A34D81">
        <w:rPr>
          <w:sz w:val="20"/>
          <w:szCs w:val="20"/>
        </w:rPr>
      </w:r>
      <w:r w:rsidRPr="00B26E5F">
        <w:rPr>
          <w:sz w:val="20"/>
          <w:szCs w:val="20"/>
          <w:rPrChange w:id="1136" w:author="Microsoft Office User" w:date="2023-09-11T13:17:00Z">
            <w:rPr>
              <w:i/>
            </w:rPr>
          </w:rPrChange>
        </w:rPr>
        <w:fldChar w:fldCharType="separate"/>
      </w:r>
      <w:r w:rsidRPr="00B26E5F">
        <w:rPr>
          <w:i/>
          <w:sz w:val="20"/>
          <w:szCs w:val="20"/>
          <w:rPrChange w:id="1137" w:author="Microsoft Office User" w:date="2023-09-11T13:17:00Z">
            <w:rPr>
              <w:i/>
            </w:rPr>
          </w:rPrChange>
        </w:rPr>
        <w:t xml:space="preserve">Microbiome </w:t>
      </w:r>
      <w:r w:rsidRPr="00B26E5F">
        <w:rPr>
          <w:i/>
          <w:sz w:val="20"/>
          <w:szCs w:val="20"/>
          <w:rPrChange w:id="1138" w:author="Microsoft Office User" w:date="2023-09-11T13:17:00Z">
            <w:rPr>
              <w:i/>
            </w:rPr>
          </w:rPrChange>
        </w:rPr>
        <w:fldChar w:fldCharType="end"/>
      </w:r>
      <w:r w:rsidRPr="00B26E5F">
        <w:rPr>
          <w:sz w:val="20"/>
          <w:szCs w:val="20"/>
          <w:rPrChange w:id="1139" w:author="Microsoft Office User" w:date="2023-09-11T13:17:00Z">
            <w:rPr/>
          </w:rPrChange>
        </w:rPr>
        <w:fldChar w:fldCharType="begin"/>
      </w:r>
      <w:r w:rsidRPr="00B26E5F">
        <w:rPr>
          <w:sz w:val="20"/>
          <w:szCs w:val="20"/>
          <w:rPrChange w:id="1140" w:author="Microsoft Office User" w:date="2023-09-11T13:17:00Z">
            <w:rPr/>
          </w:rPrChange>
        </w:rPr>
        <w:instrText>HYPERLINK "https://www.zotero.org/google-docs/?n2Avay" \h</w:instrText>
      </w:r>
      <w:r w:rsidRPr="00A34D81">
        <w:rPr>
          <w:sz w:val="20"/>
          <w:szCs w:val="20"/>
        </w:rPr>
      </w:r>
      <w:r w:rsidRPr="00B26E5F">
        <w:rPr>
          <w:sz w:val="20"/>
          <w:szCs w:val="20"/>
          <w:rPrChange w:id="1141" w:author="Microsoft Office User" w:date="2023-09-11T13:17:00Z">
            <w:rPr>
              <w:b/>
            </w:rPr>
          </w:rPrChange>
        </w:rPr>
        <w:fldChar w:fldCharType="separate"/>
      </w:r>
      <w:r w:rsidRPr="00B26E5F">
        <w:rPr>
          <w:b/>
          <w:sz w:val="20"/>
          <w:szCs w:val="20"/>
          <w:rPrChange w:id="1142" w:author="Microsoft Office User" w:date="2023-09-11T13:17:00Z">
            <w:rPr>
              <w:b/>
            </w:rPr>
          </w:rPrChange>
        </w:rPr>
        <w:t>7</w:t>
      </w:r>
      <w:r w:rsidRPr="00B26E5F">
        <w:rPr>
          <w:b/>
          <w:sz w:val="20"/>
          <w:szCs w:val="20"/>
          <w:rPrChange w:id="1143" w:author="Microsoft Office User" w:date="2023-09-11T13:17:00Z">
            <w:rPr>
              <w:b/>
            </w:rPr>
          </w:rPrChange>
        </w:rPr>
        <w:fldChar w:fldCharType="end"/>
      </w:r>
      <w:r w:rsidRPr="00B26E5F">
        <w:rPr>
          <w:sz w:val="20"/>
          <w:szCs w:val="20"/>
          <w:rPrChange w:id="1144" w:author="Microsoft Office User" w:date="2023-09-11T13:17:00Z">
            <w:rPr/>
          </w:rPrChange>
        </w:rPr>
        <w:fldChar w:fldCharType="begin"/>
      </w:r>
      <w:r w:rsidRPr="00B26E5F">
        <w:rPr>
          <w:sz w:val="20"/>
          <w:szCs w:val="20"/>
          <w:rPrChange w:id="1145" w:author="Microsoft Office User" w:date="2023-09-11T13:17:00Z">
            <w:rPr/>
          </w:rPrChange>
        </w:rPr>
        <w:instrText>HYPERLINK "https://www.zotero.org/google-docs/?n2Avay" \h</w:instrText>
      </w:r>
      <w:r w:rsidRPr="00A34D81">
        <w:rPr>
          <w:sz w:val="20"/>
          <w:szCs w:val="20"/>
        </w:rPr>
      </w:r>
      <w:r w:rsidRPr="00B26E5F">
        <w:rPr>
          <w:sz w:val="20"/>
          <w:szCs w:val="20"/>
          <w:rPrChange w:id="1146" w:author="Microsoft Office User" w:date="2023-09-11T13:17:00Z">
            <w:rPr/>
          </w:rPrChange>
        </w:rPr>
        <w:fldChar w:fldCharType="separate"/>
      </w:r>
      <w:r w:rsidRPr="00B26E5F">
        <w:rPr>
          <w:sz w:val="20"/>
          <w:szCs w:val="20"/>
          <w:rPrChange w:id="1147" w:author="Microsoft Office User" w:date="2023-09-11T13:17:00Z">
            <w:rPr/>
          </w:rPrChange>
        </w:rPr>
        <w:t>, 1–10 (2019).</w:t>
      </w:r>
      <w:r w:rsidRPr="00B26E5F">
        <w:rPr>
          <w:sz w:val="20"/>
          <w:szCs w:val="20"/>
          <w:rPrChange w:id="1148" w:author="Microsoft Office User" w:date="2023-09-11T13:17:00Z">
            <w:rPr/>
          </w:rPrChange>
        </w:rPr>
        <w:fldChar w:fldCharType="end"/>
      </w:r>
    </w:p>
    <w:p w14:paraId="30E79139" w14:textId="77777777" w:rsidR="0013233D" w:rsidRPr="00B26E5F" w:rsidRDefault="0013233D">
      <w:pPr>
        <w:snapToGrid w:val="0"/>
        <w:contextualSpacing/>
        <w:rPr>
          <w:sz w:val="20"/>
          <w:szCs w:val="20"/>
          <w:rPrChange w:id="1149" w:author="Microsoft Office User" w:date="2023-09-11T13:17:00Z">
            <w:rPr/>
          </w:rPrChange>
        </w:rPr>
        <w:pPrChange w:id="1150" w:author="Microsoft Office User" w:date="2023-09-11T13:17:00Z">
          <w:pPr/>
        </w:pPrChange>
      </w:pPr>
    </w:p>
    <w:p w14:paraId="6A0451F7" w14:textId="77777777" w:rsidR="000C56B0" w:rsidRPr="00B26E5F" w:rsidRDefault="00367A15">
      <w:pPr>
        <w:snapToGrid w:val="0"/>
        <w:contextualSpacing/>
        <w:rPr>
          <w:sz w:val="20"/>
          <w:szCs w:val="20"/>
          <w:rPrChange w:id="1151" w:author="Microsoft Office User" w:date="2023-09-11T13:17:00Z">
            <w:rPr/>
          </w:rPrChange>
        </w:rPr>
        <w:pPrChange w:id="1152" w:author="Microsoft Office User" w:date="2023-09-11T13:17:00Z">
          <w:pPr/>
        </w:pPrChange>
      </w:pPr>
      <w:r w:rsidRPr="00B26E5F">
        <w:rPr>
          <w:sz w:val="20"/>
          <w:szCs w:val="20"/>
          <w:rPrChange w:id="1153" w:author="Microsoft Office User" w:date="2023-09-11T13:17:00Z">
            <w:rPr/>
          </w:rPrChange>
        </w:rPr>
        <w:fldChar w:fldCharType="begin"/>
      </w:r>
      <w:r w:rsidRPr="00B26E5F">
        <w:rPr>
          <w:sz w:val="20"/>
          <w:szCs w:val="20"/>
          <w:rPrChange w:id="1154" w:author="Microsoft Office User" w:date="2023-09-11T13:17:00Z">
            <w:rPr/>
          </w:rPrChange>
        </w:rPr>
        <w:instrText>HYPERLINK "https://www.zotero.org/google-docs/?n2Avay" \h</w:instrText>
      </w:r>
      <w:r w:rsidRPr="00A34D81">
        <w:rPr>
          <w:sz w:val="20"/>
          <w:szCs w:val="20"/>
        </w:rPr>
      </w:r>
      <w:r w:rsidRPr="00B26E5F">
        <w:rPr>
          <w:sz w:val="20"/>
          <w:szCs w:val="20"/>
          <w:rPrChange w:id="1155" w:author="Microsoft Office User" w:date="2023-09-11T13:17:00Z">
            <w:rPr/>
          </w:rPrChange>
        </w:rPr>
        <w:fldChar w:fldCharType="separate"/>
      </w:r>
      <w:r w:rsidRPr="00B26E5F">
        <w:rPr>
          <w:sz w:val="20"/>
          <w:szCs w:val="20"/>
          <w:rPrChange w:id="1156" w:author="Microsoft Office User" w:date="2023-09-11T13:17:00Z">
            <w:rPr/>
          </w:rPrChange>
        </w:rPr>
        <w:t>13.</w:t>
      </w:r>
      <w:r w:rsidRPr="00B26E5F">
        <w:rPr>
          <w:sz w:val="20"/>
          <w:szCs w:val="20"/>
          <w:rPrChange w:id="1157" w:author="Microsoft Office User" w:date="2023-09-11T13:17:00Z">
            <w:rPr/>
          </w:rPrChange>
        </w:rPr>
        <w:tab/>
      </w:r>
      <w:proofErr w:type="spellStart"/>
      <w:r w:rsidRPr="00B26E5F">
        <w:rPr>
          <w:sz w:val="20"/>
          <w:szCs w:val="20"/>
          <w:rPrChange w:id="1158" w:author="Microsoft Office User" w:date="2023-09-11T13:17:00Z">
            <w:rPr/>
          </w:rPrChange>
        </w:rPr>
        <w:t>Kusdianto</w:t>
      </w:r>
      <w:proofErr w:type="spellEnd"/>
      <w:r w:rsidRPr="00B26E5F">
        <w:rPr>
          <w:sz w:val="20"/>
          <w:szCs w:val="20"/>
          <w:rPrChange w:id="1159" w:author="Microsoft Office User" w:date="2023-09-11T13:17:00Z">
            <w:rPr/>
          </w:rPrChange>
        </w:rPr>
        <w:t xml:space="preserve">, H. </w:t>
      </w:r>
      <w:r w:rsidRPr="00B26E5F">
        <w:rPr>
          <w:sz w:val="20"/>
          <w:szCs w:val="20"/>
          <w:rPrChange w:id="1160" w:author="Microsoft Office User" w:date="2023-09-11T13:17:00Z">
            <w:rPr/>
          </w:rPrChange>
        </w:rPr>
        <w:fldChar w:fldCharType="end"/>
      </w:r>
      <w:r w:rsidRPr="00B26E5F">
        <w:rPr>
          <w:sz w:val="20"/>
          <w:szCs w:val="20"/>
          <w:rPrChange w:id="1161" w:author="Microsoft Office User" w:date="2023-09-11T13:17:00Z">
            <w:rPr/>
          </w:rPrChange>
        </w:rPr>
        <w:fldChar w:fldCharType="begin"/>
      </w:r>
      <w:r w:rsidRPr="00B26E5F">
        <w:rPr>
          <w:sz w:val="20"/>
          <w:szCs w:val="20"/>
          <w:rPrChange w:id="1162" w:author="Microsoft Office User" w:date="2023-09-11T13:17:00Z">
            <w:rPr/>
          </w:rPrChange>
        </w:rPr>
        <w:instrText>HYPERLINK "https://www.zotero.org/google-docs/?n2Avay" \h</w:instrText>
      </w:r>
      <w:r w:rsidRPr="00A34D81">
        <w:rPr>
          <w:sz w:val="20"/>
          <w:szCs w:val="20"/>
        </w:rPr>
      </w:r>
      <w:r w:rsidRPr="00B26E5F">
        <w:rPr>
          <w:sz w:val="20"/>
          <w:szCs w:val="20"/>
          <w:rPrChange w:id="1163" w:author="Microsoft Office User" w:date="2023-09-11T13:17:00Z">
            <w:rPr>
              <w:i/>
            </w:rPr>
          </w:rPrChange>
        </w:rPr>
        <w:fldChar w:fldCharType="separate"/>
      </w:r>
      <w:r w:rsidRPr="00B26E5F">
        <w:rPr>
          <w:i/>
          <w:sz w:val="20"/>
          <w:szCs w:val="20"/>
          <w:rPrChange w:id="1164" w:author="Microsoft Office User" w:date="2023-09-11T13:17:00Z">
            <w:rPr>
              <w:i/>
            </w:rPr>
          </w:rPrChange>
        </w:rPr>
        <w:t>et al.</w:t>
      </w:r>
      <w:r w:rsidRPr="00B26E5F">
        <w:rPr>
          <w:i/>
          <w:sz w:val="20"/>
          <w:szCs w:val="20"/>
          <w:rPrChange w:id="1165" w:author="Microsoft Office User" w:date="2023-09-11T13:17:00Z">
            <w:rPr>
              <w:i/>
            </w:rPr>
          </w:rPrChange>
        </w:rPr>
        <w:fldChar w:fldCharType="end"/>
      </w:r>
      <w:r w:rsidRPr="00B26E5F">
        <w:rPr>
          <w:sz w:val="20"/>
          <w:szCs w:val="20"/>
          <w:rPrChange w:id="1166" w:author="Microsoft Office User" w:date="2023-09-11T13:17:00Z">
            <w:rPr/>
          </w:rPrChange>
        </w:rPr>
        <w:fldChar w:fldCharType="begin"/>
      </w:r>
      <w:r w:rsidRPr="00B26E5F">
        <w:rPr>
          <w:sz w:val="20"/>
          <w:szCs w:val="20"/>
          <w:rPrChange w:id="1167" w:author="Microsoft Office User" w:date="2023-09-11T13:17:00Z">
            <w:rPr/>
          </w:rPrChange>
        </w:rPr>
        <w:instrText>HYPERLINK "https://www.zotero.org/google-docs/?n2Avay" \h</w:instrText>
      </w:r>
      <w:r w:rsidRPr="00A34D81">
        <w:rPr>
          <w:sz w:val="20"/>
          <w:szCs w:val="20"/>
        </w:rPr>
      </w:r>
      <w:r w:rsidRPr="00B26E5F">
        <w:rPr>
          <w:sz w:val="20"/>
          <w:szCs w:val="20"/>
          <w:rPrChange w:id="1168" w:author="Microsoft Office User" w:date="2023-09-11T13:17:00Z">
            <w:rPr/>
          </w:rPrChange>
        </w:rPr>
        <w:fldChar w:fldCharType="separate"/>
      </w:r>
      <w:r w:rsidRPr="00B26E5F">
        <w:rPr>
          <w:sz w:val="20"/>
          <w:szCs w:val="20"/>
          <w:rPrChange w:id="1169" w:author="Microsoft Office User" w:date="2023-09-11T13:17:00Z">
            <w:rPr/>
          </w:rPrChange>
        </w:rPr>
        <w:t xml:space="preserve"> Microbiomes of Healthy and Bleached Corals During a 2016 Thermal Bleaching Event in the Upper Gulf of Thailand. </w:t>
      </w:r>
      <w:r w:rsidRPr="00B26E5F">
        <w:rPr>
          <w:sz w:val="20"/>
          <w:szCs w:val="20"/>
          <w:rPrChange w:id="1170" w:author="Microsoft Office User" w:date="2023-09-11T13:17:00Z">
            <w:rPr/>
          </w:rPrChange>
        </w:rPr>
        <w:fldChar w:fldCharType="end"/>
      </w:r>
      <w:r w:rsidRPr="00B26E5F">
        <w:rPr>
          <w:sz w:val="20"/>
          <w:szCs w:val="20"/>
          <w:rPrChange w:id="1171" w:author="Microsoft Office User" w:date="2023-09-11T13:17:00Z">
            <w:rPr/>
          </w:rPrChange>
        </w:rPr>
        <w:fldChar w:fldCharType="begin"/>
      </w:r>
      <w:r w:rsidRPr="00B26E5F">
        <w:rPr>
          <w:sz w:val="20"/>
          <w:szCs w:val="20"/>
          <w:rPrChange w:id="1172" w:author="Microsoft Office User" w:date="2023-09-11T13:17:00Z">
            <w:rPr/>
          </w:rPrChange>
        </w:rPr>
        <w:instrText>HYPERLINK "https://www.zotero.org/google-docs/?n2Avay" \h</w:instrText>
      </w:r>
      <w:r w:rsidRPr="00A34D81">
        <w:rPr>
          <w:sz w:val="20"/>
          <w:szCs w:val="20"/>
        </w:rPr>
      </w:r>
      <w:r w:rsidRPr="00B26E5F">
        <w:rPr>
          <w:sz w:val="20"/>
          <w:szCs w:val="20"/>
          <w:rPrChange w:id="1173" w:author="Microsoft Office User" w:date="2023-09-11T13:17:00Z">
            <w:rPr>
              <w:i/>
            </w:rPr>
          </w:rPrChange>
        </w:rPr>
        <w:fldChar w:fldCharType="separate"/>
      </w:r>
      <w:r w:rsidRPr="00B26E5F">
        <w:rPr>
          <w:i/>
          <w:sz w:val="20"/>
          <w:szCs w:val="20"/>
          <w:rPrChange w:id="1174" w:author="Microsoft Office User" w:date="2023-09-11T13:17:00Z">
            <w:rPr>
              <w:i/>
            </w:rPr>
          </w:rPrChange>
        </w:rPr>
        <w:t xml:space="preserve">Front. Mar. Sci. </w:t>
      </w:r>
      <w:r w:rsidRPr="00B26E5F">
        <w:rPr>
          <w:i/>
          <w:sz w:val="20"/>
          <w:szCs w:val="20"/>
          <w:rPrChange w:id="1175" w:author="Microsoft Office User" w:date="2023-09-11T13:17:00Z">
            <w:rPr>
              <w:i/>
            </w:rPr>
          </w:rPrChange>
        </w:rPr>
        <w:fldChar w:fldCharType="end"/>
      </w:r>
      <w:r w:rsidRPr="00B26E5F">
        <w:rPr>
          <w:sz w:val="20"/>
          <w:szCs w:val="20"/>
          <w:rPrChange w:id="1176" w:author="Microsoft Office User" w:date="2023-09-11T13:17:00Z">
            <w:rPr/>
          </w:rPrChange>
        </w:rPr>
        <w:fldChar w:fldCharType="begin"/>
      </w:r>
      <w:r w:rsidRPr="00B26E5F">
        <w:rPr>
          <w:sz w:val="20"/>
          <w:szCs w:val="20"/>
          <w:rPrChange w:id="1177" w:author="Microsoft Office User" w:date="2023-09-11T13:17:00Z">
            <w:rPr/>
          </w:rPrChange>
        </w:rPr>
        <w:instrText>HYPERLINK "https://www.zotero.org/google-docs/?n2Avay" \h</w:instrText>
      </w:r>
      <w:r w:rsidRPr="00A34D81">
        <w:rPr>
          <w:sz w:val="20"/>
          <w:szCs w:val="20"/>
        </w:rPr>
      </w:r>
      <w:r w:rsidRPr="00B26E5F">
        <w:rPr>
          <w:sz w:val="20"/>
          <w:szCs w:val="20"/>
          <w:rPrChange w:id="1178" w:author="Microsoft Office User" w:date="2023-09-11T13:17:00Z">
            <w:rPr>
              <w:b/>
            </w:rPr>
          </w:rPrChange>
        </w:rPr>
        <w:fldChar w:fldCharType="separate"/>
      </w:r>
      <w:r w:rsidRPr="00B26E5F">
        <w:rPr>
          <w:b/>
          <w:sz w:val="20"/>
          <w:szCs w:val="20"/>
          <w:rPrChange w:id="1179" w:author="Microsoft Office User" w:date="2023-09-11T13:17:00Z">
            <w:rPr>
              <w:b/>
            </w:rPr>
          </w:rPrChange>
        </w:rPr>
        <w:t>8</w:t>
      </w:r>
      <w:r w:rsidRPr="00B26E5F">
        <w:rPr>
          <w:b/>
          <w:sz w:val="20"/>
          <w:szCs w:val="20"/>
          <w:rPrChange w:id="1180" w:author="Microsoft Office User" w:date="2023-09-11T13:17:00Z">
            <w:rPr>
              <w:b/>
            </w:rPr>
          </w:rPrChange>
        </w:rPr>
        <w:fldChar w:fldCharType="end"/>
      </w:r>
      <w:r w:rsidRPr="00B26E5F">
        <w:rPr>
          <w:sz w:val="20"/>
          <w:szCs w:val="20"/>
          <w:rPrChange w:id="1181" w:author="Microsoft Office User" w:date="2023-09-11T13:17:00Z">
            <w:rPr/>
          </w:rPrChange>
        </w:rPr>
        <w:fldChar w:fldCharType="begin"/>
      </w:r>
      <w:r w:rsidRPr="00B26E5F">
        <w:rPr>
          <w:sz w:val="20"/>
          <w:szCs w:val="20"/>
          <w:rPrChange w:id="1182" w:author="Microsoft Office User" w:date="2023-09-11T13:17:00Z">
            <w:rPr/>
          </w:rPrChange>
        </w:rPr>
        <w:instrText>HYPERLINK "https://www.zotero.org/google-docs/?n2Avay" \h</w:instrText>
      </w:r>
      <w:r w:rsidRPr="00A34D81">
        <w:rPr>
          <w:sz w:val="20"/>
          <w:szCs w:val="20"/>
        </w:rPr>
      </w:r>
      <w:r w:rsidRPr="00B26E5F">
        <w:rPr>
          <w:sz w:val="20"/>
          <w:szCs w:val="20"/>
          <w:rPrChange w:id="1183" w:author="Microsoft Office User" w:date="2023-09-11T13:17:00Z">
            <w:rPr/>
          </w:rPrChange>
        </w:rPr>
        <w:fldChar w:fldCharType="separate"/>
      </w:r>
      <w:r w:rsidRPr="00B26E5F">
        <w:rPr>
          <w:sz w:val="20"/>
          <w:szCs w:val="20"/>
          <w:rPrChange w:id="1184" w:author="Microsoft Office User" w:date="2023-09-11T13:17:00Z">
            <w:rPr/>
          </w:rPrChange>
        </w:rPr>
        <w:t>, 643962 (2021).</w:t>
      </w:r>
      <w:r w:rsidRPr="00B26E5F">
        <w:rPr>
          <w:sz w:val="20"/>
          <w:szCs w:val="20"/>
          <w:rPrChange w:id="1185" w:author="Microsoft Office User" w:date="2023-09-11T13:17:00Z">
            <w:rPr/>
          </w:rPrChange>
        </w:rPr>
        <w:fldChar w:fldCharType="end"/>
      </w:r>
    </w:p>
    <w:p w14:paraId="28582826" w14:textId="77777777" w:rsidR="0013233D" w:rsidRPr="00B26E5F" w:rsidRDefault="0013233D">
      <w:pPr>
        <w:snapToGrid w:val="0"/>
        <w:contextualSpacing/>
        <w:rPr>
          <w:sz w:val="20"/>
          <w:szCs w:val="20"/>
          <w:rPrChange w:id="1186" w:author="Microsoft Office User" w:date="2023-09-11T13:17:00Z">
            <w:rPr/>
          </w:rPrChange>
        </w:rPr>
        <w:pPrChange w:id="1187" w:author="Microsoft Office User" w:date="2023-09-11T13:17:00Z">
          <w:pPr/>
        </w:pPrChange>
      </w:pPr>
    </w:p>
    <w:p w14:paraId="42C96685" w14:textId="77777777" w:rsidR="000C56B0" w:rsidRPr="00B26E5F" w:rsidRDefault="00367A15">
      <w:pPr>
        <w:snapToGrid w:val="0"/>
        <w:contextualSpacing/>
        <w:rPr>
          <w:sz w:val="20"/>
          <w:szCs w:val="20"/>
          <w:rPrChange w:id="1188" w:author="Microsoft Office User" w:date="2023-09-11T13:17:00Z">
            <w:rPr/>
          </w:rPrChange>
        </w:rPr>
        <w:pPrChange w:id="1189" w:author="Microsoft Office User" w:date="2023-09-11T13:17:00Z">
          <w:pPr/>
        </w:pPrChange>
      </w:pPr>
      <w:r w:rsidRPr="00B26E5F">
        <w:rPr>
          <w:sz w:val="20"/>
          <w:szCs w:val="20"/>
          <w:rPrChange w:id="1190" w:author="Microsoft Office User" w:date="2023-09-11T13:17:00Z">
            <w:rPr/>
          </w:rPrChange>
        </w:rPr>
        <w:fldChar w:fldCharType="begin"/>
      </w:r>
      <w:r w:rsidRPr="00B26E5F">
        <w:rPr>
          <w:sz w:val="20"/>
          <w:szCs w:val="20"/>
          <w:rPrChange w:id="1191" w:author="Microsoft Office User" w:date="2023-09-11T13:17:00Z">
            <w:rPr/>
          </w:rPrChange>
        </w:rPr>
        <w:instrText>HYPERLINK "https://www.zotero.org/google-docs/?n2Avay" \h</w:instrText>
      </w:r>
      <w:r w:rsidRPr="00A34D81">
        <w:rPr>
          <w:sz w:val="20"/>
          <w:szCs w:val="20"/>
        </w:rPr>
      </w:r>
      <w:r w:rsidRPr="00B26E5F">
        <w:rPr>
          <w:sz w:val="20"/>
          <w:szCs w:val="20"/>
          <w:rPrChange w:id="1192" w:author="Microsoft Office User" w:date="2023-09-11T13:17:00Z">
            <w:rPr/>
          </w:rPrChange>
        </w:rPr>
        <w:fldChar w:fldCharType="separate"/>
      </w:r>
      <w:r w:rsidRPr="00B26E5F">
        <w:rPr>
          <w:sz w:val="20"/>
          <w:szCs w:val="20"/>
          <w:rPrChange w:id="1193" w:author="Microsoft Office User" w:date="2023-09-11T13:17:00Z">
            <w:rPr/>
          </w:rPrChange>
        </w:rPr>
        <w:t>14.</w:t>
      </w:r>
      <w:r w:rsidRPr="00B26E5F">
        <w:rPr>
          <w:sz w:val="20"/>
          <w:szCs w:val="20"/>
          <w:rPrChange w:id="1194" w:author="Microsoft Office User" w:date="2023-09-11T13:17:00Z">
            <w:rPr/>
          </w:rPrChange>
        </w:rPr>
        <w:tab/>
        <w:t xml:space="preserve">Marchioro, G. M. </w:t>
      </w:r>
      <w:r w:rsidRPr="00B26E5F">
        <w:rPr>
          <w:sz w:val="20"/>
          <w:szCs w:val="20"/>
          <w:rPrChange w:id="1195" w:author="Microsoft Office User" w:date="2023-09-11T13:17:00Z">
            <w:rPr/>
          </w:rPrChange>
        </w:rPr>
        <w:fldChar w:fldCharType="end"/>
      </w:r>
      <w:r w:rsidRPr="00B26E5F">
        <w:rPr>
          <w:sz w:val="20"/>
          <w:szCs w:val="20"/>
          <w:rPrChange w:id="1196" w:author="Microsoft Office User" w:date="2023-09-11T13:17:00Z">
            <w:rPr/>
          </w:rPrChange>
        </w:rPr>
        <w:fldChar w:fldCharType="begin"/>
      </w:r>
      <w:r w:rsidRPr="00B26E5F">
        <w:rPr>
          <w:sz w:val="20"/>
          <w:szCs w:val="20"/>
          <w:rPrChange w:id="1197" w:author="Microsoft Office User" w:date="2023-09-11T13:17:00Z">
            <w:rPr/>
          </w:rPrChange>
        </w:rPr>
        <w:instrText>HYPERLINK "https://www.zotero.org/google-docs/?n2Avay" \h</w:instrText>
      </w:r>
      <w:r w:rsidRPr="00A34D81">
        <w:rPr>
          <w:sz w:val="20"/>
          <w:szCs w:val="20"/>
        </w:rPr>
      </w:r>
      <w:r w:rsidRPr="00B26E5F">
        <w:rPr>
          <w:sz w:val="20"/>
          <w:szCs w:val="20"/>
          <w:rPrChange w:id="1198" w:author="Microsoft Office User" w:date="2023-09-11T13:17:00Z">
            <w:rPr>
              <w:i/>
            </w:rPr>
          </w:rPrChange>
        </w:rPr>
        <w:fldChar w:fldCharType="separate"/>
      </w:r>
      <w:r w:rsidRPr="00B26E5F">
        <w:rPr>
          <w:i/>
          <w:sz w:val="20"/>
          <w:szCs w:val="20"/>
          <w:rPrChange w:id="1199" w:author="Microsoft Office User" w:date="2023-09-11T13:17:00Z">
            <w:rPr>
              <w:i/>
            </w:rPr>
          </w:rPrChange>
        </w:rPr>
        <w:t>et al.</w:t>
      </w:r>
      <w:r w:rsidRPr="00B26E5F">
        <w:rPr>
          <w:i/>
          <w:sz w:val="20"/>
          <w:szCs w:val="20"/>
          <w:rPrChange w:id="1200" w:author="Microsoft Office User" w:date="2023-09-11T13:17:00Z">
            <w:rPr>
              <w:i/>
            </w:rPr>
          </w:rPrChange>
        </w:rPr>
        <w:fldChar w:fldCharType="end"/>
      </w:r>
      <w:r w:rsidRPr="00B26E5F">
        <w:rPr>
          <w:sz w:val="20"/>
          <w:szCs w:val="20"/>
          <w:rPrChange w:id="1201" w:author="Microsoft Office User" w:date="2023-09-11T13:17:00Z">
            <w:rPr/>
          </w:rPrChange>
        </w:rPr>
        <w:fldChar w:fldCharType="begin"/>
      </w:r>
      <w:r w:rsidRPr="00B26E5F">
        <w:rPr>
          <w:sz w:val="20"/>
          <w:szCs w:val="20"/>
          <w:rPrChange w:id="1202" w:author="Microsoft Office User" w:date="2023-09-11T13:17:00Z">
            <w:rPr/>
          </w:rPrChange>
        </w:rPr>
        <w:instrText>HYPERLINK "https://www.zotero.org/google-docs/?n2Avay" \h</w:instrText>
      </w:r>
      <w:r w:rsidRPr="00A34D81">
        <w:rPr>
          <w:sz w:val="20"/>
          <w:szCs w:val="20"/>
        </w:rPr>
      </w:r>
      <w:r w:rsidRPr="00B26E5F">
        <w:rPr>
          <w:sz w:val="20"/>
          <w:szCs w:val="20"/>
          <w:rPrChange w:id="1203" w:author="Microsoft Office User" w:date="2023-09-11T13:17:00Z">
            <w:rPr/>
          </w:rPrChange>
        </w:rPr>
        <w:fldChar w:fldCharType="separate"/>
      </w:r>
      <w:r w:rsidRPr="00B26E5F">
        <w:rPr>
          <w:sz w:val="20"/>
          <w:szCs w:val="20"/>
          <w:rPrChange w:id="1204" w:author="Microsoft Office User" w:date="2023-09-11T13:17:00Z">
            <w:rPr/>
          </w:rPrChange>
        </w:rPr>
        <w:t xml:space="preserve"> Microbiome dynamics in the tissue and mucus of </w:t>
      </w:r>
      <w:proofErr w:type="spellStart"/>
      <w:r w:rsidRPr="00B26E5F">
        <w:rPr>
          <w:sz w:val="20"/>
          <w:szCs w:val="20"/>
          <w:rPrChange w:id="1205" w:author="Microsoft Office User" w:date="2023-09-11T13:17:00Z">
            <w:rPr/>
          </w:rPrChange>
        </w:rPr>
        <w:t>acroporid</w:t>
      </w:r>
      <w:proofErr w:type="spellEnd"/>
      <w:r w:rsidRPr="00B26E5F">
        <w:rPr>
          <w:sz w:val="20"/>
          <w:szCs w:val="20"/>
          <w:rPrChange w:id="1206" w:author="Microsoft Office User" w:date="2023-09-11T13:17:00Z">
            <w:rPr/>
          </w:rPrChange>
        </w:rPr>
        <w:t xml:space="preserve"> corals differ in relation to host and environmental parameters. </w:t>
      </w:r>
      <w:r w:rsidRPr="00B26E5F">
        <w:rPr>
          <w:sz w:val="20"/>
          <w:szCs w:val="20"/>
          <w:rPrChange w:id="1207" w:author="Microsoft Office User" w:date="2023-09-11T13:17:00Z">
            <w:rPr/>
          </w:rPrChange>
        </w:rPr>
        <w:fldChar w:fldCharType="end"/>
      </w:r>
      <w:r w:rsidRPr="00B26E5F">
        <w:rPr>
          <w:sz w:val="20"/>
          <w:szCs w:val="20"/>
          <w:rPrChange w:id="1208" w:author="Microsoft Office User" w:date="2023-09-11T13:17:00Z">
            <w:rPr/>
          </w:rPrChange>
        </w:rPr>
        <w:fldChar w:fldCharType="begin"/>
      </w:r>
      <w:r w:rsidRPr="00B26E5F">
        <w:rPr>
          <w:sz w:val="20"/>
          <w:szCs w:val="20"/>
          <w:rPrChange w:id="1209" w:author="Microsoft Office User" w:date="2023-09-11T13:17:00Z">
            <w:rPr/>
          </w:rPrChange>
        </w:rPr>
        <w:instrText>HYPERLINK "https://www.zotero.org/google-docs/?n2Avay" \h</w:instrText>
      </w:r>
      <w:r w:rsidRPr="00A34D81">
        <w:rPr>
          <w:sz w:val="20"/>
          <w:szCs w:val="20"/>
        </w:rPr>
      </w:r>
      <w:r w:rsidRPr="00B26E5F">
        <w:rPr>
          <w:sz w:val="20"/>
          <w:szCs w:val="20"/>
          <w:rPrChange w:id="1210" w:author="Microsoft Office User" w:date="2023-09-11T13:17:00Z">
            <w:rPr>
              <w:i/>
            </w:rPr>
          </w:rPrChange>
        </w:rPr>
        <w:fldChar w:fldCharType="separate"/>
      </w:r>
      <w:proofErr w:type="spellStart"/>
      <w:r w:rsidRPr="00B26E5F">
        <w:rPr>
          <w:i/>
          <w:sz w:val="20"/>
          <w:szCs w:val="20"/>
          <w:rPrChange w:id="1211" w:author="Microsoft Office User" w:date="2023-09-11T13:17:00Z">
            <w:rPr>
              <w:i/>
            </w:rPr>
          </w:rPrChange>
        </w:rPr>
        <w:t>PeerJ</w:t>
      </w:r>
      <w:proofErr w:type="spellEnd"/>
      <w:r w:rsidRPr="00B26E5F">
        <w:rPr>
          <w:i/>
          <w:sz w:val="20"/>
          <w:szCs w:val="20"/>
          <w:rPrChange w:id="1212" w:author="Microsoft Office User" w:date="2023-09-11T13:17:00Z">
            <w:rPr>
              <w:i/>
            </w:rPr>
          </w:rPrChange>
        </w:rPr>
        <w:t xml:space="preserve"> </w:t>
      </w:r>
      <w:r w:rsidRPr="00B26E5F">
        <w:rPr>
          <w:i/>
          <w:sz w:val="20"/>
          <w:szCs w:val="20"/>
          <w:rPrChange w:id="1213" w:author="Microsoft Office User" w:date="2023-09-11T13:17:00Z">
            <w:rPr>
              <w:i/>
            </w:rPr>
          </w:rPrChange>
        </w:rPr>
        <w:fldChar w:fldCharType="end"/>
      </w:r>
      <w:r w:rsidRPr="00B26E5F">
        <w:rPr>
          <w:sz w:val="20"/>
          <w:szCs w:val="20"/>
          <w:rPrChange w:id="1214" w:author="Microsoft Office User" w:date="2023-09-11T13:17:00Z">
            <w:rPr/>
          </w:rPrChange>
        </w:rPr>
        <w:fldChar w:fldCharType="begin"/>
      </w:r>
      <w:r w:rsidRPr="00B26E5F">
        <w:rPr>
          <w:sz w:val="20"/>
          <w:szCs w:val="20"/>
          <w:rPrChange w:id="1215" w:author="Microsoft Office User" w:date="2023-09-11T13:17:00Z">
            <w:rPr/>
          </w:rPrChange>
        </w:rPr>
        <w:instrText>HYPERLINK "https://www.zotero.org/google-docs/?n2Avay" \h</w:instrText>
      </w:r>
      <w:r w:rsidRPr="00A34D81">
        <w:rPr>
          <w:sz w:val="20"/>
          <w:szCs w:val="20"/>
        </w:rPr>
      </w:r>
      <w:r w:rsidRPr="00B26E5F">
        <w:rPr>
          <w:sz w:val="20"/>
          <w:szCs w:val="20"/>
          <w:rPrChange w:id="1216" w:author="Microsoft Office User" w:date="2023-09-11T13:17:00Z">
            <w:rPr>
              <w:b/>
            </w:rPr>
          </w:rPrChange>
        </w:rPr>
        <w:fldChar w:fldCharType="separate"/>
      </w:r>
      <w:r w:rsidRPr="00B26E5F">
        <w:rPr>
          <w:b/>
          <w:sz w:val="20"/>
          <w:szCs w:val="20"/>
          <w:rPrChange w:id="1217" w:author="Microsoft Office User" w:date="2023-09-11T13:17:00Z">
            <w:rPr>
              <w:b/>
            </w:rPr>
          </w:rPrChange>
        </w:rPr>
        <w:t>8</w:t>
      </w:r>
      <w:r w:rsidRPr="00B26E5F">
        <w:rPr>
          <w:b/>
          <w:sz w:val="20"/>
          <w:szCs w:val="20"/>
          <w:rPrChange w:id="1218" w:author="Microsoft Office User" w:date="2023-09-11T13:17:00Z">
            <w:rPr>
              <w:b/>
            </w:rPr>
          </w:rPrChange>
        </w:rPr>
        <w:fldChar w:fldCharType="end"/>
      </w:r>
      <w:r w:rsidRPr="00B26E5F">
        <w:rPr>
          <w:sz w:val="20"/>
          <w:szCs w:val="20"/>
          <w:rPrChange w:id="1219" w:author="Microsoft Office User" w:date="2023-09-11T13:17:00Z">
            <w:rPr/>
          </w:rPrChange>
        </w:rPr>
        <w:fldChar w:fldCharType="begin"/>
      </w:r>
      <w:r w:rsidRPr="00B26E5F">
        <w:rPr>
          <w:sz w:val="20"/>
          <w:szCs w:val="20"/>
          <w:rPrChange w:id="1220" w:author="Microsoft Office User" w:date="2023-09-11T13:17:00Z">
            <w:rPr/>
          </w:rPrChange>
        </w:rPr>
        <w:instrText>HYPERLINK "https://www.zotero.org/google-docs/?n2Avay" \h</w:instrText>
      </w:r>
      <w:r w:rsidRPr="00A34D81">
        <w:rPr>
          <w:sz w:val="20"/>
          <w:szCs w:val="20"/>
        </w:rPr>
      </w:r>
      <w:r w:rsidRPr="00B26E5F">
        <w:rPr>
          <w:sz w:val="20"/>
          <w:szCs w:val="20"/>
          <w:rPrChange w:id="1221" w:author="Microsoft Office User" w:date="2023-09-11T13:17:00Z">
            <w:rPr/>
          </w:rPrChange>
        </w:rPr>
        <w:fldChar w:fldCharType="separate"/>
      </w:r>
      <w:r w:rsidRPr="00B26E5F">
        <w:rPr>
          <w:sz w:val="20"/>
          <w:szCs w:val="20"/>
          <w:rPrChange w:id="1222" w:author="Microsoft Office User" w:date="2023-09-11T13:17:00Z">
            <w:rPr/>
          </w:rPrChange>
        </w:rPr>
        <w:t>, e9644 (2020).</w:t>
      </w:r>
      <w:r w:rsidRPr="00B26E5F">
        <w:rPr>
          <w:sz w:val="20"/>
          <w:szCs w:val="20"/>
          <w:rPrChange w:id="1223" w:author="Microsoft Office User" w:date="2023-09-11T13:17:00Z">
            <w:rPr/>
          </w:rPrChange>
        </w:rPr>
        <w:fldChar w:fldCharType="end"/>
      </w:r>
    </w:p>
    <w:p w14:paraId="473E8C6C" w14:textId="77777777" w:rsidR="0013233D" w:rsidRPr="00B26E5F" w:rsidRDefault="0013233D">
      <w:pPr>
        <w:snapToGrid w:val="0"/>
        <w:contextualSpacing/>
        <w:rPr>
          <w:sz w:val="20"/>
          <w:szCs w:val="20"/>
          <w:rPrChange w:id="1224" w:author="Microsoft Office User" w:date="2023-09-11T13:17:00Z">
            <w:rPr/>
          </w:rPrChange>
        </w:rPr>
        <w:pPrChange w:id="1225" w:author="Microsoft Office User" w:date="2023-09-11T13:17:00Z">
          <w:pPr/>
        </w:pPrChange>
      </w:pPr>
    </w:p>
    <w:p w14:paraId="436EC479" w14:textId="77777777" w:rsidR="000C56B0" w:rsidRPr="00B26E5F" w:rsidRDefault="00367A15">
      <w:pPr>
        <w:snapToGrid w:val="0"/>
        <w:contextualSpacing/>
        <w:rPr>
          <w:sz w:val="20"/>
          <w:szCs w:val="20"/>
          <w:rPrChange w:id="1226" w:author="Microsoft Office User" w:date="2023-09-11T13:17:00Z">
            <w:rPr/>
          </w:rPrChange>
        </w:rPr>
        <w:pPrChange w:id="1227" w:author="Microsoft Office User" w:date="2023-09-11T13:17:00Z">
          <w:pPr/>
        </w:pPrChange>
      </w:pPr>
      <w:r w:rsidRPr="00B26E5F">
        <w:rPr>
          <w:sz w:val="20"/>
          <w:szCs w:val="20"/>
          <w:rPrChange w:id="1228" w:author="Microsoft Office User" w:date="2023-09-11T13:17:00Z">
            <w:rPr/>
          </w:rPrChange>
        </w:rPr>
        <w:fldChar w:fldCharType="begin"/>
      </w:r>
      <w:r w:rsidRPr="00B26E5F">
        <w:rPr>
          <w:sz w:val="20"/>
          <w:szCs w:val="20"/>
          <w:rPrChange w:id="1229" w:author="Microsoft Office User" w:date="2023-09-11T13:17:00Z">
            <w:rPr/>
          </w:rPrChange>
        </w:rPr>
        <w:instrText>HYPERLINK "https://www.zotero.org/google-docs/?n2Avay" \h</w:instrText>
      </w:r>
      <w:r w:rsidRPr="00A34D81">
        <w:rPr>
          <w:sz w:val="20"/>
          <w:szCs w:val="20"/>
        </w:rPr>
      </w:r>
      <w:r w:rsidRPr="00B26E5F">
        <w:rPr>
          <w:sz w:val="20"/>
          <w:szCs w:val="20"/>
          <w:rPrChange w:id="1230" w:author="Microsoft Office User" w:date="2023-09-11T13:17:00Z">
            <w:rPr/>
          </w:rPrChange>
        </w:rPr>
        <w:fldChar w:fldCharType="separate"/>
      </w:r>
      <w:r w:rsidRPr="00B26E5F">
        <w:rPr>
          <w:sz w:val="20"/>
          <w:szCs w:val="20"/>
          <w:rPrChange w:id="1231" w:author="Microsoft Office User" w:date="2023-09-11T13:17:00Z">
            <w:rPr/>
          </w:rPrChange>
        </w:rPr>
        <w:t>15.</w:t>
      </w:r>
      <w:r w:rsidRPr="00B26E5F">
        <w:rPr>
          <w:sz w:val="20"/>
          <w:szCs w:val="20"/>
          <w:rPrChange w:id="1232" w:author="Microsoft Office User" w:date="2023-09-11T13:17:00Z">
            <w:rPr/>
          </w:rPrChange>
        </w:rPr>
        <w:tab/>
        <w:t xml:space="preserve">Fifer, J. E. </w:t>
      </w:r>
      <w:r w:rsidRPr="00B26E5F">
        <w:rPr>
          <w:sz w:val="20"/>
          <w:szCs w:val="20"/>
          <w:rPrChange w:id="1233" w:author="Microsoft Office User" w:date="2023-09-11T13:17:00Z">
            <w:rPr/>
          </w:rPrChange>
        </w:rPr>
        <w:fldChar w:fldCharType="end"/>
      </w:r>
      <w:r w:rsidRPr="00B26E5F">
        <w:rPr>
          <w:sz w:val="20"/>
          <w:szCs w:val="20"/>
          <w:rPrChange w:id="1234" w:author="Microsoft Office User" w:date="2023-09-11T13:17:00Z">
            <w:rPr/>
          </w:rPrChange>
        </w:rPr>
        <w:fldChar w:fldCharType="begin"/>
      </w:r>
      <w:r w:rsidRPr="00B26E5F">
        <w:rPr>
          <w:sz w:val="20"/>
          <w:szCs w:val="20"/>
          <w:rPrChange w:id="1235" w:author="Microsoft Office User" w:date="2023-09-11T13:17:00Z">
            <w:rPr/>
          </w:rPrChange>
        </w:rPr>
        <w:instrText>HYPERLINK "https://www.zotero.org/google-docs/?n2Avay" \h</w:instrText>
      </w:r>
      <w:r w:rsidRPr="00A34D81">
        <w:rPr>
          <w:sz w:val="20"/>
          <w:szCs w:val="20"/>
        </w:rPr>
      </w:r>
      <w:r w:rsidRPr="00B26E5F">
        <w:rPr>
          <w:sz w:val="20"/>
          <w:szCs w:val="20"/>
          <w:rPrChange w:id="1236" w:author="Microsoft Office User" w:date="2023-09-11T13:17:00Z">
            <w:rPr>
              <w:i/>
            </w:rPr>
          </w:rPrChange>
        </w:rPr>
        <w:fldChar w:fldCharType="separate"/>
      </w:r>
      <w:r w:rsidRPr="00B26E5F">
        <w:rPr>
          <w:i/>
          <w:sz w:val="20"/>
          <w:szCs w:val="20"/>
          <w:rPrChange w:id="1237" w:author="Microsoft Office User" w:date="2023-09-11T13:17:00Z">
            <w:rPr>
              <w:i/>
            </w:rPr>
          </w:rPrChange>
        </w:rPr>
        <w:t>et al.</w:t>
      </w:r>
      <w:r w:rsidRPr="00B26E5F">
        <w:rPr>
          <w:i/>
          <w:sz w:val="20"/>
          <w:szCs w:val="20"/>
          <w:rPrChange w:id="1238" w:author="Microsoft Office User" w:date="2023-09-11T13:17:00Z">
            <w:rPr>
              <w:i/>
            </w:rPr>
          </w:rPrChange>
        </w:rPr>
        <w:fldChar w:fldCharType="end"/>
      </w:r>
      <w:r w:rsidRPr="00B26E5F">
        <w:rPr>
          <w:sz w:val="20"/>
          <w:szCs w:val="20"/>
          <w:rPrChange w:id="1239" w:author="Microsoft Office User" w:date="2023-09-11T13:17:00Z">
            <w:rPr/>
          </w:rPrChange>
        </w:rPr>
        <w:fldChar w:fldCharType="begin"/>
      </w:r>
      <w:r w:rsidRPr="00B26E5F">
        <w:rPr>
          <w:sz w:val="20"/>
          <w:szCs w:val="20"/>
          <w:rPrChange w:id="1240" w:author="Microsoft Office User" w:date="2023-09-11T13:17:00Z">
            <w:rPr/>
          </w:rPrChange>
        </w:rPr>
        <w:instrText>HYPERLINK "https://www.zotero.org/google-docs/?n2Avay" \h</w:instrText>
      </w:r>
      <w:r w:rsidRPr="00A34D81">
        <w:rPr>
          <w:sz w:val="20"/>
          <w:szCs w:val="20"/>
        </w:rPr>
      </w:r>
      <w:r w:rsidRPr="00B26E5F">
        <w:rPr>
          <w:sz w:val="20"/>
          <w:szCs w:val="20"/>
          <w:rPrChange w:id="1241" w:author="Microsoft Office User" w:date="2023-09-11T13:17:00Z">
            <w:rPr/>
          </w:rPrChange>
        </w:rPr>
        <w:fldChar w:fldCharType="separate"/>
      </w:r>
      <w:r w:rsidRPr="00B26E5F">
        <w:rPr>
          <w:sz w:val="20"/>
          <w:szCs w:val="20"/>
          <w:rPrChange w:id="1242" w:author="Microsoft Office User" w:date="2023-09-11T13:17:00Z">
            <w:rPr/>
          </w:rPrChange>
        </w:rPr>
        <w:t xml:space="preserve"> Microbiome structuring within a coral colony and along a sedimentation gradient. </w:t>
      </w:r>
      <w:r w:rsidRPr="00B26E5F">
        <w:rPr>
          <w:sz w:val="20"/>
          <w:szCs w:val="20"/>
          <w:rPrChange w:id="1243" w:author="Microsoft Office User" w:date="2023-09-11T13:17:00Z">
            <w:rPr/>
          </w:rPrChange>
        </w:rPr>
        <w:fldChar w:fldCharType="end"/>
      </w:r>
      <w:r w:rsidRPr="00B26E5F">
        <w:rPr>
          <w:sz w:val="20"/>
          <w:szCs w:val="20"/>
          <w:rPrChange w:id="1244" w:author="Microsoft Office User" w:date="2023-09-11T13:17:00Z">
            <w:rPr/>
          </w:rPrChange>
        </w:rPr>
        <w:fldChar w:fldCharType="begin"/>
      </w:r>
      <w:r w:rsidRPr="00B26E5F">
        <w:rPr>
          <w:sz w:val="20"/>
          <w:szCs w:val="20"/>
          <w:rPrChange w:id="1245" w:author="Microsoft Office User" w:date="2023-09-11T13:17:00Z">
            <w:rPr/>
          </w:rPrChange>
        </w:rPr>
        <w:instrText>HYPERLINK "https://www.zotero.org/google-docs/?n2Avay" \h</w:instrText>
      </w:r>
      <w:r w:rsidRPr="00A34D81">
        <w:rPr>
          <w:sz w:val="20"/>
          <w:szCs w:val="20"/>
        </w:rPr>
      </w:r>
      <w:r w:rsidRPr="00B26E5F">
        <w:rPr>
          <w:sz w:val="20"/>
          <w:szCs w:val="20"/>
          <w:rPrChange w:id="1246" w:author="Microsoft Office User" w:date="2023-09-11T13:17:00Z">
            <w:rPr>
              <w:i/>
            </w:rPr>
          </w:rPrChange>
        </w:rPr>
        <w:fldChar w:fldCharType="separate"/>
      </w:r>
      <w:r w:rsidRPr="00B26E5F">
        <w:rPr>
          <w:i/>
          <w:sz w:val="20"/>
          <w:szCs w:val="20"/>
          <w:rPrChange w:id="1247" w:author="Microsoft Office User" w:date="2023-09-11T13:17:00Z">
            <w:rPr>
              <w:i/>
            </w:rPr>
          </w:rPrChange>
        </w:rPr>
        <w:t xml:space="preserve">Cell. Stress Response Physiol. Adapt. Corals Subj. Environ. Stress. </w:t>
      </w:r>
      <w:proofErr w:type="spellStart"/>
      <w:r w:rsidRPr="00B26E5F">
        <w:rPr>
          <w:i/>
          <w:sz w:val="20"/>
          <w:szCs w:val="20"/>
          <w:rPrChange w:id="1248" w:author="Microsoft Office User" w:date="2023-09-11T13:17:00Z">
            <w:rPr>
              <w:i/>
            </w:rPr>
          </w:rPrChange>
        </w:rPr>
        <w:t>Pollut</w:t>
      </w:r>
      <w:proofErr w:type="spellEnd"/>
      <w:r w:rsidRPr="00B26E5F">
        <w:rPr>
          <w:i/>
          <w:sz w:val="20"/>
          <w:szCs w:val="20"/>
          <w:rPrChange w:id="1249" w:author="Microsoft Office User" w:date="2023-09-11T13:17:00Z">
            <w:rPr>
              <w:i/>
            </w:rPr>
          </w:rPrChange>
        </w:rPr>
        <w:t>.</w:t>
      </w:r>
      <w:r w:rsidRPr="00B26E5F">
        <w:rPr>
          <w:i/>
          <w:sz w:val="20"/>
          <w:szCs w:val="20"/>
          <w:rPrChange w:id="1250" w:author="Microsoft Office User" w:date="2023-09-11T13:17:00Z">
            <w:rPr>
              <w:i/>
            </w:rPr>
          </w:rPrChange>
        </w:rPr>
        <w:fldChar w:fldCharType="end"/>
      </w:r>
      <w:r w:rsidRPr="00B26E5F">
        <w:rPr>
          <w:sz w:val="20"/>
          <w:szCs w:val="20"/>
          <w:rPrChange w:id="1251" w:author="Microsoft Office User" w:date="2023-09-11T13:17:00Z">
            <w:rPr/>
          </w:rPrChange>
        </w:rPr>
        <w:fldChar w:fldCharType="begin"/>
      </w:r>
      <w:r w:rsidRPr="00B26E5F">
        <w:rPr>
          <w:sz w:val="20"/>
          <w:szCs w:val="20"/>
          <w:rPrChange w:id="1252" w:author="Microsoft Office User" w:date="2023-09-11T13:17:00Z">
            <w:rPr/>
          </w:rPrChange>
        </w:rPr>
        <w:instrText>HYPERLINK "https://www.zotero.org/google-docs/?n2Avay" \h</w:instrText>
      </w:r>
      <w:r w:rsidRPr="00A34D81">
        <w:rPr>
          <w:sz w:val="20"/>
          <w:szCs w:val="20"/>
        </w:rPr>
      </w:r>
      <w:r w:rsidRPr="00B26E5F">
        <w:rPr>
          <w:sz w:val="20"/>
          <w:szCs w:val="20"/>
          <w:rPrChange w:id="1253" w:author="Microsoft Office User" w:date="2023-09-11T13:17:00Z">
            <w:rPr/>
          </w:rPrChange>
        </w:rPr>
        <w:fldChar w:fldCharType="separate"/>
      </w:r>
      <w:r w:rsidRPr="00B26E5F">
        <w:rPr>
          <w:sz w:val="20"/>
          <w:szCs w:val="20"/>
          <w:rPrChange w:id="1254" w:author="Microsoft Office User" w:date="2023-09-11T13:17:00Z">
            <w:rPr/>
          </w:rPrChange>
        </w:rPr>
        <w:t xml:space="preserve"> (2022).</w:t>
      </w:r>
      <w:r w:rsidRPr="00B26E5F">
        <w:rPr>
          <w:sz w:val="20"/>
          <w:szCs w:val="20"/>
          <w:rPrChange w:id="1255" w:author="Microsoft Office User" w:date="2023-09-11T13:17:00Z">
            <w:rPr/>
          </w:rPrChange>
        </w:rPr>
        <w:fldChar w:fldCharType="end"/>
      </w:r>
    </w:p>
    <w:p w14:paraId="55727B2F" w14:textId="77777777" w:rsidR="0013233D" w:rsidRPr="00B26E5F" w:rsidRDefault="0013233D">
      <w:pPr>
        <w:snapToGrid w:val="0"/>
        <w:contextualSpacing/>
        <w:rPr>
          <w:sz w:val="20"/>
          <w:szCs w:val="20"/>
          <w:rPrChange w:id="1256" w:author="Microsoft Office User" w:date="2023-09-11T13:17:00Z">
            <w:rPr/>
          </w:rPrChange>
        </w:rPr>
        <w:pPrChange w:id="1257" w:author="Microsoft Office User" w:date="2023-09-11T13:17:00Z">
          <w:pPr/>
        </w:pPrChange>
      </w:pPr>
    </w:p>
    <w:p w14:paraId="0B742CBA" w14:textId="77777777" w:rsidR="000C56B0" w:rsidRPr="00B26E5F" w:rsidRDefault="00367A15">
      <w:pPr>
        <w:snapToGrid w:val="0"/>
        <w:contextualSpacing/>
        <w:rPr>
          <w:sz w:val="20"/>
          <w:szCs w:val="20"/>
          <w:rPrChange w:id="1258" w:author="Microsoft Office User" w:date="2023-09-11T13:17:00Z">
            <w:rPr/>
          </w:rPrChange>
        </w:rPr>
        <w:pPrChange w:id="1259" w:author="Microsoft Office User" w:date="2023-09-11T13:17:00Z">
          <w:pPr/>
        </w:pPrChange>
      </w:pPr>
      <w:r w:rsidRPr="00B26E5F">
        <w:rPr>
          <w:sz w:val="20"/>
          <w:szCs w:val="20"/>
          <w:rPrChange w:id="1260" w:author="Microsoft Office User" w:date="2023-09-11T13:17:00Z">
            <w:rPr/>
          </w:rPrChange>
        </w:rPr>
        <w:fldChar w:fldCharType="begin"/>
      </w:r>
      <w:r w:rsidRPr="00B26E5F">
        <w:rPr>
          <w:sz w:val="20"/>
          <w:szCs w:val="20"/>
          <w:rPrChange w:id="1261" w:author="Microsoft Office User" w:date="2023-09-11T13:17:00Z">
            <w:rPr/>
          </w:rPrChange>
        </w:rPr>
        <w:instrText>HYPERLINK "https://www.zotero.org/google-docs/?n2Avay" \h</w:instrText>
      </w:r>
      <w:r w:rsidRPr="00A34D81">
        <w:rPr>
          <w:sz w:val="20"/>
          <w:szCs w:val="20"/>
        </w:rPr>
      </w:r>
      <w:r w:rsidRPr="00B26E5F">
        <w:rPr>
          <w:sz w:val="20"/>
          <w:szCs w:val="20"/>
          <w:rPrChange w:id="1262" w:author="Microsoft Office User" w:date="2023-09-11T13:17:00Z">
            <w:rPr/>
          </w:rPrChange>
        </w:rPr>
        <w:fldChar w:fldCharType="separate"/>
      </w:r>
      <w:r w:rsidRPr="00B26E5F">
        <w:rPr>
          <w:sz w:val="20"/>
          <w:szCs w:val="20"/>
          <w:rPrChange w:id="1263" w:author="Microsoft Office User" w:date="2023-09-11T13:17:00Z">
            <w:rPr/>
          </w:rPrChange>
        </w:rPr>
        <w:t>16.</w:t>
      </w:r>
      <w:r w:rsidRPr="00B26E5F">
        <w:rPr>
          <w:sz w:val="20"/>
          <w:szCs w:val="20"/>
          <w:rPrChange w:id="1264" w:author="Microsoft Office User" w:date="2023-09-11T13:17:00Z">
            <w:rPr/>
          </w:rPrChange>
        </w:rPr>
        <w:tab/>
      </w:r>
      <w:proofErr w:type="spellStart"/>
      <w:r w:rsidRPr="00B26E5F">
        <w:rPr>
          <w:sz w:val="20"/>
          <w:szCs w:val="20"/>
          <w:rPrChange w:id="1265" w:author="Microsoft Office User" w:date="2023-09-11T13:17:00Z">
            <w:rPr/>
          </w:rPrChange>
        </w:rPr>
        <w:t>Zaneveld</w:t>
      </w:r>
      <w:proofErr w:type="spellEnd"/>
      <w:r w:rsidRPr="00B26E5F">
        <w:rPr>
          <w:sz w:val="20"/>
          <w:szCs w:val="20"/>
          <w:rPrChange w:id="1266" w:author="Microsoft Office User" w:date="2023-09-11T13:17:00Z">
            <w:rPr/>
          </w:rPrChange>
        </w:rPr>
        <w:t xml:space="preserve">, J. R. </w:t>
      </w:r>
      <w:r w:rsidRPr="00B26E5F">
        <w:rPr>
          <w:sz w:val="20"/>
          <w:szCs w:val="20"/>
          <w:rPrChange w:id="1267" w:author="Microsoft Office User" w:date="2023-09-11T13:17:00Z">
            <w:rPr/>
          </w:rPrChange>
        </w:rPr>
        <w:fldChar w:fldCharType="end"/>
      </w:r>
      <w:r w:rsidRPr="00B26E5F">
        <w:rPr>
          <w:sz w:val="20"/>
          <w:szCs w:val="20"/>
          <w:rPrChange w:id="1268" w:author="Microsoft Office User" w:date="2023-09-11T13:17:00Z">
            <w:rPr/>
          </w:rPrChange>
        </w:rPr>
        <w:fldChar w:fldCharType="begin"/>
      </w:r>
      <w:r w:rsidRPr="00B26E5F">
        <w:rPr>
          <w:sz w:val="20"/>
          <w:szCs w:val="20"/>
          <w:rPrChange w:id="1269" w:author="Microsoft Office User" w:date="2023-09-11T13:17:00Z">
            <w:rPr/>
          </w:rPrChange>
        </w:rPr>
        <w:instrText>HYPERLINK "https://www.zotero.org/google-docs/?n2Avay" \h</w:instrText>
      </w:r>
      <w:r w:rsidRPr="00A34D81">
        <w:rPr>
          <w:sz w:val="20"/>
          <w:szCs w:val="20"/>
        </w:rPr>
      </w:r>
      <w:r w:rsidRPr="00B26E5F">
        <w:rPr>
          <w:sz w:val="20"/>
          <w:szCs w:val="20"/>
          <w:rPrChange w:id="1270" w:author="Microsoft Office User" w:date="2023-09-11T13:17:00Z">
            <w:rPr>
              <w:i/>
            </w:rPr>
          </w:rPrChange>
        </w:rPr>
        <w:fldChar w:fldCharType="separate"/>
      </w:r>
      <w:r w:rsidRPr="00B26E5F">
        <w:rPr>
          <w:i/>
          <w:sz w:val="20"/>
          <w:szCs w:val="20"/>
          <w:rPrChange w:id="1271" w:author="Microsoft Office User" w:date="2023-09-11T13:17:00Z">
            <w:rPr>
              <w:i/>
            </w:rPr>
          </w:rPrChange>
        </w:rPr>
        <w:t>et al.</w:t>
      </w:r>
      <w:r w:rsidRPr="00B26E5F">
        <w:rPr>
          <w:i/>
          <w:sz w:val="20"/>
          <w:szCs w:val="20"/>
          <w:rPrChange w:id="1272" w:author="Microsoft Office User" w:date="2023-09-11T13:17:00Z">
            <w:rPr>
              <w:i/>
            </w:rPr>
          </w:rPrChange>
        </w:rPr>
        <w:fldChar w:fldCharType="end"/>
      </w:r>
      <w:r w:rsidRPr="00B26E5F">
        <w:rPr>
          <w:sz w:val="20"/>
          <w:szCs w:val="20"/>
          <w:rPrChange w:id="1273" w:author="Microsoft Office User" w:date="2023-09-11T13:17:00Z">
            <w:rPr/>
          </w:rPrChange>
        </w:rPr>
        <w:fldChar w:fldCharType="begin"/>
      </w:r>
      <w:r w:rsidRPr="00B26E5F">
        <w:rPr>
          <w:sz w:val="20"/>
          <w:szCs w:val="20"/>
          <w:rPrChange w:id="1274" w:author="Microsoft Office User" w:date="2023-09-11T13:17:00Z">
            <w:rPr/>
          </w:rPrChange>
        </w:rPr>
        <w:instrText>HYPERLINK "https://www.zotero.org/google-docs/?n2Avay" \h</w:instrText>
      </w:r>
      <w:r w:rsidRPr="00A34D81">
        <w:rPr>
          <w:sz w:val="20"/>
          <w:szCs w:val="20"/>
        </w:rPr>
      </w:r>
      <w:r w:rsidRPr="00B26E5F">
        <w:rPr>
          <w:sz w:val="20"/>
          <w:szCs w:val="20"/>
          <w:rPrChange w:id="1275" w:author="Microsoft Office User" w:date="2023-09-11T13:17:00Z">
            <w:rPr/>
          </w:rPrChange>
        </w:rPr>
        <w:fldChar w:fldCharType="separate"/>
      </w:r>
      <w:r w:rsidRPr="00B26E5F">
        <w:rPr>
          <w:sz w:val="20"/>
          <w:szCs w:val="20"/>
          <w:rPrChange w:id="1276" w:author="Microsoft Office User" w:date="2023-09-11T13:17:00Z">
            <w:rPr/>
          </w:rPrChange>
        </w:rPr>
        <w:t xml:space="preserve"> Overfishing and nutrient pollution interact with temperature to disrupt coral reefs down to microbial scales. </w:t>
      </w:r>
      <w:r w:rsidRPr="00B26E5F">
        <w:rPr>
          <w:sz w:val="20"/>
          <w:szCs w:val="20"/>
          <w:rPrChange w:id="1277" w:author="Microsoft Office User" w:date="2023-09-11T13:17:00Z">
            <w:rPr/>
          </w:rPrChange>
        </w:rPr>
        <w:fldChar w:fldCharType="end"/>
      </w:r>
      <w:r w:rsidRPr="00B26E5F">
        <w:rPr>
          <w:sz w:val="20"/>
          <w:szCs w:val="20"/>
          <w:rPrChange w:id="1278" w:author="Microsoft Office User" w:date="2023-09-11T13:17:00Z">
            <w:rPr/>
          </w:rPrChange>
        </w:rPr>
        <w:fldChar w:fldCharType="begin"/>
      </w:r>
      <w:r w:rsidRPr="00B26E5F">
        <w:rPr>
          <w:sz w:val="20"/>
          <w:szCs w:val="20"/>
          <w:rPrChange w:id="1279" w:author="Microsoft Office User" w:date="2023-09-11T13:17:00Z">
            <w:rPr/>
          </w:rPrChange>
        </w:rPr>
        <w:instrText>HYPERLINK "https://www.zotero.org/google-docs/?n2Avay" \h</w:instrText>
      </w:r>
      <w:r w:rsidRPr="00A34D81">
        <w:rPr>
          <w:sz w:val="20"/>
          <w:szCs w:val="20"/>
        </w:rPr>
      </w:r>
      <w:r w:rsidRPr="00B26E5F">
        <w:rPr>
          <w:sz w:val="20"/>
          <w:szCs w:val="20"/>
          <w:rPrChange w:id="1280" w:author="Microsoft Office User" w:date="2023-09-11T13:17:00Z">
            <w:rPr>
              <w:i/>
            </w:rPr>
          </w:rPrChange>
        </w:rPr>
        <w:fldChar w:fldCharType="separate"/>
      </w:r>
      <w:r w:rsidRPr="00B26E5F">
        <w:rPr>
          <w:i/>
          <w:sz w:val="20"/>
          <w:szCs w:val="20"/>
          <w:rPrChange w:id="1281" w:author="Microsoft Office User" w:date="2023-09-11T13:17:00Z">
            <w:rPr>
              <w:i/>
            </w:rPr>
          </w:rPrChange>
        </w:rPr>
        <w:t xml:space="preserve">Nat. </w:t>
      </w:r>
      <w:proofErr w:type="spellStart"/>
      <w:r w:rsidRPr="00B26E5F">
        <w:rPr>
          <w:i/>
          <w:sz w:val="20"/>
          <w:szCs w:val="20"/>
          <w:rPrChange w:id="1282" w:author="Microsoft Office User" w:date="2023-09-11T13:17:00Z">
            <w:rPr>
              <w:i/>
            </w:rPr>
          </w:rPrChange>
        </w:rPr>
        <w:t>Commun</w:t>
      </w:r>
      <w:proofErr w:type="spellEnd"/>
      <w:r w:rsidRPr="00B26E5F">
        <w:rPr>
          <w:i/>
          <w:sz w:val="20"/>
          <w:szCs w:val="20"/>
          <w:rPrChange w:id="1283" w:author="Microsoft Office User" w:date="2023-09-11T13:17:00Z">
            <w:rPr>
              <w:i/>
            </w:rPr>
          </w:rPrChange>
        </w:rPr>
        <w:t xml:space="preserve">. </w:t>
      </w:r>
      <w:r w:rsidRPr="00B26E5F">
        <w:rPr>
          <w:i/>
          <w:sz w:val="20"/>
          <w:szCs w:val="20"/>
          <w:rPrChange w:id="1284" w:author="Microsoft Office User" w:date="2023-09-11T13:17:00Z">
            <w:rPr>
              <w:i/>
            </w:rPr>
          </w:rPrChange>
        </w:rPr>
        <w:fldChar w:fldCharType="end"/>
      </w:r>
      <w:r w:rsidRPr="00B26E5F">
        <w:rPr>
          <w:sz w:val="20"/>
          <w:szCs w:val="20"/>
          <w:rPrChange w:id="1285" w:author="Microsoft Office User" w:date="2023-09-11T13:17:00Z">
            <w:rPr/>
          </w:rPrChange>
        </w:rPr>
        <w:fldChar w:fldCharType="begin"/>
      </w:r>
      <w:r w:rsidRPr="00B26E5F">
        <w:rPr>
          <w:sz w:val="20"/>
          <w:szCs w:val="20"/>
          <w:rPrChange w:id="1286" w:author="Microsoft Office User" w:date="2023-09-11T13:17:00Z">
            <w:rPr/>
          </w:rPrChange>
        </w:rPr>
        <w:instrText>HYPERLINK "https://www.zotero.org/google-docs/?n2Avay" \h</w:instrText>
      </w:r>
      <w:r w:rsidRPr="00A34D81">
        <w:rPr>
          <w:sz w:val="20"/>
          <w:szCs w:val="20"/>
        </w:rPr>
      </w:r>
      <w:r w:rsidRPr="00B26E5F">
        <w:rPr>
          <w:sz w:val="20"/>
          <w:szCs w:val="20"/>
          <w:rPrChange w:id="1287" w:author="Microsoft Office User" w:date="2023-09-11T13:17:00Z">
            <w:rPr>
              <w:b/>
            </w:rPr>
          </w:rPrChange>
        </w:rPr>
        <w:fldChar w:fldCharType="separate"/>
      </w:r>
      <w:r w:rsidRPr="00B26E5F">
        <w:rPr>
          <w:b/>
          <w:sz w:val="20"/>
          <w:szCs w:val="20"/>
          <w:rPrChange w:id="1288" w:author="Microsoft Office User" w:date="2023-09-11T13:17:00Z">
            <w:rPr>
              <w:b/>
            </w:rPr>
          </w:rPrChange>
        </w:rPr>
        <w:t>7</w:t>
      </w:r>
      <w:r w:rsidRPr="00B26E5F">
        <w:rPr>
          <w:b/>
          <w:sz w:val="20"/>
          <w:szCs w:val="20"/>
          <w:rPrChange w:id="1289" w:author="Microsoft Office User" w:date="2023-09-11T13:17:00Z">
            <w:rPr>
              <w:b/>
            </w:rPr>
          </w:rPrChange>
        </w:rPr>
        <w:fldChar w:fldCharType="end"/>
      </w:r>
      <w:r w:rsidRPr="00B26E5F">
        <w:rPr>
          <w:sz w:val="20"/>
          <w:szCs w:val="20"/>
          <w:rPrChange w:id="1290" w:author="Microsoft Office User" w:date="2023-09-11T13:17:00Z">
            <w:rPr/>
          </w:rPrChange>
        </w:rPr>
        <w:fldChar w:fldCharType="begin"/>
      </w:r>
      <w:r w:rsidRPr="00B26E5F">
        <w:rPr>
          <w:sz w:val="20"/>
          <w:szCs w:val="20"/>
          <w:rPrChange w:id="1291" w:author="Microsoft Office User" w:date="2023-09-11T13:17:00Z">
            <w:rPr/>
          </w:rPrChange>
        </w:rPr>
        <w:instrText>HYPERLINK "https://www.zotero.org/google-docs/?n2Avay" \h</w:instrText>
      </w:r>
      <w:r w:rsidRPr="00A34D81">
        <w:rPr>
          <w:sz w:val="20"/>
          <w:szCs w:val="20"/>
        </w:rPr>
      </w:r>
      <w:r w:rsidRPr="00B26E5F">
        <w:rPr>
          <w:sz w:val="20"/>
          <w:szCs w:val="20"/>
          <w:rPrChange w:id="1292" w:author="Microsoft Office User" w:date="2023-09-11T13:17:00Z">
            <w:rPr/>
          </w:rPrChange>
        </w:rPr>
        <w:fldChar w:fldCharType="separate"/>
      </w:r>
      <w:r w:rsidRPr="00B26E5F">
        <w:rPr>
          <w:sz w:val="20"/>
          <w:szCs w:val="20"/>
          <w:rPrChange w:id="1293" w:author="Microsoft Office User" w:date="2023-09-11T13:17:00Z">
            <w:rPr/>
          </w:rPrChange>
        </w:rPr>
        <w:t>, 1–12 (2016).</w:t>
      </w:r>
      <w:r w:rsidRPr="00B26E5F">
        <w:rPr>
          <w:sz w:val="20"/>
          <w:szCs w:val="20"/>
          <w:rPrChange w:id="1294" w:author="Microsoft Office User" w:date="2023-09-11T13:17:00Z">
            <w:rPr/>
          </w:rPrChange>
        </w:rPr>
        <w:fldChar w:fldCharType="end"/>
      </w:r>
    </w:p>
    <w:p w14:paraId="49C77D94" w14:textId="77777777" w:rsidR="0013233D" w:rsidRPr="00B26E5F" w:rsidRDefault="0013233D">
      <w:pPr>
        <w:snapToGrid w:val="0"/>
        <w:contextualSpacing/>
        <w:rPr>
          <w:sz w:val="20"/>
          <w:szCs w:val="20"/>
          <w:rPrChange w:id="1295" w:author="Microsoft Office User" w:date="2023-09-11T13:17:00Z">
            <w:rPr/>
          </w:rPrChange>
        </w:rPr>
        <w:pPrChange w:id="1296" w:author="Microsoft Office User" w:date="2023-09-11T13:17:00Z">
          <w:pPr/>
        </w:pPrChange>
      </w:pPr>
    </w:p>
    <w:p w14:paraId="02E49C16" w14:textId="77777777" w:rsidR="000C56B0" w:rsidRPr="00B26E5F" w:rsidRDefault="00367A15">
      <w:pPr>
        <w:snapToGrid w:val="0"/>
        <w:contextualSpacing/>
        <w:rPr>
          <w:sz w:val="20"/>
          <w:szCs w:val="20"/>
          <w:rPrChange w:id="1297" w:author="Microsoft Office User" w:date="2023-09-11T13:17:00Z">
            <w:rPr/>
          </w:rPrChange>
        </w:rPr>
        <w:pPrChange w:id="1298" w:author="Microsoft Office User" w:date="2023-09-11T13:17:00Z">
          <w:pPr/>
        </w:pPrChange>
      </w:pPr>
      <w:r w:rsidRPr="00B26E5F">
        <w:rPr>
          <w:sz w:val="20"/>
          <w:szCs w:val="20"/>
          <w:rPrChange w:id="1299" w:author="Microsoft Office User" w:date="2023-09-11T13:17:00Z">
            <w:rPr/>
          </w:rPrChange>
        </w:rPr>
        <w:fldChar w:fldCharType="begin"/>
      </w:r>
      <w:r w:rsidRPr="00B26E5F">
        <w:rPr>
          <w:sz w:val="20"/>
          <w:szCs w:val="20"/>
          <w:rPrChange w:id="1300" w:author="Microsoft Office User" w:date="2023-09-11T13:17:00Z">
            <w:rPr/>
          </w:rPrChange>
        </w:rPr>
        <w:instrText>HYPERLINK "https://www.zotero.org/google-docs/?n2Avay" \h</w:instrText>
      </w:r>
      <w:r w:rsidRPr="00A34D81">
        <w:rPr>
          <w:sz w:val="20"/>
          <w:szCs w:val="20"/>
        </w:rPr>
      </w:r>
      <w:r w:rsidRPr="00B26E5F">
        <w:rPr>
          <w:sz w:val="20"/>
          <w:szCs w:val="20"/>
          <w:rPrChange w:id="1301" w:author="Microsoft Office User" w:date="2023-09-11T13:17:00Z">
            <w:rPr/>
          </w:rPrChange>
        </w:rPr>
        <w:fldChar w:fldCharType="separate"/>
      </w:r>
      <w:r w:rsidRPr="00B26E5F">
        <w:rPr>
          <w:sz w:val="20"/>
          <w:szCs w:val="20"/>
          <w:rPrChange w:id="1302" w:author="Microsoft Office User" w:date="2023-09-11T13:17:00Z">
            <w:rPr/>
          </w:rPrChange>
        </w:rPr>
        <w:t>17.</w:t>
      </w:r>
      <w:r w:rsidRPr="00B26E5F">
        <w:rPr>
          <w:sz w:val="20"/>
          <w:szCs w:val="20"/>
          <w:rPrChange w:id="1303" w:author="Microsoft Office User" w:date="2023-09-11T13:17:00Z">
            <w:rPr/>
          </w:rPrChange>
        </w:rPr>
        <w:tab/>
      </w:r>
      <w:proofErr w:type="spellStart"/>
      <w:r w:rsidRPr="00B26E5F">
        <w:rPr>
          <w:sz w:val="20"/>
          <w:szCs w:val="20"/>
          <w:rPrChange w:id="1304" w:author="Microsoft Office User" w:date="2023-09-11T13:17:00Z">
            <w:rPr/>
          </w:rPrChange>
        </w:rPr>
        <w:t>Corinaldesi</w:t>
      </w:r>
      <w:proofErr w:type="spellEnd"/>
      <w:r w:rsidRPr="00B26E5F">
        <w:rPr>
          <w:sz w:val="20"/>
          <w:szCs w:val="20"/>
          <w:rPrChange w:id="1305" w:author="Microsoft Office User" w:date="2023-09-11T13:17:00Z">
            <w:rPr/>
          </w:rPrChange>
        </w:rPr>
        <w:t xml:space="preserve">, C. </w:t>
      </w:r>
      <w:r w:rsidRPr="00B26E5F">
        <w:rPr>
          <w:sz w:val="20"/>
          <w:szCs w:val="20"/>
          <w:rPrChange w:id="1306" w:author="Microsoft Office User" w:date="2023-09-11T13:17:00Z">
            <w:rPr/>
          </w:rPrChange>
        </w:rPr>
        <w:fldChar w:fldCharType="end"/>
      </w:r>
      <w:r w:rsidRPr="00B26E5F">
        <w:rPr>
          <w:sz w:val="20"/>
          <w:szCs w:val="20"/>
          <w:rPrChange w:id="1307" w:author="Microsoft Office User" w:date="2023-09-11T13:17:00Z">
            <w:rPr/>
          </w:rPrChange>
        </w:rPr>
        <w:fldChar w:fldCharType="begin"/>
      </w:r>
      <w:r w:rsidRPr="00B26E5F">
        <w:rPr>
          <w:sz w:val="20"/>
          <w:szCs w:val="20"/>
          <w:rPrChange w:id="1308" w:author="Microsoft Office User" w:date="2023-09-11T13:17:00Z">
            <w:rPr/>
          </w:rPrChange>
        </w:rPr>
        <w:instrText>HYPERLINK "https://www.zotero.org/google-docs/?n2Avay" \h</w:instrText>
      </w:r>
      <w:r w:rsidRPr="00A34D81">
        <w:rPr>
          <w:sz w:val="20"/>
          <w:szCs w:val="20"/>
        </w:rPr>
      </w:r>
      <w:r w:rsidRPr="00B26E5F">
        <w:rPr>
          <w:sz w:val="20"/>
          <w:szCs w:val="20"/>
          <w:rPrChange w:id="1309" w:author="Microsoft Office User" w:date="2023-09-11T13:17:00Z">
            <w:rPr>
              <w:i/>
            </w:rPr>
          </w:rPrChange>
        </w:rPr>
        <w:fldChar w:fldCharType="separate"/>
      </w:r>
      <w:r w:rsidRPr="00B26E5F">
        <w:rPr>
          <w:i/>
          <w:sz w:val="20"/>
          <w:szCs w:val="20"/>
          <w:rPrChange w:id="1310" w:author="Microsoft Office User" w:date="2023-09-11T13:17:00Z">
            <w:rPr>
              <w:i/>
            </w:rPr>
          </w:rPrChange>
        </w:rPr>
        <w:t>et al.</w:t>
      </w:r>
      <w:r w:rsidRPr="00B26E5F">
        <w:rPr>
          <w:i/>
          <w:sz w:val="20"/>
          <w:szCs w:val="20"/>
          <w:rPrChange w:id="1311" w:author="Microsoft Office User" w:date="2023-09-11T13:17:00Z">
            <w:rPr>
              <w:i/>
            </w:rPr>
          </w:rPrChange>
        </w:rPr>
        <w:fldChar w:fldCharType="end"/>
      </w:r>
      <w:r w:rsidRPr="00B26E5F">
        <w:rPr>
          <w:sz w:val="20"/>
          <w:szCs w:val="20"/>
          <w:rPrChange w:id="1312" w:author="Microsoft Office User" w:date="2023-09-11T13:17:00Z">
            <w:rPr/>
          </w:rPrChange>
        </w:rPr>
        <w:fldChar w:fldCharType="begin"/>
      </w:r>
      <w:r w:rsidRPr="00B26E5F">
        <w:rPr>
          <w:sz w:val="20"/>
          <w:szCs w:val="20"/>
          <w:rPrChange w:id="1313" w:author="Microsoft Office User" w:date="2023-09-11T13:17:00Z">
            <w:rPr/>
          </w:rPrChange>
        </w:rPr>
        <w:instrText>HYPERLINK "https://www.zotero.org/google-docs/?n2Avay" \h</w:instrText>
      </w:r>
      <w:r w:rsidRPr="00A34D81">
        <w:rPr>
          <w:sz w:val="20"/>
          <w:szCs w:val="20"/>
        </w:rPr>
      </w:r>
      <w:r w:rsidRPr="00B26E5F">
        <w:rPr>
          <w:sz w:val="20"/>
          <w:szCs w:val="20"/>
          <w:rPrChange w:id="1314" w:author="Microsoft Office User" w:date="2023-09-11T13:17:00Z">
            <w:rPr/>
          </w:rPrChange>
        </w:rPr>
        <w:fldChar w:fldCharType="separate"/>
      </w:r>
      <w:r w:rsidRPr="00B26E5F">
        <w:rPr>
          <w:sz w:val="20"/>
          <w:szCs w:val="20"/>
          <w:rPrChange w:id="1315" w:author="Microsoft Office User" w:date="2023-09-11T13:17:00Z">
            <w:rPr/>
          </w:rPrChange>
        </w:rPr>
        <w:t xml:space="preserve"> Multiple impacts of microplastics can threaten marine habitat-forming species. </w:t>
      </w:r>
      <w:r w:rsidRPr="00B26E5F">
        <w:rPr>
          <w:sz w:val="20"/>
          <w:szCs w:val="20"/>
          <w:rPrChange w:id="1316" w:author="Microsoft Office User" w:date="2023-09-11T13:17:00Z">
            <w:rPr/>
          </w:rPrChange>
        </w:rPr>
        <w:fldChar w:fldCharType="end"/>
      </w:r>
      <w:r w:rsidRPr="00B26E5F">
        <w:rPr>
          <w:sz w:val="20"/>
          <w:szCs w:val="20"/>
          <w:rPrChange w:id="1317" w:author="Microsoft Office User" w:date="2023-09-11T13:17:00Z">
            <w:rPr/>
          </w:rPrChange>
        </w:rPr>
        <w:fldChar w:fldCharType="begin"/>
      </w:r>
      <w:r w:rsidRPr="00B26E5F">
        <w:rPr>
          <w:sz w:val="20"/>
          <w:szCs w:val="20"/>
          <w:rPrChange w:id="1318" w:author="Microsoft Office User" w:date="2023-09-11T13:17:00Z">
            <w:rPr/>
          </w:rPrChange>
        </w:rPr>
        <w:instrText>HYPERLINK "https://www.zotero.org/google-docs/?n2Avay" \h</w:instrText>
      </w:r>
      <w:r w:rsidRPr="00A34D81">
        <w:rPr>
          <w:sz w:val="20"/>
          <w:szCs w:val="20"/>
        </w:rPr>
      </w:r>
      <w:r w:rsidRPr="00B26E5F">
        <w:rPr>
          <w:sz w:val="20"/>
          <w:szCs w:val="20"/>
          <w:rPrChange w:id="1319" w:author="Microsoft Office User" w:date="2023-09-11T13:17:00Z">
            <w:rPr>
              <w:i/>
            </w:rPr>
          </w:rPrChange>
        </w:rPr>
        <w:fldChar w:fldCharType="separate"/>
      </w:r>
      <w:proofErr w:type="spellStart"/>
      <w:r w:rsidRPr="00B26E5F">
        <w:rPr>
          <w:i/>
          <w:sz w:val="20"/>
          <w:szCs w:val="20"/>
          <w:rPrChange w:id="1320" w:author="Microsoft Office User" w:date="2023-09-11T13:17:00Z">
            <w:rPr>
              <w:i/>
            </w:rPr>
          </w:rPrChange>
        </w:rPr>
        <w:t>Commun</w:t>
      </w:r>
      <w:proofErr w:type="spellEnd"/>
      <w:r w:rsidRPr="00B26E5F">
        <w:rPr>
          <w:i/>
          <w:sz w:val="20"/>
          <w:szCs w:val="20"/>
          <w:rPrChange w:id="1321" w:author="Microsoft Office User" w:date="2023-09-11T13:17:00Z">
            <w:rPr>
              <w:i/>
            </w:rPr>
          </w:rPrChange>
        </w:rPr>
        <w:t xml:space="preserve">. Biol. </w:t>
      </w:r>
      <w:r w:rsidRPr="00B26E5F">
        <w:rPr>
          <w:i/>
          <w:sz w:val="20"/>
          <w:szCs w:val="20"/>
          <w:rPrChange w:id="1322" w:author="Microsoft Office User" w:date="2023-09-11T13:17:00Z">
            <w:rPr>
              <w:i/>
            </w:rPr>
          </w:rPrChange>
        </w:rPr>
        <w:fldChar w:fldCharType="end"/>
      </w:r>
      <w:r w:rsidRPr="00B26E5F">
        <w:rPr>
          <w:sz w:val="20"/>
          <w:szCs w:val="20"/>
          <w:rPrChange w:id="1323" w:author="Microsoft Office User" w:date="2023-09-11T13:17:00Z">
            <w:rPr/>
          </w:rPrChange>
        </w:rPr>
        <w:fldChar w:fldCharType="begin"/>
      </w:r>
      <w:r w:rsidRPr="00B26E5F">
        <w:rPr>
          <w:sz w:val="20"/>
          <w:szCs w:val="20"/>
          <w:rPrChange w:id="1324" w:author="Microsoft Office User" w:date="2023-09-11T13:17:00Z">
            <w:rPr/>
          </w:rPrChange>
        </w:rPr>
        <w:instrText>HYPERLINK "https://www.zotero.org/google-docs/?n2Avay" \h</w:instrText>
      </w:r>
      <w:r w:rsidRPr="00A34D81">
        <w:rPr>
          <w:sz w:val="20"/>
          <w:szCs w:val="20"/>
        </w:rPr>
      </w:r>
      <w:r w:rsidRPr="00B26E5F">
        <w:rPr>
          <w:sz w:val="20"/>
          <w:szCs w:val="20"/>
          <w:rPrChange w:id="1325" w:author="Microsoft Office User" w:date="2023-09-11T13:17:00Z">
            <w:rPr>
              <w:b/>
            </w:rPr>
          </w:rPrChange>
        </w:rPr>
        <w:fldChar w:fldCharType="separate"/>
      </w:r>
      <w:r w:rsidRPr="00B26E5F">
        <w:rPr>
          <w:b/>
          <w:sz w:val="20"/>
          <w:szCs w:val="20"/>
          <w:rPrChange w:id="1326" w:author="Microsoft Office User" w:date="2023-09-11T13:17:00Z">
            <w:rPr>
              <w:b/>
            </w:rPr>
          </w:rPrChange>
        </w:rPr>
        <w:t>4</w:t>
      </w:r>
      <w:r w:rsidRPr="00B26E5F">
        <w:rPr>
          <w:b/>
          <w:sz w:val="20"/>
          <w:szCs w:val="20"/>
          <w:rPrChange w:id="1327" w:author="Microsoft Office User" w:date="2023-09-11T13:17:00Z">
            <w:rPr>
              <w:b/>
            </w:rPr>
          </w:rPrChange>
        </w:rPr>
        <w:fldChar w:fldCharType="end"/>
      </w:r>
      <w:r w:rsidRPr="00B26E5F">
        <w:rPr>
          <w:sz w:val="20"/>
          <w:szCs w:val="20"/>
          <w:rPrChange w:id="1328" w:author="Microsoft Office User" w:date="2023-09-11T13:17:00Z">
            <w:rPr/>
          </w:rPrChange>
        </w:rPr>
        <w:fldChar w:fldCharType="begin"/>
      </w:r>
      <w:r w:rsidRPr="00B26E5F">
        <w:rPr>
          <w:sz w:val="20"/>
          <w:szCs w:val="20"/>
          <w:rPrChange w:id="1329" w:author="Microsoft Office User" w:date="2023-09-11T13:17:00Z">
            <w:rPr/>
          </w:rPrChange>
        </w:rPr>
        <w:instrText>HYPERLINK "https://www.zotero.org/google-docs/?n2Avay" \h</w:instrText>
      </w:r>
      <w:r w:rsidRPr="00A34D81">
        <w:rPr>
          <w:sz w:val="20"/>
          <w:szCs w:val="20"/>
        </w:rPr>
      </w:r>
      <w:r w:rsidRPr="00B26E5F">
        <w:rPr>
          <w:sz w:val="20"/>
          <w:szCs w:val="20"/>
          <w:rPrChange w:id="1330" w:author="Microsoft Office User" w:date="2023-09-11T13:17:00Z">
            <w:rPr/>
          </w:rPrChange>
        </w:rPr>
        <w:fldChar w:fldCharType="separate"/>
      </w:r>
      <w:r w:rsidRPr="00B26E5F">
        <w:rPr>
          <w:sz w:val="20"/>
          <w:szCs w:val="20"/>
          <w:rPrChange w:id="1331" w:author="Microsoft Office User" w:date="2023-09-11T13:17:00Z">
            <w:rPr/>
          </w:rPrChange>
        </w:rPr>
        <w:t>, 1–13 (2021).</w:t>
      </w:r>
      <w:r w:rsidRPr="00B26E5F">
        <w:rPr>
          <w:sz w:val="20"/>
          <w:szCs w:val="20"/>
          <w:rPrChange w:id="1332" w:author="Microsoft Office User" w:date="2023-09-11T13:17:00Z">
            <w:rPr/>
          </w:rPrChange>
        </w:rPr>
        <w:fldChar w:fldCharType="end"/>
      </w:r>
    </w:p>
    <w:p w14:paraId="23DFC451" w14:textId="77777777" w:rsidR="0013233D" w:rsidRPr="00B26E5F" w:rsidRDefault="0013233D">
      <w:pPr>
        <w:snapToGrid w:val="0"/>
        <w:contextualSpacing/>
        <w:rPr>
          <w:sz w:val="20"/>
          <w:szCs w:val="20"/>
          <w:rPrChange w:id="1333" w:author="Microsoft Office User" w:date="2023-09-11T13:17:00Z">
            <w:rPr/>
          </w:rPrChange>
        </w:rPr>
        <w:pPrChange w:id="1334" w:author="Microsoft Office User" w:date="2023-09-11T13:17:00Z">
          <w:pPr/>
        </w:pPrChange>
      </w:pPr>
    </w:p>
    <w:p w14:paraId="1744BA88" w14:textId="77777777" w:rsidR="000C56B0" w:rsidRPr="00B26E5F" w:rsidRDefault="00367A15">
      <w:pPr>
        <w:snapToGrid w:val="0"/>
        <w:contextualSpacing/>
        <w:rPr>
          <w:sz w:val="20"/>
          <w:szCs w:val="20"/>
          <w:rPrChange w:id="1335" w:author="Microsoft Office User" w:date="2023-09-11T13:17:00Z">
            <w:rPr/>
          </w:rPrChange>
        </w:rPr>
        <w:pPrChange w:id="1336" w:author="Microsoft Office User" w:date="2023-09-11T13:17:00Z">
          <w:pPr/>
        </w:pPrChange>
      </w:pPr>
      <w:r w:rsidRPr="00B26E5F">
        <w:rPr>
          <w:sz w:val="20"/>
          <w:szCs w:val="20"/>
          <w:rPrChange w:id="1337" w:author="Microsoft Office User" w:date="2023-09-11T13:17:00Z">
            <w:rPr/>
          </w:rPrChange>
        </w:rPr>
        <w:fldChar w:fldCharType="begin"/>
      </w:r>
      <w:r w:rsidRPr="00B26E5F">
        <w:rPr>
          <w:sz w:val="20"/>
          <w:szCs w:val="20"/>
          <w:rPrChange w:id="1338" w:author="Microsoft Office User" w:date="2023-09-11T13:17:00Z">
            <w:rPr/>
          </w:rPrChange>
        </w:rPr>
        <w:instrText>HYPERLINK "https://www.zotero.org/google-docs/?n2Avay" \h</w:instrText>
      </w:r>
      <w:r w:rsidRPr="00A34D81">
        <w:rPr>
          <w:sz w:val="20"/>
          <w:szCs w:val="20"/>
        </w:rPr>
      </w:r>
      <w:r w:rsidRPr="00B26E5F">
        <w:rPr>
          <w:sz w:val="20"/>
          <w:szCs w:val="20"/>
          <w:rPrChange w:id="1339" w:author="Microsoft Office User" w:date="2023-09-11T13:17:00Z">
            <w:rPr/>
          </w:rPrChange>
        </w:rPr>
        <w:fldChar w:fldCharType="separate"/>
      </w:r>
      <w:r w:rsidRPr="00B26E5F">
        <w:rPr>
          <w:sz w:val="20"/>
          <w:szCs w:val="20"/>
          <w:rPrChange w:id="1340" w:author="Microsoft Office User" w:date="2023-09-11T13:17:00Z">
            <w:rPr/>
          </w:rPrChange>
        </w:rPr>
        <w:t>18.</w:t>
      </w:r>
      <w:r w:rsidRPr="00B26E5F">
        <w:rPr>
          <w:sz w:val="20"/>
          <w:szCs w:val="20"/>
          <w:rPrChange w:id="1341" w:author="Microsoft Office User" w:date="2023-09-11T13:17:00Z">
            <w:rPr/>
          </w:rPrChange>
        </w:rPr>
        <w:tab/>
        <w:t xml:space="preserve">Pratte, Z. A., Longo, G. O., Burns, A. S., Hay, M. E. &amp; Stewart, F. J. Contact with turf algae alters the coral microbiome: contact versus systemic impacts. </w:t>
      </w:r>
      <w:r w:rsidRPr="00B26E5F">
        <w:rPr>
          <w:sz w:val="20"/>
          <w:szCs w:val="20"/>
          <w:rPrChange w:id="1342" w:author="Microsoft Office User" w:date="2023-09-11T13:17:00Z">
            <w:rPr/>
          </w:rPrChange>
        </w:rPr>
        <w:fldChar w:fldCharType="end"/>
      </w:r>
      <w:r w:rsidRPr="00B26E5F">
        <w:rPr>
          <w:sz w:val="20"/>
          <w:szCs w:val="20"/>
          <w:rPrChange w:id="1343" w:author="Microsoft Office User" w:date="2023-09-11T13:17:00Z">
            <w:rPr/>
          </w:rPrChange>
        </w:rPr>
        <w:fldChar w:fldCharType="begin"/>
      </w:r>
      <w:r w:rsidRPr="00B26E5F">
        <w:rPr>
          <w:sz w:val="20"/>
          <w:szCs w:val="20"/>
          <w:rPrChange w:id="1344" w:author="Microsoft Office User" w:date="2023-09-11T13:17:00Z">
            <w:rPr/>
          </w:rPrChange>
        </w:rPr>
        <w:instrText>HYPERLINK "https://www.zotero.org/google-docs/?n2Avay" \h</w:instrText>
      </w:r>
      <w:r w:rsidRPr="00A34D81">
        <w:rPr>
          <w:sz w:val="20"/>
          <w:szCs w:val="20"/>
        </w:rPr>
      </w:r>
      <w:r w:rsidRPr="00B26E5F">
        <w:rPr>
          <w:sz w:val="20"/>
          <w:szCs w:val="20"/>
          <w:rPrChange w:id="1345" w:author="Microsoft Office User" w:date="2023-09-11T13:17:00Z">
            <w:rPr>
              <w:i/>
            </w:rPr>
          </w:rPrChange>
        </w:rPr>
        <w:fldChar w:fldCharType="separate"/>
      </w:r>
      <w:r w:rsidRPr="00B26E5F">
        <w:rPr>
          <w:i/>
          <w:sz w:val="20"/>
          <w:szCs w:val="20"/>
          <w:rPrChange w:id="1346" w:author="Microsoft Office User" w:date="2023-09-11T13:17:00Z">
            <w:rPr>
              <w:i/>
            </w:rPr>
          </w:rPrChange>
        </w:rPr>
        <w:t xml:space="preserve">Coral Reefs </w:t>
      </w:r>
      <w:r w:rsidRPr="00B26E5F">
        <w:rPr>
          <w:i/>
          <w:sz w:val="20"/>
          <w:szCs w:val="20"/>
          <w:rPrChange w:id="1347" w:author="Microsoft Office User" w:date="2023-09-11T13:17:00Z">
            <w:rPr>
              <w:i/>
            </w:rPr>
          </w:rPrChange>
        </w:rPr>
        <w:fldChar w:fldCharType="end"/>
      </w:r>
      <w:r w:rsidRPr="00B26E5F">
        <w:rPr>
          <w:sz w:val="20"/>
          <w:szCs w:val="20"/>
          <w:rPrChange w:id="1348" w:author="Microsoft Office User" w:date="2023-09-11T13:17:00Z">
            <w:rPr/>
          </w:rPrChange>
        </w:rPr>
        <w:fldChar w:fldCharType="begin"/>
      </w:r>
      <w:r w:rsidRPr="00B26E5F">
        <w:rPr>
          <w:sz w:val="20"/>
          <w:szCs w:val="20"/>
          <w:rPrChange w:id="1349" w:author="Microsoft Office User" w:date="2023-09-11T13:17:00Z">
            <w:rPr/>
          </w:rPrChange>
        </w:rPr>
        <w:instrText>HYPERLINK "https://www.zotero.org/google-docs/?n2Avay" \h</w:instrText>
      </w:r>
      <w:r w:rsidRPr="00A34D81">
        <w:rPr>
          <w:sz w:val="20"/>
          <w:szCs w:val="20"/>
        </w:rPr>
      </w:r>
      <w:r w:rsidRPr="00B26E5F">
        <w:rPr>
          <w:sz w:val="20"/>
          <w:szCs w:val="20"/>
          <w:rPrChange w:id="1350" w:author="Microsoft Office User" w:date="2023-09-11T13:17:00Z">
            <w:rPr>
              <w:b/>
            </w:rPr>
          </w:rPrChange>
        </w:rPr>
        <w:fldChar w:fldCharType="separate"/>
      </w:r>
      <w:r w:rsidRPr="00B26E5F">
        <w:rPr>
          <w:b/>
          <w:sz w:val="20"/>
          <w:szCs w:val="20"/>
          <w:rPrChange w:id="1351" w:author="Microsoft Office User" w:date="2023-09-11T13:17:00Z">
            <w:rPr>
              <w:b/>
            </w:rPr>
          </w:rPrChange>
        </w:rPr>
        <w:t>37</w:t>
      </w:r>
      <w:r w:rsidRPr="00B26E5F">
        <w:rPr>
          <w:b/>
          <w:sz w:val="20"/>
          <w:szCs w:val="20"/>
          <w:rPrChange w:id="1352" w:author="Microsoft Office User" w:date="2023-09-11T13:17:00Z">
            <w:rPr>
              <w:b/>
            </w:rPr>
          </w:rPrChange>
        </w:rPr>
        <w:fldChar w:fldCharType="end"/>
      </w:r>
      <w:r w:rsidRPr="00B26E5F">
        <w:rPr>
          <w:sz w:val="20"/>
          <w:szCs w:val="20"/>
          <w:rPrChange w:id="1353" w:author="Microsoft Office User" w:date="2023-09-11T13:17:00Z">
            <w:rPr/>
          </w:rPrChange>
        </w:rPr>
        <w:fldChar w:fldCharType="begin"/>
      </w:r>
      <w:r w:rsidRPr="00B26E5F">
        <w:rPr>
          <w:sz w:val="20"/>
          <w:szCs w:val="20"/>
          <w:rPrChange w:id="1354" w:author="Microsoft Office User" w:date="2023-09-11T13:17:00Z">
            <w:rPr/>
          </w:rPrChange>
        </w:rPr>
        <w:instrText>HYPERLINK "https://www.zotero.org/google-docs/?n2Avay" \h</w:instrText>
      </w:r>
      <w:r w:rsidRPr="00A34D81">
        <w:rPr>
          <w:sz w:val="20"/>
          <w:szCs w:val="20"/>
        </w:rPr>
      </w:r>
      <w:r w:rsidRPr="00B26E5F">
        <w:rPr>
          <w:sz w:val="20"/>
          <w:szCs w:val="20"/>
          <w:rPrChange w:id="1355" w:author="Microsoft Office User" w:date="2023-09-11T13:17:00Z">
            <w:rPr/>
          </w:rPrChange>
        </w:rPr>
        <w:fldChar w:fldCharType="separate"/>
      </w:r>
      <w:r w:rsidRPr="00B26E5F">
        <w:rPr>
          <w:sz w:val="20"/>
          <w:szCs w:val="20"/>
          <w:rPrChange w:id="1356" w:author="Microsoft Office User" w:date="2023-09-11T13:17:00Z">
            <w:rPr/>
          </w:rPrChange>
        </w:rPr>
        <w:t>, 1–13 (2018).</w:t>
      </w:r>
      <w:r w:rsidRPr="00B26E5F">
        <w:rPr>
          <w:sz w:val="20"/>
          <w:szCs w:val="20"/>
          <w:rPrChange w:id="1357" w:author="Microsoft Office User" w:date="2023-09-11T13:17:00Z">
            <w:rPr/>
          </w:rPrChange>
        </w:rPr>
        <w:fldChar w:fldCharType="end"/>
      </w:r>
    </w:p>
    <w:p w14:paraId="3F43DBBC" w14:textId="77777777" w:rsidR="0013233D" w:rsidRPr="00B26E5F" w:rsidRDefault="0013233D">
      <w:pPr>
        <w:snapToGrid w:val="0"/>
        <w:contextualSpacing/>
        <w:rPr>
          <w:sz w:val="20"/>
          <w:szCs w:val="20"/>
          <w:rPrChange w:id="1358" w:author="Microsoft Office User" w:date="2023-09-11T13:17:00Z">
            <w:rPr/>
          </w:rPrChange>
        </w:rPr>
        <w:pPrChange w:id="1359" w:author="Microsoft Office User" w:date="2023-09-11T13:17:00Z">
          <w:pPr/>
        </w:pPrChange>
      </w:pPr>
    </w:p>
    <w:p w14:paraId="42B4B246" w14:textId="77777777" w:rsidR="000C56B0" w:rsidRPr="00B26E5F" w:rsidRDefault="00367A15">
      <w:pPr>
        <w:snapToGrid w:val="0"/>
        <w:contextualSpacing/>
        <w:rPr>
          <w:sz w:val="20"/>
          <w:szCs w:val="20"/>
          <w:rPrChange w:id="1360" w:author="Microsoft Office User" w:date="2023-09-11T13:17:00Z">
            <w:rPr/>
          </w:rPrChange>
        </w:rPr>
        <w:pPrChange w:id="1361" w:author="Microsoft Office User" w:date="2023-09-11T13:17:00Z">
          <w:pPr/>
        </w:pPrChange>
      </w:pPr>
      <w:r w:rsidRPr="00B26E5F">
        <w:rPr>
          <w:sz w:val="20"/>
          <w:szCs w:val="20"/>
          <w:rPrChange w:id="1362" w:author="Microsoft Office User" w:date="2023-09-11T13:17:00Z">
            <w:rPr/>
          </w:rPrChange>
        </w:rPr>
        <w:fldChar w:fldCharType="begin"/>
      </w:r>
      <w:r w:rsidRPr="00B26E5F">
        <w:rPr>
          <w:sz w:val="20"/>
          <w:szCs w:val="20"/>
          <w:rPrChange w:id="1363" w:author="Microsoft Office User" w:date="2023-09-11T13:17:00Z">
            <w:rPr/>
          </w:rPrChange>
        </w:rPr>
        <w:instrText>HYPERLINK "https://www.zotero.org/google-docs/?n2Avay" \h</w:instrText>
      </w:r>
      <w:r w:rsidRPr="00A34D81">
        <w:rPr>
          <w:sz w:val="20"/>
          <w:szCs w:val="20"/>
        </w:rPr>
      </w:r>
      <w:r w:rsidRPr="00B26E5F">
        <w:rPr>
          <w:sz w:val="20"/>
          <w:szCs w:val="20"/>
          <w:rPrChange w:id="1364" w:author="Microsoft Office User" w:date="2023-09-11T13:17:00Z">
            <w:rPr/>
          </w:rPrChange>
        </w:rPr>
        <w:fldChar w:fldCharType="separate"/>
      </w:r>
      <w:r w:rsidRPr="00B26E5F">
        <w:rPr>
          <w:sz w:val="20"/>
          <w:szCs w:val="20"/>
          <w:rPrChange w:id="1365" w:author="Microsoft Office User" w:date="2023-09-11T13:17:00Z">
            <w:rPr/>
          </w:rPrChange>
        </w:rPr>
        <w:t>19.</w:t>
      </w:r>
      <w:r w:rsidRPr="00B26E5F">
        <w:rPr>
          <w:sz w:val="20"/>
          <w:szCs w:val="20"/>
          <w:rPrChange w:id="1366" w:author="Microsoft Office User" w:date="2023-09-11T13:17:00Z">
            <w:rPr/>
          </w:rPrChange>
        </w:rPr>
        <w:tab/>
        <w:t xml:space="preserve">Briggs, A. A., Brown, A. L. &amp; </w:t>
      </w:r>
      <w:proofErr w:type="spellStart"/>
      <w:r w:rsidRPr="00B26E5F">
        <w:rPr>
          <w:sz w:val="20"/>
          <w:szCs w:val="20"/>
          <w:rPrChange w:id="1367" w:author="Microsoft Office User" w:date="2023-09-11T13:17:00Z">
            <w:rPr/>
          </w:rPrChange>
        </w:rPr>
        <w:t>Osenberg</w:t>
      </w:r>
      <w:proofErr w:type="spellEnd"/>
      <w:r w:rsidRPr="00B26E5F">
        <w:rPr>
          <w:sz w:val="20"/>
          <w:szCs w:val="20"/>
          <w:rPrChange w:id="1368" w:author="Microsoft Office User" w:date="2023-09-11T13:17:00Z">
            <w:rPr/>
          </w:rPrChange>
        </w:rPr>
        <w:t xml:space="preserve">, C. W. Local versus site-level effects of algae on coral microbial communities. </w:t>
      </w:r>
      <w:r w:rsidRPr="00B26E5F">
        <w:rPr>
          <w:sz w:val="20"/>
          <w:szCs w:val="20"/>
          <w:rPrChange w:id="1369" w:author="Microsoft Office User" w:date="2023-09-11T13:17:00Z">
            <w:rPr/>
          </w:rPrChange>
        </w:rPr>
        <w:fldChar w:fldCharType="end"/>
      </w:r>
      <w:r w:rsidRPr="00B26E5F">
        <w:rPr>
          <w:sz w:val="20"/>
          <w:szCs w:val="20"/>
          <w:rPrChange w:id="1370" w:author="Microsoft Office User" w:date="2023-09-11T13:17:00Z">
            <w:rPr/>
          </w:rPrChange>
        </w:rPr>
        <w:fldChar w:fldCharType="begin"/>
      </w:r>
      <w:r w:rsidRPr="00B26E5F">
        <w:rPr>
          <w:sz w:val="20"/>
          <w:szCs w:val="20"/>
          <w:rPrChange w:id="1371" w:author="Microsoft Office User" w:date="2023-09-11T13:17:00Z">
            <w:rPr/>
          </w:rPrChange>
        </w:rPr>
        <w:instrText>HYPERLINK "https://www.zotero.org/google-docs/?n2Avay" \h</w:instrText>
      </w:r>
      <w:r w:rsidRPr="00A34D81">
        <w:rPr>
          <w:sz w:val="20"/>
          <w:szCs w:val="20"/>
        </w:rPr>
      </w:r>
      <w:r w:rsidRPr="00B26E5F">
        <w:rPr>
          <w:sz w:val="20"/>
          <w:szCs w:val="20"/>
          <w:rPrChange w:id="1372" w:author="Microsoft Office User" w:date="2023-09-11T13:17:00Z">
            <w:rPr>
              <w:i/>
            </w:rPr>
          </w:rPrChange>
        </w:rPr>
        <w:fldChar w:fldCharType="separate"/>
      </w:r>
      <w:r w:rsidRPr="00B26E5F">
        <w:rPr>
          <w:i/>
          <w:sz w:val="20"/>
          <w:szCs w:val="20"/>
          <w:rPrChange w:id="1373" w:author="Microsoft Office User" w:date="2023-09-11T13:17:00Z">
            <w:rPr>
              <w:i/>
            </w:rPr>
          </w:rPrChange>
        </w:rPr>
        <w:t xml:space="preserve">R. Soc. Open Sci. </w:t>
      </w:r>
      <w:r w:rsidRPr="00B26E5F">
        <w:rPr>
          <w:i/>
          <w:sz w:val="20"/>
          <w:szCs w:val="20"/>
          <w:rPrChange w:id="1374" w:author="Microsoft Office User" w:date="2023-09-11T13:17:00Z">
            <w:rPr>
              <w:i/>
            </w:rPr>
          </w:rPrChange>
        </w:rPr>
        <w:fldChar w:fldCharType="end"/>
      </w:r>
      <w:r w:rsidRPr="00B26E5F">
        <w:rPr>
          <w:sz w:val="20"/>
          <w:szCs w:val="20"/>
          <w:rPrChange w:id="1375" w:author="Microsoft Office User" w:date="2023-09-11T13:17:00Z">
            <w:rPr/>
          </w:rPrChange>
        </w:rPr>
        <w:fldChar w:fldCharType="begin"/>
      </w:r>
      <w:r w:rsidRPr="00B26E5F">
        <w:rPr>
          <w:sz w:val="20"/>
          <w:szCs w:val="20"/>
          <w:rPrChange w:id="1376" w:author="Microsoft Office User" w:date="2023-09-11T13:17:00Z">
            <w:rPr/>
          </w:rPrChange>
        </w:rPr>
        <w:instrText>HYPERLINK "https://www.zotero.org/google-docs/?n2Avay" \h</w:instrText>
      </w:r>
      <w:r w:rsidRPr="00A34D81">
        <w:rPr>
          <w:sz w:val="20"/>
          <w:szCs w:val="20"/>
        </w:rPr>
      </w:r>
      <w:r w:rsidRPr="00B26E5F">
        <w:rPr>
          <w:sz w:val="20"/>
          <w:szCs w:val="20"/>
          <w:rPrChange w:id="1377" w:author="Microsoft Office User" w:date="2023-09-11T13:17:00Z">
            <w:rPr>
              <w:b/>
            </w:rPr>
          </w:rPrChange>
        </w:rPr>
        <w:fldChar w:fldCharType="separate"/>
      </w:r>
      <w:r w:rsidRPr="00B26E5F">
        <w:rPr>
          <w:b/>
          <w:sz w:val="20"/>
          <w:szCs w:val="20"/>
          <w:rPrChange w:id="1378" w:author="Microsoft Office User" w:date="2023-09-11T13:17:00Z">
            <w:rPr>
              <w:b/>
            </w:rPr>
          </w:rPrChange>
        </w:rPr>
        <w:t>8</w:t>
      </w:r>
      <w:r w:rsidRPr="00B26E5F">
        <w:rPr>
          <w:b/>
          <w:sz w:val="20"/>
          <w:szCs w:val="20"/>
          <w:rPrChange w:id="1379" w:author="Microsoft Office User" w:date="2023-09-11T13:17:00Z">
            <w:rPr>
              <w:b/>
            </w:rPr>
          </w:rPrChange>
        </w:rPr>
        <w:fldChar w:fldCharType="end"/>
      </w:r>
      <w:r w:rsidRPr="00B26E5F">
        <w:rPr>
          <w:sz w:val="20"/>
          <w:szCs w:val="20"/>
          <w:rPrChange w:id="1380" w:author="Microsoft Office User" w:date="2023-09-11T13:17:00Z">
            <w:rPr/>
          </w:rPrChange>
        </w:rPr>
        <w:fldChar w:fldCharType="begin"/>
      </w:r>
      <w:r w:rsidRPr="00B26E5F">
        <w:rPr>
          <w:sz w:val="20"/>
          <w:szCs w:val="20"/>
          <w:rPrChange w:id="1381" w:author="Microsoft Office User" w:date="2023-09-11T13:17:00Z">
            <w:rPr/>
          </w:rPrChange>
        </w:rPr>
        <w:instrText>HYPERLINK "https://www.zotero.org/google-docs/?n2Avay" \h</w:instrText>
      </w:r>
      <w:r w:rsidRPr="00A34D81">
        <w:rPr>
          <w:sz w:val="20"/>
          <w:szCs w:val="20"/>
        </w:rPr>
      </w:r>
      <w:r w:rsidRPr="00B26E5F">
        <w:rPr>
          <w:sz w:val="20"/>
          <w:szCs w:val="20"/>
          <w:rPrChange w:id="1382" w:author="Microsoft Office User" w:date="2023-09-11T13:17:00Z">
            <w:rPr/>
          </w:rPrChange>
        </w:rPr>
        <w:fldChar w:fldCharType="separate"/>
      </w:r>
      <w:r w:rsidRPr="00B26E5F">
        <w:rPr>
          <w:sz w:val="20"/>
          <w:szCs w:val="20"/>
          <w:rPrChange w:id="1383" w:author="Microsoft Office User" w:date="2023-09-11T13:17:00Z">
            <w:rPr/>
          </w:rPrChange>
        </w:rPr>
        <w:t>, 210035 (2021).</w:t>
      </w:r>
      <w:r w:rsidRPr="00B26E5F">
        <w:rPr>
          <w:sz w:val="20"/>
          <w:szCs w:val="20"/>
          <w:rPrChange w:id="1384" w:author="Microsoft Office User" w:date="2023-09-11T13:17:00Z">
            <w:rPr/>
          </w:rPrChange>
        </w:rPr>
        <w:fldChar w:fldCharType="end"/>
      </w:r>
    </w:p>
    <w:p w14:paraId="38DEDC61" w14:textId="77777777" w:rsidR="0013233D" w:rsidRPr="00B26E5F" w:rsidRDefault="0013233D">
      <w:pPr>
        <w:snapToGrid w:val="0"/>
        <w:contextualSpacing/>
        <w:rPr>
          <w:sz w:val="20"/>
          <w:szCs w:val="20"/>
          <w:rPrChange w:id="1385" w:author="Microsoft Office User" w:date="2023-09-11T13:17:00Z">
            <w:rPr/>
          </w:rPrChange>
        </w:rPr>
        <w:pPrChange w:id="1386" w:author="Microsoft Office User" w:date="2023-09-11T13:17:00Z">
          <w:pPr/>
        </w:pPrChange>
      </w:pPr>
    </w:p>
    <w:p w14:paraId="2928011F" w14:textId="77777777" w:rsidR="000C56B0" w:rsidRPr="00B26E5F" w:rsidRDefault="00367A15">
      <w:pPr>
        <w:snapToGrid w:val="0"/>
        <w:contextualSpacing/>
        <w:rPr>
          <w:sz w:val="20"/>
          <w:szCs w:val="20"/>
          <w:rPrChange w:id="1387" w:author="Microsoft Office User" w:date="2023-09-11T13:17:00Z">
            <w:rPr/>
          </w:rPrChange>
        </w:rPr>
        <w:pPrChange w:id="1388" w:author="Microsoft Office User" w:date="2023-09-11T13:17:00Z">
          <w:pPr/>
        </w:pPrChange>
      </w:pPr>
      <w:r w:rsidRPr="00B26E5F">
        <w:rPr>
          <w:sz w:val="20"/>
          <w:szCs w:val="20"/>
          <w:rPrChange w:id="1389" w:author="Microsoft Office User" w:date="2023-09-11T13:17:00Z">
            <w:rPr/>
          </w:rPrChange>
        </w:rPr>
        <w:fldChar w:fldCharType="begin"/>
      </w:r>
      <w:r w:rsidRPr="00B26E5F">
        <w:rPr>
          <w:sz w:val="20"/>
          <w:szCs w:val="20"/>
          <w:rPrChange w:id="1390" w:author="Microsoft Office User" w:date="2023-09-11T13:17:00Z">
            <w:rPr/>
          </w:rPrChange>
        </w:rPr>
        <w:instrText>HYPERLINK "https://www.zotero.org/google-docs/?n2Avay" \h</w:instrText>
      </w:r>
      <w:r w:rsidRPr="00A34D81">
        <w:rPr>
          <w:sz w:val="20"/>
          <w:szCs w:val="20"/>
        </w:rPr>
      </w:r>
      <w:r w:rsidRPr="00B26E5F">
        <w:rPr>
          <w:sz w:val="20"/>
          <w:szCs w:val="20"/>
          <w:rPrChange w:id="1391" w:author="Microsoft Office User" w:date="2023-09-11T13:17:00Z">
            <w:rPr/>
          </w:rPrChange>
        </w:rPr>
        <w:fldChar w:fldCharType="separate"/>
      </w:r>
      <w:r w:rsidRPr="00B26E5F">
        <w:rPr>
          <w:sz w:val="20"/>
          <w:szCs w:val="20"/>
          <w:rPrChange w:id="1392" w:author="Microsoft Office User" w:date="2023-09-11T13:17:00Z">
            <w:rPr/>
          </w:rPrChange>
        </w:rPr>
        <w:t>20.</w:t>
      </w:r>
      <w:r w:rsidRPr="00B26E5F">
        <w:rPr>
          <w:sz w:val="20"/>
          <w:szCs w:val="20"/>
          <w:rPrChange w:id="1393" w:author="Microsoft Office User" w:date="2023-09-11T13:17:00Z">
            <w:rPr/>
          </w:rPrChange>
        </w:rPr>
        <w:tab/>
        <w:t xml:space="preserve">Miller, N., Maneval, P., </w:t>
      </w:r>
      <w:proofErr w:type="spellStart"/>
      <w:r w:rsidRPr="00B26E5F">
        <w:rPr>
          <w:sz w:val="20"/>
          <w:szCs w:val="20"/>
          <w:rPrChange w:id="1394" w:author="Microsoft Office User" w:date="2023-09-11T13:17:00Z">
            <w:rPr/>
          </w:rPrChange>
        </w:rPr>
        <w:t>Manfrino</w:t>
      </w:r>
      <w:proofErr w:type="spellEnd"/>
      <w:r w:rsidRPr="00B26E5F">
        <w:rPr>
          <w:sz w:val="20"/>
          <w:szCs w:val="20"/>
          <w:rPrChange w:id="1395" w:author="Microsoft Office User" w:date="2023-09-11T13:17:00Z">
            <w:rPr/>
          </w:rPrChange>
        </w:rPr>
        <w:t xml:space="preserve">, C., Frazer, T. K. &amp; Meyer, J. L. Spatial distribution of microbial communities among colonies and genotypes in nursery-reared </w:t>
      </w:r>
      <w:r w:rsidRPr="00B26E5F">
        <w:rPr>
          <w:i/>
          <w:iCs/>
          <w:sz w:val="20"/>
          <w:szCs w:val="20"/>
          <w:rPrChange w:id="1396" w:author="Microsoft Office User" w:date="2023-09-11T13:17:00Z">
            <w:rPr>
              <w:i/>
              <w:iCs/>
            </w:rPr>
          </w:rPrChange>
        </w:rPr>
        <w:t xml:space="preserve">Acropora </w:t>
      </w:r>
      <w:proofErr w:type="spellStart"/>
      <w:r w:rsidRPr="00B26E5F">
        <w:rPr>
          <w:i/>
          <w:iCs/>
          <w:sz w:val="20"/>
          <w:szCs w:val="20"/>
          <w:rPrChange w:id="1397" w:author="Microsoft Office User" w:date="2023-09-11T13:17:00Z">
            <w:rPr>
              <w:i/>
              <w:iCs/>
            </w:rPr>
          </w:rPrChange>
        </w:rPr>
        <w:t>cervicornis</w:t>
      </w:r>
      <w:proofErr w:type="spellEnd"/>
      <w:r w:rsidRPr="00B26E5F">
        <w:rPr>
          <w:sz w:val="20"/>
          <w:szCs w:val="20"/>
          <w:rPrChange w:id="1398" w:author="Microsoft Office User" w:date="2023-09-11T13:17:00Z">
            <w:rPr/>
          </w:rPrChange>
        </w:rPr>
        <w:t xml:space="preserve">. </w:t>
      </w:r>
      <w:r w:rsidRPr="00B26E5F">
        <w:rPr>
          <w:sz w:val="20"/>
          <w:szCs w:val="20"/>
          <w:rPrChange w:id="1399" w:author="Microsoft Office User" w:date="2023-09-11T13:17:00Z">
            <w:rPr/>
          </w:rPrChange>
        </w:rPr>
        <w:fldChar w:fldCharType="end"/>
      </w:r>
      <w:r w:rsidRPr="00B26E5F">
        <w:rPr>
          <w:sz w:val="20"/>
          <w:szCs w:val="20"/>
          <w:rPrChange w:id="1400" w:author="Microsoft Office User" w:date="2023-09-11T13:17:00Z">
            <w:rPr/>
          </w:rPrChange>
        </w:rPr>
        <w:fldChar w:fldCharType="begin"/>
      </w:r>
      <w:r w:rsidRPr="00B26E5F">
        <w:rPr>
          <w:sz w:val="20"/>
          <w:szCs w:val="20"/>
          <w:rPrChange w:id="1401" w:author="Microsoft Office User" w:date="2023-09-11T13:17:00Z">
            <w:rPr/>
          </w:rPrChange>
        </w:rPr>
        <w:instrText>HYPERLINK "https://www.zotero.org/google-docs/?n2Avay" \h</w:instrText>
      </w:r>
      <w:r w:rsidRPr="00A34D81">
        <w:rPr>
          <w:sz w:val="20"/>
          <w:szCs w:val="20"/>
        </w:rPr>
      </w:r>
      <w:r w:rsidRPr="00B26E5F">
        <w:rPr>
          <w:sz w:val="20"/>
          <w:szCs w:val="20"/>
          <w:rPrChange w:id="1402" w:author="Microsoft Office User" w:date="2023-09-11T13:17:00Z">
            <w:rPr>
              <w:i/>
            </w:rPr>
          </w:rPrChange>
        </w:rPr>
        <w:fldChar w:fldCharType="separate"/>
      </w:r>
      <w:proofErr w:type="spellStart"/>
      <w:r w:rsidRPr="00B26E5F">
        <w:rPr>
          <w:i/>
          <w:sz w:val="20"/>
          <w:szCs w:val="20"/>
          <w:rPrChange w:id="1403" w:author="Microsoft Office User" w:date="2023-09-11T13:17:00Z">
            <w:rPr>
              <w:i/>
            </w:rPr>
          </w:rPrChange>
        </w:rPr>
        <w:t>PeerJ</w:t>
      </w:r>
      <w:proofErr w:type="spellEnd"/>
      <w:r w:rsidRPr="00B26E5F">
        <w:rPr>
          <w:i/>
          <w:sz w:val="20"/>
          <w:szCs w:val="20"/>
          <w:rPrChange w:id="1404" w:author="Microsoft Office User" w:date="2023-09-11T13:17:00Z">
            <w:rPr>
              <w:i/>
            </w:rPr>
          </w:rPrChange>
        </w:rPr>
        <w:t xml:space="preserve"> </w:t>
      </w:r>
      <w:r w:rsidRPr="00B26E5F">
        <w:rPr>
          <w:i/>
          <w:sz w:val="20"/>
          <w:szCs w:val="20"/>
          <w:rPrChange w:id="1405" w:author="Microsoft Office User" w:date="2023-09-11T13:17:00Z">
            <w:rPr>
              <w:i/>
            </w:rPr>
          </w:rPrChange>
        </w:rPr>
        <w:fldChar w:fldCharType="end"/>
      </w:r>
      <w:r w:rsidRPr="00B26E5F">
        <w:rPr>
          <w:sz w:val="20"/>
          <w:szCs w:val="20"/>
          <w:rPrChange w:id="1406" w:author="Microsoft Office User" w:date="2023-09-11T13:17:00Z">
            <w:rPr/>
          </w:rPrChange>
        </w:rPr>
        <w:fldChar w:fldCharType="begin"/>
      </w:r>
      <w:r w:rsidRPr="00B26E5F">
        <w:rPr>
          <w:sz w:val="20"/>
          <w:szCs w:val="20"/>
          <w:rPrChange w:id="1407" w:author="Microsoft Office User" w:date="2023-09-11T13:17:00Z">
            <w:rPr/>
          </w:rPrChange>
        </w:rPr>
        <w:instrText>HYPERLINK "https://www.zotero.org/google-docs/?n2Avay" \h</w:instrText>
      </w:r>
      <w:r w:rsidRPr="00A34D81">
        <w:rPr>
          <w:sz w:val="20"/>
          <w:szCs w:val="20"/>
        </w:rPr>
      </w:r>
      <w:r w:rsidRPr="00B26E5F">
        <w:rPr>
          <w:sz w:val="20"/>
          <w:szCs w:val="20"/>
          <w:rPrChange w:id="1408" w:author="Microsoft Office User" w:date="2023-09-11T13:17:00Z">
            <w:rPr>
              <w:b/>
            </w:rPr>
          </w:rPrChange>
        </w:rPr>
        <w:fldChar w:fldCharType="separate"/>
      </w:r>
      <w:r w:rsidRPr="00B26E5F">
        <w:rPr>
          <w:b/>
          <w:sz w:val="20"/>
          <w:szCs w:val="20"/>
          <w:rPrChange w:id="1409" w:author="Microsoft Office User" w:date="2023-09-11T13:17:00Z">
            <w:rPr>
              <w:b/>
            </w:rPr>
          </w:rPrChange>
        </w:rPr>
        <w:t>8</w:t>
      </w:r>
      <w:r w:rsidRPr="00B26E5F">
        <w:rPr>
          <w:b/>
          <w:sz w:val="20"/>
          <w:szCs w:val="20"/>
          <w:rPrChange w:id="1410" w:author="Microsoft Office User" w:date="2023-09-11T13:17:00Z">
            <w:rPr>
              <w:b/>
            </w:rPr>
          </w:rPrChange>
        </w:rPr>
        <w:fldChar w:fldCharType="end"/>
      </w:r>
      <w:r w:rsidRPr="00B26E5F">
        <w:rPr>
          <w:sz w:val="20"/>
          <w:szCs w:val="20"/>
          <w:rPrChange w:id="1411" w:author="Microsoft Office User" w:date="2023-09-11T13:17:00Z">
            <w:rPr/>
          </w:rPrChange>
        </w:rPr>
        <w:fldChar w:fldCharType="begin"/>
      </w:r>
      <w:r w:rsidRPr="00B26E5F">
        <w:rPr>
          <w:sz w:val="20"/>
          <w:szCs w:val="20"/>
          <w:rPrChange w:id="1412" w:author="Microsoft Office User" w:date="2023-09-11T13:17:00Z">
            <w:rPr/>
          </w:rPrChange>
        </w:rPr>
        <w:instrText>HYPERLINK "https://www.zotero.org/google-docs/?n2Avay" \h</w:instrText>
      </w:r>
      <w:r w:rsidRPr="00A34D81">
        <w:rPr>
          <w:sz w:val="20"/>
          <w:szCs w:val="20"/>
        </w:rPr>
      </w:r>
      <w:r w:rsidRPr="00B26E5F">
        <w:rPr>
          <w:sz w:val="20"/>
          <w:szCs w:val="20"/>
          <w:rPrChange w:id="1413" w:author="Microsoft Office User" w:date="2023-09-11T13:17:00Z">
            <w:rPr/>
          </w:rPrChange>
        </w:rPr>
        <w:fldChar w:fldCharType="separate"/>
      </w:r>
      <w:r w:rsidRPr="00B26E5F">
        <w:rPr>
          <w:sz w:val="20"/>
          <w:szCs w:val="20"/>
          <w:rPrChange w:id="1414" w:author="Microsoft Office User" w:date="2023-09-11T13:17:00Z">
            <w:rPr/>
          </w:rPrChange>
        </w:rPr>
        <w:t>, e9635 (2020).</w:t>
      </w:r>
      <w:r w:rsidRPr="00B26E5F">
        <w:rPr>
          <w:sz w:val="20"/>
          <w:szCs w:val="20"/>
          <w:rPrChange w:id="1415" w:author="Microsoft Office User" w:date="2023-09-11T13:17:00Z">
            <w:rPr/>
          </w:rPrChange>
        </w:rPr>
        <w:fldChar w:fldCharType="end"/>
      </w:r>
    </w:p>
    <w:p w14:paraId="58CADC0C" w14:textId="77777777" w:rsidR="0013233D" w:rsidRPr="00B26E5F" w:rsidRDefault="0013233D">
      <w:pPr>
        <w:snapToGrid w:val="0"/>
        <w:contextualSpacing/>
        <w:rPr>
          <w:sz w:val="20"/>
          <w:szCs w:val="20"/>
          <w:rPrChange w:id="1416" w:author="Microsoft Office User" w:date="2023-09-11T13:17:00Z">
            <w:rPr/>
          </w:rPrChange>
        </w:rPr>
        <w:pPrChange w:id="1417" w:author="Microsoft Office User" w:date="2023-09-11T13:17:00Z">
          <w:pPr/>
        </w:pPrChange>
      </w:pPr>
    </w:p>
    <w:p w14:paraId="7EBFC5FE" w14:textId="77777777" w:rsidR="000C56B0" w:rsidRPr="00B26E5F" w:rsidRDefault="00367A15">
      <w:pPr>
        <w:snapToGrid w:val="0"/>
        <w:contextualSpacing/>
        <w:rPr>
          <w:sz w:val="20"/>
          <w:szCs w:val="20"/>
          <w:rPrChange w:id="1418" w:author="Microsoft Office User" w:date="2023-09-11T13:17:00Z">
            <w:rPr/>
          </w:rPrChange>
        </w:rPr>
        <w:pPrChange w:id="1419" w:author="Microsoft Office User" w:date="2023-09-11T13:17:00Z">
          <w:pPr/>
        </w:pPrChange>
      </w:pPr>
      <w:r w:rsidRPr="00B26E5F">
        <w:rPr>
          <w:sz w:val="20"/>
          <w:szCs w:val="20"/>
          <w:rPrChange w:id="1420" w:author="Microsoft Office User" w:date="2023-09-11T13:17:00Z">
            <w:rPr/>
          </w:rPrChange>
        </w:rPr>
        <w:fldChar w:fldCharType="begin"/>
      </w:r>
      <w:r w:rsidRPr="00B26E5F">
        <w:rPr>
          <w:sz w:val="20"/>
          <w:szCs w:val="20"/>
          <w:rPrChange w:id="1421" w:author="Microsoft Office User" w:date="2023-09-11T13:17:00Z">
            <w:rPr/>
          </w:rPrChange>
        </w:rPr>
        <w:instrText>HYPERLINK "https://www.zotero.org/google-docs/?n2Avay" \h</w:instrText>
      </w:r>
      <w:r w:rsidRPr="00A34D81">
        <w:rPr>
          <w:sz w:val="20"/>
          <w:szCs w:val="20"/>
        </w:rPr>
      </w:r>
      <w:r w:rsidRPr="00B26E5F">
        <w:rPr>
          <w:sz w:val="20"/>
          <w:szCs w:val="20"/>
          <w:rPrChange w:id="1422" w:author="Microsoft Office User" w:date="2023-09-11T13:17:00Z">
            <w:rPr/>
          </w:rPrChange>
        </w:rPr>
        <w:fldChar w:fldCharType="separate"/>
      </w:r>
      <w:r w:rsidRPr="00B26E5F">
        <w:rPr>
          <w:sz w:val="20"/>
          <w:szCs w:val="20"/>
          <w:rPrChange w:id="1423" w:author="Microsoft Office User" w:date="2023-09-11T13:17:00Z">
            <w:rPr/>
          </w:rPrChange>
        </w:rPr>
        <w:t>21.</w:t>
      </w:r>
      <w:r w:rsidRPr="00B26E5F">
        <w:rPr>
          <w:sz w:val="20"/>
          <w:szCs w:val="20"/>
          <w:rPrChange w:id="1424" w:author="Microsoft Office User" w:date="2023-09-11T13:17:00Z">
            <w:rPr/>
          </w:rPrChange>
        </w:rPr>
        <w:tab/>
        <w:t xml:space="preserve">Palacio-Castro, A. M., Rosales, S. M., Dennison, C. E. &amp; Baker, A. C. Microbiome signatures in </w:t>
      </w:r>
      <w:r w:rsidRPr="00B26E5F">
        <w:rPr>
          <w:i/>
          <w:iCs/>
          <w:sz w:val="20"/>
          <w:szCs w:val="20"/>
          <w:rPrChange w:id="1425" w:author="Microsoft Office User" w:date="2023-09-11T13:17:00Z">
            <w:rPr>
              <w:i/>
              <w:iCs/>
            </w:rPr>
          </w:rPrChange>
        </w:rPr>
        <w:t xml:space="preserve">Acropora </w:t>
      </w:r>
      <w:proofErr w:type="spellStart"/>
      <w:r w:rsidRPr="00B26E5F">
        <w:rPr>
          <w:i/>
          <w:iCs/>
          <w:sz w:val="20"/>
          <w:szCs w:val="20"/>
          <w:rPrChange w:id="1426" w:author="Microsoft Office User" w:date="2023-09-11T13:17:00Z">
            <w:rPr>
              <w:i/>
              <w:iCs/>
            </w:rPr>
          </w:rPrChange>
        </w:rPr>
        <w:t>cervicornis</w:t>
      </w:r>
      <w:proofErr w:type="spellEnd"/>
      <w:r w:rsidRPr="00B26E5F">
        <w:rPr>
          <w:sz w:val="20"/>
          <w:szCs w:val="20"/>
          <w:rPrChange w:id="1427" w:author="Microsoft Office User" w:date="2023-09-11T13:17:00Z">
            <w:rPr/>
          </w:rPrChange>
        </w:rPr>
        <w:t xml:space="preserve"> are associated with genotypic resistance to elevated nutrients and heat stress. </w:t>
      </w:r>
      <w:r w:rsidRPr="00B26E5F">
        <w:rPr>
          <w:sz w:val="20"/>
          <w:szCs w:val="20"/>
          <w:rPrChange w:id="1428" w:author="Microsoft Office User" w:date="2023-09-11T13:17:00Z">
            <w:rPr/>
          </w:rPrChange>
        </w:rPr>
        <w:fldChar w:fldCharType="end"/>
      </w:r>
      <w:r w:rsidRPr="00B26E5F">
        <w:rPr>
          <w:sz w:val="20"/>
          <w:szCs w:val="20"/>
          <w:rPrChange w:id="1429" w:author="Microsoft Office User" w:date="2023-09-11T13:17:00Z">
            <w:rPr/>
          </w:rPrChange>
        </w:rPr>
        <w:fldChar w:fldCharType="begin"/>
      </w:r>
      <w:r w:rsidRPr="00B26E5F">
        <w:rPr>
          <w:sz w:val="20"/>
          <w:szCs w:val="20"/>
          <w:rPrChange w:id="1430" w:author="Microsoft Office User" w:date="2023-09-11T13:17:00Z">
            <w:rPr/>
          </w:rPrChange>
        </w:rPr>
        <w:instrText>HYPERLINK "https://www.zotero.org/google-docs/?n2Avay" \h</w:instrText>
      </w:r>
      <w:r w:rsidRPr="00A34D81">
        <w:rPr>
          <w:sz w:val="20"/>
          <w:szCs w:val="20"/>
        </w:rPr>
      </w:r>
      <w:r w:rsidRPr="00B26E5F">
        <w:rPr>
          <w:sz w:val="20"/>
          <w:szCs w:val="20"/>
          <w:rPrChange w:id="1431" w:author="Microsoft Office User" w:date="2023-09-11T13:17:00Z">
            <w:rPr>
              <w:i/>
            </w:rPr>
          </w:rPrChange>
        </w:rPr>
        <w:fldChar w:fldCharType="separate"/>
      </w:r>
      <w:r w:rsidRPr="00B26E5F">
        <w:rPr>
          <w:i/>
          <w:sz w:val="20"/>
          <w:szCs w:val="20"/>
          <w:rPrChange w:id="1432" w:author="Microsoft Office User" w:date="2023-09-11T13:17:00Z">
            <w:rPr>
              <w:i/>
            </w:rPr>
          </w:rPrChange>
        </w:rPr>
        <w:t xml:space="preserve">Coral Reefs </w:t>
      </w:r>
      <w:r w:rsidRPr="00B26E5F">
        <w:rPr>
          <w:i/>
          <w:sz w:val="20"/>
          <w:szCs w:val="20"/>
          <w:rPrChange w:id="1433" w:author="Microsoft Office User" w:date="2023-09-11T13:17:00Z">
            <w:rPr>
              <w:i/>
            </w:rPr>
          </w:rPrChange>
        </w:rPr>
        <w:fldChar w:fldCharType="end"/>
      </w:r>
      <w:r w:rsidRPr="00B26E5F">
        <w:rPr>
          <w:sz w:val="20"/>
          <w:szCs w:val="20"/>
          <w:rPrChange w:id="1434" w:author="Microsoft Office User" w:date="2023-09-11T13:17:00Z">
            <w:rPr/>
          </w:rPrChange>
        </w:rPr>
        <w:fldChar w:fldCharType="begin"/>
      </w:r>
      <w:r w:rsidRPr="00B26E5F">
        <w:rPr>
          <w:sz w:val="20"/>
          <w:szCs w:val="20"/>
          <w:rPrChange w:id="1435" w:author="Microsoft Office User" w:date="2023-09-11T13:17:00Z">
            <w:rPr/>
          </w:rPrChange>
        </w:rPr>
        <w:instrText>HYPERLINK "https://www.zotero.org/google-docs/?n2Avay" \h</w:instrText>
      </w:r>
      <w:r w:rsidRPr="00A34D81">
        <w:rPr>
          <w:sz w:val="20"/>
          <w:szCs w:val="20"/>
        </w:rPr>
      </w:r>
      <w:r w:rsidRPr="00B26E5F">
        <w:rPr>
          <w:sz w:val="20"/>
          <w:szCs w:val="20"/>
          <w:rPrChange w:id="1436" w:author="Microsoft Office User" w:date="2023-09-11T13:17:00Z">
            <w:rPr>
              <w:b/>
            </w:rPr>
          </w:rPrChange>
        </w:rPr>
        <w:fldChar w:fldCharType="separate"/>
      </w:r>
      <w:r w:rsidRPr="00B26E5F">
        <w:rPr>
          <w:b/>
          <w:sz w:val="20"/>
          <w:szCs w:val="20"/>
          <w:rPrChange w:id="1437" w:author="Microsoft Office User" w:date="2023-09-11T13:17:00Z">
            <w:rPr>
              <w:b/>
            </w:rPr>
          </w:rPrChange>
        </w:rPr>
        <w:t>41</w:t>
      </w:r>
      <w:r w:rsidRPr="00B26E5F">
        <w:rPr>
          <w:b/>
          <w:sz w:val="20"/>
          <w:szCs w:val="20"/>
          <w:rPrChange w:id="1438" w:author="Microsoft Office User" w:date="2023-09-11T13:17:00Z">
            <w:rPr>
              <w:b/>
            </w:rPr>
          </w:rPrChange>
        </w:rPr>
        <w:fldChar w:fldCharType="end"/>
      </w:r>
      <w:r w:rsidRPr="00B26E5F">
        <w:rPr>
          <w:sz w:val="20"/>
          <w:szCs w:val="20"/>
          <w:rPrChange w:id="1439" w:author="Microsoft Office User" w:date="2023-09-11T13:17:00Z">
            <w:rPr/>
          </w:rPrChange>
        </w:rPr>
        <w:fldChar w:fldCharType="begin"/>
      </w:r>
      <w:r w:rsidRPr="00B26E5F">
        <w:rPr>
          <w:sz w:val="20"/>
          <w:szCs w:val="20"/>
          <w:rPrChange w:id="1440" w:author="Microsoft Office User" w:date="2023-09-11T13:17:00Z">
            <w:rPr/>
          </w:rPrChange>
        </w:rPr>
        <w:instrText>HYPERLINK "https://www.zotero.org/google-docs/?n2Avay" \h</w:instrText>
      </w:r>
      <w:r w:rsidRPr="00A34D81">
        <w:rPr>
          <w:sz w:val="20"/>
          <w:szCs w:val="20"/>
        </w:rPr>
      </w:r>
      <w:r w:rsidRPr="00B26E5F">
        <w:rPr>
          <w:sz w:val="20"/>
          <w:szCs w:val="20"/>
          <w:rPrChange w:id="1441" w:author="Microsoft Office User" w:date="2023-09-11T13:17:00Z">
            <w:rPr/>
          </w:rPrChange>
        </w:rPr>
        <w:fldChar w:fldCharType="separate"/>
      </w:r>
      <w:r w:rsidRPr="00B26E5F">
        <w:rPr>
          <w:sz w:val="20"/>
          <w:szCs w:val="20"/>
          <w:rPrChange w:id="1442" w:author="Microsoft Office User" w:date="2023-09-11T13:17:00Z">
            <w:rPr/>
          </w:rPrChange>
        </w:rPr>
        <w:t>, 1389–1403 (2022).</w:t>
      </w:r>
      <w:r w:rsidRPr="00B26E5F">
        <w:rPr>
          <w:sz w:val="20"/>
          <w:szCs w:val="20"/>
          <w:rPrChange w:id="1443" w:author="Microsoft Office User" w:date="2023-09-11T13:17:00Z">
            <w:rPr/>
          </w:rPrChange>
        </w:rPr>
        <w:fldChar w:fldCharType="end"/>
      </w:r>
    </w:p>
    <w:p w14:paraId="042FCD6D" w14:textId="77777777" w:rsidR="0013233D" w:rsidRPr="00B26E5F" w:rsidRDefault="0013233D">
      <w:pPr>
        <w:snapToGrid w:val="0"/>
        <w:contextualSpacing/>
        <w:rPr>
          <w:sz w:val="20"/>
          <w:szCs w:val="20"/>
          <w:rPrChange w:id="1444" w:author="Microsoft Office User" w:date="2023-09-11T13:17:00Z">
            <w:rPr/>
          </w:rPrChange>
        </w:rPr>
        <w:pPrChange w:id="1445" w:author="Microsoft Office User" w:date="2023-09-11T13:17:00Z">
          <w:pPr/>
        </w:pPrChange>
      </w:pPr>
    </w:p>
    <w:p w14:paraId="1E1BA945" w14:textId="77777777" w:rsidR="000C56B0" w:rsidRPr="00B26E5F" w:rsidRDefault="00367A15">
      <w:pPr>
        <w:snapToGrid w:val="0"/>
        <w:contextualSpacing/>
        <w:rPr>
          <w:sz w:val="20"/>
          <w:szCs w:val="20"/>
          <w:rPrChange w:id="1446" w:author="Microsoft Office User" w:date="2023-09-11T13:17:00Z">
            <w:rPr/>
          </w:rPrChange>
        </w:rPr>
        <w:pPrChange w:id="1447" w:author="Microsoft Office User" w:date="2023-09-11T13:17:00Z">
          <w:pPr/>
        </w:pPrChange>
      </w:pPr>
      <w:r w:rsidRPr="00B26E5F">
        <w:rPr>
          <w:sz w:val="20"/>
          <w:szCs w:val="20"/>
          <w:rPrChange w:id="1448" w:author="Microsoft Office User" w:date="2023-09-11T13:17:00Z">
            <w:rPr/>
          </w:rPrChange>
        </w:rPr>
        <w:fldChar w:fldCharType="begin"/>
      </w:r>
      <w:r w:rsidRPr="00B26E5F">
        <w:rPr>
          <w:sz w:val="20"/>
          <w:szCs w:val="20"/>
          <w:rPrChange w:id="1449" w:author="Microsoft Office User" w:date="2023-09-11T13:17:00Z">
            <w:rPr/>
          </w:rPrChange>
        </w:rPr>
        <w:instrText>HYPERLINK "https://www.zotero.org/google-docs/?n2Avay" \h</w:instrText>
      </w:r>
      <w:r w:rsidRPr="00A34D81">
        <w:rPr>
          <w:sz w:val="20"/>
          <w:szCs w:val="20"/>
        </w:rPr>
      </w:r>
      <w:r w:rsidRPr="00B26E5F">
        <w:rPr>
          <w:sz w:val="20"/>
          <w:szCs w:val="20"/>
          <w:rPrChange w:id="1450" w:author="Microsoft Office User" w:date="2023-09-11T13:17:00Z">
            <w:rPr/>
          </w:rPrChange>
        </w:rPr>
        <w:fldChar w:fldCharType="separate"/>
      </w:r>
      <w:r w:rsidRPr="00B26E5F">
        <w:rPr>
          <w:sz w:val="20"/>
          <w:szCs w:val="20"/>
          <w:rPrChange w:id="1451" w:author="Microsoft Office User" w:date="2023-09-11T13:17:00Z">
            <w:rPr/>
          </w:rPrChange>
        </w:rPr>
        <w:t>22.</w:t>
      </w:r>
      <w:r w:rsidRPr="00B26E5F">
        <w:rPr>
          <w:sz w:val="20"/>
          <w:szCs w:val="20"/>
          <w:rPrChange w:id="1452" w:author="Microsoft Office User" w:date="2023-09-11T13:17:00Z">
            <w:rPr/>
          </w:rPrChange>
        </w:rPr>
        <w:tab/>
        <w:t xml:space="preserve">Rosales, S. M. </w:t>
      </w:r>
      <w:r w:rsidRPr="00B26E5F">
        <w:rPr>
          <w:sz w:val="20"/>
          <w:szCs w:val="20"/>
          <w:rPrChange w:id="1453" w:author="Microsoft Office User" w:date="2023-09-11T13:17:00Z">
            <w:rPr/>
          </w:rPrChange>
        </w:rPr>
        <w:fldChar w:fldCharType="end"/>
      </w:r>
      <w:r w:rsidRPr="00B26E5F">
        <w:rPr>
          <w:sz w:val="20"/>
          <w:szCs w:val="20"/>
          <w:rPrChange w:id="1454" w:author="Microsoft Office User" w:date="2023-09-11T13:17:00Z">
            <w:rPr/>
          </w:rPrChange>
        </w:rPr>
        <w:fldChar w:fldCharType="begin"/>
      </w:r>
      <w:r w:rsidRPr="00B26E5F">
        <w:rPr>
          <w:sz w:val="20"/>
          <w:szCs w:val="20"/>
          <w:rPrChange w:id="1455" w:author="Microsoft Office User" w:date="2023-09-11T13:17:00Z">
            <w:rPr/>
          </w:rPrChange>
        </w:rPr>
        <w:instrText>HYPERLINK "https://www.zotero.org/google-docs/?n2Avay" \h</w:instrText>
      </w:r>
      <w:r w:rsidRPr="00A34D81">
        <w:rPr>
          <w:sz w:val="20"/>
          <w:szCs w:val="20"/>
        </w:rPr>
      </w:r>
      <w:r w:rsidRPr="00B26E5F">
        <w:rPr>
          <w:sz w:val="20"/>
          <w:szCs w:val="20"/>
          <w:rPrChange w:id="1456" w:author="Microsoft Office User" w:date="2023-09-11T13:17:00Z">
            <w:rPr>
              <w:i/>
            </w:rPr>
          </w:rPrChange>
        </w:rPr>
        <w:fldChar w:fldCharType="separate"/>
      </w:r>
      <w:r w:rsidRPr="00B26E5F">
        <w:rPr>
          <w:i/>
          <w:sz w:val="20"/>
          <w:szCs w:val="20"/>
          <w:rPrChange w:id="1457" w:author="Microsoft Office User" w:date="2023-09-11T13:17:00Z">
            <w:rPr>
              <w:i/>
            </w:rPr>
          </w:rPrChange>
        </w:rPr>
        <w:t>et al.</w:t>
      </w:r>
      <w:r w:rsidRPr="00B26E5F">
        <w:rPr>
          <w:i/>
          <w:sz w:val="20"/>
          <w:szCs w:val="20"/>
          <w:rPrChange w:id="1458" w:author="Microsoft Office User" w:date="2023-09-11T13:17:00Z">
            <w:rPr>
              <w:i/>
            </w:rPr>
          </w:rPrChange>
        </w:rPr>
        <w:fldChar w:fldCharType="end"/>
      </w:r>
      <w:r w:rsidRPr="00B26E5F">
        <w:rPr>
          <w:sz w:val="20"/>
          <w:szCs w:val="20"/>
          <w:rPrChange w:id="1459" w:author="Microsoft Office User" w:date="2023-09-11T13:17:00Z">
            <w:rPr/>
          </w:rPrChange>
        </w:rPr>
        <w:fldChar w:fldCharType="begin"/>
      </w:r>
      <w:r w:rsidRPr="00B26E5F">
        <w:rPr>
          <w:sz w:val="20"/>
          <w:szCs w:val="20"/>
          <w:rPrChange w:id="1460" w:author="Microsoft Office User" w:date="2023-09-11T13:17:00Z">
            <w:rPr/>
          </w:rPrChange>
        </w:rPr>
        <w:instrText>HYPERLINK "https://www.zotero.org/google-docs/?n2Avay" \h</w:instrText>
      </w:r>
      <w:r w:rsidRPr="00A34D81">
        <w:rPr>
          <w:sz w:val="20"/>
          <w:szCs w:val="20"/>
        </w:rPr>
      </w:r>
      <w:r w:rsidRPr="00B26E5F">
        <w:rPr>
          <w:sz w:val="20"/>
          <w:szCs w:val="20"/>
          <w:rPrChange w:id="1461" w:author="Microsoft Office User" w:date="2023-09-11T13:17:00Z">
            <w:rPr/>
          </w:rPrChange>
        </w:rPr>
        <w:fldChar w:fldCharType="separate"/>
      </w:r>
      <w:r w:rsidRPr="00B26E5F">
        <w:rPr>
          <w:sz w:val="20"/>
          <w:szCs w:val="20"/>
          <w:rPrChange w:id="1462" w:author="Microsoft Office User" w:date="2023-09-11T13:17:00Z">
            <w:rPr/>
          </w:rPrChange>
        </w:rPr>
        <w:t xml:space="preserve"> Microbiome differences in disease-resistant vs. susceptible Acropora corals subjected to disease challenge assays. </w:t>
      </w:r>
      <w:r w:rsidRPr="00B26E5F">
        <w:rPr>
          <w:sz w:val="20"/>
          <w:szCs w:val="20"/>
          <w:rPrChange w:id="1463" w:author="Microsoft Office User" w:date="2023-09-11T13:17:00Z">
            <w:rPr/>
          </w:rPrChange>
        </w:rPr>
        <w:fldChar w:fldCharType="end"/>
      </w:r>
      <w:r w:rsidRPr="00B26E5F">
        <w:rPr>
          <w:sz w:val="20"/>
          <w:szCs w:val="20"/>
          <w:rPrChange w:id="1464" w:author="Microsoft Office User" w:date="2023-09-11T13:17:00Z">
            <w:rPr/>
          </w:rPrChange>
        </w:rPr>
        <w:fldChar w:fldCharType="begin"/>
      </w:r>
      <w:r w:rsidRPr="00B26E5F">
        <w:rPr>
          <w:sz w:val="20"/>
          <w:szCs w:val="20"/>
          <w:rPrChange w:id="1465" w:author="Microsoft Office User" w:date="2023-09-11T13:17:00Z">
            <w:rPr/>
          </w:rPrChange>
        </w:rPr>
        <w:instrText>HYPERLINK "https://www.zotero.org/google-docs/?n2Avay" \h</w:instrText>
      </w:r>
      <w:r w:rsidRPr="00A34D81">
        <w:rPr>
          <w:sz w:val="20"/>
          <w:szCs w:val="20"/>
        </w:rPr>
      </w:r>
      <w:r w:rsidRPr="00B26E5F">
        <w:rPr>
          <w:sz w:val="20"/>
          <w:szCs w:val="20"/>
          <w:rPrChange w:id="1466" w:author="Microsoft Office User" w:date="2023-09-11T13:17:00Z">
            <w:rPr>
              <w:i/>
            </w:rPr>
          </w:rPrChange>
        </w:rPr>
        <w:fldChar w:fldCharType="separate"/>
      </w:r>
      <w:r w:rsidRPr="00B26E5F">
        <w:rPr>
          <w:i/>
          <w:sz w:val="20"/>
          <w:szCs w:val="20"/>
          <w:rPrChange w:id="1467" w:author="Microsoft Office User" w:date="2023-09-11T13:17:00Z">
            <w:rPr>
              <w:i/>
            </w:rPr>
          </w:rPrChange>
        </w:rPr>
        <w:t xml:space="preserve">Sci. Rep. </w:t>
      </w:r>
      <w:r w:rsidRPr="00B26E5F">
        <w:rPr>
          <w:i/>
          <w:sz w:val="20"/>
          <w:szCs w:val="20"/>
          <w:rPrChange w:id="1468" w:author="Microsoft Office User" w:date="2023-09-11T13:17:00Z">
            <w:rPr>
              <w:i/>
            </w:rPr>
          </w:rPrChange>
        </w:rPr>
        <w:fldChar w:fldCharType="end"/>
      </w:r>
      <w:r w:rsidRPr="00B26E5F">
        <w:rPr>
          <w:sz w:val="20"/>
          <w:szCs w:val="20"/>
          <w:rPrChange w:id="1469" w:author="Microsoft Office User" w:date="2023-09-11T13:17:00Z">
            <w:rPr/>
          </w:rPrChange>
        </w:rPr>
        <w:fldChar w:fldCharType="begin"/>
      </w:r>
      <w:r w:rsidRPr="00B26E5F">
        <w:rPr>
          <w:sz w:val="20"/>
          <w:szCs w:val="20"/>
          <w:rPrChange w:id="1470" w:author="Microsoft Office User" w:date="2023-09-11T13:17:00Z">
            <w:rPr/>
          </w:rPrChange>
        </w:rPr>
        <w:instrText>HYPERLINK "https://www.zotero.org/google-docs/?n2Avay" \h</w:instrText>
      </w:r>
      <w:r w:rsidRPr="00A34D81">
        <w:rPr>
          <w:sz w:val="20"/>
          <w:szCs w:val="20"/>
        </w:rPr>
      </w:r>
      <w:r w:rsidRPr="00B26E5F">
        <w:rPr>
          <w:sz w:val="20"/>
          <w:szCs w:val="20"/>
          <w:rPrChange w:id="1471" w:author="Microsoft Office User" w:date="2023-09-11T13:17:00Z">
            <w:rPr>
              <w:b/>
            </w:rPr>
          </w:rPrChange>
        </w:rPr>
        <w:fldChar w:fldCharType="separate"/>
      </w:r>
      <w:r w:rsidRPr="00B26E5F">
        <w:rPr>
          <w:b/>
          <w:sz w:val="20"/>
          <w:szCs w:val="20"/>
          <w:rPrChange w:id="1472" w:author="Microsoft Office User" w:date="2023-09-11T13:17:00Z">
            <w:rPr>
              <w:b/>
            </w:rPr>
          </w:rPrChange>
        </w:rPr>
        <w:t>9</w:t>
      </w:r>
      <w:r w:rsidRPr="00B26E5F">
        <w:rPr>
          <w:b/>
          <w:sz w:val="20"/>
          <w:szCs w:val="20"/>
          <w:rPrChange w:id="1473" w:author="Microsoft Office User" w:date="2023-09-11T13:17:00Z">
            <w:rPr>
              <w:b/>
            </w:rPr>
          </w:rPrChange>
        </w:rPr>
        <w:fldChar w:fldCharType="end"/>
      </w:r>
      <w:r w:rsidRPr="00B26E5F">
        <w:rPr>
          <w:sz w:val="20"/>
          <w:szCs w:val="20"/>
          <w:rPrChange w:id="1474" w:author="Microsoft Office User" w:date="2023-09-11T13:17:00Z">
            <w:rPr/>
          </w:rPrChange>
        </w:rPr>
        <w:fldChar w:fldCharType="begin"/>
      </w:r>
      <w:r w:rsidRPr="00B26E5F">
        <w:rPr>
          <w:sz w:val="20"/>
          <w:szCs w:val="20"/>
          <w:rPrChange w:id="1475" w:author="Microsoft Office User" w:date="2023-09-11T13:17:00Z">
            <w:rPr/>
          </w:rPrChange>
        </w:rPr>
        <w:instrText>HYPERLINK "https://www.zotero.org/google-docs/?n2Avay" \h</w:instrText>
      </w:r>
      <w:r w:rsidRPr="00A34D81">
        <w:rPr>
          <w:sz w:val="20"/>
          <w:szCs w:val="20"/>
        </w:rPr>
      </w:r>
      <w:r w:rsidRPr="00B26E5F">
        <w:rPr>
          <w:sz w:val="20"/>
          <w:szCs w:val="20"/>
          <w:rPrChange w:id="1476" w:author="Microsoft Office User" w:date="2023-09-11T13:17:00Z">
            <w:rPr/>
          </w:rPrChange>
        </w:rPr>
        <w:fldChar w:fldCharType="separate"/>
      </w:r>
      <w:r w:rsidRPr="00B26E5F">
        <w:rPr>
          <w:sz w:val="20"/>
          <w:szCs w:val="20"/>
          <w:rPrChange w:id="1477" w:author="Microsoft Office User" w:date="2023-09-11T13:17:00Z">
            <w:rPr/>
          </w:rPrChange>
        </w:rPr>
        <w:t>, 18279 (2019).</w:t>
      </w:r>
      <w:r w:rsidRPr="00B26E5F">
        <w:rPr>
          <w:sz w:val="20"/>
          <w:szCs w:val="20"/>
          <w:rPrChange w:id="1478" w:author="Microsoft Office User" w:date="2023-09-11T13:17:00Z">
            <w:rPr/>
          </w:rPrChange>
        </w:rPr>
        <w:fldChar w:fldCharType="end"/>
      </w:r>
    </w:p>
    <w:p w14:paraId="4C3A3468" w14:textId="77777777" w:rsidR="0013233D" w:rsidRPr="00B26E5F" w:rsidRDefault="0013233D">
      <w:pPr>
        <w:snapToGrid w:val="0"/>
        <w:contextualSpacing/>
        <w:rPr>
          <w:sz w:val="20"/>
          <w:szCs w:val="20"/>
          <w:rPrChange w:id="1479" w:author="Microsoft Office User" w:date="2023-09-11T13:17:00Z">
            <w:rPr/>
          </w:rPrChange>
        </w:rPr>
        <w:pPrChange w:id="1480" w:author="Microsoft Office User" w:date="2023-09-11T13:17:00Z">
          <w:pPr/>
        </w:pPrChange>
      </w:pPr>
    </w:p>
    <w:p w14:paraId="2639899E" w14:textId="77777777" w:rsidR="000C56B0" w:rsidRPr="00B26E5F" w:rsidRDefault="00367A15">
      <w:pPr>
        <w:snapToGrid w:val="0"/>
        <w:contextualSpacing/>
        <w:rPr>
          <w:sz w:val="20"/>
          <w:szCs w:val="20"/>
          <w:rPrChange w:id="1481" w:author="Microsoft Office User" w:date="2023-09-11T13:17:00Z">
            <w:rPr/>
          </w:rPrChange>
        </w:rPr>
        <w:pPrChange w:id="1482" w:author="Microsoft Office User" w:date="2023-09-11T13:17:00Z">
          <w:pPr/>
        </w:pPrChange>
      </w:pPr>
      <w:r w:rsidRPr="00B26E5F">
        <w:rPr>
          <w:sz w:val="20"/>
          <w:szCs w:val="20"/>
          <w:rPrChange w:id="1483" w:author="Microsoft Office User" w:date="2023-09-11T13:17:00Z">
            <w:rPr/>
          </w:rPrChange>
        </w:rPr>
        <w:fldChar w:fldCharType="begin"/>
      </w:r>
      <w:r w:rsidRPr="00B26E5F">
        <w:rPr>
          <w:sz w:val="20"/>
          <w:szCs w:val="20"/>
          <w:rPrChange w:id="1484" w:author="Microsoft Office User" w:date="2023-09-11T13:17:00Z">
            <w:rPr/>
          </w:rPrChange>
        </w:rPr>
        <w:instrText>HYPERLINK "https://www.zotero.org/google-docs/?n2Avay" \h</w:instrText>
      </w:r>
      <w:r w:rsidRPr="00A34D81">
        <w:rPr>
          <w:sz w:val="20"/>
          <w:szCs w:val="20"/>
        </w:rPr>
      </w:r>
      <w:r w:rsidRPr="00B26E5F">
        <w:rPr>
          <w:sz w:val="20"/>
          <w:szCs w:val="20"/>
          <w:rPrChange w:id="1485" w:author="Microsoft Office User" w:date="2023-09-11T13:17:00Z">
            <w:rPr/>
          </w:rPrChange>
        </w:rPr>
        <w:fldChar w:fldCharType="separate"/>
      </w:r>
      <w:r w:rsidRPr="00B26E5F">
        <w:rPr>
          <w:sz w:val="20"/>
          <w:szCs w:val="20"/>
          <w:rPrChange w:id="1486" w:author="Microsoft Office User" w:date="2023-09-11T13:17:00Z">
            <w:rPr/>
          </w:rPrChange>
        </w:rPr>
        <w:t>23.</w:t>
      </w:r>
      <w:r w:rsidRPr="00B26E5F">
        <w:rPr>
          <w:sz w:val="20"/>
          <w:szCs w:val="20"/>
          <w:rPrChange w:id="1487" w:author="Microsoft Office User" w:date="2023-09-11T13:17:00Z">
            <w:rPr/>
          </w:rPrChange>
        </w:rPr>
        <w:tab/>
        <w:t xml:space="preserve">Rosado, P. M. </w:t>
      </w:r>
      <w:r w:rsidRPr="00B26E5F">
        <w:rPr>
          <w:sz w:val="20"/>
          <w:szCs w:val="20"/>
          <w:rPrChange w:id="1488" w:author="Microsoft Office User" w:date="2023-09-11T13:17:00Z">
            <w:rPr/>
          </w:rPrChange>
        </w:rPr>
        <w:fldChar w:fldCharType="end"/>
      </w:r>
      <w:r w:rsidRPr="00B26E5F">
        <w:rPr>
          <w:sz w:val="20"/>
          <w:szCs w:val="20"/>
          <w:rPrChange w:id="1489" w:author="Microsoft Office User" w:date="2023-09-11T13:17:00Z">
            <w:rPr/>
          </w:rPrChange>
        </w:rPr>
        <w:fldChar w:fldCharType="begin"/>
      </w:r>
      <w:r w:rsidRPr="00B26E5F">
        <w:rPr>
          <w:sz w:val="20"/>
          <w:szCs w:val="20"/>
          <w:rPrChange w:id="1490" w:author="Microsoft Office User" w:date="2023-09-11T13:17:00Z">
            <w:rPr/>
          </w:rPrChange>
        </w:rPr>
        <w:instrText>HYPERLINK "https://www.zotero.org/google-docs/?n2Avay" \h</w:instrText>
      </w:r>
      <w:r w:rsidRPr="00A34D81">
        <w:rPr>
          <w:sz w:val="20"/>
          <w:szCs w:val="20"/>
        </w:rPr>
      </w:r>
      <w:r w:rsidRPr="00B26E5F">
        <w:rPr>
          <w:sz w:val="20"/>
          <w:szCs w:val="20"/>
          <w:rPrChange w:id="1491" w:author="Microsoft Office User" w:date="2023-09-11T13:17:00Z">
            <w:rPr>
              <w:i/>
            </w:rPr>
          </w:rPrChange>
        </w:rPr>
        <w:fldChar w:fldCharType="separate"/>
      </w:r>
      <w:r w:rsidRPr="00B26E5F">
        <w:rPr>
          <w:i/>
          <w:sz w:val="20"/>
          <w:szCs w:val="20"/>
          <w:rPrChange w:id="1492" w:author="Microsoft Office User" w:date="2023-09-11T13:17:00Z">
            <w:rPr>
              <w:i/>
            </w:rPr>
          </w:rPrChange>
        </w:rPr>
        <w:t>et al.</w:t>
      </w:r>
      <w:r w:rsidRPr="00B26E5F">
        <w:rPr>
          <w:i/>
          <w:sz w:val="20"/>
          <w:szCs w:val="20"/>
          <w:rPrChange w:id="1493" w:author="Microsoft Office User" w:date="2023-09-11T13:17:00Z">
            <w:rPr>
              <w:i/>
            </w:rPr>
          </w:rPrChange>
        </w:rPr>
        <w:fldChar w:fldCharType="end"/>
      </w:r>
      <w:r w:rsidRPr="00B26E5F">
        <w:rPr>
          <w:sz w:val="20"/>
          <w:szCs w:val="20"/>
          <w:rPrChange w:id="1494" w:author="Microsoft Office User" w:date="2023-09-11T13:17:00Z">
            <w:rPr/>
          </w:rPrChange>
        </w:rPr>
        <w:fldChar w:fldCharType="begin"/>
      </w:r>
      <w:r w:rsidRPr="00B26E5F">
        <w:rPr>
          <w:sz w:val="20"/>
          <w:szCs w:val="20"/>
          <w:rPrChange w:id="1495" w:author="Microsoft Office User" w:date="2023-09-11T13:17:00Z">
            <w:rPr/>
          </w:rPrChange>
        </w:rPr>
        <w:instrText>HYPERLINK "https://www.zotero.org/google-docs/?n2Avay" \h</w:instrText>
      </w:r>
      <w:r w:rsidRPr="00A34D81">
        <w:rPr>
          <w:sz w:val="20"/>
          <w:szCs w:val="20"/>
        </w:rPr>
      </w:r>
      <w:r w:rsidRPr="00B26E5F">
        <w:rPr>
          <w:sz w:val="20"/>
          <w:szCs w:val="20"/>
          <w:rPrChange w:id="1496" w:author="Microsoft Office User" w:date="2023-09-11T13:17:00Z">
            <w:rPr/>
          </w:rPrChange>
        </w:rPr>
        <w:fldChar w:fldCharType="separate"/>
      </w:r>
      <w:r w:rsidRPr="00B26E5F">
        <w:rPr>
          <w:sz w:val="20"/>
          <w:szCs w:val="20"/>
          <w:rPrChange w:id="1497" w:author="Microsoft Office User" w:date="2023-09-11T13:17:00Z">
            <w:rPr/>
          </w:rPrChange>
        </w:rPr>
        <w:t xml:space="preserve"> Marine probiotics: increasing coral resistance to bleaching through microbiome manipulation. </w:t>
      </w:r>
      <w:r w:rsidRPr="00B26E5F">
        <w:rPr>
          <w:sz w:val="20"/>
          <w:szCs w:val="20"/>
          <w:rPrChange w:id="1498" w:author="Microsoft Office User" w:date="2023-09-11T13:17:00Z">
            <w:rPr/>
          </w:rPrChange>
        </w:rPr>
        <w:fldChar w:fldCharType="end"/>
      </w:r>
      <w:r w:rsidRPr="00B26E5F">
        <w:rPr>
          <w:sz w:val="20"/>
          <w:szCs w:val="20"/>
          <w:rPrChange w:id="1499" w:author="Microsoft Office User" w:date="2023-09-11T13:17:00Z">
            <w:rPr/>
          </w:rPrChange>
        </w:rPr>
        <w:fldChar w:fldCharType="begin"/>
      </w:r>
      <w:r w:rsidRPr="00B26E5F">
        <w:rPr>
          <w:sz w:val="20"/>
          <w:szCs w:val="20"/>
          <w:rPrChange w:id="1500" w:author="Microsoft Office User" w:date="2023-09-11T13:17:00Z">
            <w:rPr/>
          </w:rPrChange>
        </w:rPr>
        <w:instrText>HYPERLINK "https://www.zotero.org/google-docs/?n2Avay" \h</w:instrText>
      </w:r>
      <w:r w:rsidRPr="00A34D81">
        <w:rPr>
          <w:sz w:val="20"/>
          <w:szCs w:val="20"/>
        </w:rPr>
      </w:r>
      <w:r w:rsidRPr="00B26E5F">
        <w:rPr>
          <w:sz w:val="20"/>
          <w:szCs w:val="20"/>
          <w:rPrChange w:id="1501" w:author="Microsoft Office User" w:date="2023-09-11T13:17:00Z">
            <w:rPr>
              <w:i/>
            </w:rPr>
          </w:rPrChange>
        </w:rPr>
        <w:fldChar w:fldCharType="separate"/>
      </w:r>
      <w:r w:rsidRPr="00B26E5F">
        <w:rPr>
          <w:i/>
          <w:sz w:val="20"/>
          <w:szCs w:val="20"/>
          <w:rPrChange w:id="1502" w:author="Microsoft Office User" w:date="2023-09-11T13:17:00Z">
            <w:rPr>
              <w:i/>
            </w:rPr>
          </w:rPrChange>
        </w:rPr>
        <w:t xml:space="preserve">ISME J. </w:t>
      </w:r>
      <w:r w:rsidRPr="00B26E5F">
        <w:rPr>
          <w:i/>
          <w:sz w:val="20"/>
          <w:szCs w:val="20"/>
          <w:rPrChange w:id="1503" w:author="Microsoft Office User" w:date="2023-09-11T13:17:00Z">
            <w:rPr>
              <w:i/>
            </w:rPr>
          </w:rPrChange>
        </w:rPr>
        <w:fldChar w:fldCharType="end"/>
      </w:r>
      <w:r w:rsidRPr="00B26E5F">
        <w:rPr>
          <w:sz w:val="20"/>
          <w:szCs w:val="20"/>
          <w:rPrChange w:id="1504" w:author="Microsoft Office User" w:date="2023-09-11T13:17:00Z">
            <w:rPr/>
          </w:rPrChange>
        </w:rPr>
        <w:fldChar w:fldCharType="begin"/>
      </w:r>
      <w:r w:rsidRPr="00B26E5F">
        <w:rPr>
          <w:sz w:val="20"/>
          <w:szCs w:val="20"/>
          <w:rPrChange w:id="1505" w:author="Microsoft Office User" w:date="2023-09-11T13:17:00Z">
            <w:rPr/>
          </w:rPrChange>
        </w:rPr>
        <w:instrText>HYPERLINK "https://www.zotero.org/google-docs/?n2Avay" \h</w:instrText>
      </w:r>
      <w:r w:rsidRPr="00A34D81">
        <w:rPr>
          <w:sz w:val="20"/>
          <w:szCs w:val="20"/>
        </w:rPr>
      </w:r>
      <w:r w:rsidRPr="00B26E5F">
        <w:rPr>
          <w:sz w:val="20"/>
          <w:szCs w:val="20"/>
          <w:rPrChange w:id="1506" w:author="Microsoft Office User" w:date="2023-09-11T13:17:00Z">
            <w:rPr>
              <w:b/>
            </w:rPr>
          </w:rPrChange>
        </w:rPr>
        <w:fldChar w:fldCharType="separate"/>
      </w:r>
      <w:r w:rsidRPr="00B26E5F">
        <w:rPr>
          <w:b/>
          <w:sz w:val="20"/>
          <w:szCs w:val="20"/>
          <w:rPrChange w:id="1507" w:author="Microsoft Office User" w:date="2023-09-11T13:17:00Z">
            <w:rPr>
              <w:b/>
            </w:rPr>
          </w:rPrChange>
        </w:rPr>
        <w:t>13</w:t>
      </w:r>
      <w:r w:rsidRPr="00B26E5F">
        <w:rPr>
          <w:b/>
          <w:sz w:val="20"/>
          <w:szCs w:val="20"/>
          <w:rPrChange w:id="1508" w:author="Microsoft Office User" w:date="2023-09-11T13:17:00Z">
            <w:rPr>
              <w:b/>
            </w:rPr>
          </w:rPrChange>
        </w:rPr>
        <w:fldChar w:fldCharType="end"/>
      </w:r>
      <w:r w:rsidRPr="00B26E5F">
        <w:rPr>
          <w:sz w:val="20"/>
          <w:szCs w:val="20"/>
          <w:rPrChange w:id="1509" w:author="Microsoft Office User" w:date="2023-09-11T13:17:00Z">
            <w:rPr/>
          </w:rPrChange>
        </w:rPr>
        <w:fldChar w:fldCharType="begin"/>
      </w:r>
      <w:r w:rsidRPr="00B26E5F">
        <w:rPr>
          <w:sz w:val="20"/>
          <w:szCs w:val="20"/>
          <w:rPrChange w:id="1510" w:author="Microsoft Office User" w:date="2023-09-11T13:17:00Z">
            <w:rPr/>
          </w:rPrChange>
        </w:rPr>
        <w:instrText>HYPERLINK "https://www.zotero.org/google-docs/?n2Avay" \h</w:instrText>
      </w:r>
      <w:r w:rsidRPr="00A34D81">
        <w:rPr>
          <w:sz w:val="20"/>
          <w:szCs w:val="20"/>
        </w:rPr>
      </w:r>
      <w:r w:rsidRPr="00B26E5F">
        <w:rPr>
          <w:sz w:val="20"/>
          <w:szCs w:val="20"/>
          <w:rPrChange w:id="1511" w:author="Microsoft Office User" w:date="2023-09-11T13:17:00Z">
            <w:rPr/>
          </w:rPrChange>
        </w:rPr>
        <w:fldChar w:fldCharType="separate"/>
      </w:r>
      <w:r w:rsidRPr="00B26E5F">
        <w:rPr>
          <w:sz w:val="20"/>
          <w:szCs w:val="20"/>
          <w:rPrChange w:id="1512" w:author="Microsoft Office User" w:date="2023-09-11T13:17:00Z">
            <w:rPr/>
          </w:rPrChange>
        </w:rPr>
        <w:t>, 921–936 (2019).</w:t>
      </w:r>
      <w:r w:rsidRPr="00B26E5F">
        <w:rPr>
          <w:sz w:val="20"/>
          <w:szCs w:val="20"/>
          <w:rPrChange w:id="1513" w:author="Microsoft Office User" w:date="2023-09-11T13:17:00Z">
            <w:rPr/>
          </w:rPrChange>
        </w:rPr>
        <w:fldChar w:fldCharType="end"/>
      </w:r>
    </w:p>
    <w:p w14:paraId="4E42C751" w14:textId="77777777" w:rsidR="0013233D" w:rsidRPr="00B26E5F" w:rsidRDefault="0013233D">
      <w:pPr>
        <w:snapToGrid w:val="0"/>
        <w:contextualSpacing/>
        <w:rPr>
          <w:sz w:val="20"/>
          <w:szCs w:val="20"/>
          <w:rPrChange w:id="1514" w:author="Microsoft Office User" w:date="2023-09-11T13:17:00Z">
            <w:rPr/>
          </w:rPrChange>
        </w:rPr>
        <w:pPrChange w:id="1515" w:author="Microsoft Office User" w:date="2023-09-11T13:17:00Z">
          <w:pPr/>
        </w:pPrChange>
      </w:pPr>
    </w:p>
    <w:p w14:paraId="08614C2B" w14:textId="77777777" w:rsidR="000C56B0" w:rsidRPr="00B26E5F" w:rsidRDefault="00367A15">
      <w:pPr>
        <w:snapToGrid w:val="0"/>
        <w:contextualSpacing/>
        <w:rPr>
          <w:sz w:val="20"/>
          <w:szCs w:val="20"/>
          <w:rPrChange w:id="1516" w:author="Microsoft Office User" w:date="2023-09-11T13:17:00Z">
            <w:rPr/>
          </w:rPrChange>
        </w:rPr>
        <w:pPrChange w:id="1517" w:author="Microsoft Office User" w:date="2023-09-11T13:17:00Z">
          <w:pPr/>
        </w:pPrChange>
      </w:pPr>
      <w:r w:rsidRPr="00B26E5F">
        <w:rPr>
          <w:sz w:val="20"/>
          <w:szCs w:val="20"/>
          <w:rPrChange w:id="1518" w:author="Microsoft Office User" w:date="2023-09-11T13:17:00Z">
            <w:rPr/>
          </w:rPrChange>
        </w:rPr>
        <w:fldChar w:fldCharType="begin"/>
      </w:r>
      <w:r w:rsidRPr="00B26E5F">
        <w:rPr>
          <w:sz w:val="20"/>
          <w:szCs w:val="20"/>
          <w:rPrChange w:id="1519" w:author="Microsoft Office User" w:date="2023-09-11T13:17:00Z">
            <w:rPr/>
          </w:rPrChange>
        </w:rPr>
        <w:instrText>HYPERLINK "https://www.zotero.org/google-docs/?n2Avay" \h</w:instrText>
      </w:r>
      <w:r w:rsidRPr="00A34D81">
        <w:rPr>
          <w:sz w:val="20"/>
          <w:szCs w:val="20"/>
        </w:rPr>
      </w:r>
      <w:r w:rsidRPr="00B26E5F">
        <w:rPr>
          <w:sz w:val="20"/>
          <w:szCs w:val="20"/>
          <w:rPrChange w:id="1520" w:author="Microsoft Office User" w:date="2023-09-11T13:17:00Z">
            <w:rPr/>
          </w:rPrChange>
        </w:rPr>
        <w:fldChar w:fldCharType="separate"/>
      </w:r>
      <w:r w:rsidRPr="00B26E5F">
        <w:rPr>
          <w:sz w:val="20"/>
          <w:szCs w:val="20"/>
          <w:rPrChange w:id="1521" w:author="Microsoft Office User" w:date="2023-09-11T13:17:00Z">
            <w:rPr/>
          </w:rPrChange>
        </w:rPr>
        <w:t>24.</w:t>
      </w:r>
      <w:r w:rsidRPr="00B26E5F">
        <w:rPr>
          <w:sz w:val="20"/>
          <w:szCs w:val="20"/>
          <w:rPrChange w:id="1522" w:author="Microsoft Office User" w:date="2023-09-11T13:17:00Z">
            <w:rPr/>
          </w:rPrChange>
        </w:rPr>
        <w:tab/>
        <w:t xml:space="preserve">Ley, R. E. </w:t>
      </w:r>
      <w:r w:rsidRPr="00B26E5F">
        <w:rPr>
          <w:sz w:val="20"/>
          <w:szCs w:val="20"/>
          <w:rPrChange w:id="1523" w:author="Microsoft Office User" w:date="2023-09-11T13:17:00Z">
            <w:rPr/>
          </w:rPrChange>
        </w:rPr>
        <w:fldChar w:fldCharType="end"/>
      </w:r>
      <w:r w:rsidRPr="00B26E5F">
        <w:rPr>
          <w:sz w:val="20"/>
          <w:szCs w:val="20"/>
          <w:rPrChange w:id="1524" w:author="Microsoft Office User" w:date="2023-09-11T13:17:00Z">
            <w:rPr/>
          </w:rPrChange>
        </w:rPr>
        <w:fldChar w:fldCharType="begin"/>
      </w:r>
      <w:r w:rsidRPr="00B26E5F">
        <w:rPr>
          <w:sz w:val="20"/>
          <w:szCs w:val="20"/>
          <w:rPrChange w:id="1525" w:author="Microsoft Office User" w:date="2023-09-11T13:17:00Z">
            <w:rPr/>
          </w:rPrChange>
        </w:rPr>
        <w:instrText>HYPERLINK "https://www.zotero.org/google-docs/?n2Avay" \h</w:instrText>
      </w:r>
      <w:r w:rsidRPr="00A34D81">
        <w:rPr>
          <w:sz w:val="20"/>
          <w:szCs w:val="20"/>
        </w:rPr>
      </w:r>
      <w:r w:rsidRPr="00B26E5F">
        <w:rPr>
          <w:sz w:val="20"/>
          <w:szCs w:val="20"/>
          <w:rPrChange w:id="1526" w:author="Microsoft Office User" w:date="2023-09-11T13:17:00Z">
            <w:rPr>
              <w:i/>
            </w:rPr>
          </w:rPrChange>
        </w:rPr>
        <w:fldChar w:fldCharType="separate"/>
      </w:r>
      <w:r w:rsidRPr="00B26E5F">
        <w:rPr>
          <w:i/>
          <w:sz w:val="20"/>
          <w:szCs w:val="20"/>
          <w:rPrChange w:id="1527" w:author="Microsoft Office User" w:date="2023-09-11T13:17:00Z">
            <w:rPr>
              <w:i/>
            </w:rPr>
          </w:rPrChange>
        </w:rPr>
        <w:t>et al.</w:t>
      </w:r>
      <w:r w:rsidRPr="00B26E5F">
        <w:rPr>
          <w:i/>
          <w:sz w:val="20"/>
          <w:szCs w:val="20"/>
          <w:rPrChange w:id="1528" w:author="Microsoft Office User" w:date="2023-09-11T13:17:00Z">
            <w:rPr>
              <w:i/>
            </w:rPr>
          </w:rPrChange>
        </w:rPr>
        <w:fldChar w:fldCharType="end"/>
      </w:r>
      <w:r w:rsidRPr="00B26E5F">
        <w:rPr>
          <w:sz w:val="20"/>
          <w:szCs w:val="20"/>
          <w:rPrChange w:id="1529" w:author="Microsoft Office User" w:date="2023-09-11T13:17:00Z">
            <w:rPr/>
          </w:rPrChange>
        </w:rPr>
        <w:fldChar w:fldCharType="begin"/>
      </w:r>
      <w:r w:rsidRPr="00B26E5F">
        <w:rPr>
          <w:sz w:val="20"/>
          <w:szCs w:val="20"/>
          <w:rPrChange w:id="1530" w:author="Microsoft Office User" w:date="2023-09-11T13:17:00Z">
            <w:rPr/>
          </w:rPrChange>
        </w:rPr>
        <w:instrText>HYPERLINK "https://www.zotero.org/google-docs/?n2Avay" \h</w:instrText>
      </w:r>
      <w:r w:rsidRPr="00A34D81">
        <w:rPr>
          <w:sz w:val="20"/>
          <w:szCs w:val="20"/>
        </w:rPr>
      </w:r>
      <w:r w:rsidRPr="00B26E5F">
        <w:rPr>
          <w:sz w:val="20"/>
          <w:szCs w:val="20"/>
          <w:rPrChange w:id="1531" w:author="Microsoft Office User" w:date="2023-09-11T13:17:00Z">
            <w:rPr/>
          </w:rPrChange>
        </w:rPr>
        <w:fldChar w:fldCharType="separate"/>
      </w:r>
      <w:r w:rsidRPr="00B26E5F">
        <w:rPr>
          <w:sz w:val="20"/>
          <w:szCs w:val="20"/>
          <w:rPrChange w:id="1532" w:author="Microsoft Office User" w:date="2023-09-11T13:17:00Z">
            <w:rPr/>
          </w:rPrChange>
        </w:rPr>
        <w:t xml:space="preserve"> Evolution of mammals and their gut microbes. </w:t>
      </w:r>
      <w:r w:rsidRPr="00B26E5F">
        <w:rPr>
          <w:sz w:val="20"/>
          <w:szCs w:val="20"/>
          <w:rPrChange w:id="1533" w:author="Microsoft Office User" w:date="2023-09-11T13:17:00Z">
            <w:rPr/>
          </w:rPrChange>
        </w:rPr>
        <w:fldChar w:fldCharType="end"/>
      </w:r>
      <w:r w:rsidRPr="00B26E5F">
        <w:rPr>
          <w:sz w:val="20"/>
          <w:szCs w:val="20"/>
          <w:rPrChange w:id="1534" w:author="Microsoft Office User" w:date="2023-09-11T13:17:00Z">
            <w:rPr/>
          </w:rPrChange>
        </w:rPr>
        <w:fldChar w:fldCharType="begin"/>
      </w:r>
      <w:r w:rsidRPr="00B26E5F">
        <w:rPr>
          <w:sz w:val="20"/>
          <w:szCs w:val="20"/>
          <w:rPrChange w:id="1535" w:author="Microsoft Office User" w:date="2023-09-11T13:17:00Z">
            <w:rPr/>
          </w:rPrChange>
        </w:rPr>
        <w:instrText>HYPERLINK "https://www.zotero.org/google-docs/?n2Avay" \h</w:instrText>
      </w:r>
      <w:r w:rsidRPr="00A34D81">
        <w:rPr>
          <w:sz w:val="20"/>
          <w:szCs w:val="20"/>
        </w:rPr>
      </w:r>
      <w:r w:rsidRPr="00B26E5F">
        <w:rPr>
          <w:sz w:val="20"/>
          <w:szCs w:val="20"/>
          <w:rPrChange w:id="1536" w:author="Microsoft Office User" w:date="2023-09-11T13:17:00Z">
            <w:rPr>
              <w:i/>
            </w:rPr>
          </w:rPrChange>
        </w:rPr>
        <w:fldChar w:fldCharType="separate"/>
      </w:r>
      <w:r w:rsidRPr="00B26E5F">
        <w:rPr>
          <w:i/>
          <w:sz w:val="20"/>
          <w:szCs w:val="20"/>
          <w:rPrChange w:id="1537" w:author="Microsoft Office User" w:date="2023-09-11T13:17:00Z">
            <w:rPr>
              <w:i/>
            </w:rPr>
          </w:rPrChange>
        </w:rPr>
        <w:t xml:space="preserve">science </w:t>
      </w:r>
      <w:r w:rsidRPr="00B26E5F">
        <w:rPr>
          <w:i/>
          <w:sz w:val="20"/>
          <w:szCs w:val="20"/>
          <w:rPrChange w:id="1538" w:author="Microsoft Office User" w:date="2023-09-11T13:17:00Z">
            <w:rPr>
              <w:i/>
            </w:rPr>
          </w:rPrChange>
        </w:rPr>
        <w:fldChar w:fldCharType="end"/>
      </w:r>
      <w:r w:rsidRPr="00B26E5F">
        <w:rPr>
          <w:sz w:val="20"/>
          <w:szCs w:val="20"/>
          <w:rPrChange w:id="1539" w:author="Microsoft Office User" w:date="2023-09-11T13:17:00Z">
            <w:rPr/>
          </w:rPrChange>
        </w:rPr>
        <w:fldChar w:fldCharType="begin"/>
      </w:r>
      <w:r w:rsidRPr="00B26E5F">
        <w:rPr>
          <w:sz w:val="20"/>
          <w:szCs w:val="20"/>
          <w:rPrChange w:id="1540" w:author="Microsoft Office User" w:date="2023-09-11T13:17:00Z">
            <w:rPr/>
          </w:rPrChange>
        </w:rPr>
        <w:instrText>HYPERLINK "https://www.zotero.org/google-docs/?n2Avay" \h</w:instrText>
      </w:r>
      <w:r w:rsidRPr="00A34D81">
        <w:rPr>
          <w:sz w:val="20"/>
          <w:szCs w:val="20"/>
        </w:rPr>
      </w:r>
      <w:r w:rsidRPr="00B26E5F">
        <w:rPr>
          <w:sz w:val="20"/>
          <w:szCs w:val="20"/>
          <w:rPrChange w:id="1541" w:author="Microsoft Office User" w:date="2023-09-11T13:17:00Z">
            <w:rPr>
              <w:b/>
            </w:rPr>
          </w:rPrChange>
        </w:rPr>
        <w:fldChar w:fldCharType="separate"/>
      </w:r>
      <w:r w:rsidRPr="00B26E5F">
        <w:rPr>
          <w:b/>
          <w:sz w:val="20"/>
          <w:szCs w:val="20"/>
          <w:rPrChange w:id="1542" w:author="Microsoft Office User" w:date="2023-09-11T13:17:00Z">
            <w:rPr>
              <w:b/>
            </w:rPr>
          </w:rPrChange>
        </w:rPr>
        <w:t>320</w:t>
      </w:r>
      <w:r w:rsidRPr="00B26E5F">
        <w:rPr>
          <w:b/>
          <w:sz w:val="20"/>
          <w:szCs w:val="20"/>
          <w:rPrChange w:id="1543" w:author="Microsoft Office User" w:date="2023-09-11T13:17:00Z">
            <w:rPr>
              <w:b/>
            </w:rPr>
          </w:rPrChange>
        </w:rPr>
        <w:fldChar w:fldCharType="end"/>
      </w:r>
      <w:r w:rsidRPr="00B26E5F">
        <w:rPr>
          <w:sz w:val="20"/>
          <w:szCs w:val="20"/>
          <w:rPrChange w:id="1544" w:author="Microsoft Office User" w:date="2023-09-11T13:17:00Z">
            <w:rPr/>
          </w:rPrChange>
        </w:rPr>
        <w:fldChar w:fldCharType="begin"/>
      </w:r>
      <w:r w:rsidRPr="00B26E5F">
        <w:rPr>
          <w:sz w:val="20"/>
          <w:szCs w:val="20"/>
          <w:rPrChange w:id="1545" w:author="Microsoft Office User" w:date="2023-09-11T13:17:00Z">
            <w:rPr/>
          </w:rPrChange>
        </w:rPr>
        <w:instrText>HYPERLINK "https://www.zotero.org/google-docs/?n2Avay" \h</w:instrText>
      </w:r>
      <w:r w:rsidRPr="00A34D81">
        <w:rPr>
          <w:sz w:val="20"/>
          <w:szCs w:val="20"/>
        </w:rPr>
      </w:r>
      <w:r w:rsidRPr="00B26E5F">
        <w:rPr>
          <w:sz w:val="20"/>
          <w:szCs w:val="20"/>
          <w:rPrChange w:id="1546" w:author="Microsoft Office User" w:date="2023-09-11T13:17:00Z">
            <w:rPr/>
          </w:rPrChange>
        </w:rPr>
        <w:fldChar w:fldCharType="separate"/>
      </w:r>
      <w:r w:rsidRPr="00B26E5F">
        <w:rPr>
          <w:sz w:val="20"/>
          <w:szCs w:val="20"/>
          <w:rPrChange w:id="1547" w:author="Microsoft Office User" w:date="2023-09-11T13:17:00Z">
            <w:rPr/>
          </w:rPrChange>
        </w:rPr>
        <w:t>, 1647–1651 (2008).</w:t>
      </w:r>
      <w:r w:rsidRPr="00B26E5F">
        <w:rPr>
          <w:sz w:val="20"/>
          <w:szCs w:val="20"/>
          <w:rPrChange w:id="1548" w:author="Microsoft Office User" w:date="2023-09-11T13:17:00Z">
            <w:rPr/>
          </w:rPrChange>
        </w:rPr>
        <w:fldChar w:fldCharType="end"/>
      </w:r>
    </w:p>
    <w:p w14:paraId="61FDDFC5" w14:textId="77777777" w:rsidR="0013233D" w:rsidRPr="00B26E5F" w:rsidRDefault="0013233D">
      <w:pPr>
        <w:snapToGrid w:val="0"/>
        <w:contextualSpacing/>
        <w:rPr>
          <w:sz w:val="20"/>
          <w:szCs w:val="20"/>
          <w:rPrChange w:id="1549" w:author="Microsoft Office User" w:date="2023-09-11T13:17:00Z">
            <w:rPr/>
          </w:rPrChange>
        </w:rPr>
        <w:pPrChange w:id="1550" w:author="Microsoft Office User" w:date="2023-09-11T13:17:00Z">
          <w:pPr/>
        </w:pPrChange>
      </w:pPr>
    </w:p>
    <w:p w14:paraId="17B3B1F7" w14:textId="77777777" w:rsidR="000C56B0" w:rsidRPr="00B26E5F" w:rsidRDefault="00367A15">
      <w:pPr>
        <w:snapToGrid w:val="0"/>
        <w:contextualSpacing/>
        <w:rPr>
          <w:sz w:val="20"/>
          <w:szCs w:val="20"/>
          <w:rPrChange w:id="1551" w:author="Microsoft Office User" w:date="2023-09-11T13:17:00Z">
            <w:rPr/>
          </w:rPrChange>
        </w:rPr>
        <w:pPrChange w:id="1552" w:author="Microsoft Office User" w:date="2023-09-11T13:17:00Z">
          <w:pPr/>
        </w:pPrChange>
      </w:pPr>
      <w:r w:rsidRPr="00B26E5F">
        <w:rPr>
          <w:sz w:val="20"/>
          <w:szCs w:val="20"/>
          <w:rPrChange w:id="1553" w:author="Microsoft Office User" w:date="2023-09-11T13:17:00Z">
            <w:rPr/>
          </w:rPrChange>
        </w:rPr>
        <w:fldChar w:fldCharType="begin"/>
      </w:r>
      <w:r w:rsidRPr="00B26E5F">
        <w:rPr>
          <w:sz w:val="20"/>
          <w:szCs w:val="20"/>
          <w:rPrChange w:id="1554" w:author="Microsoft Office User" w:date="2023-09-11T13:17:00Z">
            <w:rPr/>
          </w:rPrChange>
        </w:rPr>
        <w:instrText>HYPERLINK "https://www.zotero.org/google-docs/?n2Avay" \h</w:instrText>
      </w:r>
      <w:r w:rsidRPr="00A34D81">
        <w:rPr>
          <w:sz w:val="20"/>
          <w:szCs w:val="20"/>
        </w:rPr>
      </w:r>
      <w:r w:rsidRPr="00B26E5F">
        <w:rPr>
          <w:sz w:val="20"/>
          <w:szCs w:val="20"/>
          <w:rPrChange w:id="1555" w:author="Microsoft Office User" w:date="2023-09-11T13:17:00Z">
            <w:rPr/>
          </w:rPrChange>
        </w:rPr>
        <w:fldChar w:fldCharType="separate"/>
      </w:r>
      <w:r w:rsidRPr="00B26E5F">
        <w:rPr>
          <w:sz w:val="20"/>
          <w:szCs w:val="20"/>
          <w:rPrChange w:id="1556" w:author="Microsoft Office User" w:date="2023-09-11T13:17:00Z">
            <w:rPr/>
          </w:rPrChange>
        </w:rPr>
        <w:t>25.</w:t>
      </w:r>
      <w:r w:rsidRPr="00B26E5F">
        <w:rPr>
          <w:sz w:val="20"/>
          <w:szCs w:val="20"/>
          <w:rPrChange w:id="1557" w:author="Microsoft Office User" w:date="2023-09-11T13:17:00Z">
            <w:rPr/>
          </w:rPrChange>
        </w:rPr>
        <w:tab/>
      </w:r>
      <w:proofErr w:type="spellStart"/>
      <w:r w:rsidRPr="00B26E5F">
        <w:rPr>
          <w:sz w:val="20"/>
          <w:szCs w:val="20"/>
          <w:rPrChange w:id="1558" w:author="Microsoft Office User" w:date="2023-09-11T13:17:00Z">
            <w:rPr/>
          </w:rPrChange>
        </w:rPr>
        <w:t>Bodawatta</w:t>
      </w:r>
      <w:proofErr w:type="spellEnd"/>
      <w:r w:rsidRPr="00B26E5F">
        <w:rPr>
          <w:sz w:val="20"/>
          <w:szCs w:val="20"/>
          <w:rPrChange w:id="1559" w:author="Microsoft Office User" w:date="2023-09-11T13:17:00Z">
            <w:rPr/>
          </w:rPrChange>
        </w:rPr>
        <w:t xml:space="preserve">, K. H. </w:t>
      </w:r>
      <w:r w:rsidRPr="00B26E5F">
        <w:rPr>
          <w:sz w:val="20"/>
          <w:szCs w:val="20"/>
          <w:rPrChange w:id="1560" w:author="Microsoft Office User" w:date="2023-09-11T13:17:00Z">
            <w:rPr/>
          </w:rPrChange>
        </w:rPr>
        <w:fldChar w:fldCharType="end"/>
      </w:r>
      <w:r w:rsidRPr="00B26E5F">
        <w:rPr>
          <w:sz w:val="20"/>
          <w:szCs w:val="20"/>
          <w:rPrChange w:id="1561" w:author="Microsoft Office User" w:date="2023-09-11T13:17:00Z">
            <w:rPr/>
          </w:rPrChange>
        </w:rPr>
        <w:fldChar w:fldCharType="begin"/>
      </w:r>
      <w:r w:rsidRPr="00B26E5F">
        <w:rPr>
          <w:sz w:val="20"/>
          <w:szCs w:val="20"/>
          <w:rPrChange w:id="1562" w:author="Microsoft Office User" w:date="2023-09-11T13:17:00Z">
            <w:rPr/>
          </w:rPrChange>
        </w:rPr>
        <w:instrText>HYPERLINK "https://www.zotero.org/google-docs/?n2Avay" \h</w:instrText>
      </w:r>
      <w:r w:rsidRPr="00A34D81">
        <w:rPr>
          <w:sz w:val="20"/>
          <w:szCs w:val="20"/>
        </w:rPr>
      </w:r>
      <w:r w:rsidRPr="00B26E5F">
        <w:rPr>
          <w:sz w:val="20"/>
          <w:szCs w:val="20"/>
          <w:rPrChange w:id="1563" w:author="Microsoft Office User" w:date="2023-09-11T13:17:00Z">
            <w:rPr>
              <w:i/>
            </w:rPr>
          </w:rPrChange>
        </w:rPr>
        <w:fldChar w:fldCharType="separate"/>
      </w:r>
      <w:r w:rsidRPr="00B26E5F">
        <w:rPr>
          <w:i/>
          <w:sz w:val="20"/>
          <w:szCs w:val="20"/>
          <w:rPrChange w:id="1564" w:author="Microsoft Office User" w:date="2023-09-11T13:17:00Z">
            <w:rPr>
              <w:i/>
            </w:rPr>
          </w:rPrChange>
        </w:rPr>
        <w:t>et al.</w:t>
      </w:r>
      <w:r w:rsidRPr="00B26E5F">
        <w:rPr>
          <w:i/>
          <w:sz w:val="20"/>
          <w:szCs w:val="20"/>
          <w:rPrChange w:id="1565" w:author="Microsoft Office User" w:date="2023-09-11T13:17:00Z">
            <w:rPr>
              <w:i/>
            </w:rPr>
          </w:rPrChange>
        </w:rPr>
        <w:fldChar w:fldCharType="end"/>
      </w:r>
      <w:r w:rsidRPr="00B26E5F">
        <w:rPr>
          <w:sz w:val="20"/>
          <w:szCs w:val="20"/>
          <w:rPrChange w:id="1566" w:author="Microsoft Office User" w:date="2023-09-11T13:17:00Z">
            <w:rPr/>
          </w:rPrChange>
        </w:rPr>
        <w:fldChar w:fldCharType="begin"/>
      </w:r>
      <w:r w:rsidRPr="00B26E5F">
        <w:rPr>
          <w:sz w:val="20"/>
          <w:szCs w:val="20"/>
          <w:rPrChange w:id="1567" w:author="Microsoft Office User" w:date="2023-09-11T13:17:00Z">
            <w:rPr/>
          </w:rPrChange>
        </w:rPr>
        <w:instrText>HYPERLINK "https://www.zotero.org/google-docs/?n2Avay" \h</w:instrText>
      </w:r>
      <w:r w:rsidRPr="00A34D81">
        <w:rPr>
          <w:sz w:val="20"/>
          <w:szCs w:val="20"/>
        </w:rPr>
      </w:r>
      <w:r w:rsidRPr="00B26E5F">
        <w:rPr>
          <w:sz w:val="20"/>
          <w:szCs w:val="20"/>
          <w:rPrChange w:id="1568" w:author="Microsoft Office User" w:date="2023-09-11T13:17:00Z">
            <w:rPr/>
          </w:rPrChange>
        </w:rPr>
        <w:fldChar w:fldCharType="separate"/>
      </w:r>
      <w:r w:rsidRPr="00B26E5F">
        <w:rPr>
          <w:sz w:val="20"/>
          <w:szCs w:val="20"/>
          <w:rPrChange w:id="1569" w:author="Microsoft Office User" w:date="2023-09-11T13:17:00Z">
            <w:rPr/>
          </w:rPrChange>
        </w:rPr>
        <w:t xml:space="preserve"> Species-specific but not </w:t>
      </w:r>
      <w:proofErr w:type="spellStart"/>
      <w:r w:rsidRPr="00B26E5F">
        <w:rPr>
          <w:sz w:val="20"/>
          <w:szCs w:val="20"/>
          <w:rPrChange w:id="1570" w:author="Microsoft Office User" w:date="2023-09-11T13:17:00Z">
            <w:rPr/>
          </w:rPrChange>
        </w:rPr>
        <w:t>phylosymbiotic</w:t>
      </w:r>
      <w:proofErr w:type="spellEnd"/>
      <w:r w:rsidRPr="00B26E5F">
        <w:rPr>
          <w:sz w:val="20"/>
          <w:szCs w:val="20"/>
          <w:rPrChange w:id="1571" w:author="Microsoft Office User" w:date="2023-09-11T13:17:00Z">
            <w:rPr/>
          </w:rPrChange>
        </w:rPr>
        <w:t xml:space="preserve"> gut microbiomes of New Guinean passerine birds are shaped by diet and flight-associated gut modifications. </w:t>
      </w:r>
      <w:r w:rsidRPr="00B26E5F">
        <w:rPr>
          <w:sz w:val="20"/>
          <w:szCs w:val="20"/>
          <w:rPrChange w:id="1572" w:author="Microsoft Office User" w:date="2023-09-11T13:17:00Z">
            <w:rPr/>
          </w:rPrChange>
        </w:rPr>
        <w:fldChar w:fldCharType="end"/>
      </w:r>
      <w:r w:rsidRPr="00B26E5F">
        <w:rPr>
          <w:sz w:val="20"/>
          <w:szCs w:val="20"/>
          <w:rPrChange w:id="1573" w:author="Microsoft Office User" w:date="2023-09-11T13:17:00Z">
            <w:rPr/>
          </w:rPrChange>
        </w:rPr>
        <w:fldChar w:fldCharType="begin"/>
      </w:r>
      <w:r w:rsidRPr="00B26E5F">
        <w:rPr>
          <w:sz w:val="20"/>
          <w:szCs w:val="20"/>
          <w:rPrChange w:id="1574" w:author="Microsoft Office User" w:date="2023-09-11T13:17:00Z">
            <w:rPr/>
          </w:rPrChange>
        </w:rPr>
        <w:instrText>HYPERLINK "https://www.zotero.org/google-docs/?n2Avay" \h</w:instrText>
      </w:r>
      <w:r w:rsidRPr="00A34D81">
        <w:rPr>
          <w:sz w:val="20"/>
          <w:szCs w:val="20"/>
        </w:rPr>
      </w:r>
      <w:r w:rsidRPr="00B26E5F">
        <w:rPr>
          <w:sz w:val="20"/>
          <w:szCs w:val="20"/>
          <w:rPrChange w:id="1575" w:author="Microsoft Office User" w:date="2023-09-11T13:17:00Z">
            <w:rPr>
              <w:i/>
            </w:rPr>
          </w:rPrChange>
        </w:rPr>
        <w:fldChar w:fldCharType="separate"/>
      </w:r>
      <w:r w:rsidRPr="00B26E5F">
        <w:rPr>
          <w:i/>
          <w:sz w:val="20"/>
          <w:szCs w:val="20"/>
          <w:rPrChange w:id="1576" w:author="Microsoft Office User" w:date="2023-09-11T13:17:00Z">
            <w:rPr>
              <w:i/>
            </w:rPr>
          </w:rPrChange>
        </w:rPr>
        <w:t xml:space="preserve">Proc. R. Soc. B </w:t>
      </w:r>
      <w:r w:rsidRPr="00B26E5F">
        <w:rPr>
          <w:i/>
          <w:sz w:val="20"/>
          <w:szCs w:val="20"/>
          <w:rPrChange w:id="1577" w:author="Microsoft Office User" w:date="2023-09-11T13:17:00Z">
            <w:rPr>
              <w:i/>
            </w:rPr>
          </w:rPrChange>
        </w:rPr>
        <w:fldChar w:fldCharType="end"/>
      </w:r>
      <w:r w:rsidRPr="00B26E5F">
        <w:rPr>
          <w:sz w:val="20"/>
          <w:szCs w:val="20"/>
          <w:rPrChange w:id="1578" w:author="Microsoft Office User" w:date="2023-09-11T13:17:00Z">
            <w:rPr/>
          </w:rPrChange>
        </w:rPr>
        <w:fldChar w:fldCharType="begin"/>
      </w:r>
      <w:r w:rsidRPr="00B26E5F">
        <w:rPr>
          <w:sz w:val="20"/>
          <w:szCs w:val="20"/>
          <w:rPrChange w:id="1579" w:author="Microsoft Office User" w:date="2023-09-11T13:17:00Z">
            <w:rPr/>
          </w:rPrChange>
        </w:rPr>
        <w:instrText>HYPERLINK "https://www.zotero.org/google-docs/?n2Avay" \h</w:instrText>
      </w:r>
      <w:r w:rsidRPr="00A34D81">
        <w:rPr>
          <w:sz w:val="20"/>
          <w:szCs w:val="20"/>
        </w:rPr>
      </w:r>
      <w:r w:rsidRPr="00B26E5F">
        <w:rPr>
          <w:sz w:val="20"/>
          <w:szCs w:val="20"/>
          <w:rPrChange w:id="1580" w:author="Microsoft Office User" w:date="2023-09-11T13:17:00Z">
            <w:rPr>
              <w:b/>
            </w:rPr>
          </w:rPrChange>
        </w:rPr>
        <w:fldChar w:fldCharType="separate"/>
      </w:r>
      <w:r w:rsidRPr="00B26E5F">
        <w:rPr>
          <w:b/>
          <w:sz w:val="20"/>
          <w:szCs w:val="20"/>
          <w:rPrChange w:id="1581" w:author="Microsoft Office User" w:date="2023-09-11T13:17:00Z">
            <w:rPr>
              <w:b/>
            </w:rPr>
          </w:rPrChange>
        </w:rPr>
        <w:t>288</w:t>
      </w:r>
      <w:r w:rsidRPr="00B26E5F">
        <w:rPr>
          <w:b/>
          <w:sz w:val="20"/>
          <w:szCs w:val="20"/>
          <w:rPrChange w:id="1582" w:author="Microsoft Office User" w:date="2023-09-11T13:17:00Z">
            <w:rPr>
              <w:b/>
            </w:rPr>
          </w:rPrChange>
        </w:rPr>
        <w:fldChar w:fldCharType="end"/>
      </w:r>
      <w:r w:rsidRPr="00B26E5F">
        <w:rPr>
          <w:sz w:val="20"/>
          <w:szCs w:val="20"/>
          <w:rPrChange w:id="1583" w:author="Microsoft Office User" w:date="2023-09-11T13:17:00Z">
            <w:rPr/>
          </w:rPrChange>
        </w:rPr>
        <w:fldChar w:fldCharType="begin"/>
      </w:r>
      <w:r w:rsidRPr="00B26E5F">
        <w:rPr>
          <w:sz w:val="20"/>
          <w:szCs w:val="20"/>
          <w:rPrChange w:id="1584" w:author="Microsoft Office User" w:date="2023-09-11T13:17:00Z">
            <w:rPr/>
          </w:rPrChange>
        </w:rPr>
        <w:instrText>HYPERLINK "https://www.zotero.org/google-docs/?n2Avay" \h</w:instrText>
      </w:r>
      <w:r w:rsidRPr="00A34D81">
        <w:rPr>
          <w:sz w:val="20"/>
          <w:szCs w:val="20"/>
        </w:rPr>
      </w:r>
      <w:r w:rsidRPr="00B26E5F">
        <w:rPr>
          <w:sz w:val="20"/>
          <w:szCs w:val="20"/>
          <w:rPrChange w:id="1585" w:author="Microsoft Office User" w:date="2023-09-11T13:17:00Z">
            <w:rPr/>
          </w:rPrChange>
        </w:rPr>
        <w:fldChar w:fldCharType="separate"/>
      </w:r>
      <w:r w:rsidRPr="00B26E5F">
        <w:rPr>
          <w:sz w:val="20"/>
          <w:szCs w:val="20"/>
          <w:rPrChange w:id="1586" w:author="Microsoft Office User" w:date="2023-09-11T13:17:00Z">
            <w:rPr/>
          </w:rPrChange>
        </w:rPr>
        <w:t>, 20210446 (2021).</w:t>
      </w:r>
      <w:r w:rsidRPr="00B26E5F">
        <w:rPr>
          <w:sz w:val="20"/>
          <w:szCs w:val="20"/>
          <w:rPrChange w:id="1587" w:author="Microsoft Office User" w:date="2023-09-11T13:17:00Z">
            <w:rPr/>
          </w:rPrChange>
        </w:rPr>
        <w:fldChar w:fldCharType="end"/>
      </w:r>
    </w:p>
    <w:p w14:paraId="039A758F" w14:textId="77777777" w:rsidR="0013233D" w:rsidRPr="00B26E5F" w:rsidRDefault="0013233D">
      <w:pPr>
        <w:snapToGrid w:val="0"/>
        <w:contextualSpacing/>
        <w:rPr>
          <w:sz w:val="20"/>
          <w:szCs w:val="20"/>
          <w:rPrChange w:id="1588" w:author="Microsoft Office User" w:date="2023-09-11T13:17:00Z">
            <w:rPr/>
          </w:rPrChange>
        </w:rPr>
        <w:pPrChange w:id="1589" w:author="Microsoft Office User" w:date="2023-09-11T13:17:00Z">
          <w:pPr/>
        </w:pPrChange>
      </w:pPr>
    </w:p>
    <w:p w14:paraId="63BF07E0" w14:textId="77777777" w:rsidR="000C56B0" w:rsidRPr="00B26E5F" w:rsidRDefault="00367A15">
      <w:pPr>
        <w:snapToGrid w:val="0"/>
        <w:contextualSpacing/>
        <w:rPr>
          <w:sz w:val="20"/>
          <w:szCs w:val="20"/>
          <w:rPrChange w:id="1590" w:author="Microsoft Office User" w:date="2023-09-11T13:17:00Z">
            <w:rPr/>
          </w:rPrChange>
        </w:rPr>
        <w:pPrChange w:id="1591" w:author="Microsoft Office User" w:date="2023-09-11T13:17:00Z">
          <w:pPr/>
        </w:pPrChange>
      </w:pPr>
      <w:r w:rsidRPr="00B26E5F">
        <w:rPr>
          <w:sz w:val="20"/>
          <w:szCs w:val="20"/>
          <w:rPrChange w:id="1592" w:author="Microsoft Office User" w:date="2023-09-11T13:17:00Z">
            <w:rPr/>
          </w:rPrChange>
        </w:rPr>
        <w:fldChar w:fldCharType="begin"/>
      </w:r>
      <w:r w:rsidRPr="00B26E5F">
        <w:rPr>
          <w:sz w:val="20"/>
          <w:szCs w:val="20"/>
          <w:rPrChange w:id="1593" w:author="Microsoft Office User" w:date="2023-09-11T13:17:00Z">
            <w:rPr/>
          </w:rPrChange>
        </w:rPr>
        <w:instrText>HYPERLINK "https://www.zotero.org/google-docs/?n2Avay" \h</w:instrText>
      </w:r>
      <w:r w:rsidRPr="00A34D81">
        <w:rPr>
          <w:sz w:val="20"/>
          <w:szCs w:val="20"/>
        </w:rPr>
      </w:r>
      <w:r w:rsidRPr="00B26E5F">
        <w:rPr>
          <w:sz w:val="20"/>
          <w:szCs w:val="20"/>
          <w:rPrChange w:id="1594" w:author="Microsoft Office User" w:date="2023-09-11T13:17:00Z">
            <w:rPr/>
          </w:rPrChange>
        </w:rPr>
        <w:fldChar w:fldCharType="separate"/>
      </w:r>
      <w:r w:rsidRPr="00B26E5F">
        <w:rPr>
          <w:sz w:val="20"/>
          <w:szCs w:val="20"/>
          <w:rPrChange w:id="1595" w:author="Microsoft Office User" w:date="2023-09-11T13:17:00Z">
            <w:rPr/>
          </w:rPrChange>
        </w:rPr>
        <w:t>26.</w:t>
      </w:r>
      <w:r w:rsidRPr="00B26E5F">
        <w:rPr>
          <w:sz w:val="20"/>
          <w:szCs w:val="20"/>
          <w:rPrChange w:id="1596" w:author="Microsoft Office User" w:date="2023-09-11T13:17:00Z">
            <w:rPr/>
          </w:rPrChange>
        </w:rPr>
        <w:tab/>
        <w:t xml:space="preserve">Poole, A. Z. &amp; Weis, V. M. TIR-domain-containing protein repertoire of nine anthozoan species reveals coral–specific expansions and uncharacterized proteins. </w:t>
      </w:r>
      <w:r w:rsidRPr="00B26E5F">
        <w:rPr>
          <w:sz w:val="20"/>
          <w:szCs w:val="20"/>
          <w:rPrChange w:id="1597" w:author="Microsoft Office User" w:date="2023-09-11T13:17:00Z">
            <w:rPr/>
          </w:rPrChange>
        </w:rPr>
        <w:fldChar w:fldCharType="end"/>
      </w:r>
      <w:r w:rsidRPr="00B26E5F">
        <w:rPr>
          <w:sz w:val="20"/>
          <w:szCs w:val="20"/>
          <w:rPrChange w:id="1598" w:author="Microsoft Office User" w:date="2023-09-11T13:17:00Z">
            <w:rPr/>
          </w:rPrChange>
        </w:rPr>
        <w:fldChar w:fldCharType="begin"/>
      </w:r>
      <w:r w:rsidRPr="00B26E5F">
        <w:rPr>
          <w:sz w:val="20"/>
          <w:szCs w:val="20"/>
          <w:rPrChange w:id="1599" w:author="Microsoft Office User" w:date="2023-09-11T13:17:00Z">
            <w:rPr/>
          </w:rPrChange>
        </w:rPr>
        <w:instrText>HYPERLINK "https://www.zotero.org/google-docs/?n2Avay" \h</w:instrText>
      </w:r>
      <w:r w:rsidRPr="00A34D81">
        <w:rPr>
          <w:sz w:val="20"/>
          <w:szCs w:val="20"/>
        </w:rPr>
      </w:r>
      <w:r w:rsidRPr="00B26E5F">
        <w:rPr>
          <w:sz w:val="20"/>
          <w:szCs w:val="20"/>
          <w:rPrChange w:id="1600" w:author="Microsoft Office User" w:date="2023-09-11T13:17:00Z">
            <w:rPr>
              <w:i/>
            </w:rPr>
          </w:rPrChange>
        </w:rPr>
        <w:fldChar w:fldCharType="separate"/>
      </w:r>
      <w:r w:rsidRPr="00B26E5F">
        <w:rPr>
          <w:i/>
          <w:sz w:val="20"/>
          <w:szCs w:val="20"/>
          <w:rPrChange w:id="1601" w:author="Microsoft Office User" w:date="2023-09-11T13:17:00Z">
            <w:rPr>
              <w:i/>
            </w:rPr>
          </w:rPrChange>
        </w:rPr>
        <w:t xml:space="preserve">Dev. Comp. Immunol. </w:t>
      </w:r>
      <w:r w:rsidRPr="00B26E5F">
        <w:rPr>
          <w:i/>
          <w:sz w:val="20"/>
          <w:szCs w:val="20"/>
          <w:rPrChange w:id="1602" w:author="Microsoft Office User" w:date="2023-09-11T13:17:00Z">
            <w:rPr>
              <w:i/>
            </w:rPr>
          </w:rPrChange>
        </w:rPr>
        <w:fldChar w:fldCharType="end"/>
      </w:r>
      <w:r w:rsidRPr="00B26E5F">
        <w:rPr>
          <w:sz w:val="20"/>
          <w:szCs w:val="20"/>
          <w:rPrChange w:id="1603" w:author="Microsoft Office User" w:date="2023-09-11T13:17:00Z">
            <w:rPr/>
          </w:rPrChange>
        </w:rPr>
        <w:fldChar w:fldCharType="begin"/>
      </w:r>
      <w:r w:rsidRPr="00B26E5F">
        <w:rPr>
          <w:sz w:val="20"/>
          <w:szCs w:val="20"/>
          <w:rPrChange w:id="1604" w:author="Microsoft Office User" w:date="2023-09-11T13:17:00Z">
            <w:rPr/>
          </w:rPrChange>
        </w:rPr>
        <w:instrText>HYPERLINK "https://www.zotero.org/google-docs/?n2Avay" \h</w:instrText>
      </w:r>
      <w:r w:rsidRPr="00A34D81">
        <w:rPr>
          <w:sz w:val="20"/>
          <w:szCs w:val="20"/>
        </w:rPr>
      </w:r>
      <w:r w:rsidRPr="00B26E5F">
        <w:rPr>
          <w:sz w:val="20"/>
          <w:szCs w:val="20"/>
          <w:rPrChange w:id="1605" w:author="Microsoft Office User" w:date="2023-09-11T13:17:00Z">
            <w:rPr>
              <w:b/>
            </w:rPr>
          </w:rPrChange>
        </w:rPr>
        <w:fldChar w:fldCharType="separate"/>
      </w:r>
      <w:r w:rsidRPr="00B26E5F">
        <w:rPr>
          <w:b/>
          <w:sz w:val="20"/>
          <w:szCs w:val="20"/>
          <w:rPrChange w:id="1606" w:author="Microsoft Office User" w:date="2023-09-11T13:17:00Z">
            <w:rPr>
              <w:b/>
            </w:rPr>
          </w:rPrChange>
        </w:rPr>
        <w:t>46</w:t>
      </w:r>
      <w:r w:rsidRPr="00B26E5F">
        <w:rPr>
          <w:b/>
          <w:sz w:val="20"/>
          <w:szCs w:val="20"/>
          <w:rPrChange w:id="1607" w:author="Microsoft Office User" w:date="2023-09-11T13:17:00Z">
            <w:rPr>
              <w:b/>
            </w:rPr>
          </w:rPrChange>
        </w:rPr>
        <w:fldChar w:fldCharType="end"/>
      </w:r>
      <w:r w:rsidRPr="00B26E5F">
        <w:rPr>
          <w:sz w:val="20"/>
          <w:szCs w:val="20"/>
          <w:rPrChange w:id="1608" w:author="Microsoft Office User" w:date="2023-09-11T13:17:00Z">
            <w:rPr/>
          </w:rPrChange>
        </w:rPr>
        <w:fldChar w:fldCharType="begin"/>
      </w:r>
      <w:r w:rsidRPr="00B26E5F">
        <w:rPr>
          <w:sz w:val="20"/>
          <w:szCs w:val="20"/>
          <w:rPrChange w:id="1609" w:author="Microsoft Office User" w:date="2023-09-11T13:17:00Z">
            <w:rPr/>
          </w:rPrChange>
        </w:rPr>
        <w:instrText>HYPERLINK "https://www.zotero.org/google-docs/?n2Avay" \h</w:instrText>
      </w:r>
      <w:r w:rsidRPr="00A34D81">
        <w:rPr>
          <w:sz w:val="20"/>
          <w:szCs w:val="20"/>
        </w:rPr>
      </w:r>
      <w:r w:rsidRPr="00B26E5F">
        <w:rPr>
          <w:sz w:val="20"/>
          <w:szCs w:val="20"/>
          <w:rPrChange w:id="1610" w:author="Microsoft Office User" w:date="2023-09-11T13:17:00Z">
            <w:rPr/>
          </w:rPrChange>
        </w:rPr>
        <w:fldChar w:fldCharType="separate"/>
      </w:r>
      <w:r w:rsidRPr="00B26E5F">
        <w:rPr>
          <w:sz w:val="20"/>
          <w:szCs w:val="20"/>
          <w:rPrChange w:id="1611" w:author="Microsoft Office User" w:date="2023-09-11T13:17:00Z">
            <w:rPr/>
          </w:rPrChange>
        </w:rPr>
        <w:t>, 480–488 (2014).</w:t>
      </w:r>
      <w:r w:rsidRPr="00B26E5F">
        <w:rPr>
          <w:sz w:val="20"/>
          <w:szCs w:val="20"/>
          <w:rPrChange w:id="1612" w:author="Microsoft Office User" w:date="2023-09-11T13:17:00Z">
            <w:rPr/>
          </w:rPrChange>
        </w:rPr>
        <w:fldChar w:fldCharType="end"/>
      </w:r>
    </w:p>
    <w:p w14:paraId="2FAB3A4A" w14:textId="77777777" w:rsidR="0013233D" w:rsidRPr="00B26E5F" w:rsidRDefault="0013233D">
      <w:pPr>
        <w:snapToGrid w:val="0"/>
        <w:contextualSpacing/>
        <w:rPr>
          <w:sz w:val="20"/>
          <w:szCs w:val="20"/>
          <w:rPrChange w:id="1613" w:author="Microsoft Office User" w:date="2023-09-11T13:17:00Z">
            <w:rPr/>
          </w:rPrChange>
        </w:rPr>
        <w:pPrChange w:id="1614" w:author="Microsoft Office User" w:date="2023-09-11T13:17:00Z">
          <w:pPr/>
        </w:pPrChange>
      </w:pPr>
    </w:p>
    <w:p w14:paraId="329E1097" w14:textId="77777777" w:rsidR="000C56B0" w:rsidRPr="00B26E5F" w:rsidRDefault="00367A15">
      <w:pPr>
        <w:snapToGrid w:val="0"/>
        <w:contextualSpacing/>
        <w:rPr>
          <w:sz w:val="20"/>
          <w:szCs w:val="20"/>
          <w:rPrChange w:id="1615" w:author="Microsoft Office User" w:date="2023-09-11T13:17:00Z">
            <w:rPr/>
          </w:rPrChange>
        </w:rPr>
        <w:pPrChange w:id="1616" w:author="Microsoft Office User" w:date="2023-09-11T13:17:00Z">
          <w:pPr/>
        </w:pPrChange>
      </w:pPr>
      <w:r w:rsidRPr="00B26E5F">
        <w:rPr>
          <w:sz w:val="20"/>
          <w:szCs w:val="20"/>
          <w:rPrChange w:id="1617" w:author="Microsoft Office User" w:date="2023-09-11T13:17:00Z">
            <w:rPr/>
          </w:rPrChange>
        </w:rPr>
        <w:fldChar w:fldCharType="begin"/>
      </w:r>
      <w:r w:rsidRPr="00B26E5F">
        <w:rPr>
          <w:sz w:val="20"/>
          <w:szCs w:val="20"/>
          <w:rPrChange w:id="1618" w:author="Microsoft Office User" w:date="2023-09-11T13:17:00Z">
            <w:rPr/>
          </w:rPrChange>
        </w:rPr>
        <w:instrText>HYPERLINK "https://www.zotero.org/google-docs/?n2Avay" \h</w:instrText>
      </w:r>
      <w:r w:rsidRPr="00A34D81">
        <w:rPr>
          <w:sz w:val="20"/>
          <w:szCs w:val="20"/>
        </w:rPr>
      </w:r>
      <w:r w:rsidRPr="00B26E5F">
        <w:rPr>
          <w:sz w:val="20"/>
          <w:szCs w:val="20"/>
          <w:rPrChange w:id="1619" w:author="Microsoft Office User" w:date="2023-09-11T13:17:00Z">
            <w:rPr/>
          </w:rPrChange>
        </w:rPr>
        <w:fldChar w:fldCharType="separate"/>
      </w:r>
      <w:r w:rsidRPr="00B26E5F">
        <w:rPr>
          <w:sz w:val="20"/>
          <w:szCs w:val="20"/>
          <w:rPrChange w:id="1620" w:author="Microsoft Office User" w:date="2023-09-11T13:17:00Z">
            <w:rPr/>
          </w:rPrChange>
        </w:rPr>
        <w:t>27.</w:t>
      </w:r>
      <w:r w:rsidRPr="00B26E5F">
        <w:rPr>
          <w:sz w:val="20"/>
          <w:szCs w:val="20"/>
          <w:rPrChange w:id="1621" w:author="Microsoft Office User" w:date="2023-09-11T13:17:00Z">
            <w:rPr/>
          </w:rPrChange>
        </w:rPr>
        <w:tab/>
      </w:r>
      <w:proofErr w:type="spellStart"/>
      <w:r w:rsidRPr="00B26E5F">
        <w:rPr>
          <w:sz w:val="20"/>
          <w:szCs w:val="20"/>
          <w:rPrChange w:id="1622" w:author="Microsoft Office User" w:date="2023-09-11T13:17:00Z">
            <w:rPr/>
          </w:rPrChange>
        </w:rPr>
        <w:t>Medzhitov</w:t>
      </w:r>
      <w:proofErr w:type="spellEnd"/>
      <w:r w:rsidRPr="00B26E5F">
        <w:rPr>
          <w:sz w:val="20"/>
          <w:szCs w:val="20"/>
          <w:rPrChange w:id="1623" w:author="Microsoft Office User" w:date="2023-09-11T13:17:00Z">
            <w:rPr/>
          </w:rPrChange>
        </w:rPr>
        <w:t xml:space="preserve">, R. &amp; Janeway, C. A. Innate immunity: the virtues of a nonclonal system of recognition. </w:t>
      </w:r>
      <w:r w:rsidRPr="00B26E5F">
        <w:rPr>
          <w:sz w:val="20"/>
          <w:szCs w:val="20"/>
          <w:rPrChange w:id="1624" w:author="Microsoft Office User" w:date="2023-09-11T13:17:00Z">
            <w:rPr/>
          </w:rPrChange>
        </w:rPr>
        <w:fldChar w:fldCharType="end"/>
      </w:r>
      <w:r w:rsidRPr="00B26E5F">
        <w:rPr>
          <w:sz w:val="20"/>
          <w:szCs w:val="20"/>
          <w:rPrChange w:id="1625" w:author="Microsoft Office User" w:date="2023-09-11T13:17:00Z">
            <w:rPr/>
          </w:rPrChange>
        </w:rPr>
        <w:fldChar w:fldCharType="begin"/>
      </w:r>
      <w:r w:rsidRPr="00B26E5F">
        <w:rPr>
          <w:sz w:val="20"/>
          <w:szCs w:val="20"/>
          <w:rPrChange w:id="1626" w:author="Microsoft Office User" w:date="2023-09-11T13:17:00Z">
            <w:rPr/>
          </w:rPrChange>
        </w:rPr>
        <w:instrText>HYPERLINK "https://www.zotero.org/google-docs/?n2Avay" \h</w:instrText>
      </w:r>
      <w:r w:rsidRPr="00A34D81">
        <w:rPr>
          <w:sz w:val="20"/>
          <w:szCs w:val="20"/>
        </w:rPr>
      </w:r>
      <w:r w:rsidRPr="00B26E5F">
        <w:rPr>
          <w:sz w:val="20"/>
          <w:szCs w:val="20"/>
          <w:rPrChange w:id="1627" w:author="Microsoft Office User" w:date="2023-09-11T13:17:00Z">
            <w:rPr>
              <w:i/>
            </w:rPr>
          </w:rPrChange>
        </w:rPr>
        <w:fldChar w:fldCharType="separate"/>
      </w:r>
      <w:r w:rsidRPr="00B26E5F">
        <w:rPr>
          <w:i/>
          <w:sz w:val="20"/>
          <w:szCs w:val="20"/>
          <w:rPrChange w:id="1628" w:author="Microsoft Office User" w:date="2023-09-11T13:17:00Z">
            <w:rPr>
              <w:i/>
            </w:rPr>
          </w:rPrChange>
        </w:rPr>
        <w:t xml:space="preserve">Cell </w:t>
      </w:r>
      <w:r w:rsidRPr="00B26E5F">
        <w:rPr>
          <w:i/>
          <w:sz w:val="20"/>
          <w:szCs w:val="20"/>
          <w:rPrChange w:id="1629" w:author="Microsoft Office User" w:date="2023-09-11T13:17:00Z">
            <w:rPr>
              <w:i/>
            </w:rPr>
          </w:rPrChange>
        </w:rPr>
        <w:fldChar w:fldCharType="end"/>
      </w:r>
      <w:r w:rsidRPr="00B26E5F">
        <w:rPr>
          <w:sz w:val="20"/>
          <w:szCs w:val="20"/>
          <w:rPrChange w:id="1630" w:author="Microsoft Office User" w:date="2023-09-11T13:17:00Z">
            <w:rPr/>
          </w:rPrChange>
        </w:rPr>
        <w:fldChar w:fldCharType="begin"/>
      </w:r>
      <w:r w:rsidRPr="00B26E5F">
        <w:rPr>
          <w:sz w:val="20"/>
          <w:szCs w:val="20"/>
          <w:rPrChange w:id="1631" w:author="Microsoft Office User" w:date="2023-09-11T13:17:00Z">
            <w:rPr/>
          </w:rPrChange>
        </w:rPr>
        <w:instrText>HYPERLINK "https://www.zotero.org/google-docs/?n2Avay" \h</w:instrText>
      </w:r>
      <w:r w:rsidRPr="00A34D81">
        <w:rPr>
          <w:sz w:val="20"/>
          <w:szCs w:val="20"/>
        </w:rPr>
      </w:r>
      <w:r w:rsidRPr="00B26E5F">
        <w:rPr>
          <w:sz w:val="20"/>
          <w:szCs w:val="20"/>
          <w:rPrChange w:id="1632" w:author="Microsoft Office User" w:date="2023-09-11T13:17:00Z">
            <w:rPr>
              <w:b/>
            </w:rPr>
          </w:rPrChange>
        </w:rPr>
        <w:fldChar w:fldCharType="separate"/>
      </w:r>
      <w:r w:rsidRPr="00B26E5F">
        <w:rPr>
          <w:b/>
          <w:sz w:val="20"/>
          <w:szCs w:val="20"/>
          <w:rPrChange w:id="1633" w:author="Microsoft Office User" w:date="2023-09-11T13:17:00Z">
            <w:rPr>
              <w:b/>
            </w:rPr>
          </w:rPrChange>
        </w:rPr>
        <w:t>91</w:t>
      </w:r>
      <w:r w:rsidRPr="00B26E5F">
        <w:rPr>
          <w:b/>
          <w:sz w:val="20"/>
          <w:szCs w:val="20"/>
          <w:rPrChange w:id="1634" w:author="Microsoft Office User" w:date="2023-09-11T13:17:00Z">
            <w:rPr>
              <w:b/>
            </w:rPr>
          </w:rPrChange>
        </w:rPr>
        <w:fldChar w:fldCharType="end"/>
      </w:r>
      <w:r w:rsidRPr="00B26E5F">
        <w:rPr>
          <w:sz w:val="20"/>
          <w:szCs w:val="20"/>
          <w:rPrChange w:id="1635" w:author="Microsoft Office User" w:date="2023-09-11T13:17:00Z">
            <w:rPr/>
          </w:rPrChange>
        </w:rPr>
        <w:fldChar w:fldCharType="begin"/>
      </w:r>
      <w:r w:rsidRPr="00B26E5F">
        <w:rPr>
          <w:sz w:val="20"/>
          <w:szCs w:val="20"/>
          <w:rPrChange w:id="1636" w:author="Microsoft Office User" w:date="2023-09-11T13:17:00Z">
            <w:rPr/>
          </w:rPrChange>
        </w:rPr>
        <w:instrText>HYPERLINK "https://www.zotero.org/google-docs/?n2Avay" \h</w:instrText>
      </w:r>
      <w:r w:rsidRPr="00A34D81">
        <w:rPr>
          <w:sz w:val="20"/>
          <w:szCs w:val="20"/>
        </w:rPr>
      </w:r>
      <w:r w:rsidRPr="00B26E5F">
        <w:rPr>
          <w:sz w:val="20"/>
          <w:szCs w:val="20"/>
          <w:rPrChange w:id="1637" w:author="Microsoft Office User" w:date="2023-09-11T13:17:00Z">
            <w:rPr/>
          </w:rPrChange>
        </w:rPr>
        <w:fldChar w:fldCharType="separate"/>
      </w:r>
      <w:r w:rsidRPr="00B26E5F">
        <w:rPr>
          <w:sz w:val="20"/>
          <w:szCs w:val="20"/>
          <w:rPrChange w:id="1638" w:author="Microsoft Office User" w:date="2023-09-11T13:17:00Z">
            <w:rPr/>
          </w:rPrChange>
        </w:rPr>
        <w:t>, 295–298 (1997).</w:t>
      </w:r>
      <w:r w:rsidRPr="00B26E5F">
        <w:rPr>
          <w:sz w:val="20"/>
          <w:szCs w:val="20"/>
          <w:rPrChange w:id="1639" w:author="Microsoft Office User" w:date="2023-09-11T13:17:00Z">
            <w:rPr/>
          </w:rPrChange>
        </w:rPr>
        <w:fldChar w:fldCharType="end"/>
      </w:r>
    </w:p>
    <w:p w14:paraId="19117AAE" w14:textId="77777777" w:rsidR="0013233D" w:rsidRPr="00B26E5F" w:rsidRDefault="0013233D">
      <w:pPr>
        <w:snapToGrid w:val="0"/>
        <w:contextualSpacing/>
        <w:rPr>
          <w:sz w:val="20"/>
          <w:szCs w:val="20"/>
          <w:rPrChange w:id="1640" w:author="Microsoft Office User" w:date="2023-09-11T13:17:00Z">
            <w:rPr/>
          </w:rPrChange>
        </w:rPr>
        <w:pPrChange w:id="1641" w:author="Microsoft Office User" w:date="2023-09-11T13:17:00Z">
          <w:pPr/>
        </w:pPrChange>
      </w:pPr>
    </w:p>
    <w:p w14:paraId="74EF4020" w14:textId="77777777" w:rsidR="000C56B0" w:rsidRPr="00B26E5F" w:rsidRDefault="00367A15">
      <w:pPr>
        <w:snapToGrid w:val="0"/>
        <w:contextualSpacing/>
        <w:rPr>
          <w:sz w:val="20"/>
          <w:szCs w:val="20"/>
          <w:rPrChange w:id="1642" w:author="Microsoft Office User" w:date="2023-09-11T13:17:00Z">
            <w:rPr/>
          </w:rPrChange>
        </w:rPr>
        <w:pPrChange w:id="1643" w:author="Microsoft Office User" w:date="2023-09-11T13:17:00Z">
          <w:pPr/>
        </w:pPrChange>
      </w:pPr>
      <w:r w:rsidRPr="00B26E5F">
        <w:rPr>
          <w:sz w:val="20"/>
          <w:szCs w:val="20"/>
          <w:rPrChange w:id="1644" w:author="Microsoft Office User" w:date="2023-09-11T13:17:00Z">
            <w:rPr/>
          </w:rPrChange>
        </w:rPr>
        <w:fldChar w:fldCharType="begin"/>
      </w:r>
      <w:r w:rsidRPr="00B26E5F">
        <w:rPr>
          <w:sz w:val="20"/>
          <w:szCs w:val="20"/>
          <w:rPrChange w:id="1645" w:author="Microsoft Office User" w:date="2023-09-11T13:17:00Z">
            <w:rPr/>
          </w:rPrChange>
        </w:rPr>
        <w:instrText>HYPERLINK "https://www.zotero.org/google-docs/?n2Avay" \h</w:instrText>
      </w:r>
      <w:r w:rsidRPr="00A34D81">
        <w:rPr>
          <w:sz w:val="20"/>
          <w:szCs w:val="20"/>
        </w:rPr>
      </w:r>
      <w:r w:rsidRPr="00B26E5F">
        <w:rPr>
          <w:sz w:val="20"/>
          <w:szCs w:val="20"/>
          <w:rPrChange w:id="1646" w:author="Microsoft Office User" w:date="2023-09-11T13:17:00Z">
            <w:rPr/>
          </w:rPrChange>
        </w:rPr>
        <w:fldChar w:fldCharType="separate"/>
      </w:r>
      <w:r w:rsidRPr="00B26E5F">
        <w:rPr>
          <w:sz w:val="20"/>
          <w:szCs w:val="20"/>
          <w:rPrChange w:id="1647" w:author="Microsoft Office User" w:date="2023-09-11T13:17:00Z">
            <w:rPr/>
          </w:rPrChange>
        </w:rPr>
        <w:t>28.</w:t>
      </w:r>
      <w:r w:rsidRPr="00B26E5F">
        <w:rPr>
          <w:sz w:val="20"/>
          <w:szCs w:val="20"/>
          <w:rPrChange w:id="1648" w:author="Microsoft Office User" w:date="2023-09-11T13:17:00Z">
            <w:rPr/>
          </w:rPrChange>
        </w:rPr>
        <w:tab/>
        <w:t xml:space="preserve">Thompson, L. R. </w:t>
      </w:r>
      <w:r w:rsidRPr="00B26E5F">
        <w:rPr>
          <w:sz w:val="20"/>
          <w:szCs w:val="20"/>
          <w:rPrChange w:id="1649" w:author="Microsoft Office User" w:date="2023-09-11T13:17:00Z">
            <w:rPr/>
          </w:rPrChange>
        </w:rPr>
        <w:fldChar w:fldCharType="end"/>
      </w:r>
      <w:r w:rsidRPr="00B26E5F">
        <w:rPr>
          <w:sz w:val="20"/>
          <w:szCs w:val="20"/>
          <w:rPrChange w:id="1650" w:author="Microsoft Office User" w:date="2023-09-11T13:17:00Z">
            <w:rPr/>
          </w:rPrChange>
        </w:rPr>
        <w:fldChar w:fldCharType="begin"/>
      </w:r>
      <w:r w:rsidRPr="00B26E5F">
        <w:rPr>
          <w:sz w:val="20"/>
          <w:szCs w:val="20"/>
          <w:rPrChange w:id="1651" w:author="Microsoft Office User" w:date="2023-09-11T13:17:00Z">
            <w:rPr/>
          </w:rPrChange>
        </w:rPr>
        <w:instrText>HYPERLINK "https://www.zotero.org/google-docs/?n2Avay" \h</w:instrText>
      </w:r>
      <w:r w:rsidRPr="00A34D81">
        <w:rPr>
          <w:sz w:val="20"/>
          <w:szCs w:val="20"/>
        </w:rPr>
      </w:r>
      <w:r w:rsidRPr="00B26E5F">
        <w:rPr>
          <w:sz w:val="20"/>
          <w:szCs w:val="20"/>
          <w:rPrChange w:id="1652" w:author="Microsoft Office User" w:date="2023-09-11T13:17:00Z">
            <w:rPr>
              <w:i/>
            </w:rPr>
          </w:rPrChange>
        </w:rPr>
        <w:fldChar w:fldCharType="separate"/>
      </w:r>
      <w:r w:rsidRPr="00B26E5F">
        <w:rPr>
          <w:i/>
          <w:sz w:val="20"/>
          <w:szCs w:val="20"/>
          <w:rPrChange w:id="1653" w:author="Microsoft Office User" w:date="2023-09-11T13:17:00Z">
            <w:rPr>
              <w:i/>
            </w:rPr>
          </w:rPrChange>
        </w:rPr>
        <w:t>et al.</w:t>
      </w:r>
      <w:r w:rsidRPr="00B26E5F">
        <w:rPr>
          <w:i/>
          <w:sz w:val="20"/>
          <w:szCs w:val="20"/>
          <w:rPrChange w:id="1654" w:author="Microsoft Office User" w:date="2023-09-11T13:17:00Z">
            <w:rPr>
              <w:i/>
            </w:rPr>
          </w:rPrChange>
        </w:rPr>
        <w:fldChar w:fldCharType="end"/>
      </w:r>
      <w:r w:rsidRPr="00B26E5F">
        <w:rPr>
          <w:sz w:val="20"/>
          <w:szCs w:val="20"/>
          <w:rPrChange w:id="1655" w:author="Microsoft Office User" w:date="2023-09-11T13:17:00Z">
            <w:rPr/>
          </w:rPrChange>
        </w:rPr>
        <w:fldChar w:fldCharType="begin"/>
      </w:r>
      <w:r w:rsidRPr="00B26E5F">
        <w:rPr>
          <w:sz w:val="20"/>
          <w:szCs w:val="20"/>
          <w:rPrChange w:id="1656" w:author="Microsoft Office User" w:date="2023-09-11T13:17:00Z">
            <w:rPr/>
          </w:rPrChange>
        </w:rPr>
        <w:instrText>HYPERLINK "https://www.zotero.org/google-docs/?n2Avay" \h</w:instrText>
      </w:r>
      <w:r w:rsidRPr="00A34D81">
        <w:rPr>
          <w:sz w:val="20"/>
          <w:szCs w:val="20"/>
        </w:rPr>
      </w:r>
      <w:r w:rsidRPr="00B26E5F">
        <w:rPr>
          <w:sz w:val="20"/>
          <w:szCs w:val="20"/>
          <w:rPrChange w:id="1657" w:author="Microsoft Office User" w:date="2023-09-11T13:17:00Z">
            <w:rPr/>
          </w:rPrChange>
        </w:rPr>
        <w:fldChar w:fldCharType="separate"/>
      </w:r>
      <w:r w:rsidRPr="00B26E5F">
        <w:rPr>
          <w:sz w:val="20"/>
          <w:szCs w:val="20"/>
          <w:rPrChange w:id="1658" w:author="Microsoft Office User" w:date="2023-09-11T13:17:00Z">
            <w:rPr/>
          </w:rPrChange>
        </w:rPr>
        <w:t xml:space="preserve"> A communal catalogue reveals Earth’s multiscale microbial diversity. </w:t>
      </w:r>
      <w:r w:rsidRPr="00B26E5F">
        <w:rPr>
          <w:sz w:val="20"/>
          <w:szCs w:val="20"/>
          <w:rPrChange w:id="1659" w:author="Microsoft Office User" w:date="2023-09-11T13:17:00Z">
            <w:rPr/>
          </w:rPrChange>
        </w:rPr>
        <w:fldChar w:fldCharType="end"/>
      </w:r>
      <w:r w:rsidRPr="00B26E5F">
        <w:rPr>
          <w:sz w:val="20"/>
          <w:szCs w:val="20"/>
          <w:rPrChange w:id="1660" w:author="Microsoft Office User" w:date="2023-09-11T13:17:00Z">
            <w:rPr/>
          </w:rPrChange>
        </w:rPr>
        <w:fldChar w:fldCharType="begin"/>
      </w:r>
      <w:r w:rsidRPr="00B26E5F">
        <w:rPr>
          <w:sz w:val="20"/>
          <w:szCs w:val="20"/>
          <w:rPrChange w:id="1661" w:author="Microsoft Office User" w:date="2023-09-11T13:17:00Z">
            <w:rPr/>
          </w:rPrChange>
        </w:rPr>
        <w:instrText>HYPERLINK "https://www.zotero.org/google-docs/?n2Avay" \h</w:instrText>
      </w:r>
      <w:r w:rsidRPr="00A34D81">
        <w:rPr>
          <w:sz w:val="20"/>
          <w:szCs w:val="20"/>
        </w:rPr>
      </w:r>
      <w:r w:rsidRPr="00B26E5F">
        <w:rPr>
          <w:sz w:val="20"/>
          <w:szCs w:val="20"/>
          <w:rPrChange w:id="1662" w:author="Microsoft Office User" w:date="2023-09-11T13:17:00Z">
            <w:rPr>
              <w:i/>
            </w:rPr>
          </w:rPrChange>
        </w:rPr>
        <w:fldChar w:fldCharType="separate"/>
      </w:r>
      <w:r w:rsidRPr="00B26E5F">
        <w:rPr>
          <w:i/>
          <w:sz w:val="20"/>
          <w:szCs w:val="20"/>
          <w:rPrChange w:id="1663" w:author="Microsoft Office User" w:date="2023-09-11T13:17:00Z">
            <w:rPr>
              <w:i/>
            </w:rPr>
          </w:rPrChange>
        </w:rPr>
        <w:t xml:space="preserve">Nature </w:t>
      </w:r>
      <w:r w:rsidRPr="00B26E5F">
        <w:rPr>
          <w:i/>
          <w:sz w:val="20"/>
          <w:szCs w:val="20"/>
          <w:rPrChange w:id="1664" w:author="Microsoft Office User" w:date="2023-09-11T13:17:00Z">
            <w:rPr>
              <w:i/>
            </w:rPr>
          </w:rPrChange>
        </w:rPr>
        <w:fldChar w:fldCharType="end"/>
      </w:r>
      <w:r w:rsidRPr="00B26E5F">
        <w:rPr>
          <w:sz w:val="20"/>
          <w:szCs w:val="20"/>
          <w:rPrChange w:id="1665" w:author="Microsoft Office User" w:date="2023-09-11T13:17:00Z">
            <w:rPr/>
          </w:rPrChange>
        </w:rPr>
        <w:fldChar w:fldCharType="begin"/>
      </w:r>
      <w:r w:rsidRPr="00B26E5F">
        <w:rPr>
          <w:sz w:val="20"/>
          <w:szCs w:val="20"/>
          <w:rPrChange w:id="1666" w:author="Microsoft Office User" w:date="2023-09-11T13:17:00Z">
            <w:rPr/>
          </w:rPrChange>
        </w:rPr>
        <w:instrText>HYPERLINK "https://www.zotero.org/google-docs/?n2Avay" \h</w:instrText>
      </w:r>
      <w:r w:rsidRPr="00A34D81">
        <w:rPr>
          <w:sz w:val="20"/>
          <w:szCs w:val="20"/>
        </w:rPr>
      </w:r>
      <w:r w:rsidRPr="00B26E5F">
        <w:rPr>
          <w:sz w:val="20"/>
          <w:szCs w:val="20"/>
          <w:rPrChange w:id="1667" w:author="Microsoft Office User" w:date="2023-09-11T13:17:00Z">
            <w:rPr>
              <w:b/>
            </w:rPr>
          </w:rPrChange>
        </w:rPr>
        <w:fldChar w:fldCharType="separate"/>
      </w:r>
      <w:r w:rsidRPr="00B26E5F">
        <w:rPr>
          <w:b/>
          <w:sz w:val="20"/>
          <w:szCs w:val="20"/>
          <w:rPrChange w:id="1668" w:author="Microsoft Office User" w:date="2023-09-11T13:17:00Z">
            <w:rPr>
              <w:b/>
            </w:rPr>
          </w:rPrChange>
        </w:rPr>
        <w:t>551</w:t>
      </w:r>
      <w:r w:rsidRPr="00B26E5F">
        <w:rPr>
          <w:b/>
          <w:sz w:val="20"/>
          <w:szCs w:val="20"/>
          <w:rPrChange w:id="1669" w:author="Microsoft Office User" w:date="2023-09-11T13:17:00Z">
            <w:rPr>
              <w:b/>
            </w:rPr>
          </w:rPrChange>
        </w:rPr>
        <w:fldChar w:fldCharType="end"/>
      </w:r>
      <w:r w:rsidRPr="00B26E5F">
        <w:rPr>
          <w:sz w:val="20"/>
          <w:szCs w:val="20"/>
          <w:rPrChange w:id="1670" w:author="Microsoft Office User" w:date="2023-09-11T13:17:00Z">
            <w:rPr/>
          </w:rPrChange>
        </w:rPr>
        <w:fldChar w:fldCharType="begin"/>
      </w:r>
      <w:r w:rsidRPr="00B26E5F">
        <w:rPr>
          <w:sz w:val="20"/>
          <w:szCs w:val="20"/>
          <w:rPrChange w:id="1671" w:author="Microsoft Office User" w:date="2023-09-11T13:17:00Z">
            <w:rPr/>
          </w:rPrChange>
        </w:rPr>
        <w:instrText>HYPERLINK "https://www.zotero.org/google-docs/?n2Avay" \h</w:instrText>
      </w:r>
      <w:r w:rsidRPr="00A34D81">
        <w:rPr>
          <w:sz w:val="20"/>
          <w:szCs w:val="20"/>
        </w:rPr>
      </w:r>
      <w:r w:rsidRPr="00B26E5F">
        <w:rPr>
          <w:sz w:val="20"/>
          <w:szCs w:val="20"/>
          <w:rPrChange w:id="1672" w:author="Microsoft Office User" w:date="2023-09-11T13:17:00Z">
            <w:rPr/>
          </w:rPrChange>
        </w:rPr>
        <w:fldChar w:fldCharType="separate"/>
      </w:r>
      <w:r w:rsidRPr="00B26E5F">
        <w:rPr>
          <w:sz w:val="20"/>
          <w:szCs w:val="20"/>
          <w:rPrChange w:id="1673" w:author="Microsoft Office User" w:date="2023-09-11T13:17:00Z">
            <w:rPr/>
          </w:rPrChange>
        </w:rPr>
        <w:t>, 457–463 (2017).</w:t>
      </w:r>
      <w:r w:rsidRPr="00B26E5F">
        <w:rPr>
          <w:sz w:val="20"/>
          <w:szCs w:val="20"/>
          <w:rPrChange w:id="1674" w:author="Microsoft Office User" w:date="2023-09-11T13:17:00Z">
            <w:rPr/>
          </w:rPrChange>
        </w:rPr>
        <w:fldChar w:fldCharType="end"/>
      </w:r>
    </w:p>
    <w:p w14:paraId="594E7CDD" w14:textId="77777777" w:rsidR="0013233D" w:rsidRPr="00B26E5F" w:rsidRDefault="0013233D">
      <w:pPr>
        <w:snapToGrid w:val="0"/>
        <w:contextualSpacing/>
        <w:rPr>
          <w:sz w:val="20"/>
          <w:szCs w:val="20"/>
          <w:rPrChange w:id="1675" w:author="Microsoft Office User" w:date="2023-09-11T13:17:00Z">
            <w:rPr/>
          </w:rPrChange>
        </w:rPr>
        <w:pPrChange w:id="1676" w:author="Microsoft Office User" w:date="2023-09-11T13:17:00Z">
          <w:pPr/>
        </w:pPrChange>
      </w:pPr>
    </w:p>
    <w:p w14:paraId="197C1293" w14:textId="77777777" w:rsidR="000C56B0" w:rsidRPr="00B26E5F" w:rsidRDefault="00367A15">
      <w:pPr>
        <w:snapToGrid w:val="0"/>
        <w:contextualSpacing/>
        <w:rPr>
          <w:sz w:val="20"/>
          <w:szCs w:val="20"/>
          <w:rPrChange w:id="1677" w:author="Microsoft Office User" w:date="2023-09-11T13:17:00Z">
            <w:rPr/>
          </w:rPrChange>
        </w:rPr>
        <w:pPrChange w:id="1678" w:author="Microsoft Office User" w:date="2023-09-11T13:17:00Z">
          <w:pPr/>
        </w:pPrChange>
      </w:pPr>
      <w:r w:rsidRPr="00B26E5F">
        <w:rPr>
          <w:sz w:val="20"/>
          <w:szCs w:val="20"/>
          <w:rPrChange w:id="1679" w:author="Microsoft Office User" w:date="2023-09-11T13:17:00Z">
            <w:rPr/>
          </w:rPrChange>
        </w:rPr>
        <w:fldChar w:fldCharType="begin"/>
      </w:r>
      <w:r w:rsidRPr="00B26E5F">
        <w:rPr>
          <w:sz w:val="20"/>
          <w:szCs w:val="20"/>
          <w:rPrChange w:id="1680" w:author="Microsoft Office User" w:date="2023-09-11T13:17:00Z">
            <w:rPr/>
          </w:rPrChange>
        </w:rPr>
        <w:instrText>HYPERLINK "https://www.zotero.org/google-docs/?n2Avay" \h</w:instrText>
      </w:r>
      <w:r w:rsidRPr="00A34D81">
        <w:rPr>
          <w:sz w:val="20"/>
          <w:szCs w:val="20"/>
        </w:rPr>
      </w:r>
      <w:r w:rsidRPr="00B26E5F">
        <w:rPr>
          <w:sz w:val="20"/>
          <w:szCs w:val="20"/>
          <w:rPrChange w:id="1681" w:author="Microsoft Office User" w:date="2023-09-11T13:17:00Z">
            <w:rPr/>
          </w:rPrChange>
        </w:rPr>
        <w:fldChar w:fldCharType="separate"/>
      </w:r>
      <w:r w:rsidRPr="00B26E5F">
        <w:rPr>
          <w:sz w:val="20"/>
          <w:szCs w:val="20"/>
          <w:rPrChange w:id="1682" w:author="Microsoft Office User" w:date="2023-09-11T13:17:00Z">
            <w:rPr/>
          </w:rPrChange>
        </w:rPr>
        <w:t>29.</w:t>
      </w:r>
      <w:r w:rsidRPr="00B26E5F">
        <w:rPr>
          <w:sz w:val="20"/>
          <w:szCs w:val="20"/>
          <w:rPrChange w:id="1683" w:author="Microsoft Office User" w:date="2023-09-11T13:17:00Z">
            <w:rPr/>
          </w:rPrChange>
        </w:rPr>
        <w:tab/>
        <w:t xml:space="preserve">Parada, A. E., Needham, D. M. &amp; Fuhrman, J. A. Every base </w:t>
      </w:r>
      <w:proofErr w:type="gramStart"/>
      <w:r w:rsidRPr="00B26E5F">
        <w:rPr>
          <w:sz w:val="20"/>
          <w:szCs w:val="20"/>
          <w:rPrChange w:id="1684" w:author="Microsoft Office User" w:date="2023-09-11T13:17:00Z">
            <w:rPr/>
          </w:rPrChange>
        </w:rPr>
        <w:t>matters</w:t>
      </w:r>
      <w:proofErr w:type="gramEnd"/>
      <w:r w:rsidRPr="00B26E5F">
        <w:rPr>
          <w:sz w:val="20"/>
          <w:szCs w:val="20"/>
          <w:rPrChange w:id="1685" w:author="Microsoft Office User" w:date="2023-09-11T13:17:00Z">
            <w:rPr/>
          </w:rPrChange>
        </w:rPr>
        <w:t xml:space="preserve">: assessing small subunit rRNA primers for marine microbiomes with mock communities, time series and global field samples. </w:t>
      </w:r>
      <w:r w:rsidRPr="00B26E5F">
        <w:rPr>
          <w:sz w:val="20"/>
          <w:szCs w:val="20"/>
          <w:rPrChange w:id="1686" w:author="Microsoft Office User" w:date="2023-09-11T13:17:00Z">
            <w:rPr/>
          </w:rPrChange>
        </w:rPr>
        <w:fldChar w:fldCharType="end"/>
      </w:r>
      <w:r w:rsidRPr="00B26E5F">
        <w:rPr>
          <w:sz w:val="20"/>
          <w:szCs w:val="20"/>
          <w:rPrChange w:id="1687" w:author="Microsoft Office User" w:date="2023-09-11T13:17:00Z">
            <w:rPr/>
          </w:rPrChange>
        </w:rPr>
        <w:fldChar w:fldCharType="begin"/>
      </w:r>
      <w:r w:rsidRPr="00B26E5F">
        <w:rPr>
          <w:sz w:val="20"/>
          <w:szCs w:val="20"/>
          <w:rPrChange w:id="1688" w:author="Microsoft Office User" w:date="2023-09-11T13:17:00Z">
            <w:rPr/>
          </w:rPrChange>
        </w:rPr>
        <w:instrText>HYPERLINK "https://www.zotero.org/google-docs/?n2Avay" \h</w:instrText>
      </w:r>
      <w:r w:rsidRPr="00A34D81">
        <w:rPr>
          <w:sz w:val="20"/>
          <w:szCs w:val="20"/>
        </w:rPr>
      </w:r>
      <w:r w:rsidRPr="00B26E5F">
        <w:rPr>
          <w:sz w:val="20"/>
          <w:szCs w:val="20"/>
          <w:rPrChange w:id="1689" w:author="Microsoft Office User" w:date="2023-09-11T13:17:00Z">
            <w:rPr>
              <w:i/>
            </w:rPr>
          </w:rPrChange>
        </w:rPr>
        <w:fldChar w:fldCharType="separate"/>
      </w:r>
      <w:r w:rsidRPr="00B26E5F">
        <w:rPr>
          <w:i/>
          <w:sz w:val="20"/>
          <w:szCs w:val="20"/>
          <w:rPrChange w:id="1690" w:author="Microsoft Office User" w:date="2023-09-11T13:17:00Z">
            <w:rPr>
              <w:i/>
            </w:rPr>
          </w:rPrChange>
        </w:rPr>
        <w:t xml:space="preserve">Environ. </w:t>
      </w:r>
      <w:proofErr w:type="spellStart"/>
      <w:r w:rsidRPr="00B26E5F">
        <w:rPr>
          <w:i/>
          <w:sz w:val="20"/>
          <w:szCs w:val="20"/>
          <w:rPrChange w:id="1691" w:author="Microsoft Office User" w:date="2023-09-11T13:17:00Z">
            <w:rPr>
              <w:i/>
            </w:rPr>
          </w:rPrChange>
        </w:rPr>
        <w:t>Microbiol</w:t>
      </w:r>
      <w:proofErr w:type="spellEnd"/>
      <w:r w:rsidRPr="00B26E5F">
        <w:rPr>
          <w:i/>
          <w:sz w:val="20"/>
          <w:szCs w:val="20"/>
          <w:rPrChange w:id="1692" w:author="Microsoft Office User" w:date="2023-09-11T13:17:00Z">
            <w:rPr>
              <w:i/>
            </w:rPr>
          </w:rPrChange>
        </w:rPr>
        <w:t xml:space="preserve">. </w:t>
      </w:r>
      <w:r w:rsidRPr="00B26E5F">
        <w:rPr>
          <w:i/>
          <w:sz w:val="20"/>
          <w:szCs w:val="20"/>
          <w:rPrChange w:id="1693" w:author="Microsoft Office User" w:date="2023-09-11T13:17:00Z">
            <w:rPr>
              <w:i/>
            </w:rPr>
          </w:rPrChange>
        </w:rPr>
        <w:fldChar w:fldCharType="end"/>
      </w:r>
      <w:r w:rsidRPr="00B26E5F">
        <w:rPr>
          <w:sz w:val="20"/>
          <w:szCs w:val="20"/>
          <w:rPrChange w:id="1694" w:author="Microsoft Office User" w:date="2023-09-11T13:17:00Z">
            <w:rPr/>
          </w:rPrChange>
        </w:rPr>
        <w:fldChar w:fldCharType="begin"/>
      </w:r>
      <w:r w:rsidRPr="00B26E5F">
        <w:rPr>
          <w:sz w:val="20"/>
          <w:szCs w:val="20"/>
          <w:rPrChange w:id="1695" w:author="Microsoft Office User" w:date="2023-09-11T13:17:00Z">
            <w:rPr/>
          </w:rPrChange>
        </w:rPr>
        <w:instrText>HYPERLINK "https://www.zotero.org/google-docs/?n2Avay" \h</w:instrText>
      </w:r>
      <w:r w:rsidRPr="00A34D81">
        <w:rPr>
          <w:sz w:val="20"/>
          <w:szCs w:val="20"/>
        </w:rPr>
      </w:r>
      <w:r w:rsidRPr="00B26E5F">
        <w:rPr>
          <w:sz w:val="20"/>
          <w:szCs w:val="20"/>
          <w:rPrChange w:id="1696" w:author="Microsoft Office User" w:date="2023-09-11T13:17:00Z">
            <w:rPr>
              <w:b/>
            </w:rPr>
          </w:rPrChange>
        </w:rPr>
        <w:fldChar w:fldCharType="separate"/>
      </w:r>
      <w:r w:rsidRPr="00B26E5F">
        <w:rPr>
          <w:b/>
          <w:sz w:val="20"/>
          <w:szCs w:val="20"/>
          <w:rPrChange w:id="1697" w:author="Microsoft Office User" w:date="2023-09-11T13:17:00Z">
            <w:rPr>
              <w:b/>
            </w:rPr>
          </w:rPrChange>
        </w:rPr>
        <w:t>18</w:t>
      </w:r>
      <w:r w:rsidRPr="00B26E5F">
        <w:rPr>
          <w:b/>
          <w:sz w:val="20"/>
          <w:szCs w:val="20"/>
          <w:rPrChange w:id="1698" w:author="Microsoft Office User" w:date="2023-09-11T13:17:00Z">
            <w:rPr>
              <w:b/>
            </w:rPr>
          </w:rPrChange>
        </w:rPr>
        <w:fldChar w:fldCharType="end"/>
      </w:r>
      <w:r w:rsidRPr="00B26E5F">
        <w:rPr>
          <w:sz w:val="20"/>
          <w:szCs w:val="20"/>
          <w:rPrChange w:id="1699" w:author="Microsoft Office User" w:date="2023-09-11T13:17:00Z">
            <w:rPr/>
          </w:rPrChange>
        </w:rPr>
        <w:fldChar w:fldCharType="begin"/>
      </w:r>
      <w:r w:rsidRPr="00B26E5F">
        <w:rPr>
          <w:sz w:val="20"/>
          <w:szCs w:val="20"/>
          <w:rPrChange w:id="1700" w:author="Microsoft Office User" w:date="2023-09-11T13:17:00Z">
            <w:rPr/>
          </w:rPrChange>
        </w:rPr>
        <w:instrText>HYPERLINK "https://www.zotero.org/google-docs/?n2Avay" \h</w:instrText>
      </w:r>
      <w:r w:rsidRPr="00A34D81">
        <w:rPr>
          <w:sz w:val="20"/>
          <w:szCs w:val="20"/>
        </w:rPr>
      </w:r>
      <w:r w:rsidRPr="00B26E5F">
        <w:rPr>
          <w:sz w:val="20"/>
          <w:szCs w:val="20"/>
          <w:rPrChange w:id="1701" w:author="Microsoft Office User" w:date="2023-09-11T13:17:00Z">
            <w:rPr/>
          </w:rPrChange>
        </w:rPr>
        <w:fldChar w:fldCharType="separate"/>
      </w:r>
      <w:r w:rsidRPr="00B26E5F">
        <w:rPr>
          <w:sz w:val="20"/>
          <w:szCs w:val="20"/>
          <w:rPrChange w:id="1702" w:author="Microsoft Office User" w:date="2023-09-11T13:17:00Z">
            <w:rPr/>
          </w:rPrChange>
        </w:rPr>
        <w:t>, 1403–1414 (2016).</w:t>
      </w:r>
      <w:r w:rsidRPr="00B26E5F">
        <w:rPr>
          <w:sz w:val="20"/>
          <w:szCs w:val="20"/>
          <w:rPrChange w:id="1703" w:author="Microsoft Office User" w:date="2023-09-11T13:17:00Z">
            <w:rPr/>
          </w:rPrChange>
        </w:rPr>
        <w:fldChar w:fldCharType="end"/>
      </w:r>
    </w:p>
    <w:p w14:paraId="60B79D31" w14:textId="77777777" w:rsidR="0013233D" w:rsidRPr="00B26E5F" w:rsidRDefault="0013233D">
      <w:pPr>
        <w:snapToGrid w:val="0"/>
        <w:contextualSpacing/>
        <w:rPr>
          <w:sz w:val="20"/>
          <w:szCs w:val="20"/>
          <w:rPrChange w:id="1704" w:author="Microsoft Office User" w:date="2023-09-11T13:17:00Z">
            <w:rPr/>
          </w:rPrChange>
        </w:rPr>
        <w:pPrChange w:id="1705" w:author="Microsoft Office User" w:date="2023-09-11T13:17:00Z">
          <w:pPr/>
        </w:pPrChange>
      </w:pPr>
    </w:p>
    <w:p w14:paraId="47E14A1F" w14:textId="77777777" w:rsidR="000C56B0" w:rsidRPr="00B26E5F" w:rsidRDefault="00367A15">
      <w:pPr>
        <w:snapToGrid w:val="0"/>
        <w:contextualSpacing/>
        <w:rPr>
          <w:sz w:val="20"/>
          <w:szCs w:val="20"/>
          <w:rPrChange w:id="1706" w:author="Microsoft Office User" w:date="2023-09-11T13:17:00Z">
            <w:rPr/>
          </w:rPrChange>
        </w:rPr>
        <w:pPrChange w:id="1707" w:author="Microsoft Office User" w:date="2023-09-11T13:17:00Z">
          <w:pPr/>
        </w:pPrChange>
      </w:pPr>
      <w:r w:rsidRPr="00B26E5F">
        <w:rPr>
          <w:sz w:val="20"/>
          <w:szCs w:val="20"/>
          <w:rPrChange w:id="1708" w:author="Microsoft Office User" w:date="2023-09-11T13:17:00Z">
            <w:rPr/>
          </w:rPrChange>
        </w:rPr>
        <w:fldChar w:fldCharType="begin"/>
      </w:r>
      <w:r w:rsidRPr="00B26E5F">
        <w:rPr>
          <w:sz w:val="20"/>
          <w:szCs w:val="20"/>
          <w:rPrChange w:id="1709" w:author="Microsoft Office User" w:date="2023-09-11T13:17:00Z">
            <w:rPr/>
          </w:rPrChange>
        </w:rPr>
        <w:instrText>HYPERLINK "https://www.zotero.org/google-docs/?n2Avay" \h</w:instrText>
      </w:r>
      <w:r w:rsidRPr="00A34D81">
        <w:rPr>
          <w:sz w:val="20"/>
          <w:szCs w:val="20"/>
        </w:rPr>
      </w:r>
      <w:r w:rsidRPr="00B26E5F">
        <w:rPr>
          <w:sz w:val="20"/>
          <w:szCs w:val="20"/>
          <w:rPrChange w:id="1710" w:author="Microsoft Office User" w:date="2023-09-11T13:17:00Z">
            <w:rPr/>
          </w:rPrChange>
        </w:rPr>
        <w:fldChar w:fldCharType="separate"/>
      </w:r>
      <w:r w:rsidRPr="00B26E5F">
        <w:rPr>
          <w:sz w:val="20"/>
          <w:szCs w:val="20"/>
          <w:rPrChange w:id="1711" w:author="Microsoft Office User" w:date="2023-09-11T13:17:00Z">
            <w:rPr/>
          </w:rPrChange>
        </w:rPr>
        <w:t>30.</w:t>
      </w:r>
      <w:r w:rsidRPr="00B26E5F">
        <w:rPr>
          <w:sz w:val="20"/>
          <w:szCs w:val="20"/>
          <w:rPrChange w:id="1712" w:author="Microsoft Office User" w:date="2023-09-11T13:17:00Z">
            <w:rPr/>
          </w:rPrChange>
        </w:rPr>
        <w:tab/>
        <w:t xml:space="preserve">Apprill, A., McNally, S., Parsons, R. &amp; Weber, L. Minor revision to V4 region SSU rRNA 806R gene primer greatly increases detection of SAR11 bacterioplankton. </w:t>
      </w:r>
      <w:r w:rsidRPr="00B26E5F">
        <w:rPr>
          <w:sz w:val="20"/>
          <w:szCs w:val="20"/>
          <w:rPrChange w:id="1713" w:author="Microsoft Office User" w:date="2023-09-11T13:17:00Z">
            <w:rPr/>
          </w:rPrChange>
        </w:rPr>
        <w:fldChar w:fldCharType="end"/>
      </w:r>
      <w:r w:rsidRPr="00B26E5F">
        <w:rPr>
          <w:sz w:val="20"/>
          <w:szCs w:val="20"/>
          <w:rPrChange w:id="1714" w:author="Microsoft Office User" w:date="2023-09-11T13:17:00Z">
            <w:rPr/>
          </w:rPrChange>
        </w:rPr>
        <w:fldChar w:fldCharType="begin"/>
      </w:r>
      <w:r w:rsidRPr="00B26E5F">
        <w:rPr>
          <w:sz w:val="20"/>
          <w:szCs w:val="20"/>
          <w:rPrChange w:id="1715" w:author="Microsoft Office User" w:date="2023-09-11T13:17:00Z">
            <w:rPr/>
          </w:rPrChange>
        </w:rPr>
        <w:instrText>HYPERLINK "https://www.zotero.org/google-docs/?n2Avay" \h</w:instrText>
      </w:r>
      <w:r w:rsidRPr="00A34D81">
        <w:rPr>
          <w:sz w:val="20"/>
          <w:szCs w:val="20"/>
        </w:rPr>
      </w:r>
      <w:r w:rsidRPr="00B26E5F">
        <w:rPr>
          <w:sz w:val="20"/>
          <w:szCs w:val="20"/>
          <w:rPrChange w:id="1716" w:author="Microsoft Office User" w:date="2023-09-11T13:17:00Z">
            <w:rPr>
              <w:i/>
            </w:rPr>
          </w:rPrChange>
        </w:rPr>
        <w:fldChar w:fldCharType="separate"/>
      </w:r>
      <w:proofErr w:type="spellStart"/>
      <w:r w:rsidRPr="00B26E5F">
        <w:rPr>
          <w:i/>
          <w:sz w:val="20"/>
          <w:szCs w:val="20"/>
          <w:rPrChange w:id="1717" w:author="Microsoft Office User" w:date="2023-09-11T13:17:00Z">
            <w:rPr>
              <w:i/>
            </w:rPr>
          </w:rPrChange>
        </w:rPr>
        <w:t>Aquat</w:t>
      </w:r>
      <w:proofErr w:type="spellEnd"/>
      <w:r w:rsidRPr="00B26E5F">
        <w:rPr>
          <w:i/>
          <w:sz w:val="20"/>
          <w:szCs w:val="20"/>
          <w:rPrChange w:id="1718" w:author="Microsoft Office User" w:date="2023-09-11T13:17:00Z">
            <w:rPr>
              <w:i/>
            </w:rPr>
          </w:rPrChange>
        </w:rPr>
        <w:t xml:space="preserve">. </w:t>
      </w:r>
      <w:proofErr w:type="spellStart"/>
      <w:r w:rsidRPr="00B26E5F">
        <w:rPr>
          <w:i/>
          <w:sz w:val="20"/>
          <w:szCs w:val="20"/>
          <w:rPrChange w:id="1719" w:author="Microsoft Office User" w:date="2023-09-11T13:17:00Z">
            <w:rPr>
              <w:i/>
            </w:rPr>
          </w:rPrChange>
        </w:rPr>
        <w:t>Microb</w:t>
      </w:r>
      <w:proofErr w:type="spellEnd"/>
      <w:r w:rsidRPr="00B26E5F">
        <w:rPr>
          <w:i/>
          <w:sz w:val="20"/>
          <w:szCs w:val="20"/>
          <w:rPrChange w:id="1720" w:author="Microsoft Office User" w:date="2023-09-11T13:17:00Z">
            <w:rPr>
              <w:i/>
            </w:rPr>
          </w:rPrChange>
        </w:rPr>
        <w:t xml:space="preserve">. Ecol. </w:t>
      </w:r>
      <w:r w:rsidRPr="00B26E5F">
        <w:rPr>
          <w:i/>
          <w:sz w:val="20"/>
          <w:szCs w:val="20"/>
          <w:rPrChange w:id="1721" w:author="Microsoft Office User" w:date="2023-09-11T13:17:00Z">
            <w:rPr>
              <w:i/>
            </w:rPr>
          </w:rPrChange>
        </w:rPr>
        <w:fldChar w:fldCharType="end"/>
      </w:r>
      <w:r w:rsidRPr="00B26E5F">
        <w:rPr>
          <w:sz w:val="20"/>
          <w:szCs w:val="20"/>
          <w:rPrChange w:id="1722" w:author="Microsoft Office User" w:date="2023-09-11T13:17:00Z">
            <w:rPr/>
          </w:rPrChange>
        </w:rPr>
        <w:fldChar w:fldCharType="begin"/>
      </w:r>
      <w:r w:rsidRPr="00B26E5F">
        <w:rPr>
          <w:sz w:val="20"/>
          <w:szCs w:val="20"/>
          <w:rPrChange w:id="1723" w:author="Microsoft Office User" w:date="2023-09-11T13:17:00Z">
            <w:rPr/>
          </w:rPrChange>
        </w:rPr>
        <w:instrText>HYPERLINK "https://www.zotero.org/google-docs/?n2Avay" \h</w:instrText>
      </w:r>
      <w:r w:rsidRPr="00A34D81">
        <w:rPr>
          <w:sz w:val="20"/>
          <w:szCs w:val="20"/>
        </w:rPr>
      </w:r>
      <w:r w:rsidRPr="00B26E5F">
        <w:rPr>
          <w:sz w:val="20"/>
          <w:szCs w:val="20"/>
          <w:rPrChange w:id="1724" w:author="Microsoft Office User" w:date="2023-09-11T13:17:00Z">
            <w:rPr>
              <w:b/>
            </w:rPr>
          </w:rPrChange>
        </w:rPr>
        <w:fldChar w:fldCharType="separate"/>
      </w:r>
      <w:r w:rsidRPr="00B26E5F">
        <w:rPr>
          <w:b/>
          <w:sz w:val="20"/>
          <w:szCs w:val="20"/>
          <w:rPrChange w:id="1725" w:author="Microsoft Office User" w:date="2023-09-11T13:17:00Z">
            <w:rPr>
              <w:b/>
            </w:rPr>
          </w:rPrChange>
        </w:rPr>
        <w:t>75</w:t>
      </w:r>
      <w:r w:rsidRPr="00B26E5F">
        <w:rPr>
          <w:b/>
          <w:sz w:val="20"/>
          <w:szCs w:val="20"/>
          <w:rPrChange w:id="1726" w:author="Microsoft Office User" w:date="2023-09-11T13:17:00Z">
            <w:rPr>
              <w:b/>
            </w:rPr>
          </w:rPrChange>
        </w:rPr>
        <w:fldChar w:fldCharType="end"/>
      </w:r>
      <w:r w:rsidRPr="00B26E5F">
        <w:rPr>
          <w:sz w:val="20"/>
          <w:szCs w:val="20"/>
          <w:rPrChange w:id="1727" w:author="Microsoft Office User" w:date="2023-09-11T13:17:00Z">
            <w:rPr/>
          </w:rPrChange>
        </w:rPr>
        <w:fldChar w:fldCharType="begin"/>
      </w:r>
      <w:r w:rsidRPr="00B26E5F">
        <w:rPr>
          <w:sz w:val="20"/>
          <w:szCs w:val="20"/>
          <w:rPrChange w:id="1728" w:author="Microsoft Office User" w:date="2023-09-11T13:17:00Z">
            <w:rPr/>
          </w:rPrChange>
        </w:rPr>
        <w:instrText>HYPERLINK "https://www.zotero.org/google-docs/?n2Avay" \h</w:instrText>
      </w:r>
      <w:r w:rsidRPr="00A34D81">
        <w:rPr>
          <w:sz w:val="20"/>
          <w:szCs w:val="20"/>
        </w:rPr>
      </w:r>
      <w:r w:rsidRPr="00B26E5F">
        <w:rPr>
          <w:sz w:val="20"/>
          <w:szCs w:val="20"/>
          <w:rPrChange w:id="1729" w:author="Microsoft Office User" w:date="2023-09-11T13:17:00Z">
            <w:rPr/>
          </w:rPrChange>
        </w:rPr>
        <w:fldChar w:fldCharType="separate"/>
      </w:r>
      <w:r w:rsidRPr="00B26E5F">
        <w:rPr>
          <w:sz w:val="20"/>
          <w:szCs w:val="20"/>
          <w:rPrChange w:id="1730" w:author="Microsoft Office User" w:date="2023-09-11T13:17:00Z">
            <w:rPr/>
          </w:rPrChange>
        </w:rPr>
        <w:t>, 129–137 (2015).</w:t>
      </w:r>
      <w:r w:rsidRPr="00B26E5F">
        <w:rPr>
          <w:sz w:val="20"/>
          <w:szCs w:val="20"/>
          <w:rPrChange w:id="1731" w:author="Microsoft Office User" w:date="2023-09-11T13:17:00Z">
            <w:rPr/>
          </w:rPrChange>
        </w:rPr>
        <w:fldChar w:fldCharType="end"/>
      </w:r>
    </w:p>
    <w:p w14:paraId="17D67D93" w14:textId="77777777" w:rsidR="0013233D" w:rsidRPr="00B26E5F" w:rsidRDefault="0013233D">
      <w:pPr>
        <w:snapToGrid w:val="0"/>
        <w:contextualSpacing/>
        <w:rPr>
          <w:sz w:val="20"/>
          <w:szCs w:val="20"/>
          <w:rPrChange w:id="1732" w:author="Microsoft Office User" w:date="2023-09-11T13:17:00Z">
            <w:rPr/>
          </w:rPrChange>
        </w:rPr>
        <w:pPrChange w:id="1733" w:author="Microsoft Office User" w:date="2023-09-11T13:17:00Z">
          <w:pPr/>
        </w:pPrChange>
      </w:pPr>
    </w:p>
    <w:p w14:paraId="28E5745C" w14:textId="77777777" w:rsidR="000C56B0" w:rsidRPr="00B26E5F" w:rsidRDefault="00367A15">
      <w:pPr>
        <w:snapToGrid w:val="0"/>
        <w:contextualSpacing/>
        <w:rPr>
          <w:sz w:val="20"/>
          <w:szCs w:val="20"/>
          <w:rPrChange w:id="1734" w:author="Microsoft Office User" w:date="2023-09-11T13:17:00Z">
            <w:rPr/>
          </w:rPrChange>
        </w:rPr>
        <w:pPrChange w:id="1735" w:author="Microsoft Office User" w:date="2023-09-11T13:17:00Z">
          <w:pPr/>
        </w:pPrChange>
      </w:pPr>
      <w:r w:rsidRPr="00B26E5F">
        <w:rPr>
          <w:sz w:val="20"/>
          <w:szCs w:val="20"/>
          <w:rPrChange w:id="1736" w:author="Microsoft Office User" w:date="2023-09-11T13:17:00Z">
            <w:rPr/>
          </w:rPrChange>
        </w:rPr>
        <w:fldChar w:fldCharType="begin"/>
      </w:r>
      <w:r w:rsidRPr="00B26E5F">
        <w:rPr>
          <w:sz w:val="20"/>
          <w:szCs w:val="20"/>
          <w:rPrChange w:id="1737" w:author="Microsoft Office User" w:date="2023-09-11T13:17:00Z">
            <w:rPr/>
          </w:rPrChange>
        </w:rPr>
        <w:instrText>HYPERLINK "https://www.zotero.org/google-docs/?n2Avay" \h</w:instrText>
      </w:r>
      <w:r w:rsidRPr="00A34D81">
        <w:rPr>
          <w:sz w:val="20"/>
          <w:szCs w:val="20"/>
        </w:rPr>
      </w:r>
      <w:r w:rsidRPr="00B26E5F">
        <w:rPr>
          <w:sz w:val="20"/>
          <w:szCs w:val="20"/>
          <w:rPrChange w:id="1738" w:author="Microsoft Office User" w:date="2023-09-11T13:17:00Z">
            <w:rPr/>
          </w:rPrChange>
        </w:rPr>
        <w:fldChar w:fldCharType="separate"/>
      </w:r>
      <w:r w:rsidRPr="00B26E5F">
        <w:rPr>
          <w:sz w:val="20"/>
          <w:szCs w:val="20"/>
          <w:rPrChange w:id="1739" w:author="Microsoft Office User" w:date="2023-09-11T13:17:00Z">
            <w:rPr/>
          </w:rPrChange>
        </w:rPr>
        <w:t>31.</w:t>
      </w:r>
      <w:r w:rsidRPr="00B26E5F">
        <w:rPr>
          <w:sz w:val="20"/>
          <w:szCs w:val="20"/>
          <w:rPrChange w:id="1740" w:author="Microsoft Office User" w:date="2023-09-11T13:17:00Z">
            <w:rPr/>
          </w:rPrChange>
        </w:rPr>
        <w:tab/>
        <w:t xml:space="preserve">Caporaso, J. G. EMP 16S Illumina Amplicon Protocol. (2018) </w:t>
      </w:r>
      <w:proofErr w:type="gramStart"/>
      <w:r w:rsidRPr="00B26E5F">
        <w:rPr>
          <w:sz w:val="20"/>
          <w:szCs w:val="20"/>
          <w:rPrChange w:id="1741" w:author="Microsoft Office User" w:date="2023-09-11T13:17:00Z">
            <w:rPr/>
          </w:rPrChange>
        </w:rPr>
        <w:t>doi:10.17504/</w:t>
      </w:r>
      <w:proofErr w:type="spellStart"/>
      <w:r w:rsidRPr="00B26E5F">
        <w:rPr>
          <w:sz w:val="20"/>
          <w:szCs w:val="20"/>
          <w:rPrChange w:id="1742" w:author="Microsoft Office User" w:date="2023-09-11T13:17:00Z">
            <w:rPr/>
          </w:rPrChange>
        </w:rPr>
        <w:t>protocols.io.nuudeww</w:t>
      </w:r>
      <w:proofErr w:type="spellEnd"/>
      <w:proofErr w:type="gramEnd"/>
      <w:r w:rsidRPr="00B26E5F">
        <w:rPr>
          <w:sz w:val="20"/>
          <w:szCs w:val="20"/>
          <w:rPrChange w:id="1743" w:author="Microsoft Office User" w:date="2023-09-11T13:17:00Z">
            <w:rPr/>
          </w:rPrChange>
        </w:rPr>
        <w:t>.</w:t>
      </w:r>
      <w:r w:rsidRPr="00B26E5F">
        <w:rPr>
          <w:sz w:val="20"/>
          <w:szCs w:val="20"/>
          <w:rPrChange w:id="1744" w:author="Microsoft Office User" w:date="2023-09-11T13:17:00Z">
            <w:rPr/>
          </w:rPrChange>
        </w:rPr>
        <w:fldChar w:fldCharType="end"/>
      </w:r>
    </w:p>
    <w:p w14:paraId="738C3B3C" w14:textId="77777777" w:rsidR="0013233D" w:rsidRPr="00B26E5F" w:rsidRDefault="0013233D">
      <w:pPr>
        <w:snapToGrid w:val="0"/>
        <w:contextualSpacing/>
        <w:rPr>
          <w:sz w:val="20"/>
          <w:szCs w:val="20"/>
          <w:rPrChange w:id="1745" w:author="Microsoft Office User" w:date="2023-09-11T13:17:00Z">
            <w:rPr/>
          </w:rPrChange>
        </w:rPr>
        <w:pPrChange w:id="1746" w:author="Microsoft Office User" w:date="2023-09-11T13:17:00Z">
          <w:pPr/>
        </w:pPrChange>
      </w:pPr>
    </w:p>
    <w:p w14:paraId="05ADB2E2" w14:textId="77777777" w:rsidR="000C56B0" w:rsidRPr="00B26E5F" w:rsidRDefault="00367A15">
      <w:pPr>
        <w:snapToGrid w:val="0"/>
        <w:contextualSpacing/>
        <w:rPr>
          <w:sz w:val="20"/>
          <w:szCs w:val="20"/>
          <w:rPrChange w:id="1747" w:author="Microsoft Office User" w:date="2023-09-11T13:17:00Z">
            <w:rPr/>
          </w:rPrChange>
        </w:rPr>
        <w:pPrChange w:id="1748" w:author="Microsoft Office User" w:date="2023-09-11T13:17:00Z">
          <w:pPr/>
        </w:pPrChange>
      </w:pPr>
      <w:r w:rsidRPr="00B26E5F">
        <w:rPr>
          <w:sz w:val="20"/>
          <w:szCs w:val="20"/>
          <w:rPrChange w:id="1749" w:author="Microsoft Office User" w:date="2023-09-11T13:17:00Z">
            <w:rPr/>
          </w:rPrChange>
        </w:rPr>
        <w:fldChar w:fldCharType="begin"/>
      </w:r>
      <w:r w:rsidRPr="00B26E5F">
        <w:rPr>
          <w:sz w:val="20"/>
          <w:szCs w:val="20"/>
          <w:rPrChange w:id="1750" w:author="Microsoft Office User" w:date="2023-09-11T13:17:00Z">
            <w:rPr/>
          </w:rPrChange>
        </w:rPr>
        <w:instrText>HYPERLINK "https://www.zotero.org/google-docs/?n2Avay" \h</w:instrText>
      </w:r>
      <w:r w:rsidRPr="00A34D81">
        <w:rPr>
          <w:sz w:val="20"/>
          <w:szCs w:val="20"/>
        </w:rPr>
      </w:r>
      <w:r w:rsidRPr="00B26E5F">
        <w:rPr>
          <w:sz w:val="20"/>
          <w:szCs w:val="20"/>
          <w:rPrChange w:id="1751" w:author="Microsoft Office User" w:date="2023-09-11T13:17:00Z">
            <w:rPr/>
          </w:rPrChange>
        </w:rPr>
        <w:fldChar w:fldCharType="separate"/>
      </w:r>
      <w:r w:rsidRPr="00B26E5F">
        <w:rPr>
          <w:sz w:val="20"/>
          <w:szCs w:val="20"/>
          <w:rPrChange w:id="1752" w:author="Microsoft Office User" w:date="2023-09-11T13:17:00Z">
            <w:rPr/>
          </w:rPrChange>
        </w:rPr>
        <w:t>32.</w:t>
      </w:r>
      <w:r w:rsidRPr="00B26E5F">
        <w:rPr>
          <w:sz w:val="20"/>
          <w:szCs w:val="20"/>
          <w:rPrChange w:id="1753" w:author="Microsoft Office User" w:date="2023-09-11T13:17:00Z">
            <w:rPr/>
          </w:rPrChange>
        </w:rPr>
        <w:tab/>
        <w:t xml:space="preserve">Gonzalez, A. </w:t>
      </w:r>
      <w:r w:rsidRPr="00B26E5F">
        <w:rPr>
          <w:sz w:val="20"/>
          <w:szCs w:val="20"/>
          <w:rPrChange w:id="1754" w:author="Microsoft Office User" w:date="2023-09-11T13:17:00Z">
            <w:rPr/>
          </w:rPrChange>
        </w:rPr>
        <w:fldChar w:fldCharType="end"/>
      </w:r>
      <w:r w:rsidRPr="00B26E5F">
        <w:rPr>
          <w:sz w:val="20"/>
          <w:szCs w:val="20"/>
          <w:rPrChange w:id="1755" w:author="Microsoft Office User" w:date="2023-09-11T13:17:00Z">
            <w:rPr/>
          </w:rPrChange>
        </w:rPr>
        <w:fldChar w:fldCharType="begin"/>
      </w:r>
      <w:r w:rsidRPr="00B26E5F">
        <w:rPr>
          <w:sz w:val="20"/>
          <w:szCs w:val="20"/>
          <w:rPrChange w:id="1756" w:author="Microsoft Office User" w:date="2023-09-11T13:17:00Z">
            <w:rPr/>
          </w:rPrChange>
        </w:rPr>
        <w:instrText>HYPERLINK "https://www.zotero.org/google-docs/?n2Avay" \h</w:instrText>
      </w:r>
      <w:r w:rsidRPr="00A34D81">
        <w:rPr>
          <w:sz w:val="20"/>
          <w:szCs w:val="20"/>
        </w:rPr>
      </w:r>
      <w:r w:rsidRPr="00B26E5F">
        <w:rPr>
          <w:sz w:val="20"/>
          <w:szCs w:val="20"/>
          <w:rPrChange w:id="1757" w:author="Microsoft Office User" w:date="2023-09-11T13:17:00Z">
            <w:rPr>
              <w:i/>
            </w:rPr>
          </w:rPrChange>
        </w:rPr>
        <w:fldChar w:fldCharType="separate"/>
      </w:r>
      <w:r w:rsidRPr="00B26E5F">
        <w:rPr>
          <w:i/>
          <w:sz w:val="20"/>
          <w:szCs w:val="20"/>
          <w:rPrChange w:id="1758" w:author="Microsoft Office User" w:date="2023-09-11T13:17:00Z">
            <w:rPr>
              <w:i/>
            </w:rPr>
          </w:rPrChange>
        </w:rPr>
        <w:t>et al.</w:t>
      </w:r>
      <w:r w:rsidRPr="00B26E5F">
        <w:rPr>
          <w:i/>
          <w:sz w:val="20"/>
          <w:szCs w:val="20"/>
          <w:rPrChange w:id="1759" w:author="Microsoft Office User" w:date="2023-09-11T13:17:00Z">
            <w:rPr>
              <w:i/>
            </w:rPr>
          </w:rPrChange>
        </w:rPr>
        <w:fldChar w:fldCharType="end"/>
      </w:r>
      <w:r w:rsidRPr="00B26E5F">
        <w:rPr>
          <w:sz w:val="20"/>
          <w:szCs w:val="20"/>
          <w:rPrChange w:id="1760" w:author="Microsoft Office User" w:date="2023-09-11T13:17:00Z">
            <w:rPr/>
          </w:rPrChange>
        </w:rPr>
        <w:fldChar w:fldCharType="begin"/>
      </w:r>
      <w:r w:rsidRPr="00B26E5F">
        <w:rPr>
          <w:sz w:val="20"/>
          <w:szCs w:val="20"/>
          <w:rPrChange w:id="1761" w:author="Microsoft Office User" w:date="2023-09-11T13:17:00Z">
            <w:rPr/>
          </w:rPrChange>
        </w:rPr>
        <w:instrText>HYPERLINK "https://www.zotero.org/google-docs/?n2Avay" \h</w:instrText>
      </w:r>
      <w:r w:rsidRPr="00A34D81">
        <w:rPr>
          <w:sz w:val="20"/>
          <w:szCs w:val="20"/>
        </w:rPr>
      </w:r>
      <w:r w:rsidRPr="00B26E5F">
        <w:rPr>
          <w:sz w:val="20"/>
          <w:szCs w:val="20"/>
          <w:rPrChange w:id="1762" w:author="Microsoft Office User" w:date="2023-09-11T13:17:00Z">
            <w:rPr/>
          </w:rPrChange>
        </w:rPr>
        <w:fldChar w:fldCharType="separate"/>
      </w:r>
      <w:r w:rsidRPr="00B26E5F">
        <w:rPr>
          <w:sz w:val="20"/>
          <w:szCs w:val="20"/>
          <w:rPrChange w:id="1763" w:author="Microsoft Office User" w:date="2023-09-11T13:17:00Z">
            <w:rPr/>
          </w:rPrChange>
        </w:rPr>
        <w:t xml:space="preserve"> </w:t>
      </w:r>
      <w:proofErr w:type="spellStart"/>
      <w:r w:rsidRPr="00B26E5F">
        <w:rPr>
          <w:sz w:val="20"/>
          <w:szCs w:val="20"/>
          <w:rPrChange w:id="1764" w:author="Microsoft Office User" w:date="2023-09-11T13:17:00Z">
            <w:rPr/>
          </w:rPrChange>
        </w:rPr>
        <w:t>Qiita</w:t>
      </w:r>
      <w:proofErr w:type="spellEnd"/>
      <w:r w:rsidRPr="00B26E5F">
        <w:rPr>
          <w:sz w:val="20"/>
          <w:szCs w:val="20"/>
          <w:rPrChange w:id="1765" w:author="Microsoft Office User" w:date="2023-09-11T13:17:00Z">
            <w:rPr/>
          </w:rPrChange>
        </w:rPr>
        <w:t xml:space="preserve">: rapid, web-enabled microbiome meta-analysis. </w:t>
      </w:r>
      <w:r w:rsidRPr="00B26E5F">
        <w:rPr>
          <w:sz w:val="20"/>
          <w:szCs w:val="20"/>
          <w:rPrChange w:id="1766" w:author="Microsoft Office User" w:date="2023-09-11T13:17:00Z">
            <w:rPr/>
          </w:rPrChange>
        </w:rPr>
        <w:fldChar w:fldCharType="end"/>
      </w:r>
      <w:r w:rsidRPr="00B26E5F">
        <w:rPr>
          <w:sz w:val="20"/>
          <w:szCs w:val="20"/>
          <w:rPrChange w:id="1767" w:author="Microsoft Office User" w:date="2023-09-11T13:17:00Z">
            <w:rPr/>
          </w:rPrChange>
        </w:rPr>
        <w:fldChar w:fldCharType="begin"/>
      </w:r>
      <w:r w:rsidRPr="00B26E5F">
        <w:rPr>
          <w:sz w:val="20"/>
          <w:szCs w:val="20"/>
          <w:rPrChange w:id="1768" w:author="Microsoft Office User" w:date="2023-09-11T13:17:00Z">
            <w:rPr/>
          </w:rPrChange>
        </w:rPr>
        <w:instrText>HYPERLINK "https://www.zotero.org/google-docs/?n2Avay" \h</w:instrText>
      </w:r>
      <w:r w:rsidRPr="00A34D81">
        <w:rPr>
          <w:sz w:val="20"/>
          <w:szCs w:val="20"/>
        </w:rPr>
      </w:r>
      <w:r w:rsidRPr="00B26E5F">
        <w:rPr>
          <w:sz w:val="20"/>
          <w:szCs w:val="20"/>
          <w:rPrChange w:id="1769" w:author="Microsoft Office User" w:date="2023-09-11T13:17:00Z">
            <w:rPr>
              <w:i/>
            </w:rPr>
          </w:rPrChange>
        </w:rPr>
        <w:fldChar w:fldCharType="separate"/>
      </w:r>
      <w:r w:rsidRPr="00B26E5F">
        <w:rPr>
          <w:i/>
          <w:sz w:val="20"/>
          <w:szCs w:val="20"/>
          <w:rPrChange w:id="1770" w:author="Microsoft Office User" w:date="2023-09-11T13:17:00Z">
            <w:rPr>
              <w:i/>
            </w:rPr>
          </w:rPrChange>
        </w:rPr>
        <w:t xml:space="preserve">Nat. Methods </w:t>
      </w:r>
      <w:r w:rsidRPr="00B26E5F">
        <w:rPr>
          <w:i/>
          <w:sz w:val="20"/>
          <w:szCs w:val="20"/>
          <w:rPrChange w:id="1771" w:author="Microsoft Office User" w:date="2023-09-11T13:17:00Z">
            <w:rPr>
              <w:i/>
            </w:rPr>
          </w:rPrChange>
        </w:rPr>
        <w:fldChar w:fldCharType="end"/>
      </w:r>
      <w:r w:rsidRPr="00B26E5F">
        <w:rPr>
          <w:sz w:val="20"/>
          <w:szCs w:val="20"/>
          <w:rPrChange w:id="1772" w:author="Microsoft Office User" w:date="2023-09-11T13:17:00Z">
            <w:rPr/>
          </w:rPrChange>
        </w:rPr>
        <w:fldChar w:fldCharType="begin"/>
      </w:r>
      <w:r w:rsidRPr="00B26E5F">
        <w:rPr>
          <w:sz w:val="20"/>
          <w:szCs w:val="20"/>
          <w:rPrChange w:id="1773" w:author="Microsoft Office User" w:date="2023-09-11T13:17:00Z">
            <w:rPr/>
          </w:rPrChange>
        </w:rPr>
        <w:instrText>HYPERLINK "https://www.zotero.org/google-docs/?n2Avay" \h</w:instrText>
      </w:r>
      <w:r w:rsidRPr="00A34D81">
        <w:rPr>
          <w:sz w:val="20"/>
          <w:szCs w:val="20"/>
        </w:rPr>
      </w:r>
      <w:r w:rsidRPr="00B26E5F">
        <w:rPr>
          <w:sz w:val="20"/>
          <w:szCs w:val="20"/>
          <w:rPrChange w:id="1774" w:author="Microsoft Office User" w:date="2023-09-11T13:17:00Z">
            <w:rPr>
              <w:b/>
            </w:rPr>
          </w:rPrChange>
        </w:rPr>
        <w:fldChar w:fldCharType="separate"/>
      </w:r>
      <w:r w:rsidRPr="00B26E5F">
        <w:rPr>
          <w:b/>
          <w:sz w:val="20"/>
          <w:szCs w:val="20"/>
          <w:rPrChange w:id="1775" w:author="Microsoft Office User" w:date="2023-09-11T13:17:00Z">
            <w:rPr>
              <w:b/>
            </w:rPr>
          </w:rPrChange>
        </w:rPr>
        <w:t>15</w:t>
      </w:r>
      <w:r w:rsidRPr="00B26E5F">
        <w:rPr>
          <w:b/>
          <w:sz w:val="20"/>
          <w:szCs w:val="20"/>
          <w:rPrChange w:id="1776" w:author="Microsoft Office User" w:date="2023-09-11T13:17:00Z">
            <w:rPr>
              <w:b/>
            </w:rPr>
          </w:rPrChange>
        </w:rPr>
        <w:fldChar w:fldCharType="end"/>
      </w:r>
      <w:r w:rsidRPr="00B26E5F">
        <w:rPr>
          <w:sz w:val="20"/>
          <w:szCs w:val="20"/>
          <w:rPrChange w:id="1777" w:author="Microsoft Office User" w:date="2023-09-11T13:17:00Z">
            <w:rPr/>
          </w:rPrChange>
        </w:rPr>
        <w:fldChar w:fldCharType="begin"/>
      </w:r>
      <w:r w:rsidRPr="00B26E5F">
        <w:rPr>
          <w:sz w:val="20"/>
          <w:szCs w:val="20"/>
          <w:rPrChange w:id="1778" w:author="Microsoft Office User" w:date="2023-09-11T13:17:00Z">
            <w:rPr/>
          </w:rPrChange>
        </w:rPr>
        <w:instrText>HYPERLINK "https://www.zotero.org/google-docs/?n2Avay" \h</w:instrText>
      </w:r>
      <w:r w:rsidRPr="00A34D81">
        <w:rPr>
          <w:sz w:val="20"/>
          <w:szCs w:val="20"/>
        </w:rPr>
      </w:r>
      <w:r w:rsidRPr="00B26E5F">
        <w:rPr>
          <w:sz w:val="20"/>
          <w:szCs w:val="20"/>
          <w:rPrChange w:id="1779" w:author="Microsoft Office User" w:date="2023-09-11T13:17:00Z">
            <w:rPr/>
          </w:rPrChange>
        </w:rPr>
        <w:fldChar w:fldCharType="separate"/>
      </w:r>
      <w:r w:rsidRPr="00B26E5F">
        <w:rPr>
          <w:sz w:val="20"/>
          <w:szCs w:val="20"/>
          <w:rPrChange w:id="1780" w:author="Microsoft Office User" w:date="2023-09-11T13:17:00Z">
            <w:rPr/>
          </w:rPrChange>
        </w:rPr>
        <w:t>, 796–798 (2018).</w:t>
      </w:r>
      <w:r w:rsidRPr="00B26E5F">
        <w:rPr>
          <w:sz w:val="20"/>
          <w:szCs w:val="20"/>
          <w:rPrChange w:id="1781" w:author="Microsoft Office User" w:date="2023-09-11T13:17:00Z">
            <w:rPr/>
          </w:rPrChange>
        </w:rPr>
        <w:fldChar w:fldCharType="end"/>
      </w:r>
    </w:p>
    <w:p w14:paraId="79A13F2D" w14:textId="77777777" w:rsidR="0013233D" w:rsidRPr="00B26E5F" w:rsidRDefault="0013233D">
      <w:pPr>
        <w:snapToGrid w:val="0"/>
        <w:contextualSpacing/>
        <w:rPr>
          <w:sz w:val="20"/>
          <w:szCs w:val="20"/>
          <w:rPrChange w:id="1782" w:author="Microsoft Office User" w:date="2023-09-11T13:17:00Z">
            <w:rPr/>
          </w:rPrChange>
        </w:rPr>
        <w:pPrChange w:id="1783" w:author="Microsoft Office User" w:date="2023-09-11T13:17:00Z">
          <w:pPr/>
        </w:pPrChange>
      </w:pPr>
    </w:p>
    <w:p w14:paraId="73B44A2F" w14:textId="77777777" w:rsidR="000C56B0" w:rsidRPr="00B26E5F" w:rsidRDefault="00367A15">
      <w:pPr>
        <w:snapToGrid w:val="0"/>
        <w:contextualSpacing/>
        <w:rPr>
          <w:sz w:val="20"/>
          <w:szCs w:val="20"/>
          <w:rPrChange w:id="1784" w:author="Microsoft Office User" w:date="2023-09-11T13:17:00Z">
            <w:rPr/>
          </w:rPrChange>
        </w:rPr>
        <w:pPrChange w:id="1785" w:author="Microsoft Office User" w:date="2023-09-11T13:17:00Z">
          <w:pPr/>
        </w:pPrChange>
      </w:pPr>
      <w:r w:rsidRPr="00B26E5F">
        <w:rPr>
          <w:sz w:val="20"/>
          <w:szCs w:val="20"/>
          <w:rPrChange w:id="1786" w:author="Microsoft Office User" w:date="2023-09-11T13:17:00Z">
            <w:rPr/>
          </w:rPrChange>
        </w:rPr>
        <w:fldChar w:fldCharType="begin"/>
      </w:r>
      <w:r w:rsidRPr="00B26E5F">
        <w:rPr>
          <w:sz w:val="20"/>
          <w:szCs w:val="20"/>
          <w:rPrChange w:id="1787" w:author="Microsoft Office User" w:date="2023-09-11T13:17:00Z">
            <w:rPr/>
          </w:rPrChange>
        </w:rPr>
        <w:instrText>HYPERLINK "https://www.zotero.org/google-docs/?n2Avay" \h</w:instrText>
      </w:r>
      <w:r w:rsidRPr="00A34D81">
        <w:rPr>
          <w:sz w:val="20"/>
          <w:szCs w:val="20"/>
        </w:rPr>
      </w:r>
      <w:r w:rsidRPr="00B26E5F">
        <w:rPr>
          <w:sz w:val="20"/>
          <w:szCs w:val="20"/>
          <w:rPrChange w:id="1788" w:author="Microsoft Office User" w:date="2023-09-11T13:17:00Z">
            <w:rPr/>
          </w:rPrChange>
        </w:rPr>
        <w:fldChar w:fldCharType="separate"/>
      </w:r>
      <w:r w:rsidRPr="00B26E5F">
        <w:rPr>
          <w:sz w:val="20"/>
          <w:szCs w:val="20"/>
          <w:rPrChange w:id="1789" w:author="Microsoft Office User" w:date="2023-09-11T13:17:00Z">
            <w:rPr/>
          </w:rPrChange>
        </w:rPr>
        <w:t>33.</w:t>
      </w:r>
      <w:r w:rsidRPr="00B26E5F">
        <w:rPr>
          <w:sz w:val="20"/>
          <w:szCs w:val="20"/>
          <w:rPrChange w:id="1790" w:author="Microsoft Office User" w:date="2023-09-11T13:17:00Z">
            <w:rPr/>
          </w:rPrChange>
        </w:rPr>
        <w:tab/>
        <w:t xml:space="preserve">Caporaso, J. G. </w:t>
      </w:r>
      <w:r w:rsidRPr="00B26E5F">
        <w:rPr>
          <w:sz w:val="20"/>
          <w:szCs w:val="20"/>
          <w:rPrChange w:id="1791" w:author="Microsoft Office User" w:date="2023-09-11T13:17:00Z">
            <w:rPr/>
          </w:rPrChange>
        </w:rPr>
        <w:fldChar w:fldCharType="end"/>
      </w:r>
      <w:r w:rsidRPr="00B26E5F">
        <w:rPr>
          <w:sz w:val="20"/>
          <w:szCs w:val="20"/>
          <w:rPrChange w:id="1792" w:author="Microsoft Office User" w:date="2023-09-11T13:17:00Z">
            <w:rPr/>
          </w:rPrChange>
        </w:rPr>
        <w:fldChar w:fldCharType="begin"/>
      </w:r>
      <w:r w:rsidRPr="00B26E5F">
        <w:rPr>
          <w:sz w:val="20"/>
          <w:szCs w:val="20"/>
          <w:rPrChange w:id="1793" w:author="Microsoft Office User" w:date="2023-09-11T13:17:00Z">
            <w:rPr/>
          </w:rPrChange>
        </w:rPr>
        <w:instrText>HYPERLINK "https://www.zotero.org/google-docs/?n2Avay" \h</w:instrText>
      </w:r>
      <w:r w:rsidRPr="00A34D81">
        <w:rPr>
          <w:sz w:val="20"/>
          <w:szCs w:val="20"/>
        </w:rPr>
      </w:r>
      <w:r w:rsidRPr="00B26E5F">
        <w:rPr>
          <w:sz w:val="20"/>
          <w:szCs w:val="20"/>
          <w:rPrChange w:id="1794" w:author="Microsoft Office User" w:date="2023-09-11T13:17:00Z">
            <w:rPr>
              <w:i/>
            </w:rPr>
          </w:rPrChange>
        </w:rPr>
        <w:fldChar w:fldCharType="separate"/>
      </w:r>
      <w:r w:rsidRPr="00B26E5F">
        <w:rPr>
          <w:i/>
          <w:sz w:val="20"/>
          <w:szCs w:val="20"/>
          <w:rPrChange w:id="1795" w:author="Microsoft Office User" w:date="2023-09-11T13:17:00Z">
            <w:rPr>
              <w:i/>
            </w:rPr>
          </w:rPrChange>
        </w:rPr>
        <w:t>et al.</w:t>
      </w:r>
      <w:r w:rsidRPr="00B26E5F">
        <w:rPr>
          <w:i/>
          <w:sz w:val="20"/>
          <w:szCs w:val="20"/>
          <w:rPrChange w:id="1796" w:author="Microsoft Office User" w:date="2023-09-11T13:17:00Z">
            <w:rPr>
              <w:i/>
            </w:rPr>
          </w:rPrChange>
        </w:rPr>
        <w:fldChar w:fldCharType="end"/>
      </w:r>
      <w:r w:rsidRPr="00B26E5F">
        <w:rPr>
          <w:sz w:val="20"/>
          <w:szCs w:val="20"/>
          <w:rPrChange w:id="1797" w:author="Microsoft Office User" w:date="2023-09-11T13:17:00Z">
            <w:rPr/>
          </w:rPrChange>
        </w:rPr>
        <w:fldChar w:fldCharType="begin"/>
      </w:r>
      <w:r w:rsidRPr="00B26E5F">
        <w:rPr>
          <w:sz w:val="20"/>
          <w:szCs w:val="20"/>
          <w:rPrChange w:id="1798" w:author="Microsoft Office User" w:date="2023-09-11T13:17:00Z">
            <w:rPr/>
          </w:rPrChange>
        </w:rPr>
        <w:instrText>HYPERLINK "https://www.zotero.org/google-docs/?n2Avay" \h</w:instrText>
      </w:r>
      <w:r w:rsidRPr="00A34D81">
        <w:rPr>
          <w:sz w:val="20"/>
          <w:szCs w:val="20"/>
        </w:rPr>
      </w:r>
      <w:r w:rsidRPr="00B26E5F">
        <w:rPr>
          <w:sz w:val="20"/>
          <w:szCs w:val="20"/>
          <w:rPrChange w:id="1799" w:author="Microsoft Office User" w:date="2023-09-11T13:17:00Z">
            <w:rPr/>
          </w:rPrChange>
        </w:rPr>
        <w:fldChar w:fldCharType="separate"/>
      </w:r>
      <w:r w:rsidRPr="00B26E5F">
        <w:rPr>
          <w:sz w:val="20"/>
          <w:szCs w:val="20"/>
          <w:rPrChange w:id="1800" w:author="Microsoft Office User" w:date="2023-09-11T13:17:00Z">
            <w:rPr/>
          </w:rPrChange>
        </w:rPr>
        <w:t xml:space="preserve"> QIIME allows analysis of high-throughput community sequencing data. </w:t>
      </w:r>
      <w:r w:rsidRPr="00B26E5F">
        <w:rPr>
          <w:sz w:val="20"/>
          <w:szCs w:val="20"/>
          <w:rPrChange w:id="1801" w:author="Microsoft Office User" w:date="2023-09-11T13:17:00Z">
            <w:rPr/>
          </w:rPrChange>
        </w:rPr>
        <w:fldChar w:fldCharType="end"/>
      </w:r>
      <w:r w:rsidRPr="00B26E5F">
        <w:rPr>
          <w:sz w:val="20"/>
          <w:szCs w:val="20"/>
          <w:rPrChange w:id="1802" w:author="Microsoft Office User" w:date="2023-09-11T13:17:00Z">
            <w:rPr/>
          </w:rPrChange>
        </w:rPr>
        <w:fldChar w:fldCharType="begin"/>
      </w:r>
      <w:r w:rsidRPr="00B26E5F">
        <w:rPr>
          <w:sz w:val="20"/>
          <w:szCs w:val="20"/>
          <w:rPrChange w:id="1803" w:author="Microsoft Office User" w:date="2023-09-11T13:17:00Z">
            <w:rPr/>
          </w:rPrChange>
        </w:rPr>
        <w:instrText>HYPERLINK "https://www.zotero.org/google-docs/?n2Avay" \h</w:instrText>
      </w:r>
      <w:r w:rsidRPr="00A34D81">
        <w:rPr>
          <w:sz w:val="20"/>
          <w:szCs w:val="20"/>
        </w:rPr>
      </w:r>
      <w:r w:rsidRPr="00B26E5F">
        <w:rPr>
          <w:sz w:val="20"/>
          <w:szCs w:val="20"/>
          <w:rPrChange w:id="1804" w:author="Microsoft Office User" w:date="2023-09-11T13:17:00Z">
            <w:rPr>
              <w:i/>
            </w:rPr>
          </w:rPrChange>
        </w:rPr>
        <w:fldChar w:fldCharType="separate"/>
      </w:r>
      <w:r w:rsidRPr="00B26E5F">
        <w:rPr>
          <w:i/>
          <w:sz w:val="20"/>
          <w:szCs w:val="20"/>
          <w:rPrChange w:id="1805" w:author="Microsoft Office User" w:date="2023-09-11T13:17:00Z">
            <w:rPr>
              <w:i/>
            </w:rPr>
          </w:rPrChange>
        </w:rPr>
        <w:t xml:space="preserve">Nat. Methods </w:t>
      </w:r>
      <w:r w:rsidRPr="00B26E5F">
        <w:rPr>
          <w:i/>
          <w:sz w:val="20"/>
          <w:szCs w:val="20"/>
          <w:rPrChange w:id="1806" w:author="Microsoft Office User" w:date="2023-09-11T13:17:00Z">
            <w:rPr>
              <w:i/>
            </w:rPr>
          </w:rPrChange>
        </w:rPr>
        <w:fldChar w:fldCharType="end"/>
      </w:r>
      <w:r w:rsidRPr="00B26E5F">
        <w:rPr>
          <w:sz w:val="20"/>
          <w:szCs w:val="20"/>
          <w:rPrChange w:id="1807" w:author="Microsoft Office User" w:date="2023-09-11T13:17:00Z">
            <w:rPr/>
          </w:rPrChange>
        </w:rPr>
        <w:fldChar w:fldCharType="begin"/>
      </w:r>
      <w:r w:rsidRPr="00B26E5F">
        <w:rPr>
          <w:sz w:val="20"/>
          <w:szCs w:val="20"/>
          <w:rPrChange w:id="1808" w:author="Microsoft Office User" w:date="2023-09-11T13:17:00Z">
            <w:rPr/>
          </w:rPrChange>
        </w:rPr>
        <w:instrText>HYPERLINK "https://www.zotero.org/google-docs/?n2Avay" \h</w:instrText>
      </w:r>
      <w:r w:rsidRPr="00A34D81">
        <w:rPr>
          <w:sz w:val="20"/>
          <w:szCs w:val="20"/>
        </w:rPr>
      </w:r>
      <w:r w:rsidRPr="00B26E5F">
        <w:rPr>
          <w:sz w:val="20"/>
          <w:szCs w:val="20"/>
          <w:rPrChange w:id="1809" w:author="Microsoft Office User" w:date="2023-09-11T13:17:00Z">
            <w:rPr>
              <w:b/>
            </w:rPr>
          </w:rPrChange>
        </w:rPr>
        <w:fldChar w:fldCharType="separate"/>
      </w:r>
      <w:r w:rsidRPr="00B26E5F">
        <w:rPr>
          <w:b/>
          <w:sz w:val="20"/>
          <w:szCs w:val="20"/>
          <w:rPrChange w:id="1810" w:author="Microsoft Office User" w:date="2023-09-11T13:17:00Z">
            <w:rPr>
              <w:b/>
            </w:rPr>
          </w:rPrChange>
        </w:rPr>
        <w:t>7</w:t>
      </w:r>
      <w:r w:rsidRPr="00B26E5F">
        <w:rPr>
          <w:b/>
          <w:sz w:val="20"/>
          <w:szCs w:val="20"/>
          <w:rPrChange w:id="1811" w:author="Microsoft Office User" w:date="2023-09-11T13:17:00Z">
            <w:rPr>
              <w:b/>
            </w:rPr>
          </w:rPrChange>
        </w:rPr>
        <w:fldChar w:fldCharType="end"/>
      </w:r>
      <w:r w:rsidRPr="00B26E5F">
        <w:rPr>
          <w:sz w:val="20"/>
          <w:szCs w:val="20"/>
          <w:rPrChange w:id="1812" w:author="Microsoft Office User" w:date="2023-09-11T13:17:00Z">
            <w:rPr/>
          </w:rPrChange>
        </w:rPr>
        <w:fldChar w:fldCharType="begin"/>
      </w:r>
      <w:r w:rsidRPr="00B26E5F">
        <w:rPr>
          <w:sz w:val="20"/>
          <w:szCs w:val="20"/>
          <w:rPrChange w:id="1813" w:author="Microsoft Office User" w:date="2023-09-11T13:17:00Z">
            <w:rPr/>
          </w:rPrChange>
        </w:rPr>
        <w:instrText>HYPERLINK "https://www.zotero.org/google-docs/?n2Avay" \h</w:instrText>
      </w:r>
      <w:r w:rsidRPr="00A34D81">
        <w:rPr>
          <w:sz w:val="20"/>
          <w:szCs w:val="20"/>
        </w:rPr>
      </w:r>
      <w:r w:rsidRPr="00B26E5F">
        <w:rPr>
          <w:sz w:val="20"/>
          <w:szCs w:val="20"/>
          <w:rPrChange w:id="1814" w:author="Microsoft Office User" w:date="2023-09-11T13:17:00Z">
            <w:rPr/>
          </w:rPrChange>
        </w:rPr>
        <w:fldChar w:fldCharType="separate"/>
      </w:r>
      <w:r w:rsidRPr="00B26E5F">
        <w:rPr>
          <w:sz w:val="20"/>
          <w:szCs w:val="20"/>
          <w:rPrChange w:id="1815" w:author="Microsoft Office User" w:date="2023-09-11T13:17:00Z">
            <w:rPr/>
          </w:rPrChange>
        </w:rPr>
        <w:t>, 335–336 (2010).</w:t>
      </w:r>
      <w:r w:rsidRPr="00B26E5F">
        <w:rPr>
          <w:sz w:val="20"/>
          <w:szCs w:val="20"/>
          <w:rPrChange w:id="1816" w:author="Microsoft Office User" w:date="2023-09-11T13:17:00Z">
            <w:rPr/>
          </w:rPrChange>
        </w:rPr>
        <w:fldChar w:fldCharType="end"/>
      </w:r>
    </w:p>
    <w:p w14:paraId="6C714674" w14:textId="77777777" w:rsidR="0013233D" w:rsidRPr="00B26E5F" w:rsidRDefault="0013233D">
      <w:pPr>
        <w:snapToGrid w:val="0"/>
        <w:contextualSpacing/>
        <w:rPr>
          <w:sz w:val="20"/>
          <w:szCs w:val="20"/>
          <w:rPrChange w:id="1817" w:author="Microsoft Office User" w:date="2023-09-11T13:17:00Z">
            <w:rPr/>
          </w:rPrChange>
        </w:rPr>
        <w:pPrChange w:id="1818" w:author="Microsoft Office User" w:date="2023-09-11T13:17:00Z">
          <w:pPr/>
        </w:pPrChange>
      </w:pPr>
    </w:p>
    <w:p w14:paraId="668EF538" w14:textId="77777777" w:rsidR="000C56B0" w:rsidRPr="00B26E5F" w:rsidRDefault="00367A15">
      <w:pPr>
        <w:snapToGrid w:val="0"/>
        <w:contextualSpacing/>
        <w:rPr>
          <w:sz w:val="20"/>
          <w:szCs w:val="20"/>
          <w:rPrChange w:id="1819" w:author="Microsoft Office User" w:date="2023-09-11T13:17:00Z">
            <w:rPr/>
          </w:rPrChange>
        </w:rPr>
        <w:pPrChange w:id="1820" w:author="Microsoft Office User" w:date="2023-09-11T13:17:00Z">
          <w:pPr/>
        </w:pPrChange>
      </w:pPr>
      <w:r w:rsidRPr="00B26E5F">
        <w:rPr>
          <w:sz w:val="20"/>
          <w:szCs w:val="20"/>
          <w:rPrChange w:id="1821" w:author="Microsoft Office User" w:date="2023-09-11T13:17:00Z">
            <w:rPr/>
          </w:rPrChange>
        </w:rPr>
        <w:fldChar w:fldCharType="begin"/>
      </w:r>
      <w:r w:rsidRPr="00B26E5F">
        <w:rPr>
          <w:sz w:val="20"/>
          <w:szCs w:val="20"/>
          <w:rPrChange w:id="1822" w:author="Microsoft Office User" w:date="2023-09-11T13:17:00Z">
            <w:rPr/>
          </w:rPrChange>
        </w:rPr>
        <w:instrText>HYPERLINK "https://www.zotero.org/google-docs/?n2Avay" \h</w:instrText>
      </w:r>
      <w:r w:rsidRPr="00A34D81">
        <w:rPr>
          <w:sz w:val="20"/>
          <w:szCs w:val="20"/>
        </w:rPr>
      </w:r>
      <w:r w:rsidRPr="00B26E5F">
        <w:rPr>
          <w:sz w:val="20"/>
          <w:szCs w:val="20"/>
          <w:rPrChange w:id="1823" w:author="Microsoft Office User" w:date="2023-09-11T13:17:00Z">
            <w:rPr/>
          </w:rPrChange>
        </w:rPr>
        <w:fldChar w:fldCharType="separate"/>
      </w:r>
      <w:r w:rsidRPr="00B26E5F">
        <w:rPr>
          <w:sz w:val="20"/>
          <w:szCs w:val="20"/>
          <w:rPrChange w:id="1824" w:author="Microsoft Office User" w:date="2023-09-11T13:17:00Z">
            <w:rPr/>
          </w:rPrChange>
        </w:rPr>
        <w:t>34.</w:t>
      </w:r>
      <w:r w:rsidRPr="00B26E5F">
        <w:rPr>
          <w:sz w:val="20"/>
          <w:szCs w:val="20"/>
          <w:rPrChange w:id="1825" w:author="Microsoft Office User" w:date="2023-09-11T13:17:00Z">
            <w:rPr/>
          </w:rPrChange>
        </w:rPr>
        <w:tab/>
        <w:t xml:space="preserve">Amir, A. </w:t>
      </w:r>
      <w:r w:rsidRPr="00B26E5F">
        <w:rPr>
          <w:sz w:val="20"/>
          <w:szCs w:val="20"/>
          <w:rPrChange w:id="1826" w:author="Microsoft Office User" w:date="2023-09-11T13:17:00Z">
            <w:rPr/>
          </w:rPrChange>
        </w:rPr>
        <w:fldChar w:fldCharType="end"/>
      </w:r>
      <w:r w:rsidRPr="00B26E5F">
        <w:rPr>
          <w:sz w:val="20"/>
          <w:szCs w:val="20"/>
          <w:rPrChange w:id="1827" w:author="Microsoft Office User" w:date="2023-09-11T13:17:00Z">
            <w:rPr/>
          </w:rPrChange>
        </w:rPr>
        <w:fldChar w:fldCharType="begin"/>
      </w:r>
      <w:r w:rsidRPr="00B26E5F">
        <w:rPr>
          <w:sz w:val="20"/>
          <w:szCs w:val="20"/>
          <w:rPrChange w:id="1828" w:author="Microsoft Office User" w:date="2023-09-11T13:17:00Z">
            <w:rPr/>
          </w:rPrChange>
        </w:rPr>
        <w:instrText>HYPERLINK "https://www.zotero.org/google-docs/?n2Avay" \h</w:instrText>
      </w:r>
      <w:r w:rsidRPr="00A34D81">
        <w:rPr>
          <w:sz w:val="20"/>
          <w:szCs w:val="20"/>
        </w:rPr>
      </w:r>
      <w:r w:rsidRPr="00B26E5F">
        <w:rPr>
          <w:sz w:val="20"/>
          <w:szCs w:val="20"/>
          <w:rPrChange w:id="1829" w:author="Microsoft Office User" w:date="2023-09-11T13:17:00Z">
            <w:rPr>
              <w:i/>
            </w:rPr>
          </w:rPrChange>
        </w:rPr>
        <w:fldChar w:fldCharType="separate"/>
      </w:r>
      <w:r w:rsidRPr="00B26E5F">
        <w:rPr>
          <w:i/>
          <w:sz w:val="20"/>
          <w:szCs w:val="20"/>
          <w:rPrChange w:id="1830" w:author="Microsoft Office User" w:date="2023-09-11T13:17:00Z">
            <w:rPr>
              <w:i/>
            </w:rPr>
          </w:rPrChange>
        </w:rPr>
        <w:t>et al.</w:t>
      </w:r>
      <w:r w:rsidRPr="00B26E5F">
        <w:rPr>
          <w:i/>
          <w:sz w:val="20"/>
          <w:szCs w:val="20"/>
          <w:rPrChange w:id="1831" w:author="Microsoft Office User" w:date="2023-09-11T13:17:00Z">
            <w:rPr>
              <w:i/>
            </w:rPr>
          </w:rPrChange>
        </w:rPr>
        <w:fldChar w:fldCharType="end"/>
      </w:r>
      <w:r w:rsidRPr="00B26E5F">
        <w:rPr>
          <w:sz w:val="20"/>
          <w:szCs w:val="20"/>
          <w:rPrChange w:id="1832" w:author="Microsoft Office User" w:date="2023-09-11T13:17:00Z">
            <w:rPr/>
          </w:rPrChange>
        </w:rPr>
        <w:fldChar w:fldCharType="begin"/>
      </w:r>
      <w:r w:rsidRPr="00B26E5F">
        <w:rPr>
          <w:sz w:val="20"/>
          <w:szCs w:val="20"/>
          <w:rPrChange w:id="1833" w:author="Microsoft Office User" w:date="2023-09-11T13:17:00Z">
            <w:rPr/>
          </w:rPrChange>
        </w:rPr>
        <w:instrText>HYPERLINK "https://www.zotero.org/google-docs/?n2Avay" \h</w:instrText>
      </w:r>
      <w:r w:rsidRPr="00A34D81">
        <w:rPr>
          <w:sz w:val="20"/>
          <w:szCs w:val="20"/>
        </w:rPr>
      </w:r>
      <w:r w:rsidRPr="00B26E5F">
        <w:rPr>
          <w:sz w:val="20"/>
          <w:szCs w:val="20"/>
          <w:rPrChange w:id="1834" w:author="Microsoft Office User" w:date="2023-09-11T13:17:00Z">
            <w:rPr/>
          </w:rPrChange>
        </w:rPr>
        <w:fldChar w:fldCharType="separate"/>
      </w:r>
      <w:r w:rsidRPr="00B26E5F">
        <w:rPr>
          <w:sz w:val="20"/>
          <w:szCs w:val="20"/>
          <w:rPrChange w:id="1835" w:author="Microsoft Office User" w:date="2023-09-11T13:17:00Z">
            <w:rPr/>
          </w:rPrChange>
        </w:rPr>
        <w:t xml:space="preserve"> Deblur Rapidly Resolves Single-Nucleotide Community Sequence Patterns. </w:t>
      </w:r>
      <w:r w:rsidRPr="00B26E5F">
        <w:rPr>
          <w:sz w:val="20"/>
          <w:szCs w:val="20"/>
          <w:rPrChange w:id="1836" w:author="Microsoft Office User" w:date="2023-09-11T13:17:00Z">
            <w:rPr/>
          </w:rPrChange>
        </w:rPr>
        <w:fldChar w:fldCharType="end"/>
      </w:r>
      <w:r w:rsidRPr="00B26E5F">
        <w:rPr>
          <w:sz w:val="20"/>
          <w:szCs w:val="20"/>
          <w:rPrChange w:id="1837" w:author="Microsoft Office User" w:date="2023-09-11T13:17:00Z">
            <w:rPr/>
          </w:rPrChange>
        </w:rPr>
        <w:fldChar w:fldCharType="begin"/>
      </w:r>
      <w:r w:rsidRPr="00B26E5F">
        <w:rPr>
          <w:sz w:val="20"/>
          <w:szCs w:val="20"/>
          <w:rPrChange w:id="1838" w:author="Microsoft Office User" w:date="2023-09-11T13:17:00Z">
            <w:rPr/>
          </w:rPrChange>
        </w:rPr>
        <w:instrText>HYPERLINK "https://www.zotero.org/google-docs/?n2Avay" \h</w:instrText>
      </w:r>
      <w:r w:rsidRPr="00A34D81">
        <w:rPr>
          <w:sz w:val="20"/>
          <w:szCs w:val="20"/>
        </w:rPr>
      </w:r>
      <w:r w:rsidRPr="00B26E5F">
        <w:rPr>
          <w:sz w:val="20"/>
          <w:szCs w:val="20"/>
          <w:rPrChange w:id="1839" w:author="Microsoft Office User" w:date="2023-09-11T13:17:00Z">
            <w:rPr>
              <w:i/>
            </w:rPr>
          </w:rPrChange>
        </w:rPr>
        <w:fldChar w:fldCharType="separate"/>
      </w:r>
      <w:proofErr w:type="spellStart"/>
      <w:r w:rsidRPr="00B26E5F">
        <w:rPr>
          <w:i/>
          <w:sz w:val="20"/>
          <w:szCs w:val="20"/>
          <w:rPrChange w:id="1840" w:author="Microsoft Office User" w:date="2023-09-11T13:17:00Z">
            <w:rPr>
              <w:i/>
            </w:rPr>
          </w:rPrChange>
        </w:rPr>
        <w:t>mSystems</w:t>
      </w:r>
      <w:proofErr w:type="spellEnd"/>
      <w:r w:rsidRPr="00B26E5F">
        <w:rPr>
          <w:i/>
          <w:sz w:val="20"/>
          <w:szCs w:val="20"/>
          <w:rPrChange w:id="1841" w:author="Microsoft Office User" w:date="2023-09-11T13:17:00Z">
            <w:rPr>
              <w:i/>
            </w:rPr>
          </w:rPrChange>
        </w:rPr>
        <w:t xml:space="preserve"> </w:t>
      </w:r>
      <w:r w:rsidRPr="00B26E5F">
        <w:rPr>
          <w:i/>
          <w:sz w:val="20"/>
          <w:szCs w:val="20"/>
          <w:rPrChange w:id="1842" w:author="Microsoft Office User" w:date="2023-09-11T13:17:00Z">
            <w:rPr>
              <w:i/>
            </w:rPr>
          </w:rPrChange>
        </w:rPr>
        <w:fldChar w:fldCharType="end"/>
      </w:r>
      <w:r w:rsidRPr="00B26E5F">
        <w:rPr>
          <w:sz w:val="20"/>
          <w:szCs w:val="20"/>
          <w:rPrChange w:id="1843" w:author="Microsoft Office User" w:date="2023-09-11T13:17:00Z">
            <w:rPr/>
          </w:rPrChange>
        </w:rPr>
        <w:fldChar w:fldCharType="begin"/>
      </w:r>
      <w:r w:rsidRPr="00B26E5F">
        <w:rPr>
          <w:sz w:val="20"/>
          <w:szCs w:val="20"/>
          <w:rPrChange w:id="1844" w:author="Microsoft Office User" w:date="2023-09-11T13:17:00Z">
            <w:rPr/>
          </w:rPrChange>
        </w:rPr>
        <w:instrText>HYPERLINK "https://www.zotero.org/google-docs/?n2Avay" \h</w:instrText>
      </w:r>
      <w:r w:rsidRPr="00A34D81">
        <w:rPr>
          <w:sz w:val="20"/>
          <w:szCs w:val="20"/>
        </w:rPr>
      </w:r>
      <w:r w:rsidRPr="00B26E5F">
        <w:rPr>
          <w:sz w:val="20"/>
          <w:szCs w:val="20"/>
          <w:rPrChange w:id="1845" w:author="Microsoft Office User" w:date="2023-09-11T13:17:00Z">
            <w:rPr>
              <w:b/>
            </w:rPr>
          </w:rPrChange>
        </w:rPr>
        <w:fldChar w:fldCharType="separate"/>
      </w:r>
      <w:r w:rsidRPr="00B26E5F">
        <w:rPr>
          <w:b/>
          <w:sz w:val="20"/>
          <w:szCs w:val="20"/>
          <w:rPrChange w:id="1846" w:author="Microsoft Office User" w:date="2023-09-11T13:17:00Z">
            <w:rPr>
              <w:b/>
            </w:rPr>
          </w:rPrChange>
        </w:rPr>
        <w:t>2</w:t>
      </w:r>
      <w:r w:rsidRPr="00B26E5F">
        <w:rPr>
          <w:b/>
          <w:sz w:val="20"/>
          <w:szCs w:val="20"/>
          <w:rPrChange w:id="1847" w:author="Microsoft Office User" w:date="2023-09-11T13:17:00Z">
            <w:rPr>
              <w:b/>
            </w:rPr>
          </w:rPrChange>
        </w:rPr>
        <w:fldChar w:fldCharType="end"/>
      </w:r>
      <w:r w:rsidRPr="00B26E5F">
        <w:rPr>
          <w:sz w:val="20"/>
          <w:szCs w:val="20"/>
          <w:rPrChange w:id="1848" w:author="Microsoft Office User" w:date="2023-09-11T13:17:00Z">
            <w:rPr/>
          </w:rPrChange>
        </w:rPr>
        <w:fldChar w:fldCharType="begin"/>
      </w:r>
      <w:r w:rsidRPr="00B26E5F">
        <w:rPr>
          <w:sz w:val="20"/>
          <w:szCs w:val="20"/>
          <w:rPrChange w:id="1849" w:author="Microsoft Office User" w:date="2023-09-11T13:17:00Z">
            <w:rPr/>
          </w:rPrChange>
        </w:rPr>
        <w:instrText>HYPERLINK "https://www.zotero.org/google-docs/?n2Avay" \h</w:instrText>
      </w:r>
      <w:r w:rsidRPr="00A34D81">
        <w:rPr>
          <w:sz w:val="20"/>
          <w:szCs w:val="20"/>
        </w:rPr>
      </w:r>
      <w:r w:rsidRPr="00B26E5F">
        <w:rPr>
          <w:sz w:val="20"/>
          <w:szCs w:val="20"/>
          <w:rPrChange w:id="1850" w:author="Microsoft Office User" w:date="2023-09-11T13:17:00Z">
            <w:rPr/>
          </w:rPrChange>
        </w:rPr>
        <w:fldChar w:fldCharType="separate"/>
      </w:r>
      <w:r w:rsidRPr="00B26E5F">
        <w:rPr>
          <w:sz w:val="20"/>
          <w:szCs w:val="20"/>
          <w:rPrChange w:id="1851" w:author="Microsoft Office User" w:date="2023-09-11T13:17:00Z">
            <w:rPr/>
          </w:rPrChange>
        </w:rPr>
        <w:t>, e00191-16 (2017).</w:t>
      </w:r>
      <w:r w:rsidRPr="00B26E5F">
        <w:rPr>
          <w:sz w:val="20"/>
          <w:szCs w:val="20"/>
          <w:rPrChange w:id="1852" w:author="Microsoft Office User" w:date="2023-09-11T13:17:00Z">
            <w:rPr/>
          </w:rPrChange>
        </w:rPr>
        <w:fldChar w:fldCharType="end"/>
      </w:r>
    </w:p>
    <w:p w14:paraId="72656A4E" w14:textId="77777777" w:rsidR="0013233D" w:rsidRPr="00B26E5F" w:rsidRDefault="0013233D">
      <w:pPr>
        <w:snapToGrid w:val="0"/>
        <w:contextualSpacing/>
        <w:rPr>
          <w:sz w:val="20"/>
          <w:szCs w:val="20"/>
          <w:rPrChange w:id="1853" w:author="Microsoft Office User" w:date="2023-09-11T13:17:00Z">
            <w:rPr/>
          </w:rPrChange>
        </w:rPr>
        <w:pPrChange w:id="1854" w:author="Microsoft Office User" w:date="2023-09-11T13:17:00Z">
          <w:pPr/>
        </w:pPrChange>
      </w:pPr>
    </w:p>
    <w:p w14:paraId="156240D6" w14:textId="77777777" w:rsidR="000C56B0" w:rsidRPr="00B26E5F" w:rsidRDefault="00367A15">
      <w:pPr>
        <w:snapToGrid w:val="0"/>
        <w:contextualSpacing/>
        <w:rPr>
          <w:sz w:val="20"/>
          <w:szCs w:val="20"/>
          <w:rPrChange w:id="1855" w:author="Microsoft Office User" w:date="2023-09-11T13:17:00Z">
            <w:rPr/>
          </w:rPrChange>
        </w:rPr>
        <w:pPrChange w:id="1856" w:author="Microsoft Office User" w:date="2023-09-11T13:17:00Z">
          <w:pPr/>
        </w:pPrChange>
      </w:pPr>
      <w:r w:rsidRPr="00B26E5F">
        <w:rPr>
          <w:sz w:val="20"/>
          <w:szCs w:val="20"/>
          <w:rPrChange w:id="1857" w:author="Microsoft Office User" w:date="2023-09-11T13:17:00Z">
            <w:rPr/>
          </w:rPrChange>
        </w:rPr>
        <w:lastRenderedPageBreak/>
        <w:fldChar w:fldCharType="begin"/>
      </w:r>
      <w:r w:rsidRPr="00B26E5F">
        <w:rPr>
          <w:sz w:val="20"/>
          <w:szCs w:val="20"/>
          <w:rPrChange w:id="1858" w:author="Microsoft Office User" w:date="2023-09-11T13:17:00Z">
            <w:rPr/>
          </w:rPrChange>
        </w:rPr>
        <w:instrText>HYPERLINK "https://www.zotero.org/google-docs/?n2Avay" \h</w:instrText>
      </w:r>
      <w:r w:rsidRPr="00A34D81">
        <w:rPr>
          <w:sz w:val="20"/>
          <w:szCs w:val="20"/>
        </w:rPr>
      </w:r>
      <w:r w:rsidRPr="00B26E5F">
        <w:rPr>
          <w:sz w:val="20"/>
          <w:szCs w:val="20"/>
          <w:rPrChange w:id="1859" w:author="Microsoft Office User" w:date="2023-09-11T13:17:00Z">
            <w:rPr/>
          </w:rPrChange>
        </w:rPr>
        <w:fldChar w:fldCharType="separate"/>
      </w:r>
      <w:r w:rsidRPr="00B26E5F">
        <w:rPr>
          <w:sz w:val="20"/>
          <w:szCs w:val="20"/>
          <w:rPrChange w:id="1860" w:author="Microsoft Office User" w:date="2023-09-11T13:17:00Z">
            <w:rPr/>
          </w:rPrChange>
        </w:rPr>
        <w:t>35.</w:t>
      </w:r>
      <w:r w:rsidRPr="00B26E5F">
        <w:rPr>
          <w:sz w:val="20"/>
          <w:szCs w:val="20"/>
          <w:rPrChange w:id="1861" w:author="Microsoft Office User" w:date="2023-09-11T13:17:00Z">
            <w:rPr/>
          </w:rPrChange>
        </w:rPr>
        <w:tab/>
        <w:t xml:space="preserve">Bolyen, E. </w:t>
      </w:r>
      <w:r w:rsidRPr="00B26E5F">
        <w:rPr>
          <w:sz w:val="20"/>
          <w:szCs w:val="20"/>
          <w:rPrChange w:id="1862" w:author="Microsoft Office User" w:date="2023-09-11T13:17:00Z">
            <w:rPr/>
          </w:rPrChange>
        </w:rPr>
        <w:fldChar w:fldCharType="end"/>
      </w:r>
      <w:r w:rsidRPr="00B26E5F">
        <w:rPr>
          <w:sz w:val="20"/>
          <w:szCs w:val="20"/>
          <w:rPrChange w:id="1863" w:author="Microsoft Office User" w:date="2023-09-11T13:17:00Z">
            <w:rPr/>
          </w:rPrChange>
        </w:rPr>
        <w:fldChar w:fldCharType="begin"/>
      </w:r>
      <w:r w:rsidRPr="00B26E5F">
        <w:rPr>
          <w:sz w:val="20"/>
          <w:szCs w:val="20"/>
          <w:rPrChange w:id="1864" w:author="Microsoft Office User" w:date="2023-09-11T13:17:00Z">
            <w:rPr/>
          </w:rPrChange>
        </w:rPr>
        <w:instrText>HYPERLINK "https://www.zotero.org/google-docs/?n2Avay" \h</w:instrText>
      </w:r>
      <w:r w:rsidRPr="00A34D81">
        <w:rPr>
          <w:sz w:val="20"/>
          <w:szCs w:val="20"/>
        </w:rPr>
      </w:r>
      <w:r w:rsidRPr="00B26E5F">
        <w:rPr>
          <w:sz w:val="20"/>
          <w:szCs w:val="20"/>
          <w:rPrChange w:id="1865" w:author="Microsoft Office User" w:date="2023-09-11T13:17:00Z">
            <w:rPr/>
          </w:rPrChange>
        </w:rPr>
        <w:fldChar w:fldCharType="separate"/>
      </w:r>
      <w:r w:rsidRPr="00B26E5F">
        <w:rPr>
          <w:sz w:val="20"/>
          <w:szCs w:val="20"/>
          <w:rPrChange w:id="1866" w:author="Microsoft Office User" w:date="2023-09-11T13:17:00Z">
            <w:rPr/>
          </w:rPrChange>
        </w:rPr>
        <w:t>et al. QIIME 2: Reproducible, interactive, scalable, and extensible microbiome data science</w:t>
      </w:r>
      <w:r w:rsidRPr="00B26E5F">
        <w:rPr>
          <w:sz w:val="20"/>
          <w:szCs w:val="20"/>
          <w:rPrChange w:id="1867" w:author="Microsoft Office User" w:date="2023-09-11T13:17:00Z">
            <w:rPr/>
          </w:rPrChange>
        </w:rPr>
        <w:fldChar w:fldCharType="end"/>
      </w:r>
      <w:r w:rsidRPr="00B26E5F">
        <w:rPr>
          <w:sz w:val="20"/>
          <w:szCs w:val="20"/>
          <w:rPrChange w:id="1868" w:author="Microsoft Office User" w:date="2023-09-11T13:17:00Z">
            <w:rPr/>
          </w:rPrChange>
        </w:rPr>
        <w:fldChar w:fldCharType="begin"/>
      </w:r>
      <w:r w:rsidRPr="00B26E5F">
        <w:rPr>
          <w:sz w:val="20"/>
          <w:szCs w:val="20"/>
          <w:rPrChange w:id="1869" w:author="Microsoft Office User" w:date="2023-09-11T13:17:00Z">
            <w:rPr/>
          </w:rPrChange>
        </w:rPr>
        <w:instrText>HYPERLINK "https://www.zotero.org/google-docs/?n2Avay" \h</w:instrText>
      </w:r>
      <w:r w:rsidRPr="00A34D81">
        <w:rPr>
          <w:sz w:val="20"/>
          <w:szCs w:val="20"/>
        </w:rPr>
      </w:r>
      <w:r w:rsidRPr="00B26E5F">
        <w:rPr>
          <w:sz w:val="20"/>
          <w:szCs w:val="20"/>
          <w:rPrChange w:id="1870" w:author="Microsoft Office User" w:date="2023-09-11T13:17:00Z">
            <w:rPr/>
          </w:rPrChange>
        </w:rPr>
        <w:fldChar w:fldCharType="separate"/>
      </w:r>
      <w:r w:rsidRPr="00B26E5F">
        <w:rPr>
          <w:sz w:val="20"/>
          <w:szCs w:val="20"/>
          <w:rPrChange w:id="1871" w:author="Microsoft Office User" w:date="2023-09-11T13:17:00Z">
            <w:rPr/>
          </w:rPrChange>
        </w:rPr>
        <w:t>. https://peerj.com/preprints/27295 (2018) doi:10.7287/peerj.preprints.27295v2.</w:t>
      </w:r>
      <w:r w:rsidRPr="00B26E5F">
        <w:rPr>
          <w:sz w:val="20"/>
          <w:szCs w:val="20"/>
          <w:rPrChange w:id="1872" w:author="Microsoft Office User" w:date="2023-09-11T13:17:00Z">
            <w:rPr/>
          </w:rPrChange>
        </w:rPr>
        <w:fldChar w:fldCharType="end"/>
      </w:r>
    </w:p>
    <w:p w14:paraId="600DF8A4" w14:textId="77777777" w:rsidR="0013233D" w:rsidRPr="00B26E5F" w:rsidRDefault="0013233D">
      <w:pPr>
        <w:snapToGrid w:val="0"/>
        <w:contextualSpacing/>
        <w:rPr>
          <w:sz w:val="20"/>
          <w:szCs w:val="20"/>
          <w:rPrChange w:id="1873" w:author="Microsoft Office User" w:date="2023-09-11T13:17:00Z">
            <w:rPr/>
          </w:rPrChange>
        </w:rPr>
        <w:pPrChange w:id="1874" w:author="Microsoft Office User" w:date="2023-09-11T13:17:00Z">
          <w:pPr/>
        </w:pPrChange>
      </w:pPr>
    </w:p>
    <w:p w14:paraId="755DFCE6" w14:textId="77777777" w:rsidR="000C56B0" w:rsidRPr="00B26E5F" w:rsidRDefault="00367A15">
      <w:pPr>
        <w:snapToGrid w:val="0"/>
        <w:contextualSpacing/>
        <w:rPr>
          <w:sz w:val="20"/>
          <w:szCs w:val="20"/>
          <w:rPrChange w:id="1875" w:author="Microsoft Office User" w:date="2023-09-11T13:17:00Z">
            <w:rPr/>
          </w:rPrChange>
        </w:rPr>
        <w:pPrChange w:id="1876" w:author="Microsoft Office User" w:date="2023-09-11T13:17:00Z">
          <w:pPr/>
        </w:pPrChange>
      </w:pPr>
      <w:r w:rsidRPr="00B26E5F">
        <w:rPr>
          <w:sz w:val="20"/>
          <w:szCs w:val="20"/>
          <w:rPrChange w:id="1877" w:author="Microsoft Office User" w:date="2023-09-11T13:17:00Z">
            <w:rPr/>
          </w:rPrChange>
        </w:rPr>
        <w:fldChar w:fldCharType="begin"/>
      </w:r>
      <w:r w:rsidRPr="00B26E5F">
        <w:rPr>
          <w:sz w:val="20"/>
          <w:szCs w:val="20"/>
          <w:rPrChange w:id="1878" w:author="Microsoft Office User" w:date="2023-09-11T13:17:00Z">
            <w:rPr/>
          </w:rPrChange>
        </w:rPr>
        <w:instrText>HYPERLINK "https://www.zotero.org/google-docs/?n2Avay" \h</w:instrText>
      </w:r>
      <w:r w:rsidRPr="00A34D81">
        <w:rPr>
          <w:sz w:val="20"/>
          <w:szCs w:val="20"/>
        </w:rPr>
      </w:r>
      <w:r w:rsidRPr="00B26E5F">
        <w:rPr>
          <w:sz w:val="20"/>
          <w:szCs w:val="20"/>
          <w:rPrChange w:id="1879" w:author="Microsoft Office User" w:date="2023-09-11T13:17:00Z">
            <w:rPr/>
          </w:rPrChange>
        </w:rPr>
        <w:fldChar w:fldCharType="separate"/>
      </w:r>
      <w:r w:rsidRPr="00B26E5F">
        <w:rPr>
          <w:sz w:val="20"/>
          <w:szCs w:val="20"/>
          <w:rPrChange w:id="1880" w:author="Microsoft Office User" w:date="2023-09-11T13:17:00Z">
            <w:rPr/>
          </w:rPrChange>
        </w:rPr>
        <w:t>36.</w:t>
      </w:r>
      <w:r w:rsidRPr="00B26E5F">
        <w:rPr>
          <w:sz w:val="20"/>
          <w:szCs w:val="20"/>
          <w:rPrChange w:id="1881" w:author="Microsoft Office User" w:date="2023-09-11T13:17:00Z">
            <w:rPr/>
          </w:rPrChange>
        </w:rPr>
        <w:tab/>
        <w:t xml:space="preserve">Rognes, T., </w:t>
      </w:r>
      <w:proofErr w:type="spellStart"/>
      <w:r w:rsidRPr="00B26E5F">
        <w:rPr>
          <w:sz w:val="20"/>
          <w:szCs w:val="20"/>
          <w:rPrChange w:id="1882" w:author="Microsoft Office User" w:date="2023-09-11T13:17:00Z">
            <w:rPr/>
          </w:rPrChange>
        </w:rPr>
        <w:t>Flouri</w:t>
      </w:r>
      <w:proofErr w:type="spellEnd"/>
      <w:r w:rsidRPr="00B26E5F">
        <w:rPr>
          <w:sz w:val="20"/>
          <w:szCs w:val="20"/>
          <w:rPrChange w:id="1883" w:author="Microsoft Office User" w:date="2023-09-11T13:17:00Z">
            <w:rPr/>
          </w:rPrChange>
        </w:rPr>
        <w:t xml:space="preserve">, T., Nichols, B., Quince, C. &amp; Mahé, F. VSEARCH: a versatile </w:t>
      </w:r>
      <w:proofErr w:type="gramStart"/>
      <w:r w:rsidRPr="00B26E5F">
        <w:rPr>
          <w:sz w:val="20"/>
          <w:szCs w:val="20"/>
          <w:rPrChange w:id="1884" w:author="Microsoft Office User" w:date="2023-09-11T13:17:00Z">
            <w:rPr/>
          </w:rPrChange>
        </w:rPr>
        <w:t>open source</w:t>
      </w:r>
      <w:proofErr w:type="gramEnd"/>
      <w:r w:rsidRPr="00B26E5F">
        <w:rPr>
          <w:sz w:val="20"/>
          <w:szCs w:val="20"/>
          <w:rPrChange w:id="1885" w:author="Microsoft Office User" w:date="2023-09-11T13:17:00Z">
            <w:rPr/>
          </w:rPrChange>
        </w:rPr>
        <w:t xml:space="preserve"> tool for metagenomics. </w:t>
      </w:r>
      <w:r w:rsidRPr="00B26E5F">
        <w:rPr>
          <w:sz w:val="20"/>
          <w:szCs w:val="20"/>
          <w:rPrChange w:id="1886" w:author="Microsoft Office User" w:date="2023-09-11T13:17:00Z">
            <w:rPr/>
          </w:rPrChange>
        </w:rPr>
        <w:fldChar w:fldCharType="end"/>
      </w:r>
      <w:r w:rsidRPr="00B26E5F">
        <w:rPr>
          <w:sz w:val="20"/>
          <w:szCs w:val="20"/>
          <w:rPrChange w:id="1887" w:author="Microsoft Office User" w:date="2023-09-11T13:17:00Z">
            <w:rPr/>
          </w:rPrChange>
        </w:rPr>
        <w:fldChar w:fldCharType="begin"/>
      </w:r>
      <w:r w:rsidRPr="00B26E5F">
        <w:rPr>
          <w:sz w:val="20"/>
          <w:szCs w:val="20"/>
          <w:rPrChange w:id="1888" w:author="Microsoft Office User" w:date="2023-09-11T13:17:00Z">
            <w:rPr/>
          </w:rPrChange>
        </w:rPr>
        <w:instrText>HYPERLINK "https://www.zotero.org/google-docs/?n2Avay" \h</w:instrText>
      </w:r>
      <w:r w:rsidRPr="00A34D81">
        <w:rPr>
          <w:sz w:val="20"/>
          <w:szCs w:val="20"/>
        </w:rPr>
      </w:r>
      <w:r w:rsidRPr="00B26E5F">
        <w:rPr>
          <w:sz w:val="20"/>
          <w:szCs w:val="20"/>
          <w:rPrChange w:id="1889" w:author="Microsoft Office User" w:date="2023-09-11T13:17:00Z">
            <w:rPr>
              <w:i/>
            </w:rPr>
          </w:rPrChange>
        </w:rPr>
        <w:fldChar w:fldCharType="separate"/>
      </w:r>
      <w:proofErr w:type="spellStart"/>
      <w:r w:rsidRPr="00B26E5F">
        <w:rPr>
          <w:i/>
          <w:sz w:val="20"/>
          <w:szCs w:val="20"/>
          <w:rPrChange w:id="1890" w:author="Microsoft Office User" w:date="2023-09-11T13:17:00Z">
            <w:rPr>
              <w:i/>
            </w:rPr>
          </w:rPrChange>
        </w:rPr>
        <w:t>PeerJ</w:t>
      </w:r>
      <w:proofErr w:type="spellEnd"/>
      <w:r w:rsidRPr="00B26E5F">
        <w:rPr>
          <w:i/>
          <w:sz w:val="20"/>
          <w:szCs w:val="20"/>
          <w:rPrChange w:id="1891" w:author="Microsoft Office User" w:date="2023-09-11T13:17:00Z">
            <w:rPr>
              <w:i/>
            </w:rPr>
          </w:rPrChange>
        </w:rPr>
        <w:t xml:space="preserve"> </w:t>
      </w:r>
      <w:r w:rsidRPr="00B26E5F">
        <w:rPr>
          <w:i/>
          <w:sz w:val="20"/>
          <w:szCs w:val="20"/>
          <w:rPrChange w:id="1892" w:author="Microsoft Office User" w:date="2023-09-11T13:17:00Z">
            <w:rPr>
              <w:i/>
            </w:rPr>
          </w:rPrChange>
        </w:rPr>
        <w:fldChar w:fldCharType="end"/>
      </w:r>
      <w:r w:rsidRPr="00B26E5F">
        <w:rPr>
          <w:sz w:val="20"/>
          <w:szCs w:val="20"/>
          <w:rPrChange w:id="1893" w:author="Microsoft Office User" w:date="2023-09-11T13:17:00Z">
            <w:rPr/>
          </w:rPrChange>
        </w:rPr>
        <w:fldChar w:fldCharType="begin"/>
      </w:r>
      <w:r w:rsidRPr="00B26E5F">
        <w:rPr>
          <w:sz w:val="20"/>
          <w:szCs w:val="20"/>
          <w:rPrChange w:id="1894" w:author="Microsoft Office User" w:date="2023-09-11T13:17:00Z">
            <w:rPr/>
          </w:rPrChange>
        </w:rPr>
        <w:instrText>HYPERLINK "https://www.zotero.org/google-docs/?n2Avay" \h</w:instrText>
      </w:r>
      <w:r w:rsidRPr="00A34D81">
        <w:rPr>
          <w:sz w:val="20"/>
          <w:szCs w:val="20"/>
        </w:rPr>
      </w:r>
      <w:r w:rsidRPr="00B26E5F">
        <w:rPr>
          <w:sz w:val="20"/>
          <w:szCs w:val="20"/>
          <w:rPrChange w:id="1895" w:author="Microsoft Office User" w:date="2023-09-11T13:17:00Z">
            <w:rPr>
              <w:b/>
            </w:rPr>
          </w:rPrChange>
        </w:rPr>
        <w:fldChar w:fldCharType="separate"/>
      </w:r>
      <w:r w:rsidRPr="00B26E5F">
        <w:rPr>
          <w:b/>
          <w:sz w:val="20"/>
          <w:szCs w:val="20"/>
          <w:rPrChange w:id="1896" w:author="Microsoft Office User" w:date="2023-09-11T13:17:00Z">
            <w:rPr>
              <w:b/>
            </w:rPr>
          </w:rPrChange>
        </w:rPr>
        <w:t>4</w:t>
      </w:r>
      <w:r w:rsidRPr="00B26E5F">
        <w:rPr>
          <w:b/>
          <w:sz w:val="20"/>
          <w:szCs w:val="20"/>
          <w:rPrChange w:id="1897" w:author="Microsoft Office User" w:date="2023-09-11T13:17:00Z">
            <w:rPr>
              <w:b/>
            </w:rPr>
          </w:rPrChange>
        </w:rPr>
        <w:fldChar w:fldCharType="end"/>
      </w:r>
      <w:r w:rsidRPr="00B26E5F">
        <w:rPr>
          <w:sz w:val="20"/>
          <w:szCs w:val="20"/>
          <w:rPrChange w:id="1898" w:author="Microsoft Office User" w:date="2023-09-11T13:17:00Z">
            <w:rPr/>
          </w:rPrChange>
        </w:rPr>
        <w:fldChar w:fldCharType="begin"/>
      </w:r>
      <w:r w:rsidRPr="00B26E5F">
        <w:rPr>
          <w:sz w:val="20"/>
          <w:szCs w:val="20"/>
          <w:rPrChange w:id="1899" w:author="Microsoft Office User" w:date="2023-09-11T13:17:00Z">
            <w:rPr/>
          </w:rPrChange>
        </w:rPr>
        <w:instrText>HYPERLINK "https://www.zotero.org/google-docs/?n2Avay" \h</w:instrText>
      </w:r>
      <w:r w:rsidRPr="00A34D81">
        <w:rPr>
          <w:sz w:val="20"/>
          <w:szCs w:val="20"/>
        </w:rPr>
      </w:r>
      <w:r w:rsidRPr="00B26E5F">
        <w:rPr>
          <w:sz w:val="20"/>
          <w:szCs w:val="20"/>
          <w:rPrChange w:id="1900" w:author="Microsoft Office User" w:date="2023-09-11T13:17:00Z">
            <w:rPr/>
          </w:rPrChange>
        </w:rPr>
        <w:fldChar w:fldCharType="separate"/>
      </w:r>
      <w:r w:rsidRPr="00B26E5F">
        <w:rPr>
          <w:sz w:val="20"/>
          <w:szCs w:val="20"/>
          <w:rPrChange w:id="1901" w:author="Microsoft Office User" w:date="2023-09-11T13:17:00Z">
            <w:rPr/>
          </w:rPrChange>
        </w:rPr>
        <w:t>, e2584 (2016).</w:t>
      </w:r>
      <w:r w:rsidRPr="00B26E5F">
        <w:rPr>
          <w:sz w:val="20"/>
          <w:szCs w:val="20"/>
          <w:rPrChange w:id="1902" w:author="Microsoft Office User" w:date="2023-09-11T13:17:00Z">
            <w:rPr/>
          </w:rPrChange>
        </w:rPr>
        <w:fldChar w:fldCharType="end"/>
      </w:r>
    </w:p>
    <w:p w14:paraId="49B3C2E1" w14:textId="77777777" w:rsidR="0013233D" w:rsidRPr="00B26E5F" w:rsidRDefault="0013233D">
      <w:pPr>
        <w:snapToGrid w:val="0"/>
        <w:contextualSpacing/>
        <w:rPr>
          <w:sz w:val="20"/>
          <w:szCs w:val="20"/>
          <w:rPrChange w:id="1903" w:author="Microsoft Office User" w:date="2023-09-11T13:17:00Z">
            <w:rPr/>
          </w:rPrChange>
        </w:rPr>
        <w:pPrChange w:id="1904" w:author="Microsoft Office User" w:date="2023-09-11T13:17:00Z">
          <w:pPr/>
        </w:pPrChange>
      </w:pPr>
    </w:p>
    <w:p w14:paraId="31BBF55F" w14:textId="77777777" w:rsidR="000C56B0" w:rsidRPr="00B26E5F" w:rsidRDefault="00367A15">
      <w:pPr>
        <w:snapToGrid w:val="0"/>
        <w:contextualSpacing/>
        <w:rPr>
          <w:sz w:val="20"/>
          <w:szCs w:val="20"/>
          <w:rPrChange w:id="1905" w:author="Microsoft Office User" w:date="2023-09-11T13:17:00Z">
            <w:rPr/>
          </w:rPrChange>
        </w:rPr>
        <w:pPrChange w:id="1906" w:author="Microsoft Office User" w:date="2023-09-11T13:17:00Z">
          <w:pPr/>
        </w:pPrChange>
      </w:pPr>
      <w:r w:rsidRPr="00B26E5F">
        <w:rPr>
          <w:sz w:val="20"/>
          <w:szCs w:val="20"/>
          <w:rPrChange w:id="1907" w:author="Microsoft Office User" w:date="2023-09-11T13:17:00Z">
            <w:rPr/>
          </w:rPrChange>
        </w:rPr>
        <w:fldChar w:fldCharType="begin"/>
      </w:r>
      <w:r w:rsidRPr="00B26E5F">
        <w:rPr>
          <w:sz w:val="20"/>
          <w:szCs w:val="20"/>
          <w:rPrChange w:id="1908" w:author="Microsoft Office User" w:date="2023-09-11T13:17:00Z">
            <w:rPr/>
          </w:rPrChange>
        </w:rPr>
        <w:instrText>HYPERLINK "https://www.zotero.org/google-docs/?n2Avay" \h</w:instrText>
      </w:r>
      <w:r w:rsidRPr="00A34D81">
        <w:rPr>
          <w:sz w:val="20"/>
          <w:szCs w:val="20"/>
        </w:rPr>
      </w:r>
      <w:r w:rsidRPr="00B26E5F">
        <w:rPr>
          <w:sz w:val="20"/>
          <w:szCs w:val="20"/>
          <w:rPrChange w:id="1909" w:author="Microsoft Office User" w:date="2023-09-11T13:17:00Z">
            <w:rPr/>
          </w:rPrChange>
        </w:rPr>
        <w:fldChar w:fldCharType="separate"/>
      </w:r>
      <w:r w:rsidRPr="00B26E5F">
        <w:rPr>
          <w:sz w:val="20"/>
          <w:szCs w:val="20"/>
          <w:rPrChange w:id="1910" w:author="Microsoft Office User" w:date="2023-09-11T13:17:00Z">
            <w:rPr/>
          </w:rPrChange>
        </w:rPr>
        <w:t>37.</w:t>
      </w:r>
      <w:r w:rsidRPr="00B26E5F">
        <w:rPr>
          <w:sz w:val="20"/>
          <w:szCs w:val="20"/>
          <w:rPrChange w:id="1911" w:author="Microsoft Office User" w:date="2023-09-11T13:17:00Z">
            <w:rPr/>
          </w:rPrChange>
        </w:rPr>
        <w:tab/>
        <w:t xml:space="preserve">Quast, C. </w:t>
      </w:r>
      <w:r w:rsidRPr="00B26E5F">
        <w:rPr>
          <w:sz w:val="20"/>
          <w:szCs w:val="20"/>
          <w:rPrChange w:id="1912" w:author="Microsoft Office User" w:date="2023-09-11T13:17:00Z">
            <w:rPr/>
          </w:rPrChange>
        </w:rPr>
        <w:fldChar w:fldCharType="end"/>
      </w:r>
      <w:r w:rsidRPr="00B26E5F">
        <w:rPr>
          <w:sz w:val="20"/>
          <w:szCs w:val="20"/>
          <w:rPrChange w:id="1913" w:author="Microsoft Office User" w:date="2023-09-11T13:17:00Z">
            <w:rPr/>
          </w:rPrChange>
        </w:rPr>
        <w:fldChar w:fldCharType="begin"/>
      </w:r>
      <w:r w:rsidRPr="00B26E5F">
        <w:rPr>
          <w:sz w:val="20"/>
          <w:szCs w:val="20"/>
          <w:rPrChange w:id="1914" w:author="Microsoft Office User" w:date="2023-09-11T13:17:00Z">
            <w:rPr/>
          </w:rPrChange>
        </w:rPr>
        <w:instrText>HYPERLINK "https://www.zotero.org/google-docs/?n2Avay" \h</w:instrText>
      </w:r>
      <w:r w:rsidRPr="00A34D81">
        <w:rPr>
          <w:sz w:val="20"/>
          <w:szCs w:val="20"/>
        </w:rPr>
      </w:r>
      <w:r w:rsidRPr="00B26E5F">
        <w:rPr>
          <w:sz w:val="20"/>
          <w:szCs w:val="20"/>
          <w:rPrChange w:id="1915" w:author="Microsoft Office User" w:date="2023-09-11T13:17:00Z">
            <w:rPr>
              <w:i/>
            </w:rPr>
          </w:rPrChange>
        </w:rPr>
        <w:fldChar w:fldCharType="separate"/>
      </w:r>
      <w:r w:rsidRPr="00B26E5F">
        <w:rPr>
          <w:i/>
          <w:sz w:val="20"/>
          <w:szCs w:val="20"/>
          <w:rPrChange w:id="1916" w:author="Microsoft Office User" w:date="2023-09-11T13:17:00Z">
            <w:rPr>
              <w:i/>
            </w:rPr>
          </w:rPrChange>
        </w:rPr>
        <w:t>et al.</w:t>
      </w:r>
      <w:r w:rsidRPr="00B26E5F">
        <w:rPr>
          <w:i/>
          <w:sz w:val="20"/>
          <w:szCs w:val="20"/>
          <w:rPrChange w:id="1917" w:author="Microsoft Office User" w:date="2023-09-11T13:17:00Z">
            <w:rPr>
              <w:i/>
            </w:rPr>
          </w:rPrChange>
        </w:rPr>
        <w:fldChar w:fldCharType="end"/>
      </w:r>
      <w:r w:rsidRPr="00B26E5F">
        <w:rPr>
          <w:sz w:val="20"/>
          <w:szCs w:val="20"/>
          <w:rPrChange w:id="1918" w:author="Microsoft Office User" w:date="2023-09-11T13:17:00Z">
            <w:rPr/>
          </w:rPrChange>
        </w:rPr>
        <w:fldChar w:fldCharType="begin"/>
      </w:r>
      <w:r w:rsidRPr="00B26E5F">
        <w:rPr>
          <w:sz w:val="20"/>
          <w:szCs w:val="20"/>
          <w:rPrChange w:id="1919" w:author="Microsoft Office User" w:date="2023-09-11T13:17:00Z">
            <w:rPr/>
          </w:rPrChange>
        </w:rPr>
        <w:instrText>HYPERLINK "https://www.zotero.org/google-docs/?n2Avay" \h</w:instrText>
      </w:r>
      <w:r w:rsidRPr="00A34D81">
        <w:rPr>
          <w:sz w:val="20"/>
          <w:szCs w:val="20"/>
        </w:rPr>
      </w:r>
      <w:r w:rsidRPr="00B26E5F">
        <w:rPr>
          <w:sz w:val="20"/>
          <w:szCs w:val="20"/>
          <w:rPrChange w:id="1920" w:author="Microsoft Office User" w:date="2023-09-11T13:17:00Z">
            <w:rPr/>
          </w:rPrChange>
        </w:rPr>
        <w:fldChar w:fldCharType="separate"/>
      </w:r>
      <w:r w:rsidRPr="00B26E5F">
        <w:rPr>
          <w:sz w:val="20"/>
          <w:szCs w:val="20"/>
          <w:rPrChange w:id="1921" w:author="Microsoft Office User" w:date="2023-09-11T13:17:00Z">
            <w:rPr/>
          </w:rPrChange>
        </w:rPr>
        <w:t xml:space="preserve"> The SILVA ribosomal RNA gene database project: improved data processing and web-based tools. </w:t>
      </w:r>
      <w:r w:rsidRPr="00B26E5F">
        <w:rPr>
          <w:sz w:val="20"/>
          <w:szCs w:val="20"/>
          <w:rPrChange w:id="1922" w:author="Microsoft Office User" w:date="2023-09-11T13:17:00Z">
            <w:rPr/>
          </w:rPrChange>
        </w:rPr>
        <w:fldChar w:fldCharType="end"/>
      </w:r>
      <w:r w:rsidRPr="00B26E5F">
        <w:rPr>
          <w:sz w:val="20"/>
          <w:szCs w:val="20"/>
          <w:rPrChange w:id="1923" w:author="Microsoft Office User" w:date="2023-09-11T13:17:00Z">
            <w:rPr/>
          </w:rPrChange>
        </w:rPr>
        <w:fldChar w:fldCharType="begin"/>
      </w:r>
      <w:r w:rsidRPr="00B26E5F">
        <w:rPr>
          <w:sz w:val="20"/>
          <w:szCs w:val="20"/>
          <w:rPrChange w:id="1924" w:author="Microsoft Office User" w:date="2023-09-11T13:17:00Z">
            <w:rPr/>
          </w:rPrChange>
        </w:rPr>
        <w:instrText>HYPERLINK "https://www.zotero.org/google-docs/?n2Avay" \h</w:instrText>
      </w:r>
      <w:r w:rsidRPr="00A34D81">
        <w:rPr>
          <w:sz w:val="20"/>
          <w:szCs w:val="20"/>
        </w:rPr>
      </w:r>
      <w:r w:rsidRPr="00B26E5F">
        <w:rPr>
          <w:sz w:val="20"/>
          <w:szCs w:val="20"/>
          <w:rPrChange w:id="1925" w:author="Microsoft Office User" w:date="2023-09-11T13:17:00Z">
            <w:rPr>
              <w:i/>
            </w:rPr>
          </w:rPrChange>
        </w:rPr>
        <w:fldChar w:fldCharType="separate"/>
      </w:r>
      <w:r w:rsidRPr="00B26E5F">
        <w:rPr>
          <w:i/>
          <w:sz w:val="20"/>
          <w:szCs w:val="20"/>
          <w:rPrChange w:id="1926" w:author="Microsoft Office User" w:date="2023-09-11T13:17:00Z">
            <w:rPr>
              <w:i/>
            </w:rPr>
          </w:rPrChange>
        </w:rPr>
        <w:t xml:space="preserve">Nucleic Acids Res. </w:t>
      </w:r>
      <w:r w:rsidRPr="00B26E5F">
        <w:rPr>
          <w:i/>
          <w:sz w:val="20"/>
          <w:szCs w:val="20"/>
          <w:rPrChange w:id="1927" w:author="Microsoft Office User" w:date="2023-09-11T13:17:00Z">
            <w:rPr>
              <w:i/>
            </w:rPr>
          </w:rPrChange>
        </w:rPr>
        <w:fldChar w:fldCharType="end"/>
      </w:r>
      <w:r w:rsidRPr="00B26E5F">
        <w:rPr>
          <w:sz w:val="20"/>
          <w:szCs w:val="20"/>
          <w:rPrChange w:id="1928" w:author="Microsoft Office User" w:date="2023-09-11T13:17:00Z">
            <w:rPr/>
          </w:rPrChange>
        </w:rPr>
        <w:fldChar w:fldCharType="begin"/>
      </w:r>
      <w:r w:rsidRPr="00B26E5F">
        <w:rPr>
          <w:sz w:val="20"/>
          <w:szCs w:val="20"/>
          <w:rPrChange w:id="1929" w:author="Microsoft Office User" w:date="2023-09-11T13:17:00Z">
            <w:rPr/>
          </w:rPrChange>
        </w:rPr>
        <w:instrText>HYPERLINK "https://www.zotero.org/google-docs/?n2Avay" \h</w:instrText>
      </w:r>
      <w:r w:rsidRPr="00A34D81">
        <w:rPr>
          <w:sz w:val="20"/>
          <w:szCs w:val="20"/>
        </w:rPr>
      </w:r>
      <w:r w:rsidRPr="00B26E5F">
        <w:rPr>
          <w:sz w:val="20"/>
          <w:szCs w:val="20"/>
          <w:rPrChange w:id="1930" w:author="Microsoft Office User" w:date="2023-09-11T13:17:00Z">
            <w:rPr>
              <w:b/>
            </w:rPr>
          </w:rPrChange>
        </w:rPr>
        <w:fldChar w:fldCharType="separate"/>
      </w:r>
      <w:r w:rsidRPr="00B26E5F">
        <w:rPr>
          <w:b/>
          <w:sz w:val="20"/>
          <w:szCs w:val="20"/>
          <w:rPrChange w:id="1931" w:author="Microsoft Office User" w:date="2023-09-11T13:17:00Z">
            <w:rPr>
              <w:b/>
            </w:rPr>
          </w:rPrChange>
        </w:rPr>
        <w:t>41</w:t>
      </w:r>
      <w:r w:rsidRPr="00B26E5F">
        <w:rPr>
          <w:b/>
          <w:sz w:val="20"/>
          <w:szCs w:val="20"/>
          <w:rPrChange w:id="1932" w:author="Microsoft Office User" w:date="2023-09-11T13:17:00Z">
            <w:rPr>
              <w:b/>
            </w:rPr>
          </w:rPrChange>
        </w:rPr>
        <w:fldChar w:fldCharType="end"/>
      </w:r>
      <w:r w:rsidRPr="00B26E5F">
        <w:rPr>
          <w:sz w:val="20"/>
          <w:szCs w:val="20"/>
          <w:rPrChange w:id="1933" w:author="Microsoft Office User" w:date="2023-09-11T13:17:00Z">
            <w:rPr/>
          </w:rPrChange>
        </w:rPr>
        <w:fldChar w:fldCharType="begin"/>
      </w:r>
      <w:r w:rsidRPr="00B26E5F">
        <w:rPr>
          <w:sz w:val="20"/>
          <w:szCs w:val="20"/>
          <w:rPrChange w:id="1934" w:author="Microsoft Office User" w:date="2023-09-11T13:17:00Z">
            <w:rPr/>
          </w:rPrChange>
        </w:rPr>
        <w:instrText>HYPERLINK "https://www.zotero.org/google-docs/?n2Avay" \h</w:instrText>
      </w:r>
      <w:r w:rsidRPr="00A34D81">
        <w:rPr>
          <w:sz w:val="20"/>
          <w:szCs w:val="20"/>
        </w:rPr>
      </w:r>
      <w:r w:rsidRPr="00B26E5F">
        <w:rPr>
          <w:sz w:val="20"/>
          <w:szCs w:val="20"/>
          <w:rPrChange w:id="1935" w:author="Microsoft Office User" w:date="2023-09-11T13:17:00Z">
            <w:rPr/>
          </w:rPrChange>
        </w:rPr>
        <w:fldChar w:fldCharType="separate"/>
      </w:r>
      <w:r w:rsidRPr="00B26E5F">
        <w:rPr>
          <w:sz w:val="20"/>
          <w:szCs w:val="20"/>
          <w:rPrChange w:id="1936" w:author="Microsoft Office User" w:date="2023-09-11T13:17:00Z">
            <w:rPr/>
          </w:rPrChange>
        </w:rPr>
        <w:t>, D590–D596 (2013).</w:t>
      </w:r>
      <w:r w:rsidRPr="00B26E5F">
        <w:rPr>
          <w:sz w:val="20"/>
          <w:szCs w:val="20"/>
          <w:rPrChange w:id="1937" w:author="Microsoft Office User" w:date="2023-09-11T13:17:00Z">
            <w:rPr/>
          </w:rPrChange>
        </w:rPr>
        <w:fldChar w:fldCharType="end"/>
      </w:r>
    </w:p>
    <w:p w14:paraId="35BD6C47" w14:textId="77777777" w:rsidR="0013233D" w:rsidRPr="00B26E5F" w:rsidRDefault="0013233D">
      <w:pPr>
        <w:snapToGrid w:val="0"/>
        <w:contextualSpacing/>
        <w:rPr>
          <w:sz w:val="20"/>
          <w:szCs w:val="20"/>
          <w:rPrChange w:id="1938" w:author="Microsoft Office User" w:date="2023-09-11T13:17:00Z">
            <w:rPr/>
          </w:rPrChange>
        </w:rPr>
        <w:pPrChange w:id="1939" w:author="Microsoft Office User" w:date="2023-09-11T13:17:00Z">
          <w:pPr/>
        </w:pPrChange>
      </w:pPr>
    </w:p>
    <w:p w14:paraId="12C1140F" w14:textId="77777777" w:rsidR="000C56B0" w:rsidRPr="00B26E5F" w:rsidRDefault="00367A15">
      <w:pPr>
        <w:snapToGrid w:val="0"/>
        <w:contextualSpacing/>
        <w:rPr>
          <w:sz w:val="20"/>
          <w:szCs w:val="20"/>
          <w:rPrChange w:id="1940" w:author="Microsoft Office User" w:date="2023-09-11T13:17:00Z">
            <w:rPr/>
          </w:rPrChange>
        </w:rPr>
        <w:pPrChange w:id="1941" w:author="Microsoft Office User" w:date="2023-09-11T13:17:00Z">
          <w:pPr/>
        </w:pPrChange>
      </w:pPr>
      <w:r w:rsidRPr="00B26E5F">
        <w:rPr>
          <w:sz w:val="20"/>
          <w:szCs w:val="20"/>
          <w:rPrChange w:id="1942" w:author="Microsoft Office User" w:date="2023-09-11T13:17:00Z">
            <w:rPr/>
          </w:rPrChange>
        </w:rPr>
        <w:fldChar w:fldCharType="begin"/>
      </w:r>
      <w:r w:rsidRPr="00B26E5F">
        <w:rPr>
          <w:sz w:val="20"/>
          <w:szCs w:val="20"/>
          <w:rPrChange w:id="1943" w:author="Microsoft Office User" w:date="2023-09-11T13:17:00Z">
            <w:rPr/>
          </w:rPrChange>
        </w:rPr>
        <w:instrText>HYPERLINK "https://www.zotero.org/google-docs/?n2Avay" \h</w:instrText>
      </w:r>
      <w:r w:rsidRPr="00A34D81">
        <w:rPr>
          <w:sz w:val="20"/>
          <w:szCs w:val="20"/>
        </w:rPr>
      </w:r>
      <w:r w:rsidRPr="00B26E5F">
        <w:rPr>
          <w:sz w:val="20"/>
          <w:szCs w:val="20"/>
          <w:rPrChange w:id="1944" w:author="Microsoft Office User" w:date="2023-09-11T13:17:00Z">
            <w:rPr/>
          </w:rPrChange>
        </w:rPr>
        <w:fldChar w:fldCharType="separate"/>
      </w:r>
      <w:r w:rsidRPr="00B26E5F">
        <w:rPr>
          <w:sz w:val="20"/>
          <w:szCs w:val="20"/>
          <w:rPrChange w:id="1945" w:author="Microsoft Office User" w:date="2023-09-11T13:17:00Z">
            <w:rPr/>
          </w:rPrChange>
        </w:rPr>
        <w:t>38.</w:t>
      </w:r>
      <w:r w:rsidRPr="00B26E5F">
        <w:rPr>
          <w:sz w:val="20"/>
          <w:szCs w:val="20"/>
          <w:rPrChange w:id="1946" w:author="Microsoft Office User" w:date="2023-09-11T13:17:00Z">
            <w:rPr/>
          </w:rPrChange>
        </w:rPr>
        <w:tab/>
        <w:t xml:space="preserve">Bengtsson-Palme, J. </w:t>
      </w:r>
      <w:r w:rsidRPr="00B26E5F">
        <w:rPr>
          <w:sz w:val="20"/>
          <w:szCs w:val="20"/>
          <w:rPrChange w:id="1947" w:author="Microsoft Office User" w:date="2023-09-11T13:17:00Z">
            <w:rPr/>
          </w:rPrChange>
        </w:rPr>
        <w:fldChar w:fldCharType="end"/>
      </w:r>
      <w:r w:rsidRPr="00B26E5F">
        <w:rPr>
          <w:sz w:val="20"/>
          <w:szCs w:val="20"/>
          <w:rPrChange w:id="1948" w:author="Microsoft Office User" w:date="2023-09-11T13:17:00Z">
            <w:rPr/>
          </w:rPrChange>
        </w:rPr>
        <w:fldChar w:fldCharType="begin"/>
      </w:r>
      <w:r w:rsidRPr="00B26E5F">
        <w:rPr>
          <w:sz w:val="20"/>
          <w:szCs w:val="20"/>
          <w:rPrChange w:id="1949" w:author="Microsoft Office User" w:date="2023-09-11T13:17:00Z">
            <w:rPr/>
          </w:rPrChange>
        </w:rPr>
        <w:instrText>HYPERLINK "https://www.zotero.org/google-docs/?n2Avay" \h</w:instrText>
      </w:r>
      <w:r w:rsidRPr="00A34D81">
        <w:rPr>
          <w:sz w:val="20"/>
          <w:szCs w:val="20"/>
        </w:rPr>
      </w:r>
      <w:r w:rsidRPr="00B26E5F">
        <w:rPr>
          <w:sz w:val="20"/>
          <w:szCs w:val="20"/>
          <w:rPrChange w:id="1950" w:author="Microsoft Office User" w:date="2023-09-11T13:17:00Z">
            <w:rPr>
              <w:i/>
            </w:rPr>
          </w:rPrChange>
        </w:rPr>
        <w:fldChar w:fldCharType="separate"/>
      </w:r>
      <w:r w:rsidRPr="00B26E5F">
        <w:rPr>
          <w:i/>
          <w:sz w:val="20"/>
          <w:szCs w:val="20"/>
          <w:rPrChange w:id="1951" w:author="Microsoft Office User" w:date="2023-09-11T13:17:00Z">
            <w:rPr>
              <w:i/>
            </w:rPr>
          </w:rPrChange>
        </w:rPr>
        <w:t>et al.</w:t>
      </w:r>
      <w:r w:rsidRPr="00B26E5F">
        <w:rPr>
          <w:i/>
          <w:sz w:val="20"/>
          <w:szCs w:val="20"/>
          <w:rPrChange w:id="1952" w:author="Microsoft Office User" w:date="2023-09-11T13:17:00Z">
            <w:rPr>
              <w:i/>
            </w:rPr>
          </w:rPrChange>
        </w:rPr>
        <w:fldChar w:fldCharType="end"/>
      </w:r>
      <w:r w:rsidRPr="00B26E5F">
        <w:rPr>
          <w:sz w:val="20"/>
          <w:szCs w:val="20"/>
          <w:rPrChange w:id="1953" w:author="Microsoft Office User" w:date="2023-09-11T13:17:00Z">
            <w:rPr/>
          </w:rPrChange>
        </w:rPr>
        <w:fldChar w:fldCharType="begin"/>
      </w:r>
      <w:r w:rsidRPr="00B26E5F">
        <w:rPr>
          <w:sz w:val="20"/>
          <w:szCs w:val="20"/>
          <w:rPrChange w:id="1954" w:author="Microsoft Office User" w:date="2023-09-11T13:17:00Z">
            <w:rPr/>
          </w:rPrChange>
        </w:rPr>
        <w:instrText>HYPERLINK "https://www.zotero.org/google-docs/?n2Avay" \h</w:instrText>
      </w:r>
      <w:r w:rsidRPr="00A34D81">
        <w:rPr>
          <w:sz w:val="20"/>
          <w:szCs w:val="20"/>
        </w:rPr>
      </w:r>
      <w:r w:rsidRPr="00B26E5F">
        <w:rPr>
          <w:sz w:val="20"/>
          <w:szCs w:val="20"/>
          <w:rPrChange w:id="1955" w:author="Microsoft Office User" w:date="2023-09-11T13:17:00Z">
            <w:rPr/>
          </w:rPrChange>
        </w:rPr>
        <w:fldChar w:fldCharType="separate"/>
      </w:r>
      <w:r w:rsidRPr="00B26E5F">
        <w:rPr>
          <w:sz w:val="20"/>
          <w:szCs w:val="20"/>
          <w:rPrChange w:id="1956" w:author="Microsoft Office User" w:date="2023-09-11T13:17:00Z">
            <w:rPr/>
          </w:rPrChange>
        </w:rPr>
        <w:t xml:space="preserve"> METAXA2: improved identification and taxonomic classification of small and large subunit rRNA in metagenomic data. </w:t>
      </w:r>
      <w:r w:rsidRPr="00B26E5F">
        <w:rPr>
          <w:sz w:val="20"/>
          <w:szCs w:val="20"/>
          <w:rPrChange w:id="1957" w:author="Microsoft Office User" w:date="2023-09-11T13:17:00Z">
            <w:rPr/>
          </w:rPrChange>
        </w:rPr>
        <w:fldChar w:fldCharType="end"/>
      </w:r>
      <w:r w:rsidRPr="00B26E5F">
        <w:rPr>
          <w:sz w:val="20"/>
          <w:szCs w:val="20"/>
          <w:rPrChange w:id="1958" w:author="Microsoft Office User" w:date="2023-09-11T13:17:00Z">
            <w:rPr/>
          </w:rPrChange>
        </w:rPr>
        <w:fldChar w:fldCharType="begin"/>
      </w:r>
      <w:r w:rsidRPr="00B26E5F">
        <w:rPr>
          <w:sz w:val="20"/>
          <w:szCs w:val="20"/>
          <w:rPrChange w:id="1959" w:author="Microsoft Office User" w:date="2023-09-11T13:17:00Z">
            <w:rPr/>
          </w:rPrChange>
        </w:rPr>
        <w:instrText>HYPERLINK "https://www.zotero.org/google-docs/?n2Avay" \h</w:instrText>
      </w:r>
      <w:r w:rsidRPr="00A34D81">
        <w:rPr>
          <w:sz w:val="20"/>
          <w:szCs w:val="20"/>
        </w:rPr>
      </w:r>
      <w:r w:rsidRPr="00B26E5F">
        <w:rPr>
          <w:sz w:val="20"/>
          <w:szCs w:val="20"/>
          <w:rPrChange w:id="1960" w:author="Microsoft Office User" w:date="2023-09-11T13:17:00Z">
            <w:rPr>
              <w:i/>
            </w:rPr>
          </w:rPrChange>
        </w:rPr>
        <w:fldChar w:fldCharType="separate"/>
      </w:r>
      <w:r w:rsidRPr="00B26E5F">
        <w:rPr>
          <w:i/>
          <w:sz w:val="20"/>
          <w:szCs w:val="20"/>
          <w:rPrChange w:id="1961" w:author="Microsoft Office User" w:date="2023-09-11T13:17:00Z">
            <w:rPr>
              <w:i/>
            </w:rPr>
          </w:rPrChange>
        </w:rPr>
        <w:t xml:space="preserve">Mol. Ecol. </w:t>
      </w:r>
      <w:proofErr w:type="spellStart"/>
      <w:r w:rsidRPr="00B26E5F">
        <w:rPr>
          <w:i/>
          <w:sz w:val="20"/>
          <w:szCs w:val="20"/>
          <w:rPrChange w:id="1962" w:author="Microsoft Office User" w:date="2023-09-11T13:17:00Z">
            <w:rPr>
              <w:i/>
            </w:rPr>
          </w:rPrChange>
        </w:rPr>
        <w:t>Resour</w:t>
      </w:r>
      <w:proofErr w:type="spellEnd"/>
      <w:r w:rsidRPr="00B26E5F">
        <w:rPr>
          <w:i/>
          <w:sz w:val="20"/>
          <w:szCs w:val="20"/>
          <w:rPrChange w:id="1963" w:author="Microsoft Office User" w:date="2023-09-11T13:17:00Z">
            <w:rPr>
              <w:i/>
            </w:rPr>
          </w:rPrChange>
        </w:rPr>
        <w:t xml:space="preserve">. </w:t>
      </w:r>
      <w:r w:rsidRPr="00B26E5F">
        <w:rPr>
          <w:i/>
          <w:sz w:val="20"/>
          <w:szCs w:val="20"/>
          <w:rPrChange w:id="1964" w:author="Microsoft Office User" w:date="2023-09-11T13:17:00Z">
            <w:rPr>
              <w:i/>
            </w:rPr>
          </w:rPrChange>
        </w:rPr>
        <w:fldChar w:fldCharType="end"/>
      </w:r>
      <w:r w:rsidRPr="00B26E5F">
        <w:rPr>
          <w:sz w:val="20"/>
          <w:szCs w:val="20"/>
          <w:rPrChange w:id="1965" w:author="Microsoft Office User" w:date="2023-09-11T13:17:00Z">
            <w:rPr/>
          </w:rPrChange>
        </w:rPr>
        <w:fldChar w:fldCharType="begin"/>
      </w:r>
      <w:r w:rsidRPr="00B26E5F">
        <w:rPr>
          <w:sz w:val="20"/>
          <w:szCs w:val="20"/>
          <w:rPrChange w:id="1966" w:author="Microsoft Office User" w:date="2023-09-11T13:17:00Z">
            <w:rPr/>
          </w:rPrChange>
        </w:rPr>
        <w:instrText>HYPERLINK "https://www.zotero.org/google-docs/?n2Avay" \h</w:instrText>
      </w:r>
      <w:r w:rsidRPr="00A34D81">
        <w:rPr>
          <w:sz w:val="20"/>
          <w:szCs w:val="20"/>
        </w:rPr>
      </w:r>
      <w:r w:rsidRPr="00B26E5F">
        <w:rPr>
          <w:sz w:val="20"/>
          <w:szCs w:val="20"/>
          <w:rPrChange w:id="1967" w:author="Microsoft Office User" w:date="2023-09-11T13:17:00Z">
            <w:rPr>
              <w:b/>
            </w:rPr>
          </w:rPrChange>
        </w:rPr>
        <w:fldChar w:fldCharType="separate"/>
      </w:r>
      <w:r w:rsidRPr="00B26E5F">
        <w:rPr>
          <w:b/>
          <w:sz w:val="20"/>
          <w:szCs w:val="20"/>
          <w:rPrChange w:id="1968" w:author="Microsoft Office User" w:date="2023-09-11T13:17:00Z">
            <w:rPr>
              <w:b/>
            </w:rPr>
          </w:rPrChange>
        </w:rPr>
        <w:t>15</w:t>
      </w:r>
      <w:r w:rsidRPr="00B26E5F">
        <w:rPr>
          <w:b/>
          <w:sz w:val="20"/>
          <w:szCs w:val="20"/>
          <w:rPrChange w:id="1969" w:author="Microsoft Office User" w:date="2023-09-11T13:17:00Z">
            <w:rPr>
              <w:b/>
            </w:rPr>
          </w:rPrChange>
        </w:rPr>
        <w:fldChar w:fldCharType="end"/>
      </w:r>
      <w:r w:rsidRPr="00B26E5F">
        <w:rPr>
          <w:sz w:val="20"/>
          <w:szCs w:val="20"/>
          <w:rPrChange w:id="1970" w:author="Microsoft Office User" w:date="2023-09-11T13:17:00Z">
            <w:rPr/>
          </w:rPrChange>
        </w:rPr>
        <w:fldChar w:fldCharType="begin"/>
      </w:r>
      <w:r w:rsidRPr="00B26E5F">
        <w:rPr>
          <w:sz w:val="20"/>
          <w:szCs w:val="20"/>
          <w:rPrChange w:id="1971" w:author="Microsoft Office User" w:date="2023-09-11T13:17:00Z">
            <w:rPr/>
          </w:rPrChange>
        </w:rPr>
        <w:instrText>HYPERLINK "https://www.zotero.org/google-docs/?n2Avay" \h</w:instrText>
      </w:r>
      <w:r w:rsidRPr="00A34D81">
        <w:rPr>
          <w:sz w:val="20"/>
          <w:szCs w:val="20"/>
        </w:rPr>
      </w:r>
      <w:r w:rsidRPr="00B26E5F">
        <w:rPr>
          <w:sz w:val="20"/>
          <w:szCs w:val="20"/>
          <w:rPrChange w:id="1972" w:author="Microsoft Office User" w:date="2023-09-11T13:17:00Z">
            <w:rPr/>
          </w:rPrChange>
        </w:rPr>
        <w:fldChar w:fldCharType="separate"/>
      </w:r>
      <w:r w:rsidRPr="00B26E5F">
        <w:rPr>
          <w:sz w:val="20"/>
          <w:szCs w:val="20"/>
          <w:rPrChange w:id="1973" w:author="Microsoft Office User" w:date="2023-09-11T13:17:00Z">
            <w:rPr/>
          </w:rPrChange>
        </w:rPr>
        <w:t>, 1403–1414 (2015).</w:t>
      </w:r>
      <w:r w:rsidRPr="00B26E5F">
        <w:rPr>
          <w:sz w:val="20"/>
          <w:szCs w:val="20"/>
          <w:rPrChange w:id="1974" w:author="Microsoft Office User" w:date="2023-09-11T13:17:00Z">
            <w:rPr/>
          </w:rPrChange>
        </w:rPr>
        <w:fldChar w:fldCharType="end"/>
      </w:r>
    </w:p>
    <w:p w14:paraId="0DA96513" w14:textId="77777777" w:rsidR="007B09DE" w:rsidRPr="00B26E5F" w:rsidRDefault="007B09DE">
      <w:pPr>
        <w:snapToGrid w:val="0"/>
        <w:contextualSpacing/>
        <w:rPr>
          <w:sz w:val="20"/>
          <w:szCs w:val="20"/>
          <w:rPrChange w:id="1975" w:author="Microsoft Office User" w:date="2023-09-11T13:17:00Z">
            <w:rPr/>
          </w:rPrChange>
        </w:rPr>
        <w:pPrChange w:id="1976" w:author="Microsoft Office User" w:date="2023-09-11T13:17:00Z">
          <w:pPr/>
        </w:pPrChange>
      </w:pPr>
    </w:p>
    <w:p w14:paraId="142B2F0F" w14:textId="77777777" w:rsidR="000C56B0" w:rsidRPr="00B26E5F" w:rsidRDefault="00367A15">
      <w:pPr>
        <w:snapToGrid w:val="0"/>
        <w:contextualSpacing/>
        <w:rPr>
          <w:sz w:val="20"/>
          <w:szCs w:val="20"/>
          <w:rPrChange w:id="1977" w:author="Microsoft Office User" w:date="2023-09-11T13:17:00Z">
            <w:rPr/>
          </w:rPrChange>
        </w:rPr>
        <w:pPrChange w:id="1978" w:author="Microsoft Office User" w:date="2023-09-11T13:17:00Z">
          <w:pPr/>
        </w:pPrChange>
      </w:pPr>
      <w:r w:rsidRPr="00B26E5F">
        <w:rPr>
          <w:sz w:val="20"/>
          <w:szCs w:val="20"/>
          <w:rPrChange w:id="1979" w:author="Microsoft Office User" w:date="2023-09-11T13:17:00Z">
            <w:rPr/>
          </w:rPrChange>
        </w:rPr>
        <w:fldChar w:fldCharType="begin"/>
      </w:r>
      <w:r w:rsidRPr="00B26E5F">
        <w:rPr>
          <w:sz w:val="20"/>
          <w:szCs w:val="20"/>
          <w:rPrChange w:id="1980" w:author="Microsoft Office User" w:date="2023-09-11T13:17:00Z">
            <w:rPr/>
          </w:rPrChange>
        </w:rPr>
        <w:instrText>HYPERLINK "https://www.zotero.org/google-docs/?n2Avay" \h</w:instrText>
      </w:r>
      <w:r w:rsidRPr="00A34D81">
        <w:rPr>
          <w:sz w:val="20"/>
          <w:szCs w:val="20"/>
        </w:rPr>
      </w:r>
      <w:r w:rsidRPr="00B26E5F">
        <w:rPr>
          <w:sz w:val="20"/>
          <w:szCs w:val="20"/>
          <w:rPrChange w:id="1981" w:author="Microsoft Office User" w:date="2023-09-11T13:17:00Z">
            <w:rPr/>
          </w:rPrChange>
        </w:rPr>
        <w:fldChar w:fldCharType="separate"/>
      </w:r>
      <w:r w:rsidRPr="00B26E5F">
        <w:rPr>
          <w:sz w:val="20"/>
          <w:szCs w:val="20"/>
          <w:rPrChange w:id="1982" w:author="Microsoft Office User" w:date="2023-09-11T13:17:00Z">
            <w:rPr/>
          </w:rPrChange>
        </w:rPr>
        <w:t>39.</w:t>
      </w:r>
      <w:r w:rsidRPr="00B26E5F">
        <w:rPr>
          <w:sz w:val="20"/>
          <w:szCs w:val="20"/>
          <w:rPrChange w:id="1983" w:author="Microsoft Office User" w:date="2023-09-11T13:17:00Z">
            <w:rPr/>
          </w:rPrChange>
        </w:rPr>
        <w:tab/>
        <w:t xml:space="preserve">Sonett, D., Brown, T., Bengtsson-Palme, J., Padilla-Gamiño, J. L. &amp; Zaneveld, J. R. </w:t>
      </w:r>
      <w:r w:rsidRPr="00B26E5F">
        <w:rPr>
          <w:sz w:val="20"/>
          <w:szCs w:val="20"/>
          <w:rPrChange w:id="1984" w:author="Microsoft Office User" w:date="2023-09-11T13:17:00Z">
            <w:rPr/>
          </w:rPrChange>
        </w:rPr>
        <w:fldChar w:fldCharType="end"/>
      </w:r>
      <w:r w:rsidRPr="00B26E5F">
        <w:rPr>
          <w:sz w:val="20"/>
          <w:szCs w:val="20"/>
          <w:rPrChange w:id="1985" w:author="Microsoft Office User" w:date="2023-09-11T13:17:00Z">
            <w:rPr/>
          </w:rPrChange>
        </w:rPr>
        <w:fldChar w:fldCharType="begin"/>
      </w:r>
      <w:r w:rsidRPr="00B26E5F">
        <w:rPr>
          <w:sz w:val="20"/>
          <w:szCs w:val="20"/>
          <w:rPrChange w:id="1986" w:author="Microsoft Office User" w:date="2023-09-11T13:17:00Z">
            <w:rPr/>
          </w:rPrChange>
        </w:rPr>
        <w:instrText>HYPERLINK "https://www.zotero.org/google-docs/?n2Avay" \h</w:instrText>
      </w:r>
      <w:r w:rsidRPr="00A34D81">
        <w:rPr>
          <w:sz w:val="20"/>
          <w:szCs w:val="20"/>
        </w:rPr>
      </w:r>
      <w:r w:rsidRPr="00B26E5F">
        <w:rPr>
          <w:sz w:val="20"/>
          <w:szCs w:val="20"/>
          <w:rPrChange w:id="1987" w:author="Microsoft Office User" w:date="2023-09-11T13:17:00Z">
            <w:rPr/>
          </w:rPrChange>
        </w:rPr>
        <w:fldChar w:fldCharType="separate"/>
      </w:r>
      <w:r w:rsidRPr="00B26E5F">
        <w:rPr>
          <w:sz w:val="20"/>
          <w:szCs w:val="20"/>
          <w:rPrChange w:id="1988" w:author="Microsoft Office User" w:date="2023-09-11T13:17:00Z">
            <w:rPr/>
          </w:rPrChange>
        </w:rPr>
        <w:t>The Organelle in the Room: Under-annotated Mitochondrial Reads Bias Coral Microbiome Analysis</w:t>
      </w:r>
      <w:r w:rsidRPr="00B26E5F">
        <w:rPr>
          <w:sz w:val="20"/>
          <w:szCs w:val="20"/>
          <w:rPrChange w:id="1989" w:author="Microsoft Office User" w:date="2023-09-11T13:17:00Z">
            <w:rPr/>
          </w:rPrChange>
        </w:rPr>
        <w:fldChar w:fldCharType="end"/>
      </w:r>
      <w:r w:rsidRPr="00B26E5F">
        <w:rPr>
          <w:sz w:val="20"/>
          <w:szCs w:val="20"/>
          <w:rPrChange w:id="1990" w:author="Microsoft Office User" w:date="2023-09-11T13:17:00Z">
            <w:rPr/>
          </w:rPrChange>
        </w:rPr>
        <w:fldChar w:fldCharType="begin"/>
      </w:r>
      <w:r w:rsidRPr="00B26E5F">
        <w:rPr>
          <w:sz w:val="20"/>
          <w:szCs w:val="20"/>
          <w:rPrChange w:id="1991" w:author="Microsoft Office User" w:date="2023-09-11T13:17:00Z">
            <w:rPr/>
          </w:rPrChange>
        </w:rPr>
        <w:instrText>HYPERLINK "https://www.zotero.org/google-docs/?n2Avay" \h</w:instrText>
      </w:r>
      <w:r w:rsidRPr="00A34D81">
        <w:rPr>
          <w:sz w:val="20"/>
          <w:szCs w:val="20"/>
        </w:rPr>
      </w:r>
      <w:r w:rsidRPr="00B26E5F">
        <w:rPr>
          <w:sz w:val="20"/>
          <w:szCs w:val="20"/>
          <w:rPrChange w:id="1992" w:author="Microsoft Office User" w:date="2023-09-11T13:17:00Z">
            <w:rPr/>
          </w:rPrChange>
        </w:rPr>
        <w:fldChar w:fldCharType="separate"/>
      </w:r>
      <w:r w:rsidRPr="00B26E5F">
        <w:rPr>
          <w:sz w:val="20"/>
          <w:szCs w:val="20"/>
          <w:rPrChange w:id="1993" w:author="Microsoft Office User" w:date="2023-09-11T13:17:00Z">
            <w:rPr/>
          </w:rPrChange>
        </w:rPr>
        <w:t>. http://biorxiv.org/lookup/doi/10.1101/2021.02.23.431501 (2021) doi:10.1101/2021.02.23.431501.</w:t>
      </w:r>
      <w:r w:rsidRPr="00B26E5F">
        <w:rPr>
          <w:sz w:val="20"/>
          <w:szCs w:val="20"/>
          <w:rPrChange w:id="1994" w:author="Microsoft Office User" w:date="2023-09-11T13:17:00Z">
            <w:rPr/>
          </w:rPrChange>
        </w:rPr>
        <w:fldChar w:fldCharType="end"/>
      </w:r>
    </w:p>
    <w:p w14:paraId="66537ECB" w14:textId="77777777" w:rsidR="007B09DE" w:rsidRPr="00B26E5F" w:rsidRDefault="007B09DE">
      <w:pPr>
        <w:snapToGrid w:val="0"/>
        <w:contextualSpacing/>
        <w:rPr>
          <w:sz w:val="20"/>
          <w:szCs w:val="20"/>
          <w:rPrChange w:id="1995" w:author="Microsoft Office User" w:date="2023-09-11T13:17:00Z">
            <w:rPr/>
          </w:rPrChange>
        </w:rPr>
        <w:pPrChange w:id="1996" w:author="Microsoft Office User" w:date="2023-09-11T13:17:00Z">
          <w:pPr/>
        </w:pPrChange>
      </w:pPr>
    </w:p>
    <w:p w14:paraId="57B92159" w14:textId="77777777" w:rsidR="000C56B0" w:rsidRPr="00B26E5F" w:rsidRDefault="00367A15">
      <w:pPr>
        <w:snapToGrid w:val="0"/>
        <w:contextualSpacing/>
        <w:rPr>
          <w:sz w:val="20"/>
          <w:szCs w:val="20"/>
          <w:rPrChange w:id="1997" w:author="Microsoft Office User" w:date="2023-09-11T13:17:00Z">
            <w:rPr/>
          </w:rPrChange>
        </w:rPr>
        <w:pPrChange w:id="1998" w:author="Microsoft Office User" w:date="2023-09-11T13:17:00Z">
          <w:pPr/>
        </w:pPrChange>
      </w:pPr>
      <w:r w:rsidRPr="00B26E5F">
        <w:rPr>
          <w:sz w:val="20"/>
          <w:szCs w:val="20"/>
          <w:rPrChange w:id="1999" w:author="Microsoft Office User" w:date="2023-09-11T13:17:00Z">
            <w:rPr/>
          </w:rPrChange>
        </w:rPr>
        <w:fldChar w:fldCharType="begin"/>
      </w:r>
      <w:r w:rsidRPr="00B26E5F">
        <w:rPr>
          <w:sz w:val="20"/>
          <w:szCs w:val="20"/>
          <w:rPrChange w:id="2000" w:author="Microsoft Office User" w:date="2023-09-11T13:17:00Z">
            <w:rPr/>
          </w:rPrChange>
        </w:rPr>
        <w:instrText>HYPERLINK "https://www.zotero.org/google-docs/?n2Avay" \h</w:instrText>
      </w:r>
      <w:r w:rsidRPr="00A34D81">
        <w:rPr>
          <w:sz w:val="20"/>
          <w:szCs w:val="20"/>
        </w:rPr>
      </w:r>
      <w:r w:rsidRPr="00B26E5F">
        <w:rPr>
          <w:sz w:val="20"/>
          <w:szCs w:val="20"/>
          <w:rPrChange w:id="2001" w:author="Microsoft Office User" w:date="2023-09-11T13:17:00Z">
            <w:rPr/>
          </w:rPrChange>
        </w:rPr>
        <w:fldChar w:fldCharType="separate"/>
      </w:r>
      <w:r w:rsidRPr="00B26E5F">
        <w:rPr>
          <w:sz w:val="20"/>
          <w:szCs w:val="20"/>
          <w:rPrChange w:id="2002" w:author="Microsoft Office User" w:date="2023-09-11T13:17:00Z">
            <w:rPr/>
          </w:rPrChange>
        </w:rPr>
        <w:t>40.</w:t>
      </w:r>
      <w:r w:rsidRPr="00B26E5F">
        <w:rPr>
          <w:sz w:val="20"/>
          <w:szCs w:val="20"/>
          <w:rPrChange w:id="2003" w:author="Microsoft Office User" w:date="2023-09-11T13:17:00Z">
            <w:rPr/>
          </w:rPrChange>
        </w:rPr>
        <w:tab/>
        <w:t xml:space="preserve">Janssen, S. </w:t>
      </w:r>
      <w:r w:rsidRPr="00B26E5F">
        <w:rPr>
          <w:sz w:val="20"/>
          <w:szCs w:val="20"/>
          <w:rPrChange w:id="2004" w:author="Microsoft Office User" w:date="2023-09-11T13:17:00Z">
            <w:rPr/>
          </w:rPrChange>
        </w:rPr>
        <w:fldChar w:fldCharType="end"/>
      </w:r>
      <w:r w:rsidRPr="00B26E5F">
        <w:rPr>
          <w:sz w:val="20"/>
          <w:szCs w:val="20"/>
          <w:rPrChange w:id="2005" w:author="Microsoft Office User" w:date="2023-09-11T13:17:00Z">
            <w:rPr/>
          </w:rPrChange>
        </w:rPr>
        <w:fldChar w:fldCharType="begin"/>
      </w:r>
      <w:r w:rsidRPr="00B26E5F">
        <w:rPr>
          <w:sz w:val="20"/>
          <w:szCs w:val="20"/>
          <w:rPrChange w:id="2006" w:author="Microsoft Office User" w:date="2023-09-11T13:17:00Z">
            <w:rPr/>
          </w:rPrChange>
        </w:rPr>
        <w:instrText>HYPERLINK "https://www.zotero.org/google-docs/?n2Avay" \h</w:instrText>
      </w:r>
      <w:r w:rsidRPr="00A34D81">
        <w:rPr>
          <w:sz w:val="20"/>
          <w:szCs w:val="20"/>
        </w:rPr>
      </w:r>
      <w:r w:rsidRPr="00B26E5F">
        <w:rPr>
          <w:sz w:val="20"/>
          <w:szCs w:val="20"/>
          <w:rPrChange w:id="2007" w:author="Microsoft Office User" w:date="2023-09-11T13:17:00Z">
            <w:rPr>
              <w:i/>
            </w:rPr>
          </w:rPrChange>
        </w:rPr>
        <w:fldChar w:fldCharType="separate"/>
      </w:r>
      <w:r w:rsidRPr="00B26E5F">
        <w:rPr>
          <w:i/>
          <w:sz w:val="20"/>
          <w:szCs w:val="20"/>
          <w:rPrChange w:id="2008" w:author="Microsoft Office User" w:date="2023-09-11T13:17:00Z">
            <w:rPr>
              <w:i/>
            </w:rPr>
          </w:rPrChange>
        </w:rPr>
        <w:t>et al.</w:t>
      </w:r>
      <w:r w:rsidRPr="00B26E5F">
        <w:rPr>
          <w:i/>
          <w:sz w:val="20"/>
          <w:szCs w:val="20"/>
          <w:rPrChange w:id="2009" w:author="Microsoft Office User" w:date="2023-09-11T13:17:00Z">
            <w:rPr>
              <w:i/>
            </w:rPr>
          </w:rPrChange>
        </w:rPr>
        <w:fldChar w:fldCharType="end"/>
      </w:r>
      <w:r w:rsidRPr="00B26E5F">
        <w:rPr>
          <w:sz w:val="20"/>
          <w:szCs w:val="20"/>
          <w:rPrChange w:id="2010" w:author="Microsoft Office User" w:date="2023-09-11T13:17:00Z">
            <w:rPr/>
          </w:rPrChange>
        </w:rPr>
        <w:fldChar w:fldCharType="begin"/>
      </w:r>
      <w:r w:rsidRPr="00B26E5F">
        <w:rPr>
          <w:sz w:val="20"/>
          <w:szCs w:val="20"/>
          <w:rPrChange w:id="2011" w:author="Microsoft Office User" w:date="2023-09-11T13:17:00Z">
            <w:rPr/>
          </w:rPrChange>
        </w:rPr>
        <w:instrText>HYPERLINK "https://www.zotero.org/google-docs/?n2Avay" \h</w:instrText>
      </w:r>
      <w:r w:rsidRPr="00A34D81">
        <w:rPr>
          <w:sz w:val="20"/>
          <w:szCs w:val="20"/>
        </w:rPr>
      </w:r>
      <w:r w:rsidRPr="00B26E5F">
        <w:rPr>
          <w:sz w:val="20"/>
          <w:szCs w:val="20"/>
          <w:rPrChange w:id="2012" w:author="Microsoft Office User" w:date="2023-09-11T13:17:00Z">
            <w:rPr/>
          </w:rPrChange>
        </w:rPr>
        <w:fldChar w:fldCharType="separate"/>
      </w:r>
      <w:r w:rsidRPr="00B26E5F">
        <w:rPr>
          <w:sz w:val="20"/>
          <w:szCs w:val="20"/>
          <w:rPrChange w:id="2013" w:author="Microsoft Office User" w:date="2023-09-11T13:17:00Z">
            <w:rPr/>
          </w:rPrChange>
        </w:rPr>
        <w:t xml:space="preserve"> Phylogenetic Placement of Exact Amplicon Sequences Improves Associations with Clinical Information. </w:t>
      </w:r>
      <w:r w:rsidRPr="00B26E5F">
        <w:rPr>
          <w:sz w:val="20"/>
          <w:szCs w:val="20"/>
          <w:rPrChange w:id="2014" w:author="Microsoft Office User" w:date="2023-09-11T13:17:00Z">
            <w:rPr/>
          </w:rPrChange>
        </w:rPr>
        <w:fldChar w:fldCharType="end"/>
      </w:r>
      <w:r w:rsidRPr="00B26E5F">
        <w:rPr>
          <w:sz w:val="20"/>
          <w:szCs w:val="20"/>
          <w:rPrChange w:id="2015" w:author="Microsoft Office User" w:date="2023-09-11T13:17:00Z">
            <w:rPr/>
          </w:rPrChange>
        </w:rPr>
        <w:fldChar w:fldCharType="begin"/>
      </w:r>
      <w:r w:rsidRPr="00B26E5F">
        <w:rPr>
          <w:sz w:val="20"/>
          <w:szCs w:val="20"/>
          <w:rPrChange w:id="2016" w:author="Microsoft Office User" w:date="2023-09-11T13:17:00Z">
            <w:rPr/>
          </w:rPrChange>
        </w:rPr>
        <w:instrText>HYPERLINK "https://www.zotero.org/google-docs/?n2Avay" \h</w:instrText>
      </w:r>
      <w:r w:rsidRPr="00A34D81">
        <w:rPr>
          <w:sz w:val="20"/>
          <w:szCs w:val="20"/>
        </w:rPr>
      </w:r>
      <w:r w:rsidRPr="00B26E5F">
        <w:rPr>
          <w:sz w:val="20"/>
          <w:szCs w:val="20"/>
          <w:rPrChange w:id="2017" w:author="Microsoft Office User" w:date="2023-09-11T13:17:00Z">
            <w:rPr>
              <w:i/>
            </w:rPr>
          </w:rPrChange>
        </w:rPr>
        <w:fldChar w:fldCharType="separate"/>
      </w:r>
      <w:proofErr w:type="spellStart"/>
      <w:r w:rsidRPr="00B26E5F">
        <w:rPr>
          <w:i/>
          <w:sz w:val="20"/>
          <w:szCs w:val="20"/>
          <w:rPrChange w:id="2018" w:author="Microsoft Office User" w:date="2023-09-11T13:17:00Z">
            <w:rPr>
              <w:i/>
            </w:rPr>
          </w:rPrChange>
        </w:rPr>
        <w:t>mSystems</w:t>
      </w:r>
      <w:proofErr w:type="spellEnd"/>
      <w:r w:rsidRPr="00B26E5F">
        <w:rPr>
          <w:i/>
          <w:sz w:val="20"/>
          <w:szCs w:val="20"/>
          <w:rPrChange w:id="2019" w:author="Microsoft Office User" w:date="2023-09-11T13:17:00Z">
            <w:rPr>
              <w:i/>
            </w:rPr>
          </w:rPrChange>
        </w:rPr>
        <w:t xml:space="preserve"> </w:t>
      </w:r>
      <w:r w:rsidRPr="00B26E5F">
        <w:rPr>
          <w:i/>
          <w:sz w:val="20"/>
          <w:szCs w:val="20"/>
          <w:rPrChange w:id="2020" w:author="Microsoft Office User" w:date="2023-09-11T13:17:00Z">
            <w:rPr>
              <w:i/>
            </w:rPr>
          </w:rPrChange>
        </w:rPr>
        <w:fldChar w:fldCharType="end"/>
      </w:r>
      <w:r w:rsidRPr="00B26E5F">
        <w:rPr>
          <w:sz w:val="20"/>
          <w:szCs w:val="20"/>
          <w:rPrChange w:id="2021" w:author="Microsoft Office User" w:date="2023-09-11T13:17:00Z">
            <w:rPr/>
          </w:rPrChange>
        </w:rPr>
        <w:fldChar w:fldCharType="begin"/>
      </w:r>
      <w:r w:rsidRPr="00B26E5F">
        <w:rPr>
          <w:sz w:val="20"/>
          <w:szCs w:val="20"/>
          <w:rPrChange w:id="2022" w:author="Microsoft Office User" w:date="2023-09-11T13:17:00Z">
            <w:rPr/>
          </w:rPrChange>
        </w:rPr>
        <w:instrText>HYPERLINK "https://www.zotero.org/google-docs/?n2Avay" \h</w:instrText>
      </w:r>
      <w:r w:rsidRPr="00A34D81">
        <w:rPr>
          <w:sz w:val="20"/>
          <w:szCs w:val="20"/>
        </w:rPr>
      </w:r>
      <w:r w:rsidRPr="00B26E5F">
        <w:rPr>
          <w:sz w:val="20"/>
          <w:szCs w:val="20"/>
          <w:rPrChange w:id="2023" w:author="Microsoft Office User" w:date="2023-09-11T13:17:00Z">
            <w:rPr>
              <w:b/>
            </w:rPr>
          </w:rPrChange>
        </w:rPr>
        <w:fldChar w:fldCharType="separate"/>
      </w:r>
      <w:r w:rsidRPr="00B26E5F">
        <w:rPr>
          <w:b/>
          <w:sz w:val="20"/>
          <w:szCs w:val="20"/>
          <w:rPrChange w:id="2024" w:author="Microsoft Office User" w:date="2023-09-11T13:17:00Z">
            <w:rPr>
              <w:b/>
            </w:rPr>
          </w:rPrChange>
        </w:rPr>
        <w:t>3</w:t>
      </w:r>
      <w:r w:rsidRPr="00B26E5F">
        <w:rPr>
          <w:b/>
          <w:sz w:val="20"/>
          <w:szCs w:val="20"/>
          <w:rPrChange w:id="2025" w:author="Microsoft Office User" w:date="2023-09-11T13:17:00Z">
            <w:rPr>
              <w:b/>
            </w:rPr>
          </w:rPrChange>
        </w:rPr>
        <w:fldChar w:fldCharType="end"/>
      </w:r>
      <w:r w:rsidRPr="00B26E5F">
        <w:rPr>
          <w:sz w:val="20"/>
          <w:szCs w:val="20"/>
          <w:rPrChange w:id="2026" w:author="Microsoft Office User" w:date="2023-09-11T13:17:00Z">
            <w:rPr/>
          </w:rPrChange>
        </w:rPr>
        <w:fldChar w:fldCharType="begin"/>
      </w:r>
      <w:r w:rsidRPr="00B26E5F">
        <w:rPr>
          <w:sz w:val="20"/>
          <w:szCs w:val="20"/>
          <w:rPrChange w:id="2027" w:author="Microsoft Office User" w:date="2023-09-11T13:17:00Z">
            <w:rPr/>
          </w:rPrChange>
        </w:rPr>
        <w:instrText>HYPERLINK "https://www.zotero.org/google-docs/?n2Avay" \h</w:instrText>
      </w:r>
      <w:r w:rsidRPr="00A34D81">
        <w:rPr>
          <w:sz w:val="20"/>
          <w:szCs w:val="20"/>
        </w:rPr>
      </w:r>
      <w:r w:rsidRPr="00B26E5F">
        <w:rPr>
          <w:sz w:val="20"/>
          <w:szCs w:val="20"/>
          <w:rPrChange w:id="2028" w:author="Microsoft Office User" w:date="2023-09-11T13:17:00Z">
            <w:rPr/>
          </w:rPrChange>
        </w:rPr>
        <w:fldChar w:fldCharType="separate"/>
      </w:r>
      <w:r w:rsidRPr="00B26E5F">
        <w:rPr>
          <w:sz w:val="20"/>
          <w:szCs w:val="20"/>
          <w:rPrChange w:id="2029" w:author="Microsoft Office User" w:date="2023-09-11T13:17:00Z">
            <w:rPr/>
          </w:rPrChange>
        </w:rPr>
        <w:t>, (2018).</w:t>
      </w:r>
      <w:r w:rsidRPr="00B26E5F">
        <w:rPr>
          <w:sz w:val="20"/>
          <w:szCs w:val="20"/>
          <w:rPrChange w:id="2030" w:author="Microsoft Office User" w:date="2023-09-11T13:17:00Z">
            <w:rPr/>
          </w:rPrChange>
        </w:rPr>
        <w:fldChar w:fldCharType="end"/>
      </w:r>
    </w:p>
    <w:p w14:paraId="649620B0" w14:textId="77777777" w:rsidR="007B09DE" w:rsidRPr="00B26E5F" w:rsidRDefault="007B09DE">
      <w:pPr>
        <w:snapToGrid w:val="0"/>
        <w:contextualSpacing/>
        <w:rPr>
          <w:sz w:val="20"/>
          <w:szCs w:val="20"/>
          <w:rPrChange w:id="2031" w:author="Microsoft Office User" w:date="2023-09-11T13:17:00Z">
            <w:rPr/>
          </w:rPrChange>
        </w:rPr>
        <w:pPrChange w:id="2032" w:author="Microsoft Office User" w:date="2023-09-11T13:17:00Z">
          <w:pPr/>
        </w:pPrChange>
      </w:pPr>
    </w:p>
    <w:p w14:paraId="7441376F" w14:textId="77777777" w:rsidR="000C56B0" w:rsidRPr="00B26E5F" w:rsidRDefault="00367A15">
      <w:pPr>
        <w:snapToGrid w:val="0"/>
        <w:contextualSpacing/>
        <w:rPr>
          <w:sz w:val="20"/>
          <w:szCs w:val="20"/>
          <w:rPrChange w:id="2033" w:author="Microsoft Office User" w:date="2023-09-11T13:17:00Z">
            <w:rPr/>
          </w:rPrChange>
        </w:rPr>
        <w:pPrChange w:id="2034" w:author="Microsoft Office User" w:date="2023-09-11T13:17:00Z">
          <w:pPr/>
        </w:pPrChange>
      </w:pPr>
      <w:r w:rsidRPr="00B26E5F">
        <w:rPr>
          <w:sz w:val="20"/>
          <w:szCs w:val="20"/>
          <w:rPrChange w:id="2035" w:author="Microsoft Office User" w:date="2023-09-11T13:17:00Z">
            <w:rPr/>
          </w:rPrChange>
        </w:rPr>
        <w:fldChar w:fldCharType="begin"/>
      </w:r>
      <w:r w:rsidRPr="00B26E5F">
        <w:rPr>
          <w:sz w:val="20"/>
          <w:szCs w:val="20"/>
          <w:rPrChange w:id="2036" w:author="Microsoft Office User" w:date="2023-09-11T13:17:00Z">
            <w:rPr/>
          </w:rPrChange>
        </w:rPr>
        <w:instrText>HYPERLINK "https://www.zotero.org/google-docs/?n2Avay" \h</w:instrText>
      </w:r>
      <w:r w:rsidRPr="00A34D81">
        <w:rPr>
          <w:sz w:val="20"/>
          <w:szCs w:val="20"/>
        </w:rPr>
      </w:r>
      <w:r w:rsidRPr="00B26E5F">
        <w:rPr>
          <w:sz w:val="20"/>
          <w:szCs w:val="20"/>
          <w:rPrChange w:id="2037" w:author="Microsoft Office User" w:date="2023-09-11T13:17:00Z">
            <w:rPr/>
          </w:rPrChange>
        </w:rPr>
        <w:fldChar w:fldCharType="separate"/>
      </w:r>
      <w:r w:rsidRPr="00B26E5F">
        <w:rPr>
          <w:sz w:val="20"/>
          <w:szCs w:val="20"/>
          <w:rPrChange w:id="2038" w:author="Microsoft Office User" w:date="2023-09-11T13:17:00Z">
            <w:rPr/>
          </w:rPrChange>
        </w:rPr>
        <w:t>41.</w:t>
      </w:r>
      <w:r w:rsidRPr="00B26E5F">
        <w:rPr>
          <w:sz w:val="20"/>
          <w:szCs w:val="20"/>
          <w:rPrChange w:id="2039" w:author="Microsoft Office User" w:date="2023-09-11T13:17:00Z">
            <w:rPr/>
          </w:rPrChange>
        </w:rPr>
        <w:tab/>
        <w:t xml:space="preserve">Lin, H. &amp; </w:t>
      </w:r>
      <w:proofErr w:type="spellStart"/>
      <w:r w:rsidRPr="00B26E5F">
        <w:rPr>
          <w:sz w:val="20"/>
          <w:szCs w:val="20"/>
          <w:rPrChange w:id="2040" w:author="Microsoft Office User" w:date="2023-09-11T13:17:00Z">
            <w:rPr/>
          </w:rPrChange>
        </w:rPr>
        <w:t>Peddada</w:t>
      </w:r>
      <w:proofErr w:type="spellEnd"/>
      <w:r w:rsidRPr="00B26E5F">
        <w:rPr>
          <w:sz w:val="20"/>
          <w:szCs w:val="20"/>
          <w:rPrChange w:id="2041" w:author="Microsoft Office User" w:date="2023-09-11T13:17:00Z">
            <w:rPr/>
          </w:rPrChange>
        </w:rPr>
        <w:t xml:space="preserve">, S. D. Analysis of compositions of microbiomes with bias correction. </w:t>
      </w:r>
      <w:r w:rsidRPr="00B26E5F">
        <w:rPr>
          <w:sz w:val="20"/>
          <w:szCs w:val="20"/>
          <w:rPrChange w:id="2042" w:author="Microsoft Office User" w:date="2023-09-11T13:17:00Z">
            <w:rPr/>
          </w:rPrChange>
        </w:rPr>
        <w:fldChar w:fldCharType="end"/>
      </w:r>
      <w:r w:rsidRPr="00B26E5F">
        <w:rPr>
          <w:sz w:val="20"/>
          <w:szCs w:val="20"/>
          <w:rPrChange w:id="2043" w:author="Microsoft Office User" w:date="2023-09-11T13:17:00Z">
            <w:rPr/>
          </w:rPrChange>
        </w:rPr>
        <w:fldChar w:fldCharType="begin"/>
      </w:r>
      <w:r w:rsidRPr="00B26E5F">
        <w:rPr>
          <w:sz w:val="20"/>
          <w:szCs w:val="20"/>
          <w:rPrChange w:id="2044" w:author="Microsoft Office User" w:date="2023-09-11T13:17:00Z">
            <w:rPr/>
          </w:rPrChange>
        </w:rPr>
        <w:instrText>HYPERLINK "https://www.zotero.org/google-docs/?n2Avay" \h</w:instrText>
      </w:r>
      <w:r w:rsidRPr="00A34D81">
        <w:rPr>
          <w:sz w:val="20"/>
          <w:szCs w:val="20"/>
        </w:rPr>
      </w:r>
      <w:r w:rsidRPr="00B26E5F">
        <w:rPr>
          <w:sz w:val="20"/>
          <w:szCs w:val="20"/>
          <w:rPrChange w:id="2045" w:author="Microsoft Office User" w:date="2023-09-11T13:17:00Z">
            <w:rPr>
              <w:i/>
            </w:rPr>
          </w:rPrChange>
        </w:rPr>
        <w:fldChar w:fldCharType="separate"/>
      </w:r>
      <w:r w:rsidRPr="00B26E5F">
        <w:rPr>
          <w:i/>
          <w:sz w:val="20"/>
          <w:szCs w:val="20"/>
          <w:rPrChange w:id="2046" w:author="Microsoft Office User" w:date="2023-09-11T13:17:00Z">
            <w:rPr>
              <w:i/>
            </w:rPr>
          </w:rPrChange>
        </w:rPr>
        <w:t xml:space="preserve">Nat. </w:t>
      </w:r>
      <w:proofErr w:type="spellStart"/>
      <w:r w:rsidRPr="00B26E5F">
        <w:rPr>
          <w:i/>
          <w:sz w:val="20"/>
          <w:szCs w:val="20"/>
          <w:rPrChange w:id="2047" w:author="Microsoft Office User" w:date="2023-09-11T13:17:00Z">
            <w:rPr>
              <w:i/>
            </w:rPr>
          </w:rPrChange>
        </w:rPr>
        <w:t>Commun</w:t>
      </w:r>
      <w:proofErr w:type="spellEnd"/>
      <w:r w:rsidRPr="00B26E5F">
        <w:rPr>
          <w:i/>
          <w:sz w:val="20"/>
          <w:szCs w:val="20"/>
          <w:rPrChange w:id="2048" w:author="Microsoft Office User" w:date="2023-09-11T13:17:00Z">
            <w:rPr>
              <w:i/>
            </w:rPr>
          </w:rPrChange>
        </w:rPr>
        <w:t xml:space="preserve">. </w:t>
      </w:r>
      <w:r w:rsidRPr="00B26E5F">
        <w:rPr>
          <w:i/>
          <w:sz w:val="20"/>
          <w:szCs w:val="20"/>
          <w:rPrChange w:id="2049" w:author="Microsoft Office User" w:date="2023-09-11T13:17:00Z">
            <w:rPr>
              <w:i/>
            </w:rPr>
          </w:rPrChange>
        </w:rPr>
        <w:fldChar w:fldCharType="end"/>
      </w:r>
      <w:r w:rsidRPr="00B26E5F">
        <w:rPr>
          <w:sz w:val="20"/>
          <w:szCs w:val="20"/>
          <w:rPrChange w:id="2050" w:author="Microsoft Office User" w:date="2023-09-11T13:17:00Z">
            <w:rPr/>
          </w:rPrChange>
        </w:rPr>
        <w:fldChar w:fldCharType="begin"/>
      </w:r>
      <w:r w:rsidRPr="00B26E5F">
        <w:rPr>
          <w:sz w:val="20"/>
          <w:szCs w:val="20"/>
          <w:rPrChange w:id="2051" w:author="Microsoft Office User" w:date="2023-09-11T13:17:00Z">
            <w:rPr/>
          </w:rPrChange>
        </w:rPr>
        <w:instrText>HYPERLINK "https://www.zotero.org/google-docs/?n2Avay" \h</w:instrText>
      </w:r>
      <w:r w:rsidRPr="00A34D81">
        <w:rPr>
          <w:sz w:val="20"/>
          <w:szCs w:val="20"/>
        </w:rPr>
      </w:r>
      <w:r w:rsidRPr="00B26E5F">
        <w:rPr>
          <w:sz w:val="20"/>
          <w:szCs w:val="20"/>
          <w:rPrChange w:id="2052" w:author="Microsoft Office User" w:date="2023-09-11T13:17:00Z">
            <w:rPr>
              <w:b/>
            </w:rPr>
          </w:rPrChange>
        </w:rPr>
        <w:fldChar w:fldCharType="separate"/>
      </w:r>
      <w:r w:rsidRPr="00B26E5F">
        <w:rPr>
          <w:b/>
          <w:sz w:val="20"/>
          <w:szCs w:val="20"/>
          <w:rPrChange w:id="2053" w:author="Microsoft Office User" w:date="2023-09-11T13:17:00Z">
            <w:rPr>
              <w:b/>
            </w:rPr>
          </w:rPrChange>
        </w:rPr>
        <w:t>11</w:t>
      </w:r>
      <w:r w:rsidRPr="00B26E5F">
        <w:rPr>
          <w:b/>
          <w:sz w:val="20"/>
          <w:szCs w:val="20"/>
          <w:rPrChange w:id="2054" w:author="Microsoft Office User" w:date="2023-09-11T13:17:00Z">
            <w:rPr>
              <w:b/>
            </w:rPr>
          </w:rPrChange>
        </w:rPr>
        <w:fldChar w:fldCharType="end"/>
      </w:r>
      <w:r w:rsidRPr="00B26E5F">
        <w:rPr>
          <w:sz w:val="20"/>
          <w:szCs w:val="20"/>
          <w:rPrChange w:id="2055" w:author="Microsoft Office User" w:date="2023-09-11T13:17:00Z">
            <w:rPr/>
          </w:rPrChange>
        </w:rPr>
        <w:fldChar w:fldCharType="begin"/>
      </w:r>
      <w:r w:rsidRPr="00B26E5F">
        <w:rPr>
          <w:sz w:val="20"/>
          <w:szCs w:val="20"/>
          <w:rPrChange w:id="2056" w:author="Microsoft Office User" w:date="2023-09-11T13:17:00Z">
            <w:rPr/>
          </w:rPrChange>
        </w:rPr>
        <w:instrText>HYPERLINK "https://www.zotero.org/google-docs/?n2Avay" \h</w:instrText>
      </w:r>
      <w:r w:rsidRPr="00A34D81">
        <w:rPr>
          <w:sz w:val="20"/>
          <w:szCs w:val="20"/>
        </w:rPr>
      </w:r>
      <w:r w:rsidRPr="00B26E5F">
        <w:rPr>
          <w:sz w:val="20"/>
          <w:szCs w:val="20"/>
          <w:rPrChange w:id="2057" w:author="Microsoft Office User" w:date="2023-09-11T13:17:00Z">
            <w:rPr/>
          </w:rPrChange>
        </w:rPr>
        <w:fldChar w:fldCharType="separate"/>
      </w:r>
      <w:r w:rsidRPr="00B26E5F">
        <w:rPr>
          <w:sz w:val="20"/>
          <w:szCs w:val="20"/>
          <w:rPrChange w:id="2058" w:author="Microsoft Office User" w:date="2023-09-11T13:17:00Z">
            <w:rPr/>
          </w:rPrChange>
        </w:rPr>
        <w:t>, 1–11 (2020).</w:t>
      </w:r>
      <w:r w:rsidRPr="00B26E5F">
        <w:rPr>
          <w:sz w:val="20"/>
          <w:szCs w:val="20"/>
          <w:rPrChange w:id="2059" w:author="Microsoft Office User" w:date="2023-09-11T13:17:00Z">
            <w:rPr/>
          </w:rPrChange>
        </w:rPr>
        <w:fldChar w:fldCharType="end"/>
      </w:r>
    </w:p>
    <w:p w14:paraId="7C0605F3" w14:textId="77777777" w:rsidR="007B09DE" w:rsidRPr="00B26E5F" w:rsidRDefault="007B09DE">
      <w:pPr>
        <w:snapToGrid w:val="0"/>
        <w:contextualSpacing/>
        <w:rPr>
          <w:sz w:val="20"/>
          <w:szCs w:val="20"/>
          <w:rPrChange w:id="2060" w:author="Microsoft Office User" w:date="2023-09-11T13:17:00Z">
            <w:rPr/>
          </w:rPrChange>
        </w:rPr>
        <w:pPrChange w:id="2061" w:author="Microsoft Office User" w:date="2023-09-11T13:17:00Z">
          <w:pPr/>
        </w:pPrChange>
      </w:pPr>
    </w:p>
    <w:p w14:paraId="04F890F1" w14:textId="77777777" w:rsidR="000C56B0" w:rsidRPr="00B26E5F" w:rsidRDefault="00367A15">
      <w:pPr>
        <w:snapToGrid w:val="0"/>
        <w:contextualSpacing/>
        <w:rPr>
          <w:sz w:val="20"/>
          <w:szCs w:val="20"/>
          <w:rPrChange w:id="2062" w:author="Microsoft Office User" w:date="2023-09-11T13:17:00Z">
            <w:rPr/>
          </w:rPrChange>
        </w:rPr>
        <w:pPrChange w:id="2063" w:author="Microsoft Office User" w:date="2023-09-11T13:17:00Z">
          <w:pPr/>
        </w:pPrChange>
      </w:pPr>
      <w:r w:rsidRPr="00B26E5F">
        <w:rPr>
          <w:sz w:val="20"/>
          <w:szCs w:val="20"/>
          <w:rPrChange w:id="2064" w:author="Microsoft Office User" w:date="2023-09-11T13:17:00Z">
            <w:rPr/>
          </w:rPrChange>
        </w:rPr>
        <w:fldChar w:fldCharType="begin"/>
      </w:r>
      <w:r w:rsidRPr="00B26E5F">
        <w:rPr>
          <w:sz w:val="20"/>
          <w:szCs w:val="20"/>
          <w:rPrChange w:id="2065" w:author="Microsoft Office User" w:date="2023-09-11T13:17:00Z">
            <w:rPr/>
          </w:rPrChange>
        </w:rPr>
        <w:instrText>HYPERLINK "https://www.zotero.org/google-docs/?n2Avay" \h</w:instrText>
      </w:r>
      <w:r w:rsidRPr="00A34D81">
        <w:rPr>
          <w:sz w:val="20"/>
          <w:szCs w:val="20"/>
        </w:rPr>
      </w:r>
      <w:r w:rsidRPr="00B26E5F">
        <w:rPr>
          <w:sz w:val="20"/>
          <w:szCs w:val="20"/>
          <w:rPrChange w:id="2066" w:author="Microsoft Office User" w:date="2023-09-11T13:17:00Z">
            <w:rPr/>
          </w:rPrChange>
        </w:rPr>
        <w:fldChar w:fldCharType="separate"/>
      </w:r>
      <w:r w:rsidRPr="00B26E5F">
        <w:rPr>
          <w:sz w:val="20"/>
          <w:szCs w:val="20"/>
          <w:rPrChange w:id="2067" w:author="Microsoft Office User" w:date="2023-09-11T13:17:00Z">
            <w:rPr/>
          </w:rPrChange>
        </w:rPr>
        <w:t>42.</w:t>
      </w:r>
      <w:r w:rsidRPr="00B26E5F">
        <w:rPr>
          <w:sz w:val="20"/>
          <w:szCs w:val="20"/>
          <w:rPrChange w:id="2068" w:author="Microsoft Office User" w:date="2023-09-11T13:17:00Z">
            <w:rPr/>
          </w:rPrChange>
        </w:rPr>
        <w:tab/>
        <w:t xml:space="preserve">Emery, M. A., Dimos, B. A. &amp; </w:t>
      </w:r>
      <w:proofErr w:type="spellStart"/>
      <w:r w:rsidRPr="00B26E5F">
        <w:rPr>
          <w:sz w:val="20"/>
          <w:szCs w:val="20"/>
          <w:rPrChange w:id="2069" w:author="Microsoft Office User" w:date="2023-09-11T13:17:00Z">
            <w:rPr/>
          </w:rPrChange>
        </w:rPr>
        <w:t>Mydlarz</w:t>
      </w:r>
      <w:proofErr w:type="spellEnd"/>
      <w:r w:rsidRPr="00B26E5F">
        <w:rPr>
          <w:sz w:val="20"/>
          <w:szCs w:val="20"/>
          <w:rPrChange w:id="2070" w:author="Microsoft Office User" w:date="2023-09-11T13:17:00Z">
            <w:rPr/>
          </w:rPrChange>
        </w:rPr>
        <w:t xml:space="preserve">, L. D. Cnidarian pattern recognition receptor repertoires reflect both phylogeny and life history traits. </w:t>
      </w:r>
      <w:r w:rsidRPr="00B26E5F">
        <w:rPr>
          <w:sz w:val="20"/>
          <w:szCs w:val="20"/>
          <w:rPrChange w:id="2071" w:author="Microsoft Office User" w:date="2023-09-11T13:17:00Z">
            <w:rPr/>
          </w:rPrChange>
        </w:rPr>
        <w:fldChar w:fldCharType="end"/>
      </w:r>
      <w:r w:rsidRPr="00B26E5F">
        <w:rPr>
          <w:sz w:val="20"/>
          <w:szCs w:val="20"/>
          <w:rPrChange w:id="2072" w:author="Microsoft Office User" w:date="2023-09-11T13:17:00Z">
            <w:rPr/>
          </w:rPrChange>
        </w:rPr>
        <w:fldChar w:fldCharType="begin"/>
      </w:r>
      <w:r w:rsidRPr="00B26E5F">
        <w:rPr>
          <w:sz w:val="20"/>
          <w:szCs w:val="20"/>
          <w:rPrChange w:id="2073" w:author="Microsoft Office User" w:date="2023-09-11T13:17:00Z">
            <w:rPr/>
          </w:rPrChange>
        </w:rPr>
        <w:instrText>HYPERLINK "https://www.zotero.org/google-docs/?n2Avay" \h</w:instrText>
      </w:r>
      <w:r w:rsidRPr="00A34D81">
        <w:rPr>
          <w:sz w:val="20"/>
          <w:szCs w:val="20"/>
        </w:rPr>
      </w:r>
      <w:r w:rsidRPr="00B26E5F">
        <w:rPr>
          <w:sz w:val="20"/>
          <w:szCs w:val="20"/>
          <w:rPrChange w:id="2074" w:author="Microsoft Office User" w:date="2023-09-11T13:17:00Z">
            <w:rPr>
              <w:i/>
            </w:rPr>
          </w:rPrChange>
        </w:rPr>
        <w:fldChar w:fldCharType="separate"/>
      </w:r>
      <w:r w:rsidRPr="00B26E5F">
        <w:rPr>
          <w:i/>
          <w:sz w:val="20"/>
          <w:szCs w:val="20"/>
          <w:rPrChange w:id="2075" w:author="Microsoft Office User" w:date="2023-09-11T13:17:00Z">
            <w:rPr>
              <w:i/>
            </w:rPr>
          </w:rPrChange>
        </w:rPr>
        <w:t xml:space="preserve">Front. Immunol. </w:t>
      </w:r>
      <w:r w:rsidRPr="00B26E5F">
        <w:rPr>
          <w:i/>
          <w:sz w:val="20"/>
          <w:szCs w:val="20"/>
          <w:rPrChange w:id="2076" w:author="Microsoft Office User" w:date="2023-09-11T13:17:00Z">
            <w:rPr>
              <w:i/>
            </w:rPr>
          </w:rPrChange>
        </w:rPr>
        <w:fldChar w:fldCharType="end"/>
      </w:r>
      <w:r w:rsidRPr="00B26E5F">
        <w:rPr>
          <w:sz w:val="20"/>
          <w:szCs w:val="20"/>
          <w:rPrChange w:id="2077" w:author="Microsoft Office User" w:date="2023-09-11T13:17:00Z">
            <w:rPr/>
          </w:rPrChange>
        </w:rPr>
        <w:fldChar w:fldCharType="begin"/>
      </w:r>
      <w:r w:rsidRPr="00B26E5F">
        <w:rPr>
          <w:sz w:val="20"/>
          <w:szCs w:val="20"/>
          <w:rPrChange w:id="2078" w:author="Microsoft Office User" w:date="2023-09-11T13:17:00Z">
            <w:rPr/>
          </w:rPrChange>
        </w:rPr>
        <w:instrText>HYPERLINK "https://www.zotero.org/google-docs/?n2Avay" \h</w:instrText>
      </w:r>
      <w:r w:rsidRPr="00A34D81">
        <w:rPr>
          <w:sz w:val="20"/>
          <w:szCs w:val="20"/>
        </w:rPr>
      </w:r>
      <w:r w:rsidRPr="00B26E5F">
        <w:rPr>
          <w:sz w:val="20"/>
          <w:szCs w:val="20"/>
          <w:rPrChange w:id="2079" w:author="Microsoft Office User" w:date="2023-09-11T13:17:00Z">
            <w:rPr>
              <w:b/>
            </w:rPr>
          </w:rPrChange>
        </w:rPr>
        <w:fldChar w:fldCharType="separate"/>
      </w:r>
      <w:r w:rsidRPr="00B26E5F">
        <w:rPr>
          <w:b/>
          <w:sz w:val="20"/>
          <w:szCs w:val="20"/>
          <w:rPrChange w:id="2080" w:author="Microsoft Office User" w:date="2023-09-11T13:17:00Z">
            <w:rPr>
              <w:b/>
            </w:rPr>
          </w:rPrChange>
        </w:rPr>
        <w:t>12</w:t>
      </w:r>
      <w:r w:rsidRPr="00B26E5F">
        <w:rPr>
          <w:b/>
          <w:sz w:val="20"/>
          <w:szCs w:val="20"/>
          <w:rPrChange w:id="2081" w:author="Microsoft Office User" w:date="2023-09-11T13:17:00Z">
            <w:rPr>
              <w:b/>
            </w:rPr>
          </w:rPrChange>
        </w:rPr>
        <w:fldChar w:fldCharType="end"/>
      </w:r>
      <w:r w:rsidRPr="00B26E5F">
        <w:rPr>
          <w:sz w:val="20"/>
          <w:szCs w:val="20"/>
          <w:rPrChange w:id="2082" w:author="Microsoft Office User" w:date="2023-09-11T13:17:00Z">
            <w:rPr/>
          </w:rPrChange>
        </w:rPr>
        <w:fldChar w:fldCharType="begin"/>
      </w:r>
      <w:r w:rsidRPr="00B26E5F">
        <w:rPr>
          <w:sz w:val="20"/>
          <w:szCs w:val="20"/>
          <w:rPrChange w:id="2083" w:author="Microsoft Office User" w:date="2023-09-11T13:17:00Z">
            <w:rPr/>
          </w:rPrChange>
        </w:rPr>
        <w:instrText>HYPERLINK "https://www.zotero.org/google-docs/?n2Avay" \h</w:instrText>
      </w:r>
      <w:r w:rsidRPr="00A34D81">
        <w:rPr>
          <w:sz w:val="20"/>
          <w:szCs w:val="20"/>
        </w:rPr>
      </w:r>
      <w:r w:rsidRPr="00B26E5F">
        <w:rPr>
          <w:sz w:val="20"/>
          <w:szCs w:val="20"/>
          <w:rPrChange w:id="2084" w:author="Microsoft Office User" w:date="2023-09-11T13:17:00Z">
            <w:rPr/>
          </w:rPrChange>
        </w:rPr>
        <w:fldChar w:fldCharType="separate"/>
      </w:r>
      <w:r w:rsidRPr="00B26E5F">
        <w:rPr>
          <w:sz w:val="20"/>
          <w:szCs w:val="20"/>
          <w:rPrChange w:id="2085" w:author="Microsoft Office User" w:date="2023-09-11T13:17:00Z">
            <w:rPr/>
          </w:rPrChange>
        </w:rPr>
        <w:t>, 689463 (2021).</w:t>
      </w:r>
      <w:r w:rsidRPr="00B26E5F">
        <w:rPr>
          <w:sz w:val="20"/>
          <w:szCs w:val="20"/>
          <w:rPrChange w:id="2086" w:author="Microsoft Office User" w:date="2023-09-11T13:17:00Z">
            <w:rPr/>
          </w:rPrChange>
        </w:rPr>
        <w:fldChar w:fldCharType="end"/>
      </w:r>
    </w:p>
    <w:p w14:paraId="605EE23D" w14:textId="77777777" w:rsidR="007B09DE" w:rsidRPr="00B26E5F" w:rsidRDefault="007B09DE">
      <w:pPr>
        <w:snapToGrid w:val="0"/>
        <w:contextualSpacing/>
        <w:rPr>
          <w:sz w:val="20"/>
          <w:szCs w:val="20"/>
          <w:rPrChange w:id="2087" w:author="Microsoft Office User" w:date="2023-09-11T13:17:00Z">
            <w:rPr/>
          </w:rPrChange>
        </w:rPr>
        <w:pPrChange w:id="2088" w:author="Microsoft Office User" w:date="2023-09-11T13:17:00Z">
          <w:pPr/>
        </w:pPrChange>
      </w:pPr>
    </w:p>
    <w:p w14:paraId="4EDD2B84" w14:textId="77777777" w:rsidR="000C56B0" w:rsidRPr="00B26E5F" w:rsidRDefault="00367A15">
      <w:pPr>
        <w:snapToGrid w:val="0"/>
        <w:contextualSpacing/>
        <w:rPr>
          <w:sz w:val="20"/>
          <w:szCs w:val="20"/>
          <w:rPrChange w:id="2089" w:author="Microsoft Office User" w:date="2023-09-11T13:17:00Z">
            <w:rPr/>
          </w:rPrChange>
        </w:rPr>
        <w:pPrChange w:id="2090" w:author="Microsoft Office User" w:date="2023-09-11T13:17:00Z">
          <w:pPr/>
        </w:pPrChange>
      </w:pPr>
      <w:r w:rsidRPr="00B26E5F">
        <w:rPr>
          <w:sz w:val="20"/>
          <w:szCs w:val="20"/>
          <w:rPrChange w:id="2091" w:author="Microsoft Office User" w:date="2023-09-11T13:17:00Z">
            <w:rPr/>
          </w:rPrChange>
        </w:rPr>
        <w:fldChar w:fldCharType="begin"/>
      </w:r>
      <w:r w:rsidRPr="00B26E5F">
        <w:rPr>
          <w:sz w:val="20"/>
          <w:szCs w:val="20"/>
          <w:rPrChange w:id="2092" w:author="Microsoft Office User" w:date="2023-09-11T13:17:00Z">
            <w:rPr/>
          </w:rPrChange>
        </w:rPr>
        <w:instrText>HYPERLINK "https://www.zotero.org/google-docs/?n2Avay" \h</w:instrText>
      </w:r>
      <w:r w:rsidRPr="00A34D81">
        <w:rPr>
          <w:sz w:val="20"/>
          <w:szCs w:val="20"/>
        </w:rPr>
      </w:r>
      <w:r w:rsidRPr="00B26E5F">
        <w:rPr>
          <w:sz w:val="20"/>
          <w:szCs w:val="20"/>
          <w:rPrChange w:id="2093" w:author="Microsoft Office User" w:date="2023-09-11T13:17:00Z">
            <w:rPr/>
          </w:rPrChange>
        </w:rPr>
        <w:fldChar w:fldCharType="separate"/>
      </w:r>
      <w:r w:rsidRPr="00B26E5F">
        <w:rPr>
          <w:sz w:val="20"/>
          <w:szCs w:val="20"/>
          <w:rPrChange w:id="2094" w:author="Microsoft Office User" w:date="2023-09-11T13:17:00Z">
            <w:rPr/>
          </w:rPrChange>
        </w:rPr>
        <w:t>43.</w:t>
      </w:r>
      <w:r w:rsidRPr="00B26E5F">
        <w:rPr>
          <w:sz w:val="20"/>
          <w:szCs w:val="20"/>
          <w:rPrChange w:id="2095" w:author="Microsoft Office User" w:date="2023-09-11T13:17:00Z">
            <w:rPr/>
          </w:rPrChange>
        </w:rPr>
        <w:tab/>
        <w:t xml:space="preserve">Mazel, F. </w:t>
      </w:r>
      <w:r w:rsidRPr="00B26E5F">
        <w:rPr>
          <w:sz w:val="20"/>
          <w:szCs w:val="20"/>
          <w:rPrChange w:id="2096" w:author="Microsoft Office User" w:date="2023-09-11T13:17:00Z">
            <w:rPr/>
          </w:rPrChange>
        </w:rPr>
        <w:fldChar w:fldCharType="end"/>
      </w:r>
      <w:r w:rsidRPr="00B26E5F">
        <w:rPr>
          <w:sz w:val="20"/>
          <w:szCs w:val="20"/>
          <w:rPrChange w:id="2097" w:author="Microsoft Office User" w:date="2023-09-11T13:17:00Z">
            <w:rPr/>
          </w:rPrChange>
        </w:rPr>
        <w:fldChar w:fldCharType="begin"/>
      </w:r>
      <w:r w:rsidRPr="00B26E5F">
        <w:rPr>
          <w:sz w:val="20"/>
          <w:szCs w:val="20"/>
          <w:rPrChange w:id="2098" w:author="Microsoft Office User" w:date="2023-09-11T13:17:00Z">
            <w:rPr/>
          </w:rPrChange>
        </w:rPr>
        <w:instrText>HYPERLINK "https://www.zotero.org/google-docs/?n2Avay" \h</w:instrText>
      </w:r>
      <w:r w:rsidRPr="00A34D81">
        <w:rPr>
          <w:sz w:val="20"/>
          <w:szCs w:val="20"/>
        </w:rPr>
      </w:r>
      <w:r w:rsidRPr="00B26E5F">
        <w:rPr>
          <w:sz w:val="20"/>
          <w:szCs w:val="20"/>
          <w:rPrChange w:id="2099" w:author="Microsoft Office User" w:date="2023-09-11T13:17:00Z">
            <w:rPr>
              <w:i/>
            </w:rPr>
          </w:rPrChange>
        </w:rPr>
        <w:fldChar w:fldCharType="separate"/>
      </w:r>
      <w:r w:rsidRPr="00B26E5F">
        <w:rPr>
          <w:i/>
          <w:sz w:val="20"/>
          <w:szCs w:val="20"/>
          <w:rPrChange w:id="2100" w:author="Microsoft Office User" w:date="2023-09-11T13:17:00Z">
            <w:rPr>
              <w:i/>
            </w:rPr>
          </w:rPrChange>
        </w:rPr>
        <w:t>et al.</w:t>
      </w:r>
      <w:r w:rsidRPr="00B26E5F">
        <w:rPr>
          <w:i/>
          <w:sz w:val="20"/>
          <w:szCs w:val="20"/>
          <w:rPrChange w:id="2101" w:author="Microsoft Office User" w:date="2023-09-11T13:17:00Z">
            <w:rPr>
              <w:i/>
            </w:rPr>
          </w:rPrChange>
        </w:rPr>
        <w:fldChar w:fldCharType="end"/>
      </w:r>
      <w:r w:rsidRPr="00B26E5F">
        <w:rPr>
          <w:sz w:val="20"/>
          <w:szCs w:val="20"/>
          <w:rPrChange w:id="2102" w:author="Microsoft Office User" w:date="2023-09-11T13:17:00Z">
            <w:rPr/>
          </w:rPrChange>
        </w:rPr>
        <w:fldChar w:fldCharType="begin"/>
      </w:r>
      <w:r w:rsidRPr="00B26E5F">
        <w:rPr>
          <w:sz w:val="20"/>
          <w:szCs w:val="20"/>
          <w:rPrChange w:id="2103" w:author="Microsoft Office User" w:date="2023-09-11T13:17:00Z">
            <w:rPr/>
          </w:rPrChange>
        </w:rPr>
        <w:instrText>HYPERLINK "https://www.zotero.org/google-docs/?n2Avay" \h</w:instrText>
      </w:r>
      <w:r w:rsidRPr="00A34D81">
        <w:rPr>
          <w:sz w:val="20"/>
          <w:szCs w:val="20"/>
        </w:rPr>
      </w:r>
      <w:r w:rsidRPr="00B26E5F">
        <w:rPr>
          <w:sz w:val="20"/>
          <w:szCs w:val="20"/>
          <w:rPrChange w:id="2104" w:author="Microsoft Office User" w:date="2023-09-11T13:17:00Z">
            <w:rPr/>
          </w:rPrChange>
        </w:rPr>
        <w:fldChar w:fldCharType="separate"/>
      </w:r>
      <w:r w:rsidRPr="00B26E5F">
        <w:rPr>
          <w:sz w:val="20"/>
          <w:szCs w:val="20"/>
          <w:rPrChange w:id="2105" w:author="Microsoft Office User" w:date="2023-09-11T13:17:00Z">
            <w:rPr/>
          </w:rPrChange>
        </w:rPr>
        <w:t xml:space="preserve"> Is host filtering the main driver of </w:t>
      </w:r>
      <w:proofErr w:type="spellStart"/>
      <w:r w:rsidRPr="00B26E5F">
        <w:rPr>
          <w:sz w:val="20"/>
          <w:szCs w:val="20"/>
          <w:rPrChange w:id="2106" w:author="Microsoft Office User" w:date="2023-09-11T13:17:00Z">
            <w:rPr/>
          </w:rPrChange>
        </w:rPr>
        <w:t>phylosymbiosis</w:t>
      </w:r>
      <w:proofErr w:type="spellEnd"/>
      <w:r w:rsidRPr="00B26E5F">
        <w:rPr>
          <w:sz w:val="20"/>
          <w:szCs w:val="20"/>
          <w:rPrChange w:id="2107" w:author="Microsoft Office User" w:date="2023-09-11T13:17:00Z">
            <w:rPr/>
          </w:rPrChange>
        </w:rPr>
        <w:t xml:space="preserve"> across the tree of life? </w:t>
      </w:r>
      <w:r w:rsidRPr="00B26E5F">
        <w:rPr>
          <w:sz w:val="20"/>
          <w:szCs w:val="20"/>
          <w:rPrChange w:id="2108" w:author="Microsoft Office User" w:date="2023-09-11T13:17:00Z">
            <w:rPr/>
          </w:rPrChange>
        </w:rPr>
        <w:fldChar w:fldCharType="end"/>
      </w:r>
      <w:r w:rsidRPr="00B26E5F">
        <w:rPr>
          <w:sz w:val="20"/>
          <w:szCs w:val="20"/>
          <w:rPrChange w:id="2109" w:author="Microsoft Office User" w:date="2023-09-11T13:17:00Z">
            <w:rPr/>
          </w:rPrChange>
        </w:rPr>
        <w:fldChar w:fldCharType="begin"/>
      </w:r>
      <w:r w:rsidRPr="00B26E5F">
        <w:rPr>
          <w:sz w:val="20"/>
          <w:szCs w:val="20"/>
          <w:rPrChange w:id="2110" w:author="Microsoft Office User" w:date="2023-09-11T13:17:00Z">
            <w:rPr/>
          </w:rPrChange>
        </w:rPr>
        <w:instrText>HYPERLINK "https://www.zotero.org/google-docs/?n2Avay" \h</w:instrText>
      </w:r>
      <w:r w:rsidRPr="00A34D81">
        <w:rPr>
          <w:sz w:val="20"/>
          <w:szCs w:val="20"/>
        </w:rPr>
      </w:r>
      <w:r w:rsidRPr="00B26E5F">
        <w:rPr>
          <w:sz w:val="20"/>
          <w:szCs w:val="20"/>
          <w:rPrChange w:id="2111" w:author="Microsoft Office User" w:date="2023-09-11T13:17:00Z">
            <w:rPr>
              <w:i/>
            </w:rPr>
          </w:rPrChange>
        </w:rPr>
        <w:fldChar w:fldCharType="separate"/>
      </w:r>
      <w:proofErr w:type="spellStart"/>
      <w:r w:rsidRPr="00B26E5F">
        <w:rPr>
          <w:i/>
          <w:sz w:val="20"/>
          <w:szCs w:val="20"/>
          <w:rPrChange w:id="2112" w:author="Microsoft Office User" w:date="2023-09-11T13:17:00Z">
            <w:rPr>
              <w:i/>
            </w:rPr>
          </w:rPrChange>
        </w:rPr>
        <w:t>Msystems</w:t>
      </w:r>
      <w:proofErr w:type="spellEnd"/>
      <w:r w:rsidRPr="00B26E5F">
        <w:rPr>
          <w:i/>
          <w:sz w:val="20"/>
          <w:szCs w:val="20"/>
          <w:rPrChange w:id="2113" w:author="Microsoft Office User" w:date="2023-09-11T13:17:00Z">
            <w:rPr>
              <w:i/>
            </w:rPr>
          </w:rPrChange>
        </w:rPr>
        <w:t xml:space="preserve"> </w:t>
      </w:r>
      <w:r w:rsidRPr="00B26E5F">
        <w:rPr>
          <w:i/>
          <w:sz w:val="20"/>
          <w:szCs w:val="20"/>
          <w:rPrChange w:id="2114" w:author="Microsoft Office User" w:date="2023-09-11T13:17:00Z">
            <w:rPr>
              <w:i/>
            </w:rPr>
          </w:rPrChange>
        </w:rPr>
        <w:fldChar w:fldCharType="end"/>
      </w:r>
      <w:r w:rsidRPr="00B26E5F">
        <w:rPr>
          <w:sz w:val="20"/>
          <w:szCs w:val="20"/>
          <w:rPrChange w:id="2115" w:author="Microsoft Office User" w:date="2023-09-11T13:17:00Z">
            <w:rPr/>
          </w:rPrChange>
        </w:rPr>
        <w:fldChar w:fldCharType="begin"/>
      </w:r>
      <w:r w:rsidRPr="00B26E5F">
        <w:rPr>
          <w:sz w:val="20"/>
          <w:szCs w:val="20"/>
          <w:rPrChange w:id="2116" w:author="Microsoft Office User" w:date="2023-09-11T13:17:00Z">
            <w:rPr/>
          </w:rPrChange>
        </w:rPr>
        <w:instrText>HYPERLINK "https://www.zotero.org/google-docs/?n2Avay" \h</w:instrText>
      </w:r>
      <w:r w:rsidRPr="00A34D81">
        <w:rPr>
          <w:sz w:val="20"/>
          <w:szCs w:val="20"/>
        </w:rPr>
      </w:r>
      <w:r w:rsidRPr="00B26E5F">
        <w:rPr>
          <w:sz w:val="20"/>
          <w:szCs w:val="20"/>
          <w:rPrChange w:id="2117" w:author="Microsoft Office User" w:date="2023-09-11T13:17:00Z">
            <w:rPr>
              <w:b/>
            </w:rPr>
          </w:rPrChange>
        </w:rPr>
        <w:fldChar w:fldCharType="separate"/>
      </w:r>
      <w:r w:rsidRPr="00B26E5F">
        <w:rPr>
          <w:b/>
          <w:sz w:val="20"/>
          <w:szCs w:val="20"/>
          <w:rPrChange w:id="2118" w:author="Microsoft Office User" w:date="2023-09-11T13:17:00Z">
            <w:rPr>
              <w:b/>
            </w:rPr>
          </w:rPrChange>
        </w:rPr>
        <w:t>3</w:t>
      </w:r>
      <w:r w:rsidRPr="00B26E5F">
        <w:rPr>
          <w:b/>
          <w:sz w:val="20"/>
          <w:szCs w:val="20"/>
          <w:rPrChange w:id="2119" w:author="Microsoft Office User" w:date="2023-09-11T13:17:00Z">
            <w:rPr>
              <w:b/>
            </w:rPr>
          </w:rPrChange>
        </w:rPr>
        <w:fldChar w:fldCharType="end"/>
      </w:r>
      <w:r w:rsidRPr="00B26E5F">
        <w:rPr>
          <w:sz w:val="20"/>
          <w:szCs w:val="20"/>
          <w:rPrChange w:id="2120" w:author="Microsoft Office User" w:date="2023-09-11T13:17:00Z">
            <w:rPr/>
          </w:rPrChange>
        </w:rPr>
        <w:fldChar w:fldCharType="begin"/>
      </w:r>
      <w:r w:rsidRPr="00B26E5F">
        <w:rPr>
          <w:sz w:val="20"/>
          <w:szCs w:val="20"/>
          <w:rPrChange w:id="2121" w:author="Microsoft Office User" w:date="2023-09-11T13:17:00Z">
            <w:rPr/>
          </w:rPrChange>
        </w:rPr>
        <w:instrText>HYPERLINK "https://www.zotero.org/google-docs/?n2Avay" \h</w:instrText>
      </w:r>
      <w:r w:rsidRPr="00A34D81">
        <w:rPr>
          <w:sz w:val="20"/>
          <w:szCs w:val="20"/>
        </w:rPr>
      </w:r>
      <w:r w:rsidRPr="00B26E5F">
        <w:rPr>
          <w:sz w:val="20"/>
          <w:szCs w:val="20"/>
          <w:rPrChange w:id="2122" w:author="Microsoft Office User" w:date="2023-09-11T13:17:00Z">
            <w:rPr/>
          </w:rPrChange>
        </w:rPr>
        <w:fldChar w:fldCharType="separate"/>
      </w:r>
      <w:r w:rsidRPr="00B26E5F">
        <w:rPr>
          <w:sz w:val="20"/>
          <w:szCs w:val="20"/>
          <w:rPrChange w:id="2123" w:author="Microsoft Office User" w:date="2023-09-11T13:17:00Z">
            <w:rPr/>
          </w:rPrChange>
        </w:rPr>
        <w:t>, e00097-18 (2018).</w:t>
      </w:r>
      <w:r w:rsidRPr="00B26E5F">
        <w:rPr>
          <w:sz w:val="20"/>
          <w:szCs w:val="20"/>
          <w:rPrChange w:id="2124" w:author="Microsoft Office User" w:date="2023-09-11T13:17:00Z">
            <w:rPr/>
          </w:rPrChange>
        </w:rPr>
        <w:fldChar w:fldCharType="end"/>
      </w:r>
    </w:p>
    <w:p w14:paraId="0C50DB94" w14:textId="77777777" w:rsidR="007B09DE" w:rsidRPr="00B26E5F" w:rsidRDefault="007B09DE">
      <w:pPr>
        <w:snapToGrid w:val="0"/>
        <w:contextualSpacing/>
        <w:rPr>
          <w:sz w:val="20"/>
          <w:szCs w:val="20"/>
          <w:rPrChange w:id="2125" w:author="Microsoft Office User" w:date="2023-09-11T13:17:00Z">
            <w:rPr/>
          </w:rPrChange>
        </w:rPr>
        <w:pPrChange w:id="2126" w:author="Microsoft Office User" w:date="2023-09-11T13:17:00Z">
          <w:pPr/>
        </w:pPrChange>
      </w:pPr>
    </w:p>
    <w:p w14:paraId="15DB491D" w14:textId="77777777" w:rsidR="000C56B0" w:rsidRPr="00B26E5F" w:rsidRDefault="00367A15">
      <w:pPr>
        <w:snapToGrid w:val="0"/>
        <w:contextualSpacing/>
        <w:rPr>
          <w:sz w:val="20"/>
          <w:szCs w:val="20"/>
          <w:rPrChange w:id="2127" w:author="Microsoft Office User" w:date="2023-09-11T13:17:00Z">
            <w:rPr/>
          </w:rPrChange>
        </w:rPr>
        <w:pPrChange w:id="2128" w:author="Microsoft Office User" w:date="2023-09-11T13:17:00Z">
          <w:pPr/>
        </w:pPrChange>
      </w:pPr>
      <w:r w:rsidRPr="00B26E5F">
        <w:rPr>
          <w:sz w:val="20"/>
          <w:szCs w:val="20"/>
          <w:rPrChange w:id="2129" w:author="Microsoft Office User" w:date="2023-09-11T13:17:00Z">
            <w:rPr/>
          </w:rPrChange>
        </w:rPr>
        <w:fldChar w:fldCharType="begin"/>
      </w:r>
      <w:r w:rsidRPr="00B26E5F">
        <w:rPr>
          <w:sz w:val="20"/>
          <w:szCs w:val="20"/>
          <w:rPrChange w:id="2130" w:author="Microsoft Office User" w:date="2023-09-11T13:17:00Z">
            <w:rPr/>
          </w:rPrChange>
        </w:rPr>
        <w:instrText>HYPERLINK "https://www.zotero.org/google-docs/?n2Avay" \h</w:instrText>
      </w:r>
      <w:r w:rsidRPr="00A34D81">
        <w:rPr>
          <w:sz w:val="20"/>
          <w:szCs w:val="20"/>
        </w:rPr>
      </w:r>
      <w:r w:rsidRPr="00B26E5F">
        <w:rPr>
          <w:sz w:val="20"/>
          <w:szCs w:val="20"/>
          <w:rPrChange w:id="2131" w:author="Microsoft Office User" w:date="2023-09-11T13:17:00Z">
            <w:rPr/>
          </w:rPrChange>
        </w:rPr>
        <w:fldChar w:fldCharType="separate"/>
      </w:r>
      <w:r w:rsidRPr="00B26E5F">
        <w:rPr>
          <w:sz w:val="20"/>
          <w:szCs w:val="20"/>
          <w:rPrChange w:id="2132" w:author="Microsoft Office User" w:date="2023-09-11T13:17:00Z">
            <w:rPr/>
          </w:rPrChange>
        </w:rPr>
        <w:t>44.</w:t>
      </w:r>
      <w:r w:rsidRPr="00B26E5F">
        <w:rPr>
          <w:sz w:val="20"/>
          <w:szCs w:val="20"/>
          <w:rPrChange w:id="2133" w:author="Microsoft Office User" w:date="2023-09-11T13:17:00Z">
            <w:rPr/>
          </w:rPrChange>
        </w:rPr>
        <w:tab/>
        <w:t xml:space="preserve">Brooks, A. W., Kohl, K. D., Brucker, R. M., van </w:t>
      </w:r>
      <w:proofErr w:type="spellStart"/>
      <w:r w:rsidRPr="00B26E5F">
        <w:rPr>
          <w:sz w:val="20"/>
          <w:szCs w:val="20"/>
          <w:rPrChange w:id="2134" w:author="Microsoft Office User" w:date="2023-09-11T13:17:00Z">
            <w:rPr/>
          </w:rPrChange>
        </w:rPr>
        <w:t>Opstal</w:t>
      </w:r>
      <w:proofErr w:type="spellEnd"/>
      <w:r w:rsidRPr="00B26E5F">
        <w:rPr>
          <w:sz w:val="20"/>
          <w:szCs w:val="20"/>
          <w:rPrChange w:id="2135" w:author="Microsoft Office User" w:date="2023-09-11T13:17:00Z">
            <w:rPr/>
          </w:rPrChange>
        </w:rPr>
        <w:t xml:space="preserve">, E. J. &amp; </w:t>
      </w:r>
      <w:proofErr w:type="spellStart"/>
      <w:r w:rsidRPr="00B26E5F">
        <w:rPr>
          <w:sz w:val="20"/>
          <w:szCs w:val="20"/>
          <w:rPrChange w:id="2136" w:author="Microsoft Office User" w:date="2023-09-11T13:17:00Z">
            <w:rPr/>
          </w:rPrChange>
        </w:rPr>
        <w:t>Bordenstein</w:t>
      </w:r>
      <w:proofErr w:type="spellEnd"/>
      <w:r w:rsidRPr="00B26E5F">
        <w:rPr>
          <w:sz w:val="20"/>
          <w:szCs w:val="20"/>
          <w:rPrChange w:id="2137" w:author="Microsoft Office User" w:date="2023-09-11T13:17:00Z">
            <w:rPr/>
          </w:rPrChange>
        </w:rPr>
        <w:t xml:space="preserve">, S. R. </w:t>
      </w:r>
      <w:proofErr w:type="spellStart"/>
      <w:r w:rsidRPr="00B26E5F">
        <w:rPr>
          <w:sz w:val="20"/>
          <w:szCs w:val="20"/>
          <w:rPrChange w:id="2138" w:author="Microsoft Office User" w:date="2023-09-11T13:17:00Z">
            <w:rPr/>
          </w:rPrChange>
        </w:rPr>
        <w:t>Phylosymbiosis</w:t>
      </w:r>
      <w:proofErr w:type="spellEnd"/>
      <w:r w:rsidRPr="00B26E5F">
        <w:rPr>
          <w:sz w:val="20"/>
          <w:szCs w:val="20"/>
          <w:rPrChange w:id="2139" w:author="Microsoft Office User" w:date="2023-09-11T13:17:00Z">
            <w:rPr/>
          </w:rPrChange>
        </w:rPr>
        <w:t xml:space="preserve">: Relationships and Functional Effects of Microbial Communities across Host Evolutionary History. </w:t>
      </w:r>
      <w:r w:rsidRPr="00B26E5F">
        <w:rPr>
          <w:sz w:val="20"/>
          <w:szCs w:val="20"/>
          <w:rPrChange w:id="2140" w:author="Microsoft Office User" w:date="2023-09-11T13:17:00Z">
            <w:rPr/>
          </w:rPrChange>
        </w:rPr>
        <w:fldChar w:fldCharType="end"/>
      </w:r>
      <w:r w:rsidRPr="00B26E5F">
        <w:rPr>
          <w:sz w:val="20"/>
          <w:szCs w:val="20"/>
          <w:rPrChange w:id="2141" w:author="Microsoft Office User" w:date="2023-09-11T13:17:00Z">
            <w:rPr/>
          </w:rPrChange>
        </w:rPr>
        <w:fldChar w:fldCharType="begin"/>
      </w:r>
      <w:r w:rsidRPr="00B26E5F">
        <w:rPr>
          <w:sz w:val="20"/>
          <w:szCs w:val="20"/>
          <w:rPrChange w:id="2142" w:author="Microsoft Office User" w:date="2023-09-11T13:17:00Z">
            <w:rPr/>
          </w:rPrChange>
        </w:rPr>
        <w:instrText>HYPERLINK "https://www.zotero.org/google-docs/?n2Avay" \h</w:instrText>
      </w:r>
      <w:r w:rsidRPr="00A34D81">
        <w:rPr>
          <w:sz w:val="20"/>
          <w:szCs w:val="20"/>
        </w:rPr>
      </w:r>
      <w:r w:rsidRPr="00B26E5F">
        <w:rPr>
          <w:sz w:val="20"/>
          <w:szCs w:val="20"/>
          <w:rPrChange w:id="2143" w:author="Microsoft Office User" w:date="2023-09-11T13:17:00Z">
            <w:rPr>
              <w:i/>
            </w:rPr>
          </w:rPrChange>
        </w:rPr>
        <w:fldChar w:fldCharType="separate"/>
      </w:r>
      <w:r w:rsidRPr="00B26E5F">
        <w:rPr>
          <w:i/>
          <w:sz w:val="20"/>
          <w:szCs w:val="20"/>
          <w:rPrChange w:id="2144" w:author="Microsoft Office User" w:date="2023-09-11T13:17:00Z">
            <w:rPr>
              <w:i/>
            </w:rPr>
          </w:rPrChange>
        </w:rPr>
        <w:t xml:space="preserve">PLOS Biol. </w:t>
      </w:r>
      <w:r w:rsidRPr="00B26E5F">
        <w:rPr>
          <w:i/>
          <w:sz w:val="20"/>
          <w:szCs w:val="20"/>
          <w:rPrChange w:id="2145" w:author="Microsoft Office User" w:date="2023-09-11T13:17:00Z">
            <w:rPr>
              <w:i/>
            </w:rPr>
          </w:rPrChange>
        </w:rPr>
        <w:fldChar w:fldCharType="end"/>
      </w:r>
      <w:r w:rsidRPr="00B26E5F">
        <w:rPr>
          <w:sz w:val="20"/>
          <w:szCs w:val="20"/>
          <w:rPrChange w:id="2146" w:author="Microsoft Office User" w:date="2023-09-11T13:17:00Z">
            <w:rPr/>
          </w:rPrChange>
        </w:rPr>
        <w:fldChar w:fldCharType="begin"/>
      </w:r>
      <w:r w:rsidRPr="00B26E5F">
        <w:rPr>
          <w:sz w:val="20"/>
          <w:szCs w:val="20"/>
          <w:rPrChange w:id="2147" w:author="Microsoft Office User" w:date="2023-09-11T13:17:00Z">
            <w:rPr/>
          </w:rPrChange>
        </w:rPr>
        <w:instrText>HYPERLINK "https://www.zotero.org/google-docs/?n2Avay" \h</w:instrText>
      </w:r>
      <w:r w:rsidRPr="00A34D81">
        <w:rPr>
          <w:sz w:val="20"/>
          <w:szCs w:val="20"/>
        </w:rPr>
      </w:r>
      <w:r w:rsidRPr="00B26E5F">
        <w:rPr>
          <w:sz w:val="20"/>
          <w:szCs w:val="20"/>
          <w:rPrChange w:id="2148" w:author="Microsoft Office User" w:date="2023-09-11T13:17:00Z">
            <w:rPr>
              <w:b/>
            </w:rPr>
          </w:rPrChange>
        </w:rPr>
        <w:fldChar w:fldCharType="separate"/>
      </w:r>
      <w:r w:rsidRPr="00B26E5F">
        <w:rPr>
          <w:b/>
          <w:sz w:val="20"/>
          <w:szCs w:val="20"/>
          <w:rPrChange w:id="2149" w:author="Microsoft Office User" w:date="2023-09-11T13:17:00Z">
            <w:rPr>
              <w:b/>
            </w:rPr>
          </w:rPrChange>
        </w:rPr>
        <w:t>14</w:t>
      </w:r>
      <w:r w:rsidRPr="00B26E5F">
        <w:rPr>
          <w:b/>
          <w:sz w:val="20"/>
          <w:szCs w:val="20"/>
          <w:rPrChange w:id="2150" w:author="Microsoft Office User" w:date="2023-09-11T13:17:00Z">
            <w:rPr>
              <w:b/>
            </w:rPr>
          </w:rPrChange>
        </w:rPr>
        <w:fldChar w:fldCharType="end"/>
      </w:r>
      <w:r w:rsidRPr="00B26E5F">
        <w:rPr>
          <w:sz w:val="20"/>
          <w:szCs w:val="20"/>
          <w:rPrChange w:id="2151" w:author="Microsoft Office User" w:date="2023-09-11T13:17:00Z">
            <w:rPr/>
          </w:rPrChange>
        </w:rPr>
        <w:fldChar w:fldCharType="begin"/>
      </w:r>
      <w:r w:rsidRPr="00B26E5F">
        <w:rPr>
          <w:sz w:val="20"/>
          <w:szCs w:val="20"/>
          <w:rPrChange w:id="2152" w:author="Microsoft Office User" w:date="2023-09-11T13:17:00Z">
            <w:rPr/>
          </w:rPrChange>
        </w:rPr>
        <w:instrText>HYPERLINK "https://www.zotero.org/google-docs/?n2Avay" \h</w:instrText>
      </w:r>
      <w:r w:rsidRPr="00A34D81">
        <w:rPr>
          <w:sz w:val="20"/>
          <w:szCs w:val="20"/>
        </w:rPr>
      </w:r>
      <w:r w:rsidRPr="00B26E5F">
        <w:rPr>
          <w:sz w:val="20"/>
          <w:szCs w:val="20"/>
          <w:rPrChange w:id="2153" w:author="Microsoft Office User" w:date="2023-09-11T13:17:00Z">
            <w:rPr/>
          </w:rPrChange>
        </w:rPr>
        <w:fldChar w:fldCharType="separate"/>
      </w:r>
      <w:r w:rsidRPr="00B26E5F">
        <w:rPr>
          <w:sz w:val="20"/>
          <w:szCs w:val="20"/>
          <w:rPrChange w:id="2154" w:author="Microsoft Office User" w:date="2023-09-11T13:17:00Z">
            <w:rPr/>
          </w:rPrChange>
        </w:rPr>
        <w:t>, e2000225 (2016).</w:t>
      </w:r>
      <w:r w:rsidRPr="00B26E5F">
        <w:rPr>
          <w:sz w:val="20"/>
          <w:szCs w:val="20"/>
          <w:rPrChange w:id="2155" w:author="Microsoft Office User" w:date="2023-09-11T13:17:00Z">
            <w:rPr/>
          </w:rPrChange>
        </w:rPr>
        <w:fldChar w:fldCharType="end"/>
      </w:r>
    </w:p>
    <w:p w14:paraId="67EDD9B3" w14:textId="77777777" w:rsidR="007B09DE" w:rsidRPr="00B26E5F" w:rsidRDefault="007B09DE">
      <w:pPr>
        <w:snapToGrid w:val="0"/>
        <w:contextualSpacing/>
        <w:rPr>
          <w:sz w:val="20"/>
          <w:szCs w:val="20"/>
          <w:rPrChange w:id="2156" w:author="Microsoft Office User" w:date="2023-09-11T13:17:00Z">
            <w:rPr/>
          </w:rPrChange>
        </w:rPr>
        <w:pPrChange w:id="2157" w:author="Microsoft Office User" w:date="2023-09-11T13:17:00Z">
          <w:pPr/>
        </w:pPrChange>
      </w:pPr>
    </w:p>
    <w:p w14:paraId="18908F11" w14:textId="77777777" w:rsidR="000C56B0" w:rsidRPr="00B26E5F" w:rsidRDefault="00367A15">
      <w:pPr>
        <w:snapToGrid w:val="0"/>
        <w:contextualSpacing/>
        <w:rPr>
          <w:sz w:val="20"/>
          <w:szCs w:val="20"/>
          <w:rPrChange w:id="2158" w:author="Microsoft Office User" w:date="2023-09-11T13:17:00Z">
            <w:rPr/>
          </w:rPrChange>
        </w:rPr>
        <w:pPrChange w:id="2159" w:author="Microsoft Office User" w:date="2023-09-11T13:17:00Z">
          <w:pPr/>
        </w:pPrChange>
      </w:pPr>
      <w:r w:rsidRPr="00B26E5F">
        <w:rPr>
          <w:sz w:val="20"/>
          <w:szCs w:val="20"/>
          <w:rPrChange w:id="2160" w:author="Microsoft Office User" w:date="2023-09-11T13:17:00Z">
            <w:rPr/>
          </w:rPrChange>
        </w:rPr>
        <w:fldChar w:fldCharType="begin"/>
      </w:r>
      <w:r w:rsidRPr="00B26E5F">
        <w:rPr>
          <w:sz w:val="20"/>
          <w:szCs w:val="20"/>
          <w:rPrChange w:id="2161" w:author="Microsoft Office User" w:date="2023-09-11T13:17:00Z">
            <w:rPr/>
          </w:rPrChange>
        </w:rPr>
        <w:instrText>HYPERLINK "https://www.zotero.org/google-docs/?n2Avay" \h</w:instrText>
      </w:r>
      <w:r w:rsidRPr="00A34D81">
        <w:rPr>
          <w:sz w:val="20"/>
          <w:szCs w:val="20"/>
        </w:rPr>
      </w:r>
      <w:r w:rsidRPr="00B26E5F">
        <w:rPr>
          <w:sz w:val="20"/>
          <w:szCs w:val="20"/>
          <w:rPrChange w:id="2162" w:author="Microsoft Office User" w:date="2023-09-11T13:17:00Z">
            <w:rPr/>
          </w:rPrChange>
        </w:rPr>
        <w:fldChar w:fldCharType="separate"/>
      </w:r>
      <w:r w:rsidRPr="00B26E5F">
        <w:rPr>
          <w:sz w:val="20"/>
          <w:szCs w:val="20"/>
          <w:rPrChange w:id="2163" w:author="Microsoft Office User" w:date="2023-09-11T13:17:00Z">
            <w:rPr/>
          </w:rPrChange>
        </w:rPr>
        <w:t>45.</w:t>
      </w:r>
      <w:r w:rsidRPr="00B26E5F">
        <w:rPr>
          <w:sz w:val="20"/>
          <w:szCs w:val="20"/>
          <w:rPrChange w:id="2164" w:author="Microsoft Office User" w:date="2023-09-11T13:17:00Z">
            <w:rPr/>
          </w:rPrChange>
        </w:rPr>
        <w:tab/>
        <w:t xml:space="preserve">O’Brien, P. A. </w:t>
      </w:r>
      <w:r w:rsidRPr="00B26E5F">
        <w:rPr>
          <w:sz w:val="20"/>
          <w:szCs w:val="20"/>
          <w:rPrChange w:id="2165" w:author="Microsoft Office User" w:date="2023-09-11T13:17:00Z">
            <w:rPr/>
          </w:rPrChange>
        </w:rPr>
        <w:fldChar w:fldCharType="end"/>
      </w:r>
      <w:r w:rsidRPr="00B26E5F">
        <w:rPr>
          <w:sz w:val="20"/>
          <w:szCs w:val="20"/>
          <w:rPrChange w:id="2166" w:author="Microsoft Office User" w:date="2023-09-11T13:17:00Z">
            <w:rPr/>
          </w:rPrChange>
        </w:rPr>
        <w:fldChar w:fldCharType="begin"/>
      </w:r>
      <w:r w:rsidRPr="00B26E5F">
        <w:rPr>
          <w:sz w:val="20"/>
          <w:szCs w:val="20"/>
          <w:rPrChange w:id="2167" w:author="Microsoft Office User" w:date="2023-09-11T13:17:00Z">
            <w:rPr/>
          </w:rPrChange>
        </w:rPr>
        <w:instrText>HYPERLINK "https://www.zotero.org/google-docs/?n2Avay" \h</w:instrText>
      </w:r>
      <w:r w:rsidRPr="00A34D81">
        <w:rPr>
          <w:sz w:val="20"/>
          <w:szCs w:val="20"/>
        </w:rPr>
      </w:r>
      <w:r w:rsidRPr="00B26E5F">
        <w:rPr>
          <w:sz w:val="20"/>
          <w:szCs w:val="20"/>
          <w:rPrChange w:id="2168" w:author="Microsoft Office User" w:date="2023-09-11T13:17:00Z">
            <w:rPr>
              <w:i/>
            </w:rPr>
          </w:rPrChange>
        </w:rPr>
        <w:fldChar w:fldCharType="separate"/>
      </w:r>
      <w:r w:rsidRPr="00B26E5F">
        <w:rPr>
          <w:i/>
          <w:sz w:val="20"/>
          <w:szCs w:val="20"/>
          <w:rPrChange w:id="2169" w:author="Microsoft Office User" w:date="2023-09-11T13:17:00Z">
            <w:rPr>
              <w:i/>
            </w:rPr>
          </w:rPrChange>
        </w:rPr>
        <w:t>et al.</w:t>
      </w:r>
      <w:r w:rsidRPr="00B26E5F">
        <w:rPr>
          <w:i/>
          <w:sz w:val="20"/>
          <w:szCs w:val="20"/>
          <w:rPrChange w:id="2170" w:author="Microsoft Office User" w:date="2023-09-11T13:17:00Z">
            <w:rPr>
              <w:i/>
            </w:rPr>
          </w:rPrChange>
        </w:rPr>
        <w:fldChar w:fldCharType="end"/>
      </w:r>
      <w:r w:rsidRPr="00B26E5F">
        <w:rPr>
          <w:sz w:val="20"/>
          <w:szCs w:val="20"/>
          <w:rPrChange w:id="2171" w:author="Microsoft Office User" w:date="2023-09-11T13:17:00Z">
            <w:rPr/>
          </w:rPrChange>
        </w:rPr>
        <w:fldChar w:fldCharType="begin"/>
      </w:r>
      <w:r w:rsidRPr="00B26E5F">
        <w:rPr>
          <w:sz w:val="20"/>
          <w:szCs w:val="20"/>
          <w:rPrChange w:id="2172" w:author="Microsoft Office User" w:date="2023-09-11T13:17:00Z">
            <w:rPr/>
          </w:rPrChange>
        </w:rPr>
        <w:instrText>HYPERLINK "https://www.zotero.org/google-docs/?n2Avay" \h</w:instrText>
      </w:r>
      <w:r w:rsidRPr="00A34D81">
        <w:rPr>
          <w:sz w:val="20"/>
          <w:szCs w:val="20"/>
        </w:rPr>
      </w:r>
      <w:r w:rsidRPr="00B26E5F">
        <w:rPr>
          <w:sz w:val="20"/>
          <w:szCs w:val="20"/>
          <w:rPrChange w:id="2173" w:author="Microsoft Office User" w:date="2023-09-11T13:17:00Z">
            <w:rPr/>
          </w:rPrChange>
        </w:rPr>
        <w:fldChar w:fldCharType="separate"/>
      </w:r>
      <w:r w:rsidRPr="00B26E5F">
        <w:rPr>
          <w:sz w:val="20"/>
          <w:szCs w:val="20"/>
          <w:rPrChange w:id="2174" w:author="Microsoft Office User" w:date="2023-09-11T13:17:00Z">
            <w:rPr/>
          </w:rPrChange>
        </w:rPr>
        <w:t xml:space="preserve"> Diverse coral reef invertebrates exhibit patterns of </w:t>
      </w:r>
      <w:proofErr w:type="spellStart"/>
      <w:r w:rsidRPr="00B26E5F">
        <w:rPr>
          <w:sz w:val="20"/>
          <w:szCs w:val="20"/>
          <w:rPrChange w:id="2175" w:author="Microsoft Office User" w:date="2023-09-11T13:17:00Z">
            <w:rPr/>
          </w:rPrChange>
        </w:rPr>
        <w:t>phylosymbiosis</w:t>
      </w:r>
      <w:proofErr w:type="spellEnd"/>
      <w:r w:rsidRPr="00B26E5F">
        <w:rPr>
          <w:sz w:val="20"/>
          <w:szCs w:val="20"/>
          <w:rPrChange w:id="2176" w:author="Microsoft Office User" w:date="2023-09-11T13:17:00Z">
            <w:rPr/>
          </w:rPrChange>
        </w:rPr>
        <w:t xml:space="preserve">. </w:t>
      </w:r>
      <w:r w:rsidRPr="00B26E5F">
        <w:rPr>
          <w:sz w:val="20"/>
          <w:szCs w:val="20"/>
          <w:rPrChange w:id="2177" w:author="Microsoft Office User" w:date="2023-09-11T13:17:00Z">
            <w:rPr/>
          </w:rPrChange>
        </w:rPr>
        <w:fldChar w:fldCharType="end"/>
      </w:r>
      <w:r w:rsidRPr="00B26E5F">
        <w:rPr>
          <w:sz w:val="20"/>
          <w:szCs w:val="20"/>
          <w:rPrChange w:id="2178" w:author="Microsoft Office User" w:date="2023-09-11T13:17:00Z">
            <w:rPr/>
          </w:rPrChange>
        </w:rPr>
        <w:fldChar w:fldCharType="begin"/>
      </w:r>
      <w:r w:rsidRPr="00B26E5F">
        <w:rPr>
          <w:sz w:val="20"/>
          <w:szCs w:val="20"/>
          <w:rPrChange w:id="2179" w:author="Microsoft Office User" w:date="2023-09-11T13:17:00Z">
            <w:rPr/>
          </w:rPrChange>
        </w:rPr>
        <w:instrText>HYPERLINK "https://www.zotero.org/google-docs/?n2Avay" \h</w:instrText>
      </w:r>
      <w:r w:rsidRPr="00A34D81">
        <w:rPr>
          <w:sz w:val="20"/>
          <w:szCs w:val="20"/>
        </w:rPr>
      </w:r>
      <w:r w:rsidRPr="00B26E5F">
        <w:rPr>
          <w:sz w:val="20"/>
          <w:szCs w:val="20"/>
          <w:rPrChange w:id="2180" w:author="Microsoft Office User" w:date="2023-09-11T13:17:00Z">
            <w:rPr>
              <w:i/>
            </w:rPr>
          </w:rPrChange>
        </w:rPr>
        <w:fldChar w:fldCharType="separate"/>
      </w:r>
      <w:r w:rsidRPr="00B26E5F">
        <w:rPr>
          <w:i/>
          <w:sz w:val="20"/>
          <w:szCs w:val="20"/>
          <w:rPrChange w:id="2181" w:author="Microsoft Office User" w:date="2023-09-11T13:17:00Z">
            <w:rPr>
              <w:i/>
            </w:rPr>
          </w:rPrChange>
        </w:rPr>
        <w:t xml:space="preserve">ISME J. </w:t>
      </w:r>
      <w:r w:rsidRPr="00B26E5F">
        <w:rPr>
          <w:i/>
          <w:sz w:val="20"/>
          <w:szCs w:val="20"/>
          <w:rPrChange w:id="2182" w:author="Microsoft Office User" w:date="2023-09-11T13:17:00Z">
            <w:rPr>
              <w:i/>
            </w:rPr>
          </w:rPrChange>
        </w:rPr>
        <w:fldChar w:fldCharType="end"/>
      </w:r>
      <w:r w:rsidRPr="00B26E5F">
        <w:rPr>
          <w:sz w:val="20"/>
          <w:szCs w:val="20"/>
          <w:rPrChange w:id="2183" w:author="Microsoft Office User" w:date="2023-09-11T13:17:00Z">
            <w:rPr/>
          </w:rPrChange>
        </w:rPr>
        <w:fldChar w:fldCharType="begin"/>
      </w:r>
      <w:r w:rsidRPr="00B26E5F">
        <w:rPr>
          <w:sz w:val="20"/>
          <w:szCs w:val="20"/>
          <w:rPrChange w:id="2184" w:author="Microsoft Office User" w:date="2023-09-11T13:17:00Z">
            <w:rPr/>
          </w:rPrChange>
        </w:rPr>
        <w:instrText>HYPERLINK "https://www.zotero.org/google-docs/?n2Avay" \h</w:instrText>
      </w:r>
      <w:r w:rsidRPr="00A34D81">
        <w:rPr>
          <w:sz w:val="20"/>
          <w:szCs w:val="20"/>
        </w:rPr>
      </w:r>
      <w:r w:rsidRPr="00B26E5F">
        <w:rPr>
          <w:sz w:val="20"/>
          <w:szCs w:val="20"/>
          <w:rPrChange w:id="2185" w:author="Microsoft Office User" w:date="2023-09-11T13:17:00Z">
            <w:rPr>
              <w:b/>
            </w:rPr>
          </w:rPrChange>
        </w:rPr>
        <w:fldChar w:fldCharType="separate"/>
      </w:r>
      <w:r w:rsidRPr="00B26E5F">
        <w:rPr>
          <w:b/>
          <w:sz w:val="20"/>
          <w:szCs w:val="20"/>
          <w:rPrChange w:id="2186" w:author="Microsoft Office User" w:date="2023-09-11T13:17:00Z">
            <w:rPr>
              <w:b/>
            </w:rPr>
          </w:rPrChange>
        </w:rPr>
        <w:t>14</w:t>
      </w:r>
      <w:r w:rsidRPr="00B26E5F">
        <w:rPr>
          <w:b/>
          <w:sz w:val="20"/>
          <w:szCs w:val="20"/>
          <w:rPrChange w:id="2187" w:author="Microsoft Office User" w:date="2023-09-11T13:17:00Z">
            <w:rPr>
              <w:b/>
            </w:rPr>
          </w:rPrChange>
        </w:rPr>
        <w:fldChar w:fldCharType="end"/>
      </w:r>
      <w:r w:rsidRPr="00B26E5F">
        <w:rPr>
          <w:sz w:val="20"/>
          <w:szCs w:val="20"/>
          <w:rPrChange w:id="2188" w:author="Microsoft Office User" w:date="2023-09-11T13:17:00Z">
            <w:rPr/>
          </w:rPrChange>
        </w:rPr>
        <w:fldChar w:fldCharType="begin"/>
      </w:r>
      <w:r w:rsidRPr="00B26E5F">
        <w:rPr>
          <w:sz w:val="20"/>
          <w:szCs w:val="20"/>
          <w:rPrChange w:id="2189" w:author="Microsoft Office User" w:date="2023-09-11T13:17:00Z">
            <w:rPr/>
          </w:rPrChange>
        </w:rPr>
        <w:instrText>HYPERLINK "https://www.zotero.org/google-docs/?n2Avay" \h</w:instrText>
      </w:r>
      <w:r w:rsidRPr="00A34D81">
        <w:rPr>
          <w:sz w:val="20"/>
          <w:szCs w:val="20"/>
        </w:rPr>
      </w:r>
      <w:r w:rsidRPr="00B26E5F">
        <w:rPr>
          <w:sz w:val="20"/>
          <w:szCs w:val="20"/>
          <w:rPrChange w:id="2190" w:author="Microsoft Office User" w:date="2023-09-11T13:17:00Z">
            <w:rPr/>
          </w:rPrChange>
        </w:rPr>
        <w:fldChar w:fldCharType="separate"/>
      </w:r>
      <w:r w:rsidRPr="00B26E5F">
        <w:rPr>
          <w:sz w:val="20"/>
          <w:szCs w:val="20"/>
          <w:rPrChange w:id="2191" w:author="Microsoft Office User" w:date="2023-09-11T13:17:00Z">
            <w:rPr/>
          </w:rPrChange>
        </w:rPr>
        <w:t>, 2211–2222 (2020).</w:t>
      </w:r>
      <w:r w:rsidRPr="00B26E5F">
        <w:rPr>
          <w:sz w:val="20"/>
          <w:szCs w:val="20"/>
          <w:rPrChange w:id="2192" w:author="Microsoft Office User" w:date="2023-09-11T13:17:00Z">
            <w:rPr/>
          </w:rPrChange>
        </w:rPr>
        <w:fldChar w:fldCharType="end"/>
      </w:r>
    </w:p>
    <w:p w14:paraId="79AEA9CE" w14:textId="77777777" w:rsidR="007B09DE" w:rsidRPr="00B26E5F" w:rsidRDefault="007B09DE">
      <w:pPr>
        <w:snapToGrid w:val="0"/>
        <w:contextualSpacing/>
        <w:rPr>
          <w:sz w:val="20"/>
          <w:szCs w:val="20"/>
          <w:rPrChange w:id="2193" w:author="Microsoft Office User" w:date="2023-09-11T13:17:00Z">
            <w:rPr/>
          </w:rPrChange>
        </w:rPr>
        <w:pPrChange w:id="2194" w:author="Microsoft Office User" w:date="2023-09-11T13:17:00Z">
          <w:pPr/>
        </w:pPrChange>
      </w:pPr>
    </w:p>
    <w:p w14:paraId="7CCD351F" w14:textId="77777777" w:rsidR="000C56B0" w:rsidRPr="00B26E5F" w:rsidRDefault="00367A15">
      <w:pPr>
        <w:snapToGrid w:val="0"/>
        <w:contextualSpacing/>
        <w:rPr>
          <w:sz w:val="20"/>
          <w:szCs w:val="20"/>
          <w:rPrChange w:id="2195" w:author="Microsoft Office User" w:date="2023-09-11T13:17:00Z">
            <w:rPr/>
          </w:rPrChange>
        </w:rPr>
        <w:pPrChange w:id="2196" w:author="Microsoft Office User" w:date="2023-09-11T13:17:00Z">
          <w:pPr/>
        </w:pPrChange>
      </w:pPr>
      <w:r w:rsidRPr="00B26E5F">
        <w:rPr>
          <w:sz w:val="20"/>
          <w:szCs w:val="20"/>
          <w:rPrChange w:id="2197" w:author="Microsoft Office User" w:date="2023-09-11T13:17:00Z">
            <w:rPr/>
          </w:rPrChange>
        </w:rPr>
        <w:fldChar w:fldCharType="begin"/>
      </w:r>
      <w:r w:rsidRPr="00B26E5F">
        <w:rPr>
          <w:sz w:val="20"/>
          <w:szCs w:val="20"/>
          <w:rPrChange w:id="2198" w:author="Microsoft Office User" w:date="2023-09-11T13:17:00Z">
            <w:rPr/>
          </w:rPrChange>
        </w:rPr>
        <w:instrText>HYPERLINK "https://www.zotero.org/google-docs/?n2Avay" \h</w:instrText>
      </w:r>
      <w:r w:rsidRPr="00A34D81">
        <w:rPr>
          <w:sz w:val="20"/>
          <w:szCs w:val="20"/>
        </w:rPr>
      </w:r>
      <w:r w:rsidRPr="00B26E5F">
        <w:rPr>
          <w:sz w:val="20"/>
          <w:szCs w:val="20"/>
          <w:rPrChange w:id="2199" w:author="Microsoft Office User" w:date="2023-09-11T13:17:00Z">
            <w:rPr/>
          </w:rPrChange>
        </w:rPr>
        <w:fldChar w:fldCharType="separate"/>
      </w:r>
      <w:r w:rsidRPr="00B26E5F">
        <w:rPr>
          <w:sz w:val="20"/>
          <w:szCs w:val="20"/>
          <w:rPrChange w:id="2200" w:author="Microsoft Office User" w:date="2023-09-11T13:17:00Z">
            <w:rPr/>
          </w:rPrChange>
        </w:rPr>
        <w:t>46.</w:t>
      </w:r>
      <w:r w:rsidRPr="00B26E5F">
        <w:rPr>
          <w:sz w:val="20"/>
          <w:szCs w:val="20"/>
          <w:rPrChange w:id="2201" w:author="Microsoft Office User" w:date="2023-09-11T13:17:00Z">
            <w:rPr/>
          </w:rPrChange>
        </w:rPr>
        <w:tab/>
      </w:r>
      <w:proofErr w:type="spellStart"/>
      <w:r w:rsidRPr="00B26E5F">
        <w:rPr>
          <w:sz w:val="20"/>
          <w:szCs w:val="20"/>
          <w:rPrChange w:id="2202" w:author="Microsoft Office User" w:date="2023-09-11T13:17:00Z">
            <w:rPr/>
          </w:rPrChange>
        </w:rPr>
        <w:t>Delsuc</w:t>
      </w:r>
      <w:proofErr w:type="spellEnd"/>
      <w:r w:rsidRPr="00B26E5F">
        <w:rPr>
          <w:sz w:val="20"/>
          <w:szCs w:val="20"/>
          <w:rPrChange w:id="2203" w:author="Microsoft Office User" w:date="2023-09-11T13:17:00Z">
            <w:rPr/>
          </w:rPrChange>
        </w:rPr>
        <w:t xml:space="preserve">, F. </w:t>
      </w:r>
      <w:r w:rsidRPr="00B26E5F">
        <w:rPr>
          <w:sz w:val="20"/>
          <w:szCs w:val="20"/>
          <w:rPrChange w:id="2204" w:author="Microsoft Office User" w:date="2023-09-11T13:17:00Z">
            <w:rPr/>
          </w:rPrChange>
        </w:rPr>
        <w:fldChar w:fldCharType="end"/>
      </w:r>
      <w:r w:rsidRPr="00B26E5F">
        <w:rPr>
          <w:sz w:val="20"/>
          <w:szCs w:val="20"/>
          <w:rPrChange w:id="2205" w:author="Microsoft Office User" w:date="2023-09-11T13:17:00Z">
            <w:rPr/>
          </w:rPrChange>
        </w:rPr>
        <w:fldChar w:fldCharType="begin"/>
      </w:r>
      <w:r w:rsidRPr="00B26E5F">
        <w:rPr>
          <w:sz w:val="20"/>
          <w:szCs w:val="20"/>
          <w:rPrChange w:id="2206" w:author="Microsoft Office User" w:date="2023-09-11T13:17:00Z">
            <w:rPr/>
          </w:rPrChange>
        </w:rPr>
        <w:instrText>HYPERLINK "https://www.zotero.org/google-docs/?n2Avay" \h</w:instrText>
      </w:r>
      <w:r w:rsidRPr="00A34D81">
        <w:rPr>
          <w:sz w:val="20"/>
          <w:szCs w:val="20"/>
        </w:rPr>
      </w:r>
      <w:r w:rsidRPr="00B26E5F">
        <w:rPr>
          <w:sz w:val="20"/>
          <w:szCs w:val="20"/>
          <w:rPrChange w:id="2207" w:author="Microsoft Office User" w:date="2023-09-11T13:17:00Z">
            <w:rPr>
              <w:i/>
            </w:rPr>
          </w:rPrChange>
        </w:rPr>
        <w:fldChar w:fldCharType="separate"/>
      </w:r>
      <w:r w:rsidRPr="00B26E5F">
        <w:rPr>
          <w:i/>
          <w:sz w:val="20"/>
          <w:szCs w:val="20"/>
          <w:rPrChange w:id="2208" w:author="Microsoft Office User" w:date="2023-09-11T13:17:00Z">
            <w:rPr>
              <w:i/>
            </w:rPr>
          </w:rPrChange>
        </w:rPr>
        <w:t>et al.</w:t>
      </w:r>
      <w:r w:rsidRPr="00B26E5F">
        <w:rPr>
          <w:i/>
          <w:sz w:val="20"/>
          <w:szCs w:val="20"/>
          <w:rPrChange w:id="2209" w:author="Microsoft Office User" w:date="2023-09-11T13:17:00Z">
            <w:rPr>
              <w:i/>
            </w:rPr>
          </w:rPrChange>
        </w:rPr>
        <w:fldChar w:fldCharType="end"/>
      </w:r>
      <w:r w:rsidRPr="00B26E5F">
        <w:rPr>
          <w:sz w:val="20"/>
          <w:szCs w:val="20"/>
          <w:rPrChange w:id="2210" w:author="Microsoft Office User" w:date="2023-09-11T13:17:00Z">
            <w:rPr/>
          </w:rPrChange>
        </w:rPr>
        <w:fldChar w:fldCharType="begin"/>
      </w:r>
      <w:r w:rsidRPr="00B26E5F">
        <w:rPr>
          <w:sz w:val="20"/>
          <w:szCs w:val="20"/>
          <w:rPrChange w:id="2211" w:author="Microsoft Office User" w:date="2023-09-11T13:17:00Z">
            <w:rPr/>
          </w:rPrChange>
        </w:rPr>
        <w:instrText>HYPERLINK "https://www.zotero.org/google-docs/?n2Avay" \h</w:instrText>
      </w:r>
      <w:r w:rsidRPr="00A34D81">
        <w:rPr>
          <w:sz w:val="20"/>
          <w:szCs w:val="20"/>
        </w:rPr>
      </w:r>
      <w:r w:rsidRPr="00B26E5F">
        <w:rPr>
          <w:sz w:val="20"/>
          <w:szCs w:val="20"/>
          <w:rPrChange w:id="2212" w:author="Microsoft Office User" w:date="2023-09-11T13:17:00Z">
            <w:rPr/>
          </w:rPrChange>
        </w:rPr>
        <w:fldChar w:fldCharType="separate"/>
      </w:r>
      <w:r w:rsidRPr="00B26E5F">
        <w:rPr>
          <w:sz w:val="20"/>
          <w:szCs w:val="20"/>
          <w:rPrChange w:id="2213" w:author="Microsoft Office User" w:date="2023-09-11T13:17:00Z">
            <w:rPr/>
          </w:rPrChange>
        </w:rPr>
        <w:t xml:space="preserve"> Convergence of gut microbiomes in myrmecophagous mammals. </w:t>
      </w:r>
      <w:r w:rsidRPr="00B26E5F">
        <w:rPr>
          <w:sz w:val="20"/>
          <w:szCs w:val="20"/>
          <w:rPrChange w:id="2214" w:author="Microsoft Office User" w:date="2023-09-11T13:17:00Z">
            <w:rPr/>
          </w:rPrChange>
        </w:rPr>
        <w:fldChar w:fldCharType="end"/>
      </w:r>
      <w:r w:rsidRPr="00B26E5F">
        <w:rPr>
          <w:sz w:val="20"/>
          <w:szCs w:val="20"/>
          <w:rPrChange w:id="2215" w:author="Microsoft Office User" w:date="2023-09-11T13:17:00Z">
            <w:rPr/>
          </w:rPrChange>
        </w:rPr>
        <w:fldChar w:fldCharType="begin"/>
      </w:r>
      <w:r w:rsidRPr="00B26E5F">
        <w:rPr>
          <w:sz w:val="20"/>
          <w:szCs w:val="20"/>
          <w:rPrChange w:id="2216" w:author="Microsoft Office User" w:date="2023-09-11T13:17:00Z">
            <w:rPr/>
          </w:rPrChange>
        </w:rPr>
        <w:instrText>HYPERLINK "https://www.zotero.org/google-docs/?n2Avay" \h</w:instrText>
      </w:r>
      <w:r w:rsidRPr="00A34D81">
        <w:rPr>
          <w:sz w:val="20"/>
          <w:szCs w:val="20"/>
        </w:rPr>
      </w:r>
      <w:r w:rsidRPr="00B26E5F">
        <w:rPr>
          <w:sz w:val="20"/>
          <w:szCs w:val="20"/>
          <w:rPrChange w:id="2217" w:author="Microsoft Office User" w:date="2023-09-11T13:17:00Z">
            <w:rPr>
              <w:i/>
            </w:rPr>
          </w:rPrChange>
        </w:rPr>
        <w:fldChar w:fldCharType="separate"/>
      </w:r>
      <w:r w:rsidRPr="00B26E5F">
        <w:rPr>
          <w:i/>
          <w:sz w:val="20"/>
          <w:szCs w:val="20"/>
          <w:rPrChange w:id="2218" w:author="Microsoft Office User" w:date="2023-09-11T13:17:00Z">
            <w:rPr>
              <w:i/>
            </w:rPr>
          </w:rPrChange>
        </w:rPr>
        <w:t xml:space="preserve">Mol. Ecol. </w:t>
      </w:r>
      <w:r w:rsidRPr="00B26E5F">
        <w:rPr>
          <w:i/>
          <w:sz w:val="20"/>
          <w:szCs w:val="20"/>
          <w:rPrChange w:id="2219" w:author="Microsoft Office User" w:date="2023-09-11T13:17:00Z">
            <w:rPr>
              <w:i/>
            </w:rPr>
          </w:rPrChange>
        </w:rPr>
        <w:fldChar w:fldCharType="end"/>
      </w:r>
      <w:r w:rsidRPr="00B26E5F">
        <w:rPr>
          <w:sz w:val="20"/>
          <w:szCs w:val="20"/>
          <w:rPrChange w:id="2220" w:author="Microsoft Office User" w:date="2023-09-11T13:17:00Z">
            <w:rPr/>
          </w:rPrChange>
        </w:rPr>
        <w:fldChar w:fldCharType="begin"/>
      </w:r>
      <w:r w:rsidRPr="00B26E5F">
        <w:rPr>
          <w:sz w:val="20"/>
          <w:szCs w:val="20"/>
          <w:rPrChange w:id="2221" w:author="Microsoft Office User" w:date="2023-09-11T13:17:00Z">
            <w:rPr/>
          </w:rPrChange>
        </w:rPr>
        <w:instrText>HYPERLINK "https://www.zotero.org/google-docs/?n2Avay" \h</w:instrText>
      </w:r>
      <w:r w:rsidRPr="00A34D81">
        <w:rPr>
          <w:sz w:val="20"/>
          <w:szCs w:val="20"/>
        </w:rPr>
      </w:r>
      <w:r w:rsidRPr="00B26E5F">
        <w:rPr>
          <w:sz w:val="20"/>
          <w:szCs w:val="20"/>
          <w:rPrChange w:id="2222" w:author="Microsoft Office User" w:date="2023-09-11T13:17:00Z">
            <w:rPr>
              <w:b/>
            </w:rPr>
          </w:rPrChange>
        </w:rPr>
        <w:fldChar w:fldCharType="separate"/>
      </w:r>
      <w:r w:rsidRPr="00B26E5F">
        <w:rPr>
          <w:b/>
          <w:sz w:val="20"/>
          <w:szCs w:val="20"/>
          <w:rPrChange w:id="2223" w:author="Microsoft Office User" w:date="2023-09-11T13:17:00Z">
            <w:rPr>
              <w:b/>
            </w:rPr>
          </w:rPrChange>
        </w:rPr>
        <w:t>23</w:t>
      </w:r>
      <w:r w:rsidRPr="00B26E5F">
        <w:rPr>
          <w:b/>
          <w:sz w:val="20"/>
          <w:szCs w:val="20"/>
          <w:rPrChange w:id="2224" w:author="Microsoft Office User" w:date="2023-09-11T13:17:00Z">
            <w:rPr>
              <w:b/>
            </w:rPr>
          </w:rPrChange>
        </w:rPr>
        <w:fldChar w:fldCharType="end"/>
      </w:r>
      <w:r w:rsidRPr="00B26E5F">
        <w:rPr>
          <w:sz w:val="20"/>
          <w:szCs w:val="20"/>
          <w:rPrChange w:id="2225" w:author="Microsoft Office User" w:date="2023-09-11T13:17:00Z">
            <w:rPr/>
          </w:rPrChange>
        </w:rPr>
        <w:fldChar w:fldCharType="begin"/>
      </w:r>
      <w:r w:rsidRPr="00B26E5F">
        <w:rPr>
          <w:sz w:val="20"/>
          <w:szCs w:val="20"/>
          <w:rPrChange w:id="2226" w:author="Microsoft Office User" w:date="2023-09-11T13:17:00Z">
            <w:rPr/>
          </w:rPrChange>
        </w:rPr>
        <w:instrText>HYPERLINK "https://www.zotero.org/google-docs/?n2Avay" \h</w:instrText>
      </w:r>
      <w:r w:rsidRPr="00A34D81">
        <w:rPr>
          <w:sz w:val="20"/>
          <w:szCs w:val="20"/>
        </w:rPr>
      </w:r>
      <w:r w:rsidRPr="00B26E5F">
        <w:rPr>
          <w:sz w:val="20"/>
          <w:szCs w:val="20"/>
          <w:rPrChange w:id="2227" w:author="Microsoft Office User" w:date="2023-09-11T13:17:00Z">
            <w:rPr/>
          </w:rPrChange>
        </w:rPr>
        <w:fldChar w:fldCharType="separate"/>
      </w:r>
      <w:r w:rsidRPr="00B26E5F">
        <w:rPr>
          <w:sz w:val="20"/>
          <w:szCs w:val="20"/>
          <w:rPrChange w:id="2228" w:author="Microsoft Office User" w:date="2023-09-11T13:17:00Z">
            <w:rPr/>
          </w:rPrChange>
        </w:rPr>
        <w:t>, 1301–1317 (2014).</w:t>
      </w:r>
      <w:r w:rsidRPr="00B26E5F">
        <w:rPr>
          <w:sz w:val="20"/>
          <w:szCs w:val="20"/>
          <w:rPrChange w:id="2229" w:author="Microsoft Office User" w:date="2023-09-11T13:17:00Z">
            <w:rPr/>
          </w:rPrChange>
        </w:rPr>
        <w:fldChar w:fldCharType="end"/>
      </w:r>
    </w:p>
    <w:p w14:paraId="0E28C62D" w14:textId="77777777" w:rsidR="007B09DE" w:rsidRPr="00B26E5F" w:rsidRDefault="007B09DE">
      <w:pPr>
        <w:snapToGrid w:val="0"/>
        <w:contextualSpacing/>
        <w:rPr>
          <w:sz w:val="20"/>
          <w:szCs w:val="20"/>
          <w:rPrChange w:id="2230" w:author="Microsoft Office User" w:date="2023-09-11T13:17:00Z">
            <w:rPr/>
          </w:rPrChange>
        </w:rPr>
        <w:pPrChange w:id="2231" w:author="Microsoft Office User" w:date="2023-09-11T13:17:00Z">
          <w:pPr/>
        </w:pPrChange>
      </w:pPr>
    </w:p>
    <w:p w14:paraId="677BDE12" w14:textId="77777777" w:rsidR="000C56B0" w:rsidRPr="00B26E5F" w:rsidRDefault="00367A15">
      <w:pPr>
        <w:snapToGrid w:val="0"/>
        <w:contextualSpacing/>
        <w:rPr>
          <w:sz w:val="20"/>
          <w:szCs w:val="20"/>
          <w:rPrChange w:id="2232" w:author="Microsoft Office User" w:date="2023-09-11T13:17:00Z">
            <w:rPr/>
          </w:rPrChange>
        </w:rPr>
        <w:pPrChange w:id="2233" w:author="Microsoft Office User" w:date="2023-09-11T13:17:00Z">
          <w:pPr/>
        </w:pPrChange>
      </w:pPr>
      <w:r w:rsidRPr="00B26E5F">
        <w:rPr>
          <w:sz w:val="20"/>
          <w:szCs w:val="20"/>
          <w:rPrChange w:id="2234" w:author="Microsoft Office User" w:date="2023-09-11T13:17:00Z">
            <w:rPr/>
          </w:rPrChange>
        </w:rPr>
        <w:fldChar w:fldCharType="begin"/>
      </w:r>
      <w:r w:rsidRPr="00B26E5F">
        <w:rPr>
          <w:sz w:val="20"/>
          <w:szCs w:val="20"/>
          <w:rPrChange w:id="2235" w:author="Microsoft Office User" w:date="2023-09-11T13:17:00Z">
            <w:rPr/>
          </w:rPrChange>
        </w:rPr>
        <w:instrText>HYPERLINK "https://www.zotero.org/google-docs/?n2Avay" \h</w:instrText>
      </w:r>
      <w:r w:rsidRPr="00A34D81">
        <w:rPr>
          <w:sz w:val="20"/>
          <w:szCs w:val="20"/>
        </w:rPr>
      </w:r>
      <w:r w:rsidRPr="00B26E5F">
        <w:rPr>
          <w:sz w:val="20"/>
          <w:szCs w:val="20"/>
          <w:rPrChange w:id="2236" w:author="Microsoft Office User" w:date="2023-09-11T13:17:00Z">
            <w:rPr/>
          </w:rPrChange>
        </w:rPr>
        <w:fldChar w:fldCharType="separate"/>
      </w:r>
      <w:r w:rsidRPr="00B26E5F">
        <w:rPr>
          <w:sz w:val="20"/>
          <w:szCs w:val="20"/>
          <w:rPrChange w:id="2237" w:author="Microsoft Office User" w:date="2023-09-11T13:17:00Z">
            <w:rPr/>
          </w:rPrChange>
        </w:rPr>
        <w:t>47.</w:t>
      </w:r>
      <w:r w:rsidRPr="00B26E5F">
        <w:rPr>
          <w:sz w:val="20"/>
          <w:szCs w:val="20"/>
          <w:rPrChange w:id="2238" w:author="Microsoft Office User" w:date="2023-09-11T13:17:00Z">
            <w:rPr/>
          </w:rPrChange>
        </w:rPr>
        <w:tab/>
        <w:t xml:space="preserve">Song, S. J. </w:t>
      </w:r>
      <w:r w:rsidRPr="00B26E5F">
        <w:rPr>
          <w:sz w:val="20"/>
          <w:szCs w:val="20"/>
          <w:rPrChange w:id="2239" w:author="Microsoft Office User" w:date="2023-09-11T13:17:00Z">
            <w:rPr/>
          </w:rPrChange>
        </w:rPr>
        <w:fldChar w:fldCharType="end"/>
      </w:r>
      <w:r w:rsidRPr="00B26E5F">
        <w:rPr>
          <w:sz w:val="20"/>
          <w:szCs w:val="20"/>
          <w:rPrChange w:id="2240" w:author="Microsoft Office User" w:date="2023-09-11T13:17:00Z">
            <w:rPr/>
          </w:rPrChange>
        </w:rPr>
        <w:fldChar w:fldCharType="begin"/>
      </w:r>
      <w:r w:rsidRPr="00B26E5F">
        <w:rPr>
          <w:sz w:val="20"/>
          <w:szCs w:val="20"/>
          <w:rPrChange w:id="2241" w:author="Microsoft Office User" w:date="2023-09-11T13:17:00Z">
            <w:rPr/>
          </w:rPrChange>
        </w:rPr>
        <w:instrText>HYPERLINK "https://www.zotero.org/google-docs/?n2Avay" \h</w:instrText>
      </w:r>
      <w:r w:rsidRPr="00A34D81">
        <w:rPr>
          <w:sz w:val="20"/>
          <w:szCs w:val="20"/>
        </w:rPr>
      </w:r>
      <w:r w:rsidRPr="00B26E5F">
        <w:rPr>
          <w:sz w:val="20"/>
          <w:szCs w:val="20"/>
          <w:rPrChange w:id="2242" w:author="Microsoft Office User" w:date="2023-09-11T13:17:00Z">
            <w:rPr>
              <w:i/>
            </w:rPr>
          </w:rPrChange>
        </w:rPr>
        <w:fldChar w:fldCharType="separate"/>
      </w:r>
      <w:r w:rsidRPr="00B26E5F">
        <w:rPr>
          <w:i/>
          <w:sz w:val="20"/>
          <w:szCs w:val="20"/>
          <w:rPrChange w:id="2243" w:author="Microsoft Office User" w:date="2023-09-11T13:17:00Z">
            <w:rPr>
              <w:i/>
            </w:rPr>
          </w:rPrChange>
        </w:rPr>
        <w:t>et al.</w:t>
      </w:r>
      <w:r w:rsidRPr="00B26E5F">
        <w:rPr>
          <w:i/>
          <w:sz w:val="20"/>
          <w:szCs w:val="20"/>
          <w:rPrChange w:id="2244" w:author="Microsoft Office User" w:date="2023-09-11T13:17:00Z">
            <w:rPr>
              <w:i/>
            </w:rPr>
          </w:rPrChange>
        </w:rPr>
        <w:fldChar w:fldCharType="end"/>
      </w:r>
      <w:r w:rsidRPr="00B26E5F">
        <w:rPr>
          <w:sz w:val="20"/>
          <w:szCs w:val="20"/>
          <w:rPrChange w:id="2245" w:author="Microsoft Office User" w:date="2023-09-11T13:17:00Z">
            <w:rPr/>
          </w:rPrChange>
        </w:rPr>
        <w:fldChar w:fldCharType="begin"/>
      </w:r>
      <w:r w:rsidRPr="00B26E5F">
        <w:rPr>
          <w:sz w:val="20"/>
          <w:szCs w:val="20"/>
          <w:rPrChange w:id="2246" w:author="Microsoft Office User" w:date="2023-09-11T13:17:00Z">
            <w:rPr/>
          </w:rPrChange>
        </w:rPr>
        <w:instrText>HYPERLINK "https://www.zotero.org/google-docs/?n2Avay" \h</w:instrText>
      </w:r>
      <w:r w:rsidRPr="00A34D81">
        <w:rPr>
          <w:sz w:val="20"/>
          <w:szCs w:val="20"/>
        </w:rPr>
      </w:r>
      <w:r w:rsidRPr="00B26E5F">
        <w:rPr>
          <w:sz w:val="20"/>
          <w:szCs w:val="20"/>
          <w:rPrChange w:id="2247" w:author="Microsoft Office User" w:date="2023-09-11T13:17:00Z">
            <w:rPr/>
          </w:rPrChange>
        </w:rPr>
        <w:fldChar w:fldCharType="separate"/>
      </w:r>
      <w:r w:rsidRPr="00B26E5F">
        <w:rPr>
          <w:sz w:val="20"/>
          <w:szCs w:val="20"/>
          <w:rPrChange w:id="2248" w:author="Microsoft Office User" w:date="2023-09-11T13:17:00Z">
            <w:rPr/>
          </w:rPrChange>
        </w:rPr>
        <w:t xml:space="preserve"> Is there convergence of gut microbes in blood-feeding vertebrates? </w:t>
      </w:r>
      <w:r w:rsidRPr="00B26E5F">
        <w:rPr>
          <w:sz w:val="20"/>
          <w:szCs w:val="20"/>
          <w:rPrChange w:id="2249" w:author="Microsoft Office User" w:date="2023-09-11T13:17:00Z">
            <w:rPr/>
          </w:rPrChange>
        </w:rPr>
        <w:fldChar w:fldCharType="end"/>
      </w:r>
      <w:r w:rsidRPr="00B26E5F">
        <w:rPr>
          <w:sz w:val="20"/>
          <w:szCs w:val="20"/>
          <w:rPrChange w:id="2250" w:author="Microsoft Office User" w:date="2023-09-11T13:17:00Z">
            <w:rPr/>
          </w:rPrChange>
        </w:rPr>
        <w:fldChar w:fldCharType="begin"/>
      </w:r>
      <w:r w:rsidRPr="00B26E5F">
        <w:rPr>
          <w:sz w:val="20"/>
          <w:szCs w:val="20"/>
          <w:rPrChange w:id="2251" w:author="Microsoft Office User" w:date="2023-09-11T13:17:00Z">
            <w:rPr/>
          </w:rPrChange>
        </w:rPr>
        <w:instrText>HYPERLINK "https://www.zotero.org/google-docs/?n2Avay" \h</w:instrText>
      </w:r>
      <w:r w:rsidRPr="00A34D81">
        <w:rPr>
          <w:sz w:val="20"/>
          <w:szCs w:val="20"/>
        </w:rPr>
      </w:r>
      <w:r w:rsidRPr="00B26E5F">
        <w:rPr>
          <w:sz w:val="20"/>
          <w:szCs w:val="20"/>
          <w:rPrChange w:id="2252" w:author="Microsoft Office User" w:date="2023-09-11T13:17:00Z">
            <w:rPr>
              <w:i/>
            </w:rPr>
          </w:rPrChange>
        </w:rPr>
        <w:fldChar w:fldCharType="separate"/>
      </w:r>
      <w:r w:rsidRPr="00B26E5F">
        <w:rPr>
          <w:i/>
          <w:sz w:val="20"/>
          <w:szCs w:val="20"/>
          <w:rPrChange w:id="2253" w:author="Microsoft Office User" w:date="2023-09-11T13:17:00Z">
            <w:rPr>
              <w:i/>
            </w:rPr>
          </w:rPrChange>
        </w:rPr>
        <w:t xml:space="preserve">Philos. Trans. R. Soc. B Biol. Sci. </w:t>
      </w:r>
      <w:r w:rsidRPr="00B26E5F">
        <w:rPr>
          <w:i/>
          <w:sz w:val="20"/>
          <w:szCs w:val="20"/>
          <w:rPrChange w:id="2254" w:author="Microsoft Office User" w:date="2023-09-11T13:17:00Z">
            <w:rPr>
              <w:i/>
            </w:rPr>
          </w:rPrChange>
        </w:rPr>
        <w:fldChar w:fldCharType="end"/>
      </w:r>
      <w:r w:rsidRPr="00B26E5F">
        <w:rPr>
          <w:sz w:val="20"/>
          <w:szCs w:val="20"/>
          <w:rPrChange w:id="2255" w:author="Microsoft Office User" w:date="2023-09-11T13:17:00Z">
            <w:rPr/>
          </w:rPrChange>
        </w:rPr>
        <w:fldChar w:fldCharType="begin"/>
      </w:r>
      <w:r w:rsidRPr="00B26E5F">
        <w:rPr>
          <w:sz w:val="20"/>
          <w:szCs w:val="20"/>
          <w:rPrChange w:id="2256" w:author="Microsoft Office User" w:date="2023-09-11T13:17:00Z">
            <w:rPr/>
          </w:rPrChange>
        </w:rPr>
        <w:instrText>HYPERLINK "https://www.zotero.org/google-docs/?n2Avay" \h</w:instrText>
      </w:r>
      <w:r w:rsidRPr="00A34D81">
        <w:rPr>
          <w:sz w:val="20"/>
          <w:szCs w:val="20"/>
        </w:rPr>
      </w:r>
      <w:r w:rsidRPr="00B26E5F">
        <w:rPr>
          <w:sz w:val="20"/>
          <w:szCs w:val="20"/>
          <w:rPrChange w:id="2257" w:author="Microsoft Office User" w:date="2023-09-11T13:17:00Z">
            <w:rPr>
              <w:b/>
            </w:rPr>
          </w:rPrChange>
        </w:rPr>
        <w:fldChar w:fldCharType="separate"/>
      </w:r>
      <w:r w:rsidRPr="00B26E5F">
        <w:rPr>
          <w:b/>
          <w:sz w:val="20"/>
          <w:szCs w:val="20"/>
          <w:rPrChange w:id="2258" w:author="Microsoft Office User" w:date="2023-09-11T13:17:00Z">
            <w:rPr>
              <w:b/>
            </w:rPr>
          </w:rPrChange>
        </w:rPr>
        <w:t>374</w:t>
      </w:r>
      <w:r w:rsidRPr="00B26E5F">
        <w:rPr>
          <w:b/>
          <w:sz w:val="20"/>
          <w:szCs w:val="20"/>
          <w:rPrChange w:id="2259" w:author="Microsoft Office User" w:date="2023-09-11T13:17:00Z">
            <w:rPr>
              <w:b/>
            </w:rPr>
          </w:rPrChange>
        </w:rPr>
        <w:fldChar w:fldCharType="end"/>
      </w:r>
      <w:r w:rsidRPr="00B26E5F">
        <w:rPr>
          <w:sz w:val="20"/>
          <w:szCs w:val="20"/>
          <w:rPrChange w:id="2260" w:author="Microsoft Office User" w:date="2023-09-11T13:17:00Z">
            <w:rPr/>
          </w:rPrChange>
        </w:rPr>
        <w:fldChar w:fldCharType="begin"/>
      </w:r>
      <w:r w:rsidRPr="00B26E5F">
        <w:rPr>
          <w:sz w:val="20"/>
          <w:szCs w:val="20"/>
          <w:rPrChange w:id="2261" w:author="Microsoft Office User" w:date="2023-09-11T13:17:00Z">
            <w:rPr/>
          </w:rPrChange>
        </w:rPr>
        <w:instrText>HYPERLINK "https://www.zotero.org/google-docs/?n2Avay" \h</w:instrText>
      </w:r>
      <w:r w:rsidRPr="00A34D81">
        <w:rPr>
          <w:sz w:val="20"/>
          <w:szCs w:val="20"/>
        </w:rPr>
      </w:r>
      <w:r w:rsidRPr="00B26E5F">
        <w:rPr>
          <w:sz w:val="20"/>
          <w:szCs w:val="20"/>
          <w:rPrChange w:id="2262" w:author="Microsoft Office User" w:date="2023-09-11T13:17:00Z">
            <w:rPr/>
          </w:rPrChange>
        </w:rPr>
        <w:fldChar w:fldCharType="separate"/>
      </w:r>
      <w:r w:rsidRPr="00B26E5F">
        <w:rPr>
          <w:sz w:val="20"/>
          <w:szCs w:val="20"/>
          <w:rPrChange w:id="2263" w:author="Microsoft Office User" w:date="2023-09-11T13:17:00Z">
            <w:rPr/>
          </w:rPrChange>
        </w:rPr>
        <w:t>, 20180249 (2019).</w:t>
      </w:r>
      <w:r w:rsidRPr="00B26E5F">
        <w:rPr>
          <w:sz w:val="20"/>
          <w:szCs w:val="20"/>
          <w:rPrChange w:id="2264" w:author="Microsoft Office User" w:date="2023-09-11T13:17:00Z">
            <w:rPr/>
          </w:rPrChange>
        </w:rPr>
        <w:fldChar w:fldCharType="end"/>
      </w:r>
    </w:p>
    <w:p w14:paraId="493EF047" w14:textId="77777777" w:rsidR="007B09DE" w:rsidRPr="00B26E5F" w:rsidRDefault="007B09DE">
      <w:pPr>
        <w:snapToGrid w:val="0"/>
        <w:contextualSpacing/>
        <w:rPr>
          <w:sz w:val="20"/>
          <w:szCs w:val="20"/>
          <w:rPrChange w:id="2265" w:author="Microsoft Office User" w:date="2023-09-11T13:17:00Z">
            <w:rPr/>
          </w:rPrChange>
        </w:rPr>
        <w:pPrChange w:id="2266" w:author="Microsoft Office User" w:date="2023-09-11T13:17:00Z">
          <w:pPr/>
        </w:pPrChange>
      </w:pPr>
    </w:p>
    <w:p w14:paraId="16034377" w14:textId="77777777" w:rsidR="000C56B0" w:rsidRPr="00B26E5F" w:rsidRDefault="00367A15">
      <w:pPr>
        <w:snapToGrid w:val="0"/>
        <w:contextualSpacing/>
        <w:rPr>
          <w:sz w:val="20"/>
          <w:szCs w:val="20"/>
          <w:rPrChange w:id="2267" w:author="Microsoft Office User" w:date="2023-09-11T13:17:00Z">
            <w:rPr/>
          </w:rPrChange>
        </w:rPr>
        <w:pPrChange w:id="2268" w:author="Microsoft Office User" w:date="2023-09-11T13:17:00Z">
          <w:pPr/>
        </w:pPrChange>
      </w:pPr>
      <w:r w:rsidRPr="00B26E5F">
        <w:rPr>
          <w:sz w:val="20"/>
          <w:szCs w:val="20"/>
          <w:rPrChange w:id="2269" w:author="Microsoft Office User" w:date="2023-09-11T13:17:00Z">
            <w:rPr/>
          </w:rPrChange>
        </w:rPr>
        <w:fldChar w:fldCharType="begin"/>
      </w:r>
      <w:r w:rsidRPr="00B26E5F">
        <w:rPr>
          <w:sz w:val="20"/>
          <w:szCs w:val="20"/>
          <w:rPrChange w:id="2270" w:author="Microsoft Office User" w:date="2023-09-11T13:17:00Z">
            <w:rPr/>
          </w:rPrChange>
        </w:rPr>
        <w:instrText>HYPERLINK "https://www.zotero.org/google-docs/?n2Avay" \h</w:instrText>
      </w:r>
      <w:r w:rsidRPr="00A34D81">
        <w:rPr>
          <w:sz w:val="20"/>
          <w:szCs w:val="20"/>
        </w:rPr>
      </w:r>
      <w:r w:rsidRPr="00B26E5F">
        <w:rPr>
          <w:sz w:val="20"/>
          <w:szCs w:val="20"/>
          <w:rPrChange w:id="2271" w:author="Microsoft Office User" w:date="2023-09-11T13:17:00Z">
            <w:rPr/>
          </w:rPrChange>
        </w:rPr>
        <w:fldChar w:fldCharType="separate"/>
      </w:r>
      <w:r w:rsidRPr="00B26E5F">
        <w:rPr>
          <w:sz w:val="20"/>
          <w:szCs w:val="20"/>
          <w:rPrChange w:id="2272" w:author="Microsoft Office User" w:date="2023-09-11T13:17:00Z">
            <w:rPr/>
          </w:rPrChange>
        </w:rPr>
        <w:t>48.</w:t>
      </w:r>
      <w:r w:rsidRPr="00B26E5F">
        <w:rPr>
          <w:sz w:val="20"/>
          <w:szCs w:val="20"/>
          <w:rPrChange w:id="2273" w:author="Microsoft Office User" w:date="2023-09-11T13:17:00Z">
            <w:rPr/>
          </w:rPrChange>
        </w:rPr>
        <w:tab/>
        <w:t xml:space="preserve">Song, S. J. </w:t>
      </w:r>
      <w:r w:rsidRPr="00B26E5F">
        <w:rPr>
          <w:sz w:val="20"/>
          <w:szCs w:val="20"/>
          <w:rPrChange w:id="2274" w:author="Microsoft Office User" w:date="2023-09-11T13:17:00Z">
            <w:rPr/>
          </w:rPrChange>
        </w:rPr>
        <w:fldChar w:fldCharType="end"/>
      </w:r>
      <w:r w:rsidRPr="00B26E5F">
        <w:rPr>
          <w:sz w:val="20"/>
          <w:szCs w:val="20"/>
          <w:rPrChange w:id="2275" w:author="Microsoft Office User" w:date="2023-09-11T13:17:00Z">
            <w:rPr/>
          </w:rPrChange>
        </w:rPr>
        <w:fldChar w:fldCharType="begin"/>
      </w:r>
      <w:r w:rsidRPr="00B26E5F">
        <w:rPr>
          <w:sz w:val="20"/>
          <w:szCs w:val="20"/>
          <w:rPrChange w:id="2276" w:author="Microsoft Office User" w:date="2023-09-11T13:17:00Z">
            <w:rPr/>
          </w:rPrChange>
        </w:rPr>
        <w:instrText>HYPERLINK "https://www.zotero.org/google-docs/?n2Avay" \h</w:instrText>
      </w:r>
      <w:r w:rsidRPr="00A34D81">
        <w:rPr>
          <w:sz w:val="20"/>
          <w:szCs w:val="20"/>
        </w:rPr>
      </w:r>
      <w:r w:rsidRPr="00B26E5F">
        <w:rPr>
          <w:sz w:val="20"/>
          <w:szCs w:val="20"/>
          <w:rPrChange w:id="2277" w:author="Microsoft Office User" w:date="2023-09-11T13:17:00Z">
            <w:rPr>
              <w:i/>
            </w:rPr>
          </w:rPrChange>
        </w:rPr>
        <w:fldChar w:fldCharType="separate"/>
      </w:r>
      <w:r w:rsidRPr="00B26E5F">
        <w:rPr>
          <w:i/>
          <w:sz w:val="20"/>
          <w:szCs w:val="20"/>
          <w:rPrChange w:id="2278" w:author="Microsoft Office User" w:date="2023-09-11T13:17:00Z">
            <w:rPr>
              <w:i/>
            </w:rPr>
          </w:rPrChange>
        </w:rPr>
        <w:t>et al.</w:t>
      </w:r>
      <w:r w:rsidRPr="00B26E5F">
        <w:rPr>
          <w:i/>
          <w:sz w:val="20"/>
          <w:szCs w:val="20"/>
          <w:rPrChange w:id="2279" w:author="Microsoft Office User" w:date="2023-09-11T13:17:00Z">
            <w:rPr>
              <w:i/>
            </w:rPr>
          </w:rPrChange>
        </w:rPr>
        <w:fldChar w:fldCharType="end"/>
      </w:r>
      <w:r w:rsidRPr="00B26E5F">
        <w:rPr>
          <w:sz w:val="20"/>
          <w:szCs w:val="20"/>
          <w:rPrChange w:id="2280" w:author="Microsoft Office User" w:date="2023-09-11T13:17:00Z">
            <w:rPr/>
          </w:rPrChange>
        </w:rPr>
        <w:fldChar w:fldCharType="begin"/>
      </w:r>
      <w:r w:rsidRPr="00B26E5F">
        <w:rPr>
          <w:sz w:val="20"/>
          <w:szCs w:val="20"/>
          <w:rPrChange w:id="2281" w:author="Microsoft Office User" w:date="2023-09-11T13:17:00Z">
            <w:rPr/>
          </w:rPrChange>
        </w:rPr>
        <w:instrText>HYPERLINK "https://www.zotero.org/google-docs/?n2Avay" \h</w:instrText>
      </w:r>
      <w:r w:rsidRPr="00A34D81">
        <w:rPr>
          <w:sz w:val="20"/>
          <w:szCs w:val="20"/>
        </w:rPr>
      </w:r>
      <w:r w:rsidRPr="00B26E5F">
        <w:rPr>
          <w:sz w:val="20"/>
          <w:szCs w:val="20"/>
          <w:rPrChange w:id="2282" w:author="Microsoft Office User" w:date="2023-09-11T13:17:00Z">
            <w:rPr/>
          </w:rPrChange>
        </w:rPr>
        <w:fldChar w:fldCharType="separate"/>
      </w:r>
      <w:r w:rsidRPr="00B26E5F">
        <w:rPr>
          <w:sz w:val="20"/>
          <w:szCs w:val="20"/>
          <w:rPrChange w:id="2283" w:author="Microsoft Office User" w:date="2023-09-11T13:17:00Z">
            <w:rPr/>
          </w:rPrChange>
        </w:rPr>
        <w:t xml:space="preserve"> Comparative Analyses of Vertebrate Gut Microbiomes Reveal Convergence between Birds and Bats. </w:t>
      </w:r>
      <w:r w:rsidRPr="00B26E5F">
        <w:rPr>
          <w:sz w:val="20"/>
          <w:szCs w:val="20"/>
          <w:rPrChange w:id="2284" w:author="Microsoft Office User" w:date="2023-09-11T13:17:00Z">
            <w:rPr/>
          </w:rPrChange>
        </w:rPr>
        <w:fldChar w:fldCharType="end"/>
      </w:r>
      <w:r w:rsidRPr="00B26E5F">
        <w:rPr>
          <w:sz w:val="20"/>
          <w:szCs w:val="20"/>
          <w:rPrChange w:id="2285" w:author="Microsoft Office User" w:date="2023-09-11T13:17:00Z">
            <w:rPr/>
          </w:rPrChange>
        </w:rPr>
        <w:fldChar w:fldCharType="begin"/>
      </w:r>
      <w:r w:rsidRPr="00B26E5F">
        <w:rPr>
          <w:sz w:val="20"/>
          <w:szCs w:val="20"/>
          <w:rPrChange w:id="2286" w:author="Microsoft Office User" w:date="2023-09-11T13:17:00Z">
            <w:rPr/>
          </w:rPrChange>
        </w:rPr>
        <w:instrText>HYPERLINK "https://www.zotero.org/google-docs/?n2Avay" \h</w:instrText>
      </w:r>
      <w:r w:rsidRPr="00A34D81">
        <w:rPr>
          <w:sz w:val="20"/>
          <w:szCs w:val="20"/>
        </w:rPr>
      </w:r>
      <w:r w:rsidRPr="00B26E5F">
        <w:rPr>
          <w:sz w:val="20"/>
          <w:szCs w:val="20"/>
          <w:rPrChange w:id="2287" w:author="Microsoft Office User" w:date="2023-09-11T13:17:00Z">
            <w:rPr>
              <w:i/>
            </w:rPr>
          </w:rPrChange>
        </w:rPr>
        <w:fldChar w:fldCharType="separate"/>
      </w:r>
      <w:r w:rsidRPr="00B26E5F">
        <w:rPr>
          <w:i/>
          <w:sz w:val="20"/>
          <w:szCs w:val="20"/>
          <w:rPrChange w:id="2288" w:author="Microsoft Office User" w:date="2023-09-11T13:17:00Z">
            <w:rPr>
              <w:i/>
            </w:rPr>
          </w:rPrChange>
        </w:rPr>
        <w:t xml:space="preserve">mBio </w:t>
      </w:r>
      <w:r w:rsidRPr="00B26E5F">
        <w:rPr>
          <w:i/>
          <w:sz w:val="20"/>
          <w:szCs w:val="20"/>
          <w:rPrChange w:id="2289" w:author="Microsoft Office User" w:date="2023-09-11T13:17:00Z">
            <w:rPr>
              <w:i/>
            </w:rPr>
          </w:rPrChange>
        </w:rPr>
        <w:fldChar w:fldCharType="end"/>
      </w:r>
      <w:r w:rsidRPr="00B26E5F">
        <w:rPr>
          <w:sz w:val="20"/>
          <w:szCs w:val="20"/>
          <w:rPrChange w:id="2290" w:author="Microsoft Office User" w:date="2023-09-11T13:17:00Z">
            <w:rPr/>
          </w:rPrChange>
        </w:rPr>
        <w:fldChar w:fldCharType="begin"/>
      </w:r>
      <w:r w:rsidRPr="00B26E5F">
        <w:rPr>
          <w:sz w:val="20"/>
          <w:szCs w:val="20"/>
          <w:rPrChange w:id="2291" w:author="Microsoft Office User" w:date="2023-09-11T13:17:00Z">
            <w:rPr/>
          </w:rPrChange>
        </w:rPr>
        <w:instrText>HYPERLINK "https://www.zotero.org/google-docs/?n2Avay" \h</w:instrText>
      </w:r>
      <w:r w:rsidRPr="00A34D81">
        <w:rPr>
          <w:sz w:val="20"/>
          <w:szCs w:val="20"/>
        </w:rPr>
      </w:r>
      <w:r w:rsidRPr="00B26E5F">
        <w:rPr>
          <w:sz w:val="20"/>
          <w:szCs w:val="20"/>
          <w:rPrChange w:id="2292" w:author="Microsoft Office User" w:date="2023-09-11T13:17:00Z">
            <w:rPr>
              <w:b/>
            </w:rPr>
          </w:rPrChange>
        </w:rPr>
        <w:fldChar w:fldCharType="separate"/>
      </w:r>
      <w:r w:rsidRPr="00B26E5F">
        <w:rPr>
          <w:b/>
          <w:sz w:val="20"/>
          <w:szCs w:val="20"/>
          <w:rPrChange w:id="2293" w:author="Microsoft Office User" w:date="2023-09-11T13:17:00Z">
            <w:rPr>
              <w:b/>
            </w:rPr>
          </w:rPrChange>
        </w:rPr>
        <w:t>11</w:t>
      </w:r>
      <w:r w:rsidRPr="00B26E5F">
        <w:rPr>
          <w:b/>
          <w:sz w:val="20"/>
          <w:szCs w:val="20"/>
          <w:rPrChange w:id="2294" w:author="Microsoft Office User" w:date="2023-09-11T13:17:00Z">
            <w:rPr>
              <w:b/>
            </w:rPr>
          </w:rPrChange>
        </w:rPr>
        <w:fldChar w:fldCharType="end"/>
      </w:r>
      <w:r w:rsidRPr="00B26E5F">
        <w:rPr>
          <w:sz w:val="20"/>
          <w:szCs w:val="20"/>
          <w:rPrChange w:id="2295" w:author="Microsoft Office User" w:date="2023-09-11T13:17:00Z">
            <w:rPr/>
          </w:rPrChange>
        </w:rPr>
        <w:fldChar w:fldCharType="begin"/>
      </w:r>
      <w:r w:rsidRPr="00B26E5F">
        <w:rPr>
          <w:sz w:val="20"/>
          <w:szCs w:val="20"/>
          <w:rPrChange w:id="2296" w:author="Microsoft Office User" w:date="2023-09-11T13:17:00Z">
            <w:rPr/>
          </w:rPrChange>
        </w:rPr>
        <w:instrText>HYPERLINK "https://www.zotero.org/google-docs/?n2Avay" \h</w:instrText>
      </w:r>
      <w:r w:rsidRPr="00A34D81">
        <w:rPr>
          <w:sz w:val="20"/>
          <w:szCs w:val="20"/>
        </w:rPr>
      </w:r>
      <w:r w:rsidRPr="00B26E5F">
        <w:rPr>
          <w:sz w:val="20"/>
          <w:szCs w:val="20"/>
          <w:rPrChange w:id="2297" w:author="Microsoft Office User" w:date="2023-09-11T13:17:00Z">
            <w:rPr/>
          </w:rPrChange>
        </w:rPr>
        <w:fldChar w:fldCharType="separate"/>
      </w:r>
      <w:r w:rsidRPr="00B26E5F">
        <w:rPr>
          <w:sz w:val="20"/>
          <w:szCs w:val="20"/>
          <w:rPrChange w:id="2298" w:author="Microsoft Office User" w:date="2023-09-11T13:17:00Z">
            <w:rPr/>
          </w:rPrChange>
        </w:rPr>
        <w:t>, e02901-19 (2020).</w:t>
      </w:r>
      <w:r w:rsidRPr="00B26E5F">
        <w:rPr>
          <w:sz w:val="20"/>
          <w:szCs w:val="20"/>
          <w:rPrChange w:id="2299" w:author="Microsoft Office User" w:date="2023-09-11T13:17:00Z">
            <w:rPr/>
          </w:rPrChange>
        </w:rPr>
        <w:fldChar w:fldCharType="end"/>
      </w:r>
    </w:p>
    <w:p w14:paraId="7820D9AB" w14:textId="77777777" w:rsidR="007B09DE" w:rsidRPr="00B26E5F" w:rsidRDefault="007B09DE">
      <w:pPr>
        <w:snapToGrid w:val="0"/>
        <w:contextualSpacing/>
        <w:rPr>
          <w:sz w:val="20"/>
          <w:szCs w:val="20"/>
          <w:rPrChange w:id="2300" w:author="Microsoft Office User" w:date="2023-09-11T13:17:00Z">
            <w:rPr/>
          </w:rPrChange>
        </w:rPr>
        <w:pPrChange w:id="2301" w:author="Microsoft Office User" w:date="2023-09-11T13:17:00Z">
          <w:pPr/>
        </w:pPrChange>
      </w:pPr>
    </w:p>
    <w:p w14:paraId="163FE76D" w14:textId="77777777" w:rsidR="000C56B0" w:rsidRPr="00B26E5F" w:rsidRDefault="00367A15">
      <w:pPr>
        <w:snapToGrid w:val="0"/>
        <w:contextualSpacing/>
        <w:rPr>
          <w:sz w:val="20"/>
          <w:szCs w:val="20"/>
          <w:rPrChange w:id="2302" w:author="Microsoft Office User" w:date="2023-09-11T13:17:00Z">
            <w:rPr/>
          </w:rPrChange>
        </w:rPr>
        <w:pPrChange w:id="2303" w:author="Microsoft Office User" w:date="2023-09-11T13:17:00Z">
          <w:pPr/>
        </w:pPrChange>
      </w:pPr>
      <w:r w:rsidRPr="00B26E5F">
        <w:rPr>
          <w:sz w:val="20"/>
          <w:szCs w:val="20"/>
          <w:rPrChange w:id="2304" w:author="Microsoft Office User" w:date="2023-09-11T13:17:00Z">
            <w:rPr/>
          </w:rPrChange>
        </w:rPr>
        <w:fldChar w:fldCharType="begin"/>
      </w:r>
      <w:r w:rsidRPr="00B26E5F">
        <w:rPr>
          <w:sz w:val="20"/>
          <w:szCs w:val="20"/>
          <w:rPrChange w:id="2305" w:author="Microsoft Office User" w:date="2023-09-11T13:17:00Z">
            <w:rPr/>
          </w:rPrChange>
        </w:rPr>
        <w:instrText>HYPERLINK "https://www.zotero.org/google-docs/?n2Avay" \h</w:instrText>
      </w:r>
      <w:r w:rsidRPr="00A34D81">
        <w:rPr>
          <w:sz w:val="20"/>
          <w:szCs w:val="20"/>
        </w:rPr>
      </w:r>
      <w:r w:rsidRPr="00B26E5F">
        <w:rPr>
          <w:sz w:val="20"/>
          <w:szCs w:val="20"/>
          <w:rPrChange w:id="2306" w:author="Microsoft Office User" w:date="2023-09-11T13:17:00Z">
            <w:rPr/>
          </w:rPrChange>
        </w:rPr>
        <w:fldChar w:fldCharType="separate"/>
      </w:r>
      <w:r w:rsidRPr="00B26E5F">
        <w:rPr>
          <w:sz w:val="20"/>
          <w:szCs w:val="20"/>
          <w:rPrChange w:id="2307" w:author="Microsoft Office User" w:date="2023-09-11T13:17:00Z">
            <w:rPr/>
          </w:rPrChange>
        </w:rPr>
        <w:t>49.</w:t>
      </w:r>
      <w:r w:rsidRPr="00B26E5F">
        <w:rPr>
          <w:sz w:val="20"/>
          <w:szCs w:val="20"/>
          <w:rPrChange w:id="2308" w:author="Microsoft Office User" w:date="2023-09-11T13:17:00Z">
            <w:rPr/>
          </w:rPrChange>
        </w:rPr>
        <w:tab/>
        <w:t xml:space="preserve">Palmer, C. V. </w:t>
      </w:r>
      <w:r w:rsidRPr="00B26E5F">
        <w:rPr>
          <w:sz w:val="20"/>
          <w:szCs w:val="20"/>
          <w:rPrChange w:id="2309" w:author="Microsoft Office User" w:date="2023-09-11T13:17:00Z">
            <w:rPr/>
          </w:rPrChange>
        </w:rPr>
        <w:fldChar w:fldCharType="end"/>
      </w:r>
      <w:r w:rsidRPr="00B26E5F">
        <w:rPr>
          <w:sz w:val="20"/>
          <w:szCs w:val="20"/>
          <w:rPrChange w:id="2310" w:author="Microsoft Office User" w:date="2023-09-11T13:17:00Z">
            <w:rPr/>
          </w:rPrChange>
        </w:rPr>
        <w:fldChar w:fldCharType="begin"/>
      </w:r>
      <w:r w:rsidRPr="00B26E5F">
        <w:rPr>
          <w:sz w:val="20"/>
          <w:szCs w:val="20"/>
          <w:rPrChange w:id="2311" w:author="Microsoft Office User" w:date="2023-09-11T13:17:00Z">
            <w:rPr/>
          </w:rPrChange>
        </w:rPr>
        <w:instrText>HYPERLINK "https://www.zotero.org/google-docs/?n2Avay" \h</w:instrText>
      </w:r>
      <w:r w:rsidRPr="00A34D81">
        <w:rPr>
          <w:sz w:val="20"/>
          <w:szCs w:val="20"/>
        </w:rPr>
      </w:r>
      <w:r w:rsidRPr="00B26E5F">
        <w:rPr>
          <w:sz w:val="20"/>
          <w:szCs w:val="20"/>
          <w:rPrChange w:id="2312" w:author="Microsoft Office User" w:date="2023-09-11T13:17:00Z">
            <w:rPr>
              <w:i/>
            </w:rPr>
          </w:rPrChange>
        </w:rPr>
        <w:fldChar w:fldCharType="separate"/>
      </w:r>
      <w:r w:rsidRPr="00B26E5F">
        <w:rPr>
          <w:i/>
          <w:sz w:val="20"/>
          <w:szCs w:val="20"/>
          <w:rPrChange w:id="2313" w:author="Microsoft Office User" w:date="2023-09-11T13:17:00Z">
            <w:rPr>
              <w:i/>
            </w:rPr>
          </w:rPrChange>
        </w:rPr>
        <w:t>et al.</w:t>
      </w:r>
      <w:r w:rsidRPr="00B26E5F">
        <w:rPr>
          <w:i/>
          <w:sz w:val="20"/>
          <w:szCs w:val="20"/>
          <w:rPrChange w:id="2314" w:author="Microsoft Office User" w:date="2023-09-11T13:17:00Z">
            <w:rPr>
              <w:i/>
            </w:rPr>
          </w:rPrChange>
        </w:rPr>
        <w:fldChar w:fldCharType="end"/>
      </w:r>
      <w:r w:rsidRPr="00B26E5F">
        <w:rPr>
          <w:sz w:val="20"/>
          <w:szCs w:val="20"/>
          <w:rPrChange w:id="2315" w:author="Microsoft Office User" w:date="2023-09-11T13:17:00Z">
            <w:rPr/>
          </w:rPrChange>
        </w:rPr>
        <w:fldChar w:fldCharType="begin"/>
      </w:r>
      <w:r w:rsidRPr="00B26E5F">
        <w:rPr>
          <w:sz w:val="20"/>
          <w:szCs w:val="20"/>
          <w:rPrChange w:id="2316" w:author="Microsoft Office User" w:date="2023-09-11T13:17:00Z">
            <w:rPr/>
          </w:rPrChange>
        </w:rPr>
        <w:instrText>HYPERLINK "https://www.zotero.org/google-docs/?n2Avay" \h</w:instrText>
      </w:r>
      <w:r w:rsidRPr="00A34D81">
        <w:rPr>
          <w:sz w:val="20"/>
          <w:szCs w:val="20"/>
        </w:rPr>
      </w:r>
      <w:r w:rsidRPr="00B26E5F">
        <w:rPr>
          <w:sz w:val="20"/>
          <w:szCs w:val="20"/>
          <w:rPrChange w:id="2317" w:author="Microsoft Office User" w:date="2023-09-11T13:17:00Z">
            <w:rPr/>
          </w:rPrChange>
        </w:rPr>
        <w:fldChar w:fldCharType="separate"/>
      </w:r>
      <w:r w:rsidRPr="00B26E5F">
        <w:rPr>
          <w:sz w:val="20"/>
          <w:szCs w:val="20"/>
          <w:rPrChange w:id="2318" w:author="Microsoft Office User" w:date="2023-09-11T13:17:00Z">
            <w:rPr/>
          </w:rPrChange>
        </w:rPr>
        <w:t xml:space="preserve"> Patterns of coral ecological immunology: variation in the responses of Caribbean corals to elevated temperature and a pathogen elicitor. </w:t>
      </w:r>
      <w:r w:rsidRPr="00B26E5F">
        <w:rPr>
          <w:sz w:val="20"/>
          <w:szCs w:val="20"/>
          <w:rPrChange w:id="2319" w:author="Microsoft Office User" w:date="2023-09-11T13:17:00Z">
            <w:rPr/>
          </w:rPrChange>
        </w:rPr>
        <w:fldChar w:fldCharType="end"/>
      </w:r>
      <w:r w:rsidRPr="00B26E5F">
        <w:rPr>
          <w:sz w:val="20"/>
          <w:szCs w:val="20"/>
          <w:rPrChange w:id="2320" w:author="Microsoft Office User" w:date="2023-09-11T13:17:00Z">
            <w:rPr/>
          </w:rPrChange>
        </w:rPr>
        <w:fldChar w:fldCharType="begin"/>
      </w:r>
      <w:r w:rsidRPr="00B26E5F">
        <w:rPr>
          <w:sz w:val="20"/>
          <w:szCs w:val="20"/>
          <w:rPrChange w:id="2321" w:author="Microsoft Office User" w:date="2023-09-11T13:17:00Z">
            <w:rPr/>
          </w:rPrChange>
        </w:rPr>
        <w:instrText>HYPERLINK "https://www.zotero.org/google-docs/?n2Avay" \h</w:instrText>
      </w:r>
      <w:r w:rsidRPr="00A34D81">
        <w:rPr>
          <w:sz w:val="20"/>
          <w:szCs w:val="20"/>
        </w:rPr>
      </w:r>
      <w:r w:rsidRPr="00B26E5F">
        <w:rPr>
          <w:sz w:val="20"/>
          <w:szCs w:val="20"/>
          <w:rPrChange w:id="2322" w:author="Microsoft Office User" w:date="2023-09-11T13:17:00Z">
            <w:rPr>
              <w:i/>
            </w:rPr>
          </w:rPrChange>
        </w:rPr>
        <w:fldChar w:fldCharType="separate"/>
      </w:r>
      <w:r w:rsidRPr="00B26E5F">
        <w:rPr>
          <w:i/>
          <w:sz w:val="20"/>
          <w:szCs w:val="20"/>
          <w:rPrChange w:id="2323" w:author="Microsoft Office User" w:date="2023-09-11T13:17:00Z">
            <w:rPr>
              <w:i/>
            </w:rPr>
          </w:rPrChange>
        </w:rPr>
        <w:t xml:space="preserve">J. Exp. Biol. </w:t>
      </w:r>
      <w:r w:rsidRPr="00B26E5F">
        <w:rPr>
          <w:i/>
          <w:sz w:val="20"/>
          <w:szCs w:val="20"/>
          <w:rPrChange w:id="2324" w:author="Microsoft Office User" w:date="2023-09-11T13:17:00Z">
            <w:rPr>
              <w:i/>
            </w:rPr>
          </w:rPrChange>
        </w:rPr>
        <w:fldChar w:fldCharType="end"/>
      </w:r>
      <w:r w:rsidRPr="00B26E5F">
        <w:rPr>
          <w:sz w:val="20"/>
          <w:szCs w:val="20"/>
          <w:rPrChange w:id="2325" w:author="Microsoft Office User" w:date="2023-09-11T13:17:00Z">
            <w:rPr/>
          </w:rPrChange>
        </w:rPr>
        <w:fldChar w:fldCharType="begin"/>
      </w:r>
      <w:r w:rsidRPr="00B26E5F">
        <w:rPr>
          <w:sz w:val="20"/>
          <w:szCs w:val="20"/>
          <w:rPrChange w:id="2326" w:author="Microsoft Office User" w:date="2023-09-11T13:17:00Z">
            <w:rPr/>
          </w:rPrChange>
        </w:rPr>
        <w:instrText>HYPERLINK "https://www.zotero.org/google-docs/?n2Avay" \h</w:instrText>
      </w:r>
      <w:r w:rsidRPr="00A34D81">
        <w:rPr>
          <w:sz w:val="20"/>
          <w:szCs w:val="20"/>
        </w:rPr>
      </w:r>
      <w:r w:rsidRPr="00B26E5F">
        <w:rPr>
          <w:sz w:val="20"/>
          <w:szCs w:val="20"/>
          <w:rPrChange w:id="2327" w:author="Microsoft Office User" w:date="2023-09-11T13:17:00Z">
            <w:rPr>
              <w:b/>
            </w:rPr>
          </w:rPrChange>
        </w:rPr>
        <w:fldChar w:fldCharType="separate"/>
      </w:r>
      <w:r w:rsidRPr="00B26E5F">
        <w:rPr>
          <w:b/>
          <w:sz w:val="20"/>
          <w:szCs w:val="20"/>
          <w:rPrChange w:id="2328" w:author="Microsoft Office User" w:date="2023-09-11T13:17:00Z">
            <w:rPr>
              <w:b/>
            </w:rPr>
          </w:rPrChange>
        </w:rPr>
        <w:t>214</w:t>
      </w:r>
      <w:r w:rsidRPr="00B26E5F">
        <w:rPr>
          <w:b/>
          <w:sz w:val="20"/>
          <w:szCs w:val="20"/>
          <w:rPrChange w:id="2329" w:author="Microsoft Office User" w:date="2023-09-11T13:17:00Z">
            <w:rPr>
              <w:b/>
            </w:rPr>
          </w:rPrChange>
        </w:rPr>
        <w:fldChar w:fldCharType="end"/>
      </w:r>
      <w:r w:rsidRPr="00B26E5F">
        <w:rPr>
          <w:sz w:val="20"/>
          <w:szCs w:val="20"/>
          <w:rPrChange w:id="2330" w:author="Microsoft Office User" w:date="2023-09-11T13:17:00Z">
            <w:rPr/>
          </w:rPrChange>
        </w:rPr>
        <w:fldChar w:fldCharType="begin"/>
      </w:r>
      <w:r w:rsidRPr="00B26E5F">
        <w:rPr>
          <w:sz w:val="20"/>
          <w:szCs w:val="20"/>
          <w:rPrChange w:id="2331" w:author="Microsoft Office User" w:date="2023-09-11T13:17:00Z">
            <w:rPr/>
          </w:rPrChange>
        </w:rPr>
        <w:instrText>HYPERLINK "https://www.zotero.org/google-docs/?n2Avay" \h</w:instrText>
      </w:r>
      <w:r w:rsidRPr="00A34D81">
        <w:rPr>
          <w:sz w:val="20"/>
          <w:szCs w:val="20"/>
        </w:rPr>
      </w:r>
      <w:r w:rsidRPr="00B26E5F">
        <w:rPr>
          <w:sz w:val="20"/>
          <w:szCs w:val="20"/>
          <w:rPrChange w:id="2332" w:author="Microsoft Office User" w:date="2023-09-11T13:17:00Z">
            <w:rPr/>
          </w:rPrChange>
        </w:rPr>
        <w:fldChar w:fldCharType="separate"/>
      </w:r>
      <w:r w:rsidRPr="00B26E5F">
        <w:rPr>
          <w:sz w:val="20"/>
          <w:szCs w:val="20"/>
          <w:rPrChange w:id="2333" w:author="Microsoft Office User" w:date="2023-09-11T13:17:00Z">
            <w:rPr/>
          </w:rPrChange>
        </w:rPr>
        <w:t>, 4240–4249 (2011).</w:t>
      </w:r>
      <w:r w:rsidRPr="00B26E5F">
        <w:rPr>
          <w:sz w:val="20"/>
          <w:szCs w:val="20"/>
          <w:rPrChange w:id="2334" w:author="Microsoft Office User" w:date="2023-09-11T13:17:00Z">
            <w:rPr/>
          </w:rPrChange>
        </w:rPr>
        <w:fldChar w:fldCharType="end"/>
      </w:r>
    </w:p>
    <w:p w14:paraId="2B797324" w14:textId="77777777" w:rsidR="007B09DE" w:rsidRPr="00B26E5F" w:rsidRDefault="007B09DE">
      <w:pPr>
        <w:snapToGrid w:val="0"/>
        <w:contextualSpacing/>
        <w:rPr>
          <w:sz w:val="20"/>
          <w:szCs w:val="20"/>
          <w:rPrChange w:id="2335" w:author="Microsoft Office User" w:date="2023-09-11T13:17:00Z">
            <w:rPr/>
          </w:rPrChange>
        </w:rPr>
        <w:pPrChange w:id="2336" w:author="Microsoft Office User" w:date="2023-09-11T13:17:00Z">
          <w:pPr/>
        </w:pPrChange>
      </w:pPr>
    </w:p>
    <w:p w14:paraId="2C9E071B" w14:textId="77777777" w:rsidR="000C56B0" w:rsidRPr="00B26E5F" w:rsidRDefault="00367A15">
      <w:pPr>
        <w:snapToGrid w:val="0"/>
        <w:contextualSpacing/>
        <w:rPr>
          <w:sz w:val="20"/>
          <w:szCs w:val="20"/>
          <w:rPrChange w:id="2337" w:author="Microsoft Office User" w:date="2023-09-11T13:17:00Z">
            <w:rPr/>
          </w:rPrChange>
        </w:rPr>
        <w:pPrChange w:id="2338" w:author="Microsoft Office User" w:date="2023-09-11T13:17:00Z">
          <w:pPr/>
        </w:pPrChange>
      </w:pPr>
      <w:r w:rsidRPr="00B26E5F">
        <w:rPr>
          <w:sz w:val="20"/>
          <w:szCs w:val="20"/>
          <w:rPrChange w:id="2339" w:author="Microsoft Office User" w:date="2023-09-11T13:17:00Z">
            <w:rPr/>
          </w:rPrChange>
        </w:rPr>
        <w:fldChar w:fldCharType="begin"/>
      </w:r>
      <w:r w:rsidRPr="00B26E5F">
        <w:rPr>
          <w:sz w:val="20"/>
          <w:szCs w:val="20"/>
          <w:rPrChange w:id="2340" w:author="Microsoft Office User" w:date="2023-09-11T13:17:00Z">
            <w:rPr/>
          </w:rPrChange>
        </w:rPr>
        <w:instrText>HYPERLINK "https://www.zotero.org/google-docs/?n2Avay" \h</w:instrText>
      </w:r>
      <w:r w:rsidRPr="00A34D81">
        <w:rPr>
          <w:sz w:val="20"/>
          <w:szCs w:val="20"/>
        </w:rPr>
      </w:r>
      <w:r w:rsidRPr="00B26E5F">
        <w:rPr>
          <w:sz w:val="20"/>
          <w:szCs w:val="20"/>
          <w:rPrChange w:id="2341" w:author="Microsoft Office User" w:date="2023-09-11T13:17:00Z">
            <w:rPr/>
          </w:rPrChange>
        </w:rPr>
        <w:fldChar w:fldCharType="separate"/>
      </w:r>
      <w:r w:rsidRPr="00B26E5F">
        <w:rPr>
          <w:sz w:val="20"/>
          <w:szCs w:val="20"/>
          <w:rPrChange w:id="2342" w:author="Microsoft Office User" w:date="2023-09-11T13:17:00Z">
            <w:rPr/>
          </w:rPrChange>
        </w:rPr>
        <w:t>50.</w:t>
      </w:r>
      <w:r w:rsidRPr="00B26E5F">
        <w:rPr>
          <w:sz w:val="20"/>
          <w:szCs w:val="20"/>
          <w:rPrChange w:id="2343" w:author="Microsoft Office User" w:date="2023-09-11T13:17:00Z">
            <w:rPr/>
          </w:rPrChange>
        </w:rPr>
        <w:tab/>
        <w:t xml:space="preserve">Palmer, C., </w:t>
      </w:r>
      <w:proofErr w:type="spellStart"/>
      <w:r w:rsidRPr="00B26E5F">
        <w:rPr>
          <w:sz w:val="20"/>
          <w:szCs w:val="20"/>
          <w:rPrChange w:id="2344" w:author="Microsoft Office User" w:date="2023-09-11T13:17:00Z">
            <w:rPr/>
          </w:rPrChange>
        </w:rPr>
        <w:t>Bythell</w:t>
      </w:r>
      <w:proofErr w:type="spellEnd"/>
      <w:r w:rsidRPr="00B26E5F">
        <w:rPr>
          <w:sz w:val="20"/>
          <w:szCs w:val="20"/>
          <w:rPrChange w:id="2345" w:author="Microsoft Office User" w:date="2023-09-11T13:17:00Z">
            <w:rPr/>
          </w:rPrChange>
        </w:rPr>
        <w:t xml:space="preserve">, J. &amp; Willis, B. Enzyme activity demonstrates multiple pathways of innate immunity in Indo-Pacific anthozoans. </w:t>
      </w:r>
      <w:r w:rsidRPr="00B26E5F">
        <w:rPr>
          <w:sz w:val="20"/>
          <w:szCs w:val="20"/>
          <w:rPrChange w:id="2346" w:author="Microsoft Office User" w:date="2023-09-11T13:17:00Z">
            <w:rPr/>
          </w:rPrChange>
        </w:rPr>
        <w:fldChar w:fldCharType="end"/>
      </w:r>
      <w:r w:rsidRPr="00B26E5F">
        <w:rPr>
          <w:sz w:val="20"/>
          <w:szCs w:val="20"/>
          <w:rPrChange w:id="2347" w:author="Microsoft Office User" w:date="2023-09-11T13:17:00Z">
            <w:rPr/>
          </w:rPrChange>
        </w:rPr>
        <w:fldChar w:fldCharType="begin"/>
      </w:r>
      <w:r w:rsidRPr="00B26E5F">
        <w:rPr>
          <w:sz w:val="20"/>
          <w:szCs w:val="20"/>
          <w:rPrChange w:id="2348" w:author="Microsoft Office User" w:date="2023-09-11T13:17:00Z">
            <w:rPr/>
          </w:rPrChange>
        </w:rPr>
        <w:instrText>HYPERLINK "https://www.zotero.org/google-docs/?n2Avay" \h</w:instrText>
      </w:r>
      <w:r w:rsidRPr="00A34D81">
        <w:rPr>
          <w:sz w:val="20"/>
          <w:szCs w:val="20"/>
        </w:rPr>
      </w:r>
      <w:r w:rsidRPr="00B26E5F">
        <w:rPr>
          <w:sz w:val="20"/>
          <w:szCs w:val="20"/>
          <w:rPrChange w:id="2349" w:author="Microsoft Office User" w:date="2023-09-11T13:17:00Z">
            <w:rPr>
              <w:i/>
            </w:rPr>
          </w:rPrChange>
        </w:rPr>
        <w:fldChar w:fldCharType="separate"/>
      </w:r>
      <w:r w:rsidRPr="00B26E5F">
        <w:rPr>
          <w:i/>
          <w:sz w:val="20"/>
          <w:szCs w:val="20"/>
          <w:rPrChange w:id="2350" w:author="Microsoft Office User" w:date="2023-09-11T13:17:00Z">
            <w:rPr>
              <w:i/>
            </w:rPr>
          </w:rPrChange>
        </w:rPr>
        <w:t xml:space="preserve">Proc. R. Soc. B Biol. Sci. </w:t>
      </w:r>
      <w:r w:rsidRPr="00B26E5F">
        <w:rPr>
          <w:i/>
          <w:sz w:val="20"/>
          <w:szCs w:val="20"/>
          <w:rPrChange w:id="2351" w:author="Microsoft Office User" w:date="2023-09-11T13:17:00Z">
            <w:rPr>
              <w:i/>
            </w:rPr>
          </w:rPrChange>
        </w:rPr>
        <w:fldChar w:fldCharType="end"/>
      </w:r>
      <w:r w:rsidRPr="00B26E5F">
        <w:rPr>
          <w:sz w:val="20"/>
          <w:szCs w:val="20"/>
          <w:rPrChange w:id="2352" w:author="Microsoft Office User" w:date="2023-09-11T13:17:00Z">
            <w:rPr/>
          </w:rPrChange>
        </w:rPr>
        <w:fldChar w:fldCharType="begin"/>
      </w:r>
      <w:r w:rsidRPr="00B26E5F">
        <w:rPr>
          <w:sz w:val="20"/>
          <w:szCs w:val="20"/>
          <w:rPrChange w:id="2353" w:author="Microsoft Office User" w:date="2023-09-11T13:17:00Z">
            <w:rPr/>
          </w:rPrChange>
        </w:rPr>
        <w:instrText>HYPERLINK "https://www.zotero.org/google-docs/?n2Avay" \h</w:instrText>
      </w:r>
      <w:r w:rsidRPr="00A34D81">
        <w:rPr>
          <w:sz w:val="20"/>
          <w:szCs w:val="20"/>
        </w:rPr>
      </w:r>
      <w:r w:rsidRPr="00B26E5F">
        <w:rPr>
          <w:sz w:val="20"/>
          <w:szCs w:val="20"/>
          <w:rPrChange w:id="2354" w:author="Microsoft Office User" w:date="2023-09-11T13:17:00Z">
            <w:rPr>
              <w:b/>
            </w:rPr>
          </w:rPrChange>
        </w:rPr>
        <w:fldChar w:fldCharType="separate"/>
      </w:r>
      <w:r w:rsidRPr="00B26E5F">
        <w:rPr>
          <w:b/>
          <w:sz w:val="20"/>
          <w:szCs w:val="20"/>
          <w:rPrChange w:id="2355" w:author="Microsoft Office User" w:date="2023-09-11T13:17:00Z">
            <w:rPr>
              <w:b/>
            </w:rPr>
          </w:rPrChange>
        </w:rPr>
        <w:t>279</w:t>
      </w:r>
      <w:r w:rsidRPr="00B26E5F">
        <w:rPr>
          <w:b/>
          <w:sz w:val="20"/>
          <w:szCs w:val="20"/>
          <w:rPrChange w:id="2356" w:author="Microsoft Office User" w:date="2023-09-11T13:17:00Z">
            <w:rPr>
              <w:b/>
            </w:rPr>
          </w:rPrChange>
        </w:rPr>
        <w:fldChar w:fldCharType="end"/>
      </w:r>
      <w:r w:rsidRPr="00B26E5F">
        <w:rPr>
          <w:sz w:val="20"/>
          <w:szCs w:val="20"/>
          <w:rPrChange w:id="2357" w:author="Microsoft Office User" w:date="2023-09-11T13:17:00Z">
            <w:rPr/>
          </w:rPrChange>
        </w:rPr>
        <w:fldChar w:fldCharType="begin"/>
      </w:r>
      <w:r w:rsidRPr="00B26E5F">
        <w:rPr>
          <w:sz w:val="20"/>
          <w:szCs w:val="20"/>
          <w:rPrChange w:id="2358" w:author="Microsoft Office User" w:date="2023-09-11T13:17:00Z">
            <w:rPr/>
          </w:rPrChange>
        </w:rPr>
        <w:instrText>HYPERLINK "https://www.zotero.org/google-docs/?n2Avay" \h</w:instrText>
      </w:r>
      <w:r w:rsidRPr="00A34D81">
        <w:rPr>
          <w:sz w:val="20"/>
          <w:szCs w:val="20"/>
        </w:rPr>
      </w:r>
      <w:r w:rsidRPr="00B26E5F">
        <w:rPr>
          <w:sz w:val="20"/>
          <w:szCs w:val="20"/>
          <w:rPrChange w:id="2359" w:author="Microsoft Office User" w:date="2023-09-11T13:17:00Z">
            <w:rPr/>
          </w:rPrChange>
        </w:rPr>
        <w:fldChar w:fldCharType="separate"/>
      </w:r>
      <w:r w:rsidRPr="00B26E5F">
        <w:rPr>
          <w:sz w:val="20"/>
          <w:szCs w:val="20"/>
          <w:rPrChange w:id="2360" w:author="Microsoft Office User" w:date="2023-09-11T13:17:00Z">
            <w:rPr/>
          </w:rPrChange>
        </w:rPr>
        <w:t>, 3879–3887 (2012).</w:t>
      </w:r>
      <w:r w:rsidRPr="00B26E5F">
        <w:rPr>
          <w:sz w:val="20"/>
          <w:szCs w:val="20"/>
          <w:rPrChange w:id="2361" w:author="Microsoft Office User" w:date="2023-09-11T13:17:00Z">
            <w:rPr/>
          </w:rPrChange>
        </w:rPr>
        <w:fldChar w:fldCharType="end"/>
      </w:r>
    </w:p>
    <w:p w14:paraId="3E0208A8" w14:textId="77777777" w:rsidR="007B09DE" w:rsidRPr="00B26E5F" w:rsidRDefault="007B09DE">
      <w:pPr>
        <w:snapToGrid w:val="0"/>
        <w:contextualSpacing/>
        <w:rPr>
          <w:sz w:val="20"/>
          <w:szCs w:val="20"/>
          <w:rPrChange w:id="2362" w:author="Microsoft Office User" w:date="2023-09-11T13:17:00Z">
            <w:rPr/>
          </w:rPrChange>
        </w:rPr>
        <w:pPrChange w:id="2363" w:author="Microsoft Office User" w:date="2023-09-11T13:17:00Z">
          <w:pPr/>
        </w:pPrChange>
      </w:pPr>
    </w:p>
    <w:p w14:paraId="45836DBA" w14:textId="77777777" w:rsidR="000C56B0" w:rsidRPr="00B26E5F" w:rsidRDefault="00367A15">
      <w:pPr>
        <w:snapToGrid w:val="0"/>
        <w:contextualSpacing/>
        <w:rPr>
          <w:sz w:val="20"/>
          <w:szCs w:val="20"/>
          <w:rPrChange w:id="2364" w:author="Microsoft Office User" w:date="2023-09-11T13:17:00Z">
            <w:rPr/>
          </w:rPrChange>
        </w:rPr>
        <w:pPrChange w:id="2365" w:author="Microsoft Office User" w:date="2023-09-11T13:17:00Z">
          <w:pPr/>
        </w:pPrChange>
      </w:pPr>
      <w:r w:rsidRPr="00B26E5F">
        <w:rPr>
          <w:sz w:val="20"/>
          <w:szCs w:val="20"/>
          <w:rPrChange w:id="2366" w:author="Microsoft Office User" w:date="2023-09-11T13:17:00Z">
            <w:rPr/>
          </w:rPrChange>
        </w:rPr>
        <w:fldChar w:fldCharType="begin"/>
      </w:r>
      <w:r w:rsidRPr="00B26E5F">
        <w:rPr>
          <w:sz w:val="20"/>
          <w:szCs w:val="20"/>
          <w:rPrChange w:id="2367" w:author="Microsoft Office User" w:date="2023-09-11T13:17:00Z">
            <w:rPr/>
          </w:rPrChange>
        </w:rPr>
        <w:instrText>HYPERLINK "https://www.zotero.org/google-docs/?n2Avay" \h</w:instrText>
      </w:r>
      <w:r w:rsidRPr="00A34D81">
        <w:rPr>
          <w:sz w:val="20"/>
          <w:szCs w:val="20"/>
        </w:rPr>
      </w:r>
      <w:r w:rsidRPr="00B26E5F">
        <w:rPr>
          <w:sz w:val="20"/>
          <w:szCs w:val="20"/>
          <w:rPrChange w:id="2368" w:author="Microsoft Office User" w:date="2023-09-11T13:17:00Z">
            <w:rPr/>
          </w:rPrChange>
        </w:rPr>
        <w:fldChar w:fldCharType="separate"/>
      </w:r>
      <w:r w:rsidRPr="00B26E5F">
        <w:rPr>
          <w:sz w:val="20"/>
          <w:szCs w:val="20"/>
          <w:rPrChange w:id="2369" w:author="Microsoft Office User" w:date="2023-09-11T13:17:00Z">
            <w:rPr/>
          </w:rPrChange>
        </w:rPr>
        <w:t>51.</w:t>
      </w:r>
      <w:r w:rsidRPr="00B26E5F">
        <w:rPr>
          <w:sz w:val="20"/>
          <w:szCs w:val="20"/>
          <w:rPrChange w:id="2370" w:author="Microsoft Office User" w:date="2023-09-11T13:17:00Z">
            <w:rPr/>
          </w:rPrChange>
        </w:rPr>
        <w:tab/>
        <w:t xml:space="preserve">Brown, T., </w:t>
      </w:r>
      <w:proofErr w:type="spellStart"/>
      <w:r w:rsidRPr="00B26E5F">
        <w:rPr>
          <w:sz w:val="20"/>
          <w:szCs w:val="20"/>
          <w:rPrChange w:id="2371" w:author="Microsoft Office User" w:date="2023-09-11T13:17:00Z">
            <w:rPr/>
          </w:rPrChange>
        </w:rPr>
        <w:t>Sonett</w:t>
      </w:r>
      <w:proofErr w:type="spellEnd"/>
      <w:r w:rsidRPr="00B26E5F">
        <w:rPr>
          <w:sz w:val="20"/>
          <w:szCs w:val="20"/>
          <w:rPrChange w:id="2372" w:author="Microsoft Office User" w:date="2023-09-11T13:17:00Z">
            <w:rPr/>
          </w:rPrChange>
        </w:rPr>
        <w:t xml:space="preserve">, D., </w:t>
      </w:r>
      <w:proofErr w:type="spellStart"/>
      <w:r w:rsidRPr="00B26E5F">
        <w:rPr>
          <w:sz w:val="20"/>
          <w:szCs w:val="20"/>
          <w:rPrChange w:id="2373" w:author="Microsoft Office User" w:date="2023-09-11T13:17:00Z">
            <w:rPr/>
          </w:rPrChange>
        </w:rPr>
        <w:t>Zaneveld</w:t>
      </w:r>
      <w:proofErr w:type="spellEnd"/>
      <w:r w:rsidRPr="00B26E5F">
        <w:rPr>
          <w:sz w:val="20"/>
          <w:szCs w:val="20"/>
          <w:rPrChange w:id="2374" w:author="Microsoft Office User" w:date="2023-09-11T13:17:00Z">
            <w:rPr/>
          </w:rPrChange>
        </w:rPr>
        <w:t>, J. R. &amp; Padilla-</w:t>
      </w:r>
      <w:proofErr w:type="spellStart"/>
      <w:r w:rsidRPr="00B26E5F">
        <w:rPr>
          <w:sz w:val="20"/>
          <w:szCs w:val="20"/>
          <w:rPrChange w:id="2375" w:author="Microsoft Office User" w:date="2023-09-11T13:17:00Z">
            <w:rPr/>
          </w:rPrChange>
        </w:rPr>
        <w:t>Gamiño</w:t>
      </w:r>
      <w:proofErr w:type="spellEnd"/>
      <w:r w:rsidRPr="00B26E5F">
        <w:rPr>
          <w:sz w:val="20"/>
          <w:szCs w:val="20"/>
          <w:rPrChange w:id="2376" w:author="Microsoft Office User" w:date="2023-09-11T13:17:00Z">
            <w:rPr/>
          </w:rPrChange>
        </w:rPr>
        <w:t xml:space="preserve">, J. L. Characterization of the microbiome and immune response in corals with chronic </w:t>
      </w:r>
      <w:proofErr w:type="spellStart"/>
      <w:r w:rsidRPr="00B26E5F">
        <w:rPr>
          <w:sz w:val="20"/>
          <w:szCs w:val="20"/>
          <w:rPrChange w:id="2377" w:author="Microsoft Office User" w:date="2023-09-11T13:17:00Z">
            <w:rPr/>
          </w:rPrChange>
        </w:rPr>
        <w:t>Montipora</w:t>
      </w:r>
      <w:proofErr w:type="spellEnd"/>
      <w:r w:rsidRPr="00B26E5F">
        <w:rPr>
          <w:sz w:val="20"/>
          <w:szCs w:val="20"/>
          <w:rPrChange w:id="2378" w:author="Microsoft Office User" w:date="2023-09-11T13:17:00Z">
            <w:rPr/>
          </w:rPrChange>
        </w:rPr>
        <w:t xml:space="preserve"> white syndrome. </w:t>
      </w:r>
      <w:r w:rsidRPr="00B26E5F">
        <w:rPr>
          <w:sz w:val="20"/>
          <w:szCs w:val="20"/>
          <w:rPrChange w:id="2379" w:author="Microsoft Office User" w:date="2023-09-11T13:17:00Z">
            <w:rPr/>
          </w:rPrChange>
        </w:rPr>
        <w:fldChar w:fldCharType="end"/>
      </w:r>
      <w:r w:rsidRPr="00B26E5F">
        <w:rPr>
          <w:sz w:val="20"/>
          <w:szCs w:val="20"/>
          <w:rPrChange w:id="2380" w:author="Microsoft Office User" w:date="2023-09-11T13:17:00Z">
            <w:rPr/>
          </w:rPrChange>
        </w:rPr>
        <w:fldChar w:fldCharType="begin"/>
      </w:r>
      <w:r w:rsidRPr="00B26E5F">
        <w:rPr>
          <w:sz w:val="20"/>
          <w:szCs w:val="20"/>
          <w:rPrChange w:id="2381" w:author="Microsoft Office User" w:date="2023-09-11T13:17:00Z">
            <w:rPr/>
          </w:rPrChange>
        </w:rPr>
        <w:instrText>HYPERLINK "https://www.zotero.org/google-docs/?n2Avay" \h</w:instrText>
      </w:r>
      <w:r w:rsidRPr="00A34D81">
        <w:rPr>
          <w:sz w:val="20"/>
          <w:szCs w:val="20"/>
        </w:rPr>
      </w:r>
      <w:r w:rsidRPr="00B26E5F">
        <w:rPr>
          <w:sz w:val="20"/>
          <w:szCs w:val="20"/>
          <w:rPrChange w:id="2382" w:author="Microsoft Office User" w:date="2023-09-11T13:17:00Z">
            <w:rPr>
              <w:i/>
            </w:rPr>
          </w:rPrChange>
        </w:rPr>
        <w:fldChar w:fldCharType="separate"/>
      </w:r>
      <w:r w:rsidRPr="00B26E5F">
        <w:rPr>
          <w:i/>
          <w:sz w:val="20"/>
          <w:szCs w:val="20"/>
          <w:rPrChange w:id="2383" w:author="Microsoft Office User" w:date="2023-09-11T13:17:00Z">
            <w:rPr>
              <w:i/>
            </w:rPr>
          </w:rPrChange>
        </w:rPr>
        <w:t xml:space="preserve">Mol. Ecol. </w:t>
      </w:r>
      <w:r w:rsidRPr="00B26E5F">
        <w:rPr>
          <w:i/>
          <w:sz w:val="20"/>
          <w:szCs w:val="20"/>
          <w:rPrChange w:id="2384" w:author="Microsoft Office User" w:date="2023-09-11T13:17:00Z">
            <w:rPr>
              <w:i/>
            </w:rPr>
          </w:rPrChange>
        </w:rPr>
        <w:fldChar w:fldCharType="end"/>
      </w:r>
      <w:r w:rsidRPr="00B26E5F">
        <w:rPr>
          <w:sz w:val="20"/>
          <w:szCs w:val="20"/>
          <w:rPrChange w:id="2385" w:author="Microsoft Office User" w:date="2023-09-11T13:17:00Z">
            <w:rPr/>
          </w:rPrChange>
        </w:rPr>
        <w:fldChar w:fldCharType="begin"/>
      </w:r>
      <w:r w:rsidRPr="00B26E5F">
        <w:rPr>
          <w:sz w:val="20"/>
          <w:szCs w:val="20"/>
          <w:rPrChange w:id="2386" w:author="Microsoft Office User" w:date="2023-09-11T13:17:00Z">
            <w:rPr/>
          </w:rPrChange>
        </w:rPr>
        <w:instrText>HYPERLINK "https://www.zotero.org/google-docs/?n2Avay" \h</w:instrText>
      </w:r>
      <w:r w:rsidRPr="00A34D81">
        <w:rPr>
          <w:sz w:val="20"/>
          <w:szCs w:val="20"/>
        </w:rPr>
      </w:r>
      <w:r w:rsidRPr="00B26E5F">
        <w:rPr>
          <w:sz w:val="20"/>
          <w:szCs w:val="20"/>
          <w:rPrChange w:id="2387" w:author="Microsoft Office User" w:date="2023-09-11T13:17:00Z">
            <w:rPr>
              <w:b/>
            </w:rPr>
          </w:rPrChange>
        </w:rPr>
        <w:fldChar w:fldCharType="separate"/>
      </w:r>
      <w:r w:rsidRPr="00B26E5F">
        <w:rPr>
          <w:b/>
          <w:sz w:val="20"/>
          <w:szCs w:val="20"/>
          <w:rPrChange w:id="2388" w:author="Microsoft Office User" w:date="2023-09-11T13:17:00Z">
            <w:rPr>
              <w:b/>
            </w:rPr>
          </w:rPrChange>
        </w:rPr>
        <w:t>30</w:t>
      </w:r>
      <w:r w:rsidRPr="00B26E5F">
        <w:rPr>
          <w:b/>
          <w:sz w:val="20"/>
          <w:szCs w:val="20"/>
          <w:rPrChange w:id="2389" w:author="Microsoft Office User" w:date="2023-09-11T13:17:00Z">
            <w:rPr>
              <w:b/>
            </w:rPr>
          </w:rPrChange>
        </w:rPr>
        <w:fldChar w:fldCharType="end"/>
      </w:r>
      <w:r w:rsidRPr="00B26E5F">
        <w:rPr>
          <w:sz w:val="20"/>
          <w:szCs w:val="20"/>
          <w:rPrChange w:id="2390" w:author="Microsoft Office User" w:date="2023-09-11T13:17:00Z">
            <w:rPr/>
          </w:rPrChange>
        </w:rPr>
        <w:fldChar w:fldCharType="begin"/>
      </w:r>
      <w:r w:rsidRPr="00B26E5F">
        <w:rPr>
          <w:sz w:val="20"/>
          <w:szCs w:val="20"/>
          <w:rPrChange w:id="2391" w:author="Microsoft Office User" w:date="2023-09-11T13:17:00Z">
            <w:rPr/>
          </w:rPrChange>
        </w:rPr>
        <w:instrText>HYPERLINK "https://www.zotero.org/google-docs/?n2Avay" \h</w:instrText>
      </w:r>
      <w:r w:rsidRPr="00A34D81">
        <w:rPr>
          <w:sz w:val="20"/>
          <w:szCs w:val="20"/>
        </w:rPr>
      </w:r>
      <w:r w:rsidRPr="00B26E5F">
        <w:rPr>
          <w:sz w:val="20"/>
          <w:szCs w:val="20"/>
          <w:rPrChange w:id="2392" w:author="Microsoft Office User" w:date="2023-09-11T13:17:00Z">
            <w:rPr/>
          </w:rPrChange>
        </w:rPr>
        <w:fldChar w:fldCharType="separate"/>
      </w:r>
      <w:r w:rsidRPr="00B26E5F">
        <w:rPr>
          <w:sz w:val="20"/>
          <w:szCs w:val="20"/>
          <w:rPrChange w:id="2393" w:author="Microsoft Office User" w:date="2023-09-11T13:17:00Z">
            <w:rPr/>
          </w:rPrChange>
        </w:rPr>
        <w:t>, 2591–2606 (2021).</w:t>
      </w:r>
      <w:r w:rsidRPr="00B26E5F">
        <w:rPr>
          <w:sz w:val="20"/>
          <w:szCs w:val="20"/>
          <w:rPrChange w:id="2394" w:author="Microsoft Office User" w:date="2023-09-11T13:17:00Z">
            <w:rPr/>
          </w:rPrChange>
        </w:rPr>
        <w:fldChar w:fldCharType="end"/>
      </w:r>
    </w:p>
    <w:p w14:paraId="45206A26" w14:textId="77777777" w:rsidR="007B09DE" w:rsidRPr="00B26E5F" w:rsidRDefault="007B09DE">
      <w:pPr>
        <w:snapToGrid w:val="0"/>
        <w:contextualSpacing/>
        <w:rPr>
          <w:sz w:val="20"/>
          <w:szCs w:val="20"/>
          <w:rPrChange w:id="2395" w:author="Microsoft Office User" w:date="2023-09-11T13:17:00Z">
            <w:rPr/>
          </w:rPrChange>
        </w:rPr>
        <w:pPrChange w:id="2396" w:author="Microsoft Office User" w:date="2023-09-11T13:17:00Z">
          <w:pPr/>
        </w:pPrChange>
      </w:pPr>
    </w:p>
    <w:p w14:paraId="5E154705" w14:textId="77777777" w:rsidR="000C56B0" w:rsidRPr="00B26E5F" w:rsidRDefault="00367A15">
      <w:pPr>
        <w:snapToGrid w:val="0"/>
        <w:contextualSpacing/>
        <w:rPr>
          <w:sz w:val="20"/>
          <w:szCs w:val="20"/>
          <w:rPrChange w:id="2397" w:author="Microsoft Office User" w:date="2023-09-11T13:17:00Z">
            <w:rPr/>
          </w:rPrChange>
        </w:rPr>
        <w:pPrChange w:id="2398" w:author="Microsoft Office User" w:date="2023-09-11T13:17:00Z">
          <w:pPr/>
        </w:pPrChange>
      </w:pPr>
      <w:r w:rsidRPr="00B26E5F">
        <w:rPr>
          <w:sz w:val="20"/>
          <w:szCs w:val="20"/>
          <w:rPrChange w:id="2399" w:author="Microsoft Office User" w:date="2023-09-11T13:17:00Z">
            <w:rPr/>
          </w:rPrChange>
        </w:rPr>
        <w:fldChar w:fldCharType="begin"/>
      </w:r>
      <w:r w:rsidRPr="00B26E5F">
        <w:rPr>
          <w:sz w:val="20"/>
          <w:szCs w:val="20"/>
          <w:rPrChange w:id="2400" w:author="Microsoft Office User" w:date="2023-09-11T13:17:00Z">
            <w:rPr/>
          </w:rPrChange>
        </w:rPr>
        <w:instrText>HYPERLINK "https://www.zotero.org/google-docs/?n2Avay" \h</w:instrText>
      </w:r>
      <w:r w:rsidRPr="00A34D81">
        <w:rPr>
          <w:sz w:val="20"/>
          <w:szCs w:val="20"/>
        </w:rPr>
      </w:r>
      <w:r w:rsidRPr="00B26E5F">
        <w:rPr>
          <w:sz w:val="20"/>
          <w:szCs w:val="20"/>
          <w:rPrChange w:id="2401" w:author="Microsoft Office User" w:date="2023-09-11T13:17:00Z">
            <w:rPr/>
          </w:rPrChange>
        </w:rPr>
        <w:fldChar w:fldCharType="separate"/>
      </w:r>
      <w:r w:rsidRPr="00B26E5F">
        <w:rPr>
          <w:sz w:val="20"/>
          <w:szCs w:val="20"/>
          <w:rPrChange w:id="2402" w:author="Microsoft Office User" w:date="2023-09-11T13:17:00Z">
            <w:rPr/>
          </w:rPrChange>
        </w:rPr>
        <w:t>52.</w:t>
      </w:r>
      <w:r w:rsidRPr="00B26E5F">
        <w:rPr>
          <w:sz w:val="20"/>
          <w:szCs w:val="20"/>
          <w:rPrChange w:id="2403" w:author="Microsoft Office User" w:date="2023-09-11T13:17:00Z">
            <w:rPr/>
          </w:rPrChange>
        </w:rPr>
        <w:tab/>
        <w:t xml:space="preserve">Thaiss, C. A., Levy, M., Suez, J. &amp; </w:t>
      </w:r>
      <w:proofErr w:type="spellStart"/>
      <w:r w:rsidRPr="00B26E5F">
        <w:rPr>
          <w:sz w:val="20"/>
          <w:szCs w:val="20"/>
          <w:rPrChange w:id="2404" w:author="Microsoft Office User" w:date="2023-09-11T13:17:00Z">
            <w:rPr/>
          </w:rPrChange>
        </w:rPr>
        <w:t>Elinav</w:t>
      </w:r>
      <w:proofErr w:type="spellEnd"/>
      <w:r w:rsidRPr="00B26E5F">
        <w:rPr>
          <w:sz w:val="20"/>
          <w:szCs w:val="20"/>
          <w:rPrChange w:id="2405" w:author="Microsoft Office User" w:date="2023-09-11T13:17:00Z">
            <w:rPr/>
          </w:rPrChange>
        </w:rPr>
        <w:t xml:space="preserve">, E. The interplay between the innate immune system and the microbiota. </w:t>
      </w:r>
      <w:r w:rsidRPr="00B26E5F">
        <w:rPr>
          <w:sz w:val="20"/>
          <w:szCs w:val="20"/>
          <w:rPrChange w:id="2406" w:author="Microsoft Office User" w:date="2023-09-11T13:17:00Z">
            <w:rPr/>
          </w:rPrChange>
        </w:rPr>
        <w:fldChar w:fldCharType="end"/>
      </w:r>
      <w:r w:rsidRPr="00B26E5F">
        <w:rPr>
          <w:sz w:val="20"/>
          <w:szCs w:val="20"/>
          <w:rPrChange w:id="2407" w:author="Microsoft Office User" w:date="2023-09-11T13:17:00Z">
            <w:rPr/>
          </w:rPrChange>
        </w:rPr>
        <w:fldChar w:fldCharType="begin"/>
      </w:r>
      <w:r w:rsidRPr="00B26E5F">
        <w:rPr>
          <w:sz w:val="20"/>
          <w:szCs w:val="20"/>
          <w:rPrChange w:id="2408" w:author="Microsoft Office User" w:date="2023-09-11T13:17:00Z">
            <w:rPr/>
          </w:rPrChange>
        </w:rPr>
        <w:instrText>HYPERLINK "https://www.zotero.org/google-docs/?n2Avay" \h</w:instrText>
      </w:r>
      <w:r w:rsidRPr="00A34D81">
        <w:rPr>
          <w:sz w:val="20"/>
          <w:szCs w:val="20"/>
        </w:rPr>
      </w:r>
      <w:r w:rsidRPr="00B26E5F">
        <w:rPr>
          <w:sz w:val="20"/>
          <w:szCs w:val="20"/>
          <w:rPrChange w:id="2409" w:author="Microsoft Office User" w:date="2023-09-11T13:17:00Z">
            <w:rPr>
              <w:i/>
            </w:rPr>
          </w:rPrChange>
        </w:rPr>
        <w:fldChar w:fldCharType="separate"/>
      </w:r>
      <w:proofErr w:type="spellStart"/>
      <w:r w:rsidRPr="00B26E5F">
        <w:rPr>
          <w:i/>
          <w:sz w:val="20"/>
          <w:szCs w:val="20"/>
          <w:rPrChange w:id="2410" w:author="Microsoft Office User" w:date="2023-09-11T13:17:00Z">
            <w:rPr>
              <w:i/>
            </w:rPr>
          </w:rPrChange>
        </w:rPr>
        <w:t>Curr</w:t>
      </w:r>
      <w:proofErr w:type="spellEnd"/>
      <w:r w:rsidRPr="00B26E5F">
        <w:rPr>
          <w:i/>
          <w:sz w:val="20"/>
          <w:szCs w:val="20"/>
          <w:rPrChange w:id="2411" w:author="Microsoft Office User" w:date="2023-09-11T13:17:00Z">
            <w:rPr>
              <w:i/>
            </w:rPr>
          </w:rPrChange>
        </w:rPr>
        <w:t xml:space="preserve">. </w:t>
      </w:r>
      <w:proofErr w:type="spellStart"/>
      <w:r w:rsidRPr="00B26E5F">
        <w:rPr>
          <w:i/>
          <w:sz w:val="20"/>
          <w:szCs w:val="20"/>
          <w:rPrChange w:id="2412" w:author="Microsoft Office User" w:date="2023-09-11T13:17:00Z">
            <w:rPr>
              <w:i/>
            </w:rPr>
          </w:rPrChange>
        </w:rPr>
        <w:t>Opin</w:t>
      </w:r>
      <w:proofErr w:type="spellEnd"/>
      <w:r w:rsidRPr="00B26E5F">
        <w:rPr>
          <w:i/>
          <w:sz w:val="20"/>
          <w:szCs w:val="20"/>
          <w:rPrChange w:id="2413" w:author="Microsoft Office User" w:date="2023-09-11T13:17:00Z">
            <w:rPr>
              <w:i/>
            </w:rPr>
          </w:rPrChange>
        </w:rPr>
        <w:t xml:space="preserve">. Immunol. </w:t>
      </w:r>
      <w:r w:rsidRPr="00B26E5F">
        <w:rPr>
          <w:i/>
          <w:sz w:val="20"/>
          <w:szCs w:val="20"/>
          <w:rPrChange w:id="2414" w:author="Microsoft Office User" w:date="2023-09-11T13:17:00Z">
            <w:rPr>
              <w:i/>
            </w:rPr>
          </w:rPrChange>
        </w:rPr>
        <w:fldChar w:fldCharType="end"/>
      </w:r>
      <w:r w:rsidRPr="00B26E5F">
        <w:rPr>
          <w:sz w:val="20"/>
          <w:szCs w:val="20"/>
          <w:rPrChange w:id="2415" w:author="Microsoft Office User" w:date="2023-09-11T13:17:00Z">
            <w:rPr/>
          </w:rPrChange>
        </w:rPr>
        <w:fldChar w:fldCharType="begin"/>
      </w:r>
      <w:r w:rsidRPr="00B26E5F">
        <w:rPr>
          <w:sz w:val="20"/>
          <w:szCs w:val="20"/>
          <w:rPrChange w:id="2416" w:author="Microsoft Office User" w:date="2023-09-11T13:17:00Z">
            <w:rPr/>
          </w:rPrChange>
        </w:rPr>
        <w:instrText>HYPERLINK "https://www.zotero.org/google-docs/?n2Avay" \h</w:instrText>
      </w:r>
      <w:r w:rsidRPr="00A34D81">
        <w:rPr>
          <w:sz w:val="20"/>
          <w:szCs w:val="20"/>
        </w:rPr>
      </w:r>
      <w:r w:rsidRPr="00B26E5F">
        <w:rPr>
          <w:sz w:val="20"/>
          <w:szCs w:val="20"/>
          <w:rPrChange w:id="2417" w:author="Microsoft Office User" w:date="2023-09-11T13:17:00Z">
            <w:rPr>
              <w:b/>
            </w:rPr>
          </w:rPrChange>
        </w:rPr>
        <w:fldChar w:fldCharType="separate"/>
      </w:r>
      <w:r w:rsidRPr="00B26E5F">
        <w:rPr>
          <w:b/>
          <w:sz w:val="20"/>
          <w:szCs w:val="20"/>
          <w:rPrChange w:id="2418" w:author="Microsoft Office User" w:date="2023-09-11T13:17:00Z">
            <w:rPr>
              <w:b/>
            </w:rPr>
          </w:rPrChange>
        </w:rPr>
        <w:t>26</w:t>
      </w:r>
      <w:r w:rsidRPr="00B26E5F">
        <w:rPr>
          <w:b/>
          <w:sz w:val="20"/>
          <w:szCs w:val="20"/>
          <w:rPrChange w:id="2419" w:author="Microsoft Office User" w:date="2023-09-11T13:17:00Z">
            <w:rPr>
              <w:b/>
            </w:rPr>
          </w:rPrChange>
        </w:rPr>
        <w:fldChar w:fldCharType="end"/>
      </w:r>
      <w:r w:rsidRPr="00B26E5F">
        <w:rPr>
          <w:sz w:val="20"/>
          <w:szCs w:val="20"/>
          <w:rPrChange w:id="2420" w:author="Microsoft Office User" w:date="2023-09-11T13:17:00Z">
            <w:rPr/>
          </w:rPrChange>
        </w:rPr>
        <w:fldChar w:fldCharType="begin"/>
      </w:r>
      <w:r w:rsidRPr="00B26E5F">
        <w:rPr>
          <w:sz w:val="20"/>
          <w:szCs w:val="20"/>
          <w:rPrChange w:id="2421" w:author="Microsoft Office User" w:date="2023-09-11T13:17:00Z">
            <w:rPr/>
          </w:rPrChange>
        </w:rPr>
        <w:instrText>HYPERLINK "https://www.zotero.org/google-docs/?n2Avay" \h</w:instrText>
      </w:r>
      <w:r w:rsidRPr="00A34D81">
        <w:rPr>
          <w:sz w:val="20"/>
          <w:szCs w:val="20"/>
        </w:rPr>
      </w:r>
      <w:r w:rsidRPr="00B26E5F">
        <w:rPr>
          <w:sz w:val="20"/>
          <w:szCs w:val="20"/>
          <w:rPrChange w:id="2422" w:author="Microsoft Office User" w:date="2023-09-11T13:17:00Z">
            <w:rPr/>
          </w:rPrChange>
        </w:rPr>
        <w:fldChar w:fldCharType="separate"/>
      </w:r>
      <w:r w:rsidRPr="00B26E5F">
        <w:rPr>
          <w:sz w:val="20"/>
          <w:szCs w:val="20"/>
          <w:rPrChange w:id="2423" w:author="Microsoft Office User" w:date="2023-09-11T13:17:00Z">
            <w:rPr/>
          </w:rPrChange>
        </w:rPr>
        <w:t>, 41–48 (2014).</w:t>
      </w:r>
      <w:r w:rsidRPr="00B26E5F">
        <w:rPr>
          <w:sz w:val="20"/>
          <w:szCs w:val="20"/>
          <w:rPrChange w:id="2424" w:author="Microsoft Office User" w:date="2023-09-11T13:17:00Z">
            <w:rPr/>
          </w:rPrChange>
        </w:rPr>
        <w:fldChar w:fldCharType="end"/>
      </w:r>
    </w:p>
    <w:p w14:paraId="7BA3CB56" w14:textId="77777777" w:rsidR="007B09DE" w:rsidRPr="00B26E5F" w:rsidRDefault="007B09DE">
      <w:pPr>
        <w:snapToGrid w:val="0"/>
        <w:contextualSpacing/>
        <w:rPr>
          <w:sz w:val="20"/>
          <w:szCs w:val="20"/>
          <w:rPrChange w:id="2425" w:author="Microsoft Office User" w:date="2023-09-11T13:17:00Z">
            <w:rPr/>
          </w:rPrChange>
        </w:rPr>
        <w:pPrChange w:id="2426" w:author="Microsoft Office User" w:date="2023-09-11T13:17:00Z">
          <w:pPr/>
        </w:pPrChange>
      </w:pPr>
    </w:p>
    <w:p w14:paraId="71526B79" w14:textId="77777777" w:rsidR="000C56B0" w:rsidRPr="00B26E5F" w:rsidRDefault="00367A15">
      <w:pPr>
        <w:snapToGrid w:val="0"/>
        <w:contextualSpacing/>
        <w:rPr>
          <w:sz w:val="20"/>
          <w:szCs w:val="20"/>
          <w:rPrChange w:id="2427" w:author="Microsoft Office User" w:date="2023-09-11T13:17:00Z">
            <w:rPr/>
          </w:rPrChange>
        </w:rPr>
        <w:pPrChange w:id="2428" w:author="Microsoft Office User" w:date="2023-09-11T13:17:00Z">
          <w:pPr/>
        </w:pPrChange>
      </w:pPr>
      <w:r w:rsidRPr="00B26E5F">
        <w:rPr>
          <w:sz w:val="20"/>
          <w:szCs w:val="20"/>
          <w:rPrChange w:id="2429" w:author="Microsoft Office User" w:date="2023-09-11T13:17:00Z">
            <w:rPr/>
          </w:rPrChange>
        </w:rPr>
        <w:lastRenderedPageBreak/>
        <w:fldChar w:fldCharType="begin"/>
      </w:r>
      <w:r w:rsidRPr="00B26E5F">
        <w:rPr>
          <w:sz w:val="20"/>
          <w:szCs w:val="20"/>
          <w:rPrChange w:id="2430" w:author="Microsoft Office User" w:date="2023-09-11T13:17:00Z">
            <w:rPr/>
          </w:rPrChange>
        </w:rPr>
        <w:instrText>HYPERLINK "https://www.zotero.org/google-docs/?n2Avay" \h</w:instrText>
      </w:r>
      <w:r w:rsidRPr="00A34D81">
        <w:rPr>
          <w:sz w:val="20"/>
          <w:szCs w:val="20"/>
        </w:rPr>
      </w:r>
      <w:r w:rsidRPr="00B26E5F">
        <w:rPr>
          <w:sz w:val="20"/>
          <w:szCs w:val="20"/>
          <w:rPrChange w:id="2431" w:author="Microsoft Office User" w:date="2023-09-11T13:17:00Z">
            <w:rPr/>
          </w:rPrChange>
        </w:rPr>
        <w:fldChar w:fldCharType="separate"/>
      </w:r>
      <w:r w:rsidRPr="00B26E5F">
        <w:rPr>
          <w:sz w:val="20"/>
          <w:szCs w:val="20"/>
          <w:rPrChange w:id="2432" w:author="Microsoft Office User" w:date="2023-09-11T13:17:00Z">
            <w:rPr/>
          </w:rPrChange>
        </w:rPr>
        <w:t>53.</w:t>
      </w:r>
      <w:r w:rsidRPr="00B26E5F">
        <w:rPr>
          <w:sz w:val="20"/>
          <w:szCs w:val="20"/>
          <w:rPrChange w:id="2433" w:author="Microsoft Office User" w:date="2023-09-11T13:17:00Z">
            <w:rPr/>
          </w:rPrChange>
        </w:rPr>
        <w:tab/>
        <w:t xml:space="preserve">Fonseca, J. P., Lakshmanan, V., </w:t>
      </w:r>
      <w:proofErr w:type="spellStart"/>
      <w:r w:rsidRPr="00B26E5F">
        <w:rPr>
          <w:sz w:val="20"/>
          <w:szCs w:val="20"/>
          <w:rPrChange w:id="2434" w:author="Microsoft Office User" w:date="2023-09-11T13:17:00Z">
            <w:rPr/>
          </w:rPrChange>
        </w:rPr>
        <w:t>Boschiero</w:t>
      </w:r>
      <w:proofErr w:type="spellEnd"/>
      <w:r w:rsidRPr="00B26E5F">
        <w:rPr>
          <w:sz w:val="20"/>
          <w:szCs w:val="20"/>
          <w:rPrChange w:id="2435" w:author="Microsoft Office User" w:date="2023-09-11T13:17:00Z">
            <w:rPr/>
          </w:rPrChange>
        </w:rPr>
        <w:t xml:space="preserve">, C. &amp; Mysore, K. S. The Pattern Recognition Receptor FLS2 Can Shape the Arabidopsis Rhizosphere Microbiome β-Diversity but Not EFR1 and CERK1. </w:t>
      </w:r>
      <w:r w:rsidRPr="00B26E5F">
        <w:rPr>
          <w:sz w:val="20"/>
          <w:szCs w:val="20"/>
          <w:rPrChange w:id="2436" w:author="Microsoft Office User" w:date="2023-09-11T13:17:00Z">
            <w:rPr/>
          </w:rPrChange>
        </w:rPr>
        <w:fldChar w:fldCharType="end"/>
      </w:r>
      <w:r w:rsidRPr="00B26E5F">
        <w:rPr>
          <w:sz w:val="20"/>
          <w:szCs w:val="20"/>
          <w:rPrChange w:id="2437" w:author="Microsoft Office User" w:date="2023-09-11T13:17:00Z">
            <w:rPr/>
          </w:rPrChange>
        </w:rPr>
        <w:fldChar w:fldCharType="begin"/>
      </w:r>
      <w:r w:rsidRPr="00B26E5F">
        <w:rPr>
          <w:sz w:val="20"/>
          <w:szCs w:val="20"/>
          <w:rPrChange w:id="2438" w:author="Microsoft Office User" w:date="2023-09-11T13:17:00Z">
            <w:rPr/>
          </w:rPrChange>
        </w:rPr>
        <w:instrText>HYPERLINK "https://www.zotero.org/google-docs/?n2Avay" \h</w:instrText>
      </w:r>
      <w:r w:rsidRPr="00A34D81">
        <w:rPr>
          <w:sz w:val="20"/>
          <w:szCs w:val="20"/>
        </w:rPr>
      </w:r>
      <w:r w:rsidRPr="00B26E5F">
        <w:rPr>
          <w:sz w:val="20"/>
          <w:szCs w:val="20"/>
          <w:rPrChange w:id="2439" w:author="Microsoft Office User" w:date="2023-09-11T13:17:00Z">
            <w:rPr>
              <w:i/>
            </w:rPr>
          </w:rPrChange>
        </w:rPr>
        <w:fldChar w:fldCharType="separate"/>
      </w:r>
      <w:r w:rsidRPr="00B26E5F">
        <w:rPr>
          <w:i/>
          <w:sz w:val="20"/>
          <w:szCs w:val="20"/>
          <w:rPrChange w:id="2440" w:author="Microsoft Office User" w:date="2023-09-11T13:17:00Z">
            <w:rPr>
              <w:i/>
            </w:rPr>
          </w:rPrChange>
        </w:rPr>
        <w:t xml:space="preserve">Plants </w:t>
      </w:r>
      <w:r w:rsidRPr="00B26E5F">
        <w:rPr>
          <w:i/>
          <w:sz w:val="20"/>
          <w:szCs w:val="20"/>
          <w:rPrChange w:id="2441" w:author="Microsoft Office User" w:date="2023-09-11T13:17:00Z">
            <w:rPr>
              <w:i/>
            </w:rPr>
          </w:rPrChange>
        </w:rPr>
        <w:fldChar w:fldCharType="end"/>
      </w:r>
      <w:r w:rsidRPr="00B26E5F">
        <w:rPr>
          <w:sz w:val="20"/>
          <w:szCs w:val="20"/>
          <w:rPrChange w:id="2442" w:author="Microsoft Office User" w:date="2023-09-11T13:17:00Z">
            <w:rPr/>
          </w:rPrChange>
        </w:rPr>
        <w:fldChar w:fldCharType="begin"/>
      </w:r>
      <w:r w:rsidRPr="00B26E5F">
        <w:rPr>
          <w:sz w:val="20"/>
          <w:szCs w:val="20"/>
          <w:rPrChange w:id="2443" w:author="Microsoft Office User" w:date="2023-09-11T13:17:00Z">
            <w:rPr/>
          </w:rPrChange>
        </w:rPr>
        <w:instrText>HYPERLINK "https://www.zotero.org/google-docs/?n2Avay" \h</w:instrText>
      </w:r>
      <w:r w:rsidRPr="00A34D81">
        <w:rPr>
          <w:sz w:val="20"/>
          <w:szCs w:val="20"/>
        </w:rPr>
      </w:r>
      <w:r w:rsidRPr="00B26E5F">
        <w:rPr>
          <w:sz w:val="20"/>
          <w:szCs w:val="20"/>
          <w:rPrChange w:id="2444" w:author="Microsoft Office User" w:date="2023-09-11T13:17:00Z">
            <w:rPr>
              <w:b/>
            </w:rPr>
          </w:rPrChange>
        </w:rPr>
        <w:fldChar w:fldCharType="separate"/>
      </w:r>
      <w:r w:rsidRPr="00B26E5F">
        <w:rPr>
          <w:b/>
          <w:sz w:val="20"/>
          <w:szCs w:val="20"/>
          <w:rPrChange w:id="2445" w:author="Microsoft Office User" w:date="2023-09-11T13:17:00Z">
            <w:rPr>
              <w:b/>
            </w:rPr>
          </w:rPrChange>
        </w:rPr>
        <w:t>11</w:t>
      </w:r>
      <w:r w:rsidRPr="00B26E5F">
        <w:rPr>
          <w:b/>
          <w:sz w:val="20"/>
          <w:szCs w:val="20"/>
          <w:rPrChange w:id="2446" w:author="Microsoft Office User" w:date="2023-09-11T13:17:00Z">
            <w:rPr>
              <w:b/>
            </w:rPr>
          </w:rPrChange>
        </w:rPr>
        <w:fldChar w:fldCharType="end"/>
      </w:r>
      <w:r w:rsidRPr="00B26E5F">
        <w:rPr>
          <w:sz w:val="20"/>
          <w:szCs w:val="20"/>
          <w:rPrChange w:id="2447" w:author="Microsoft Office User" w:date="2023-09-11T13:17:00Z">
            <w:rPr/>
          </w:rPrChange>
        </w:rPr>
        <w:fldChar w:fldCharType="begin"/>
      </w:r>
      <w:r w:rsidRPr="00B26E5F">
        <w:rPr>
          <w:sz w:val="20"/>
          <w:szCs w:val="20"/>
          <w:rPrChange w:id="2448" w:author="Microsoft Office User" w:date="2023-09-11T13:17:00Z">
            <w:rPr/>
          </w:rPrChange>
        </w:rPr>
        <w:instrText>HYPERLINK "https://www.zotero.org/google-docs/?n2Avay" \h</w:instrText>
      </w:r>
      <w:r w:rsidRPr="00A34D81">
        <w:rPr>
          <w:sz w:val="20"/>
          <w:szCs w:val="20"/>
        </w:rPr>
      </w:r>
      <w:r w:rsidRPr="00B26E5F">
        <w:rPr>
          <w:sz w:val="20"/>
          <w:szCs w:val="20"/>
          <w:rPrChange w:id="2449" w:author="Microsoft Office User" w:date="2023-09-11T13:17:00Z">
            <w:rPr/>
          </w:rPrChange>
        </w:rPr>
        <w:fldChar w:fldCharType="separate"/>
      </w:r>
      <w:r w:rsidRPr="00B26E5F">
        <w:rPr>
          <w:sz w:val="20"/>
          <w:szCs w:val="20"/>
          <w:rPrChange w:id="2450" w:author="Microsoft Office User" w:date="2023-09-11T13:17:00Z">
            <w:rPr/>
          </w:rPrChange>
        </w:rPr>
        <w:t>, 1323 (2022).</w:t>
      </w:r>
      <w:r w:rsidRPr="00B26E5F">
        <w:rPr>
          <w:sz w:val="20"/>
          <w:szCs w:val="20"/>
          <w:rPrChange w:id="2451" w:author="Microsoft Office User" w:date="2023-09-11T13:17:00Z">
            <w:rPr/>
          </w:rPrChange>
        </w:rPr>
        <w:fldChar w:fldCharType="end"/>
      </w:r>
    </w:p>
    <w:p w14:paraId="3E3E1D5B" w14:textId="77777777" w:rsidR="007B09DE" w:rsidRPr="00B26E5F" w:rsidRDefault="007B09DE">
      <w:pPr>
        <w:snapToGrid w:val="0"/>
        <w:contextualSpacing/>
        <w:rPr>
          <w:sz w:val="20"/>
          <w:szCs w:val="20"/>
          <w:rPrChange w:id="2452" w:author="Microsoft Office User" w:date="2023-09-11T13:17:00Z">
            <w:rPr/>
          </w:rPrChange>
        </w:rPr>
        <w:pPrChange w:id="2453" w:author="Microsoft Office User" w:date="2023-09-11T13:17:00Z">
          <w:pPr/>
        </w:pPrChange>
      </w:pPr>
    </w:p>
    <w:p w14:paraId="01F1E6F0" w14:textId="77777777" w:rsidR="000C56B0" w:rsidRPr="00B26E5F" w:rsidRDefault="00367A15">
      <w:pPr>
        <w:snapToGrid w:val="0"/>
        <w:contextualSpacing/>
        <w:rPr>
          <w:sz w:val="20"/>
          <w:szCs w:val="20"/>
          <w:rPrChange w:id="2454" w:author="Microsoft Office User" w:date="2023-09-11T13:17:00Z">
            <w:rPr/>
          </w:rPrChange>
        </w:rPr>
        <w:pPrChange w:id="2455" w:author="Microsoft Office User" w:date="2023-09-11T13:17:00Z">
          <w:pPr/>
        </w:pPrChange>
      </w:pPr>
      <w:r w:rsidRPr="00B26E5F">
        <w:rPr>
          <w:sz w:val="20"/>
          <w:szCs w:val="20"/>
          <w:rPrChange w:id="2456" w:author="Microsoft Office User" w:date="2023-09-11T13:17:00Z">
            <w:rPr/>
          </w:rPrChange>
        </w:rPr>
        <w:fldChar w:fldCharType="begin"/>
      </w:r>
      <w:r w:rsidRPr="00B26E5F">
        <w:rPr>
          <w:sz w:val="20"/>
          <w:szCs w:val="20"/>
          <w:rPrChange w:id="2457" w:author="Microsoft Office User" w:date="2023-09-11T13:17:00Z">
            <w:rPr/>
          </w:rPrChange>
        </w:rPr>
        <w:instrText>HYPERLINK "https://www.zotero.org/google-docs/?n2Avay" \h</w:instrText>
      </w:r>
      <w:r w:rsidRPr="00A34D81">
        <w:rPr>
          <w:sz w:val="20"/>
          <w:szCs w:val="20"/>
        </w:rPr>
      </w:r>
      <w:r w:rsidRPr="00B26E5F">
        <w:rPr>
          <w:sz w:val="20"/>
          <w:szCs w:val="20"/>
          <w:rPrChange w:id="2458" w:author="Microsoft Office User" w:date="2023-09-11T13:17:00Z">
            <w:rPr/>
          </w:rPrChange>
        </w:rPr>
        <w:fldChar w:fldCharType="separate"/>
      </w:r>
      <w:r w:rsidRPr="00B26E5F">
        <w:rPr>
          <w:sz w:val="20"/>
          <w:szCs w:val="20"/>
          <w:rPrChange w:id="2459" w:author="Microsoft Office User" w:date="2023-09-11T13:17:00Z">
            <w:rPr/>
          </w:rPrChange>
        </w:rPr>
        <w:t>54.</w:t>
      </w:r>
      <w:r w:rsidRPr="00B26E5F">
        <w:rPr>
          <w:sz w:val="20"/>
          <w:szCs w:val="20"/>
          <w:rPrChange w:id="2460" w:author="Microsoft Office User" w:date="2023-09-11T13:17:00Z">
            <w:rPr/>
          </w:rPrChange>
        </w:rPr>
        <w:tab/>
        <w:t xml:space="preserve">Axworthy, J. B. </w:t>
      </w:r>
      <w:r w:rsidRPr="00B26E5F">
        <w:rPr>
          <w:sz w:val="20"/>
          <w:szCs w:val="20"/>
          <w:rPrChange w:id="2461" w:author="Microsoft Office User" w:date="2023-09-11T13:17:00Z">
            <w:rPr/>
          </w:rPrChange>
        </w:rPr>
        <w:fldChar w:fldCharType="end"/>
      </w:r>
      <w:r w:rsidRPr="00B26E5F">
        <w:rPr>
          <w:sz w:val="20"/>
          <w:szCs w:val="20"/>
          <w:rPrChange w:id="2462" w:author="Microsoft Office User" w:date="2023-09-11T13:17:00Z">
            <w:rPr/>
          </w:rPrChange>
        </w:rPr>
        <w:fldChar w:fldCharType="begin"/>
      </w:r>
      <w:r w:rsidRPr="00B26E5F">
        <w:rPr>
          <w:sz w:val="20"/>
          <w:szCs w:val="20"/>
          <w:rPrChange w:id="2463" w:author="Microsoft Office User" w:date="2023-09-11T13:17:00Z">
            <w:rPr/>
          </w:rPrChange>
        </w:rPr>
        <w:instrText>HYPERLINK "https://www.zotero.org/google-docs/?n2Avay" \h</w:instrText>
      </w:r>
      <w:r w:rsidRPr="00A34D81">
        <w:rPr>
          <w:sz w:val="20"/>
          <w:szCs w:val="20"/>
        </w:rPr>
      </w:r>
      <w:r w:rsidRPr="00B26E5F">
        <w:rPr>
          <w:sz w:val="20"/>
          <w:szCs w:val="20"/>
          <w:rPrChange w:id="2464" w:author="Microsoft Office User" w:date="2023-09-11T13:17:00Z">
            <w:rPr>
              <w:i/>
            </w:rPr>
          </w:rPrChange>
        </w:rPr>
        <w:fldChar w:fldCharType="separate"/>
      </w:r>
      <w:r w:rsidRPr="00B26E5F">
        <w:rPr>
          <w:i/>
          <w:sz w:val="20"/>
          <w:szCs w:val="20"/>
          <w:rPrChange w:id="2465" w:author="Microsoft Office User" w:date="2023-09-11T13:17:00Z">
            <w:rPr>
              <w:i/>
            </w:rPr>
          </w:rPrChange>
        </w:rPr>
        <w:t>et al.</w:t>
      </w:r>
      <w:r w:rsidRPr="00B26E5F">
        <w:rPr>
          <w:i/>
          <w:sz w:val="20"/>
          <w:szCs w:val="20"/>
          <w:rPrChange w:id="2466" w:author="Microsoft Office User" w:date="2023-09-11T13:17:00Z">
            <w:rPr>
              <w:i/>
            </w:rPr>
          </w:rPrChange>
        </w:rPr>
        <w:fldChar w:fldCharType="end"/>
      </w:r>
      <w:r w:rsidRPr="00B26E5F">
        <w:rPr>
          <w:sz w:val="20"/>
          <w:szCs w:val="20"/>
          <w:rPrChange w:id="2467" w:author="Microsoft Office User" w:date="2023-09-11T13:17:00Z">
            <w:rPr/>
          </w:rPrChange>
        </w:rPr>
        <w:fldChar w:fldCharType="begin"/>
      </w:r>
      <w:r w:rsidRPr="00B26E5F">
        <w:rPr>
          <w:sz w:val="20"/>
          <w:szCs w:val="20"/>
          <w:rPrChange w:id="2468" w:author="Microsoft Office User" w:date="2023-09-11T13:17:00Z">
            <w:rPr/>
          </w:rPrChange>
        </w:rPr>
        <w:instrText>HYPERLINK "https://www.zotero.org/google-docs/?n2Avay" \h</w:instrText>
      </w:r>
      <w:r w:rsidRPr="00A34D81">
        <w:rPr>
          <w:sz w:val="20"/>
          <w:szCs w:val="20"/>
        </w:rPr>
      </w:r>
      <w:r w:rsidRPr="00B26E5F">
        <w:rPr>
          <w:sz w:val="20"/>
          <w:szCs w:val="20"/>
          <w:rPrChange w:id="2469" w:author="Microsoft Office User" w:date="2023-09-11T13:17:00Z">
            <w:rPr/>
          </w:rPrChange>
        </w:rPr>
        <w:fldChar w:fldCharType="separate"/>
      </w:r>
      <w:r w:rsidRPr="00B26E5F">
        <w:rPr>
          <w:sz w:val="20"/>
          <w:szCs w:val="20"/>
          <w:rPrChange w:id="2470" w:author="Microsoft Office User" w:date="2023-09-11T13:17:00Z">
            <w:rPr/>
          </w:rPrChange>
        </w:rPr>
        <w:t xml:space="preserve"> Shotgun Proteomics Identifies Active Metabolic Pathways in Bleached Coral Tissue and Intraskeletal Compartments. </w:t>
      </w:r>
      <w:r w:rsidRPr="00B26E5F">
        <w:rPr>
          <w:sz w:val="20"/>
          <w:szCs w:val="20"/>
          <w:rPrChange w:id="2471" w:author="Microsoft Office User" w:date="2023-09-11T13:17:00Z">
            <w:rPr/>
          </w:rPrChange>
        </w:rPr>
        <w:fldChar w:fldCharType="end"/>
      </w:r>
      <w:r w:rsidRPr="00B26E5F">
        <w:rPr>
          <w:sz w:val="20"/>
          <w:szCs w:val="20"/>
          <w:rPrChange w:id="2472" w:author="Microsoft Office User" w:date="2023-09-11T13:17:00Z">
            <w:rPr/>
          </w:rPrChange>
        </w:rPr>
        <w:fldChar w:fldCharType="begin"/>
      </w:r>
      <w:r w:rsidRPr="00B26E5F">
        <w:rPr>
          <w:sz w:val="20"/>
          <w:szCs w:val="20"/>
          <w:rPrChange w:id="2473" w:author="Microsoft Office User" w:date="2023-09-11T13:17:00Z">
            <w:rPr/>
          </w:rPrChange>
        </w:rPr>
        <w:instrText>HYPERLINK "https://www.zotero.org/google-docs/?n2Avay" \h</w:instrText>
      </w:r>
      <w:r w:rsidRPr="00A34D81">
        <w:rPr>
          <w:sz w:val="20"/>
          <w:szCs w:val="20"/>
        </w:rPr>
      </w:r>
      <w:r w:rsidRPr="00B26E5F">
        <w:rPr>
          <w:sz w:val="20"/>
          <w:szCs w:val="20"/>
          <w:rPrChange w:id="2474" w:author="Microsoft Office User" w:date="2023-09-11T13:17:00Z">
            <w:rPr>
              <w:i/>
            </w:rPr>
          </w:rPrChange>
        </w:rPr>
        <w:fldChar w:fldCharType="separate"/>
      </w:r>
      <w:r w:rsidRPr="00B26E5F">
        <w:rPr>
          <w:i/>
          <w:sz w:val="20"/>
          <w:szCs w:val="20"/>
          <w:rPrChange w:id="2475" w:author="Microsoft Office User" w:date="2023-09-11T13:17:00Z">
            <w:rPr>
              <w:i/>
            </w:rPr>
          </w:rPrChange>
        </w:rPr>
        <w:t>Front. Mar. Sci.</w:t>
      </w:r>
      <w:r w:rsidRPr="00B26E5F">
        <w:rPr>
          <w:i/>
          <w:sz w:val="20"/>
          <w:szCs w:val="20"/>
          <w:rPrChange w:id="2476" w:author="Microsoft Office User" w:date="2023-09-11T13:17:00Z">
            <w:rPr>
              <w:i/>
            </w:rPr>
          </w:rPrChange>
        </w:rPr>
        <w:fldChar w:fldCharType="end"/>
      </w:r>
      <w:r w:rsidRPr="00B26E5F">
        <w:rPr>
          <w:sz w:val="20"/>
          <w:szCs w:val="20"/>
          <w:rPrChange w:id="2477" w:author="Microsoft Office User" w:date="2023-09-11T13:17:00Z">
            <w:rPr/>
          </w:rPrChange>
        </w:rPr>
        <w:fldChar w:fldCharType="begin"/>
      </w:r>
      <w:r w:rsidRPr="00B26E5F">
        <w:rPr>
          <w:sz w:val="20"/>
          <w:szCs w:val="20"/>
          <w:rPrChange w:id="2478" w:author="Microsoft Office User" w:date="2023-09-11T13:17:00Z">
            <w:rPr/>
          </w:rPrChange>
        </w:rPr>
        <w:instrText>HYPERLINK "https://www.zotero.org/google-docs/?n2Avay" \h</w:instrText>
      </w:r>
      <w:r w:rsidRPr="00A34D81">
        <w:rPr>
          <w:sz w:val="20"/>
          <w:szCs w:val="20"/>
        </w:rPr>
      </w:r>
      <w:r w:rsidRPr="00B26E5F">
        <w:rPr>
          <w:sz w:val="20"/>
          <w:szCs w:val="20"/>
          <w:rPrChange w:id="2479" w:author="Microsoft Office User" w:date="2023-09-11T13:17:00Z">
            <w:rPr/>
          </w:rPrChange>
        </w:rPr>
        <w:fldChar w:fldCharType="separate"/>
      </w:r>
      <w:r w:rsidRPr="00B26E5F">
        <w:rPr>
          <w:sz w:val="20"/>
          <w:szCs w:val="20"/>
          <w:rPrChange w:id="2480" w:author="Microsoft Office User" w:date="2023-09-11T13:17:00Z">
            <w:rPr/>
          </w:rPrChange>
        </w:rPr>
        <w:t xml:space="preserve"> (2022).</w:t>
      </w:r>
      <w:r w:rsidRPr="00B26E5F">
        <w:rPr>
          <w:sz w:val="20"/>
          <w:szCs w:val="20"/>
          <w:rPrChange w:id="2481" w:author="Microsoft Office User" w:date="2023-09-11T13:17:00Z">
            <w:rPr/>
          </w:rPrChange>
        </w:rPr>
        <w:fldChar w:fldCharType="end"/>
      </w:r>
    </w:p>
    <w:p w14:paraId="3D059584" w14:textId="77777777" w:rsidR="007B09DE" w:rsidRPr="00B26E5F" w:rsidRDefault="007B09DE">
      <w:pPr>
        <w:snapToGrid w:val="0"/>
        <w:contextualSpacing/>
        <w:rPr>
          <w:sz w:val="20"/>
          <w:szCs w:val="20"/>
          <w:rPrChange w:id="2482" w:author="Microsoft Office User" w:date="2023-09-11T13:17:00Z">
            <w:rPr/>
          </w:rPrChange>
        </w:rPr>
        <w:pPrChange w:id="2483" w:author="Microsoft Office User" w:date="2023-09-11T13:17:00Z">
          <w:pPr/>
        </w:pPrChange>
      </w:pPr>
    </w:p>
    <w:p w14:paraId="383540E8" w14:textId="77777777" w:rsidR="000C56B0" w:rsidRPr="00B26E5F" w:rsidRDefault="00367A15">
      <w:pPr>
        <w:snapToGrid w:val="0"/>
        <w:contextualSpacing/>
        <w:rPr>
          <w:sz w:val="20"/>
          <w:szCs w:val="20"/>
          <w:rPrChange w:id="2484" w:author="Microsoft Office User" w:date="2023-09-11T13:17:00Z">
            <w:rPr/>
          </w:rPrChange>
        </w:rPr>
        <w:pPrChange w:id="2485" w:author="Microsoft Office User" w:date="2023-09-11T13:17:00Z">
          <w:pPr/>
        </w:pPrChange>
      </w:pPr>
      <w:r w:rsidRPr="00B26E5F">
        <w:rPr>
          <w:sz w:val="20"/>
          <w:szCs w:val="20"/>
          <w:rPrChange w:id="2486" w:author="Microsoft Office User" w:date="2023-09-11T13:17:00Z">
            <w:rPr/>
          </w:rPrChange>
        </w:rPr>
        <w:fldChar w:fldCharType="begin"/>
      </w:r>
      <w:r w:rsidRPr="00B26E5F">
        <w:rPr>
          <w:sz w:val="20"/>
          <w:szCs w:val="20"/>
          <w:rPrChange w:id="2487" w:author="Microsoft Office User" w:date="2023-09-11T13:17:00Z">
            <w:rPr/>
          </w:rPrChange>
        </w:rPr>
        <w:instrText>HYPERLINK "https://www.zotero.org/google-docs/?n2Avay" \h</w:instrText>
      </w:r>
      <w:r w:rsidRPr="00A34D81">
        <w:rPr>
          <w:sz w:val="20"/>
          <w:szCs w:val="20"/>
        </w:rPr>
      </w:r>
      <w:r w:rsidRPr="00B26E5F">
        <w:rPr>
          <w:sz w:val="20"/>
          <w:szCs w:val="20"/>
          <w:rPrChange w:id="2488" w:author="Microsoft Office User" w:date="2023-09-11T13:17:00Z">
            <w:rPr/>
          </w:rPrChange>
        </w:rPr>
        <w:fldChar w:fldCharType="separate"/>
      </w:r>
      <w:r w:rsidRPr="00B26E5F">
        <w:rPr>
          <w:sz w:val="20"/>
          <w:szCs w:val="20"/>
          <w:rPrChange w:id="2489" w:author="Microsoft Office User" w:date="2023-09-11T13:17:00Z">
            <w:rPr/>
          </w:rPrChange>
        </w:rPr>
        <w:t>55.</w:t>
      </w:r>
      <w:r w:rsidRPr="00B26E5F">
        <w:rPr>
          <w:sz w:val="20"/>
          <w:szCs w:val="20"/>
          <w:rPrChange w:id="2490" w:author="Microsoft Office User" w:date="2023-09-11T13:17:00Z">
            <w:rPr/>
          </w:rPrChange>
        </w:rPr>
        <w:tab/>
        <w:t xml:space="preserve">Levy, S. &amp; Mass, T. The Skeleton and Biomineralization Mechanism as Part of the Innate Immune System of Stony Corals. </w:t>
      </w:r>
      <w:r w:rsidRPr="00B26E5F">
        <w:rPr>
          <w:sz w:val="20"/>
          <w:szCs w:val="20"/>
          <w:rPrChange w:id="2491" w:author="Microsoft Office User" w:date="2023-09-11T13:17:00Z">
            <w:rPr/>
          </w:rPrChange>
        </w:rPr>
        <w:fldChar w:fldCharType="end"/>
      </w:r>
      <w:r w:rsidRPr="00B26E5F">
        <w:rPr>
          <w:sz w:val="20"/>
          <w:szCs w:val="20"/>
          <w:rPrChange w:id="2492" w:author="Microsoft Office User" w:date="2023-09-11T13:17:00Z">
            <w:rPr/>
          </w:rPrChange>
        </w:rPr>
        <w:fldChar w:fldCharType="begin"/>
      </w:r>
      <w:r w:rsidRPr="00B26E5F">
        <w:rPr>
          <w:sz w:val="20"/>
          <w:szCs w:val="20"/>
          <w:rPrChange w:id="2493" w:author="Microsoft Office User" w:date="2023-09-11T13:17:00Z">
            <w:rPr/>
          </w:rPrChange>
        </w:rPr>
        <w:instrText>HYPERLINK "https://www.zotero.org/google-docs/?n2Avay" \h</w:instrText>
      </w:r>
      <w:r w:rsidRPr="00A34D81">
        <w:rPr>
          <w:sz w:val="20"/>
          <w:szCs w:val="20"/>
        </w:rPr>
      </w:r>
      <w:r w:rsidRPr="00B26E5F">
        <w:rPr>
          <w:sz w:val="20"/>
          <w:szCs w:val="20"/>
          <w:rPrChange w:id="2494" w:author="Microsoft Office User" w:date="2023-09-11T13:17:00Z">
            <w:rPr>
              <w:i/>
            </w:rPr>
          </w:rPrChange>
        </w:rPr>
        <w:fldChar w:fldCharType="separate"/>
      </w:r>
      <w:r w:rsidRPr="00B26E5F">
        <w:rPr>
          <w:i/>
          <w:sz w:val="20"/>
          <w:szCs w:val="20"/>
          <w:rPrChange w:id="2495" w:author="Microsoft Office User" w:date="2023-09-11T13:17:00Z">
            <w:rPr>
              <w:i/>
            </w:rPr>
          </w:rPrChange>
        </w:rPr>
        <w:t xml:space="preserve">Front. Immunol. </w:t>
      </w:r>
      <w:r w:rsidRPr="00B26E5F">
        <w:rPr>
          <w:i/>
          <w:sz w:val="20"/>
          <w:szCs w:val="20"/>
          <w:rPrChange w:id="2496" w:author="Microsoft Office User" w:date="2023-09-11T13:17:00Z">
            <w:rPr>
              <w:i/>
            </w:rPr>
          </w:rPrChange>
        </w:rPr>
        <w:fldChar w:fldCharType="end"/>
      </w:r>
      <w:r w:rsidRPr="00B26E5F">
        <w:rPr>
          <w:sz w:val="20"/>
          <w:szCs w:val="20"/>
          <w:rPrChange w:id="2497" w:author="Microsoft Office User" w:date="2023-09-11T13:17:00Z">
            <w:rPr/>
          </w:rPrChange>
        </w:rPr>
        <w:fldChar w:fldCharType="begin"/>
      </w:r>
      <w:r w:rsidRPr="00B26E5F">
        <w:rPr>
          <w:sz w:val="20"/>
          <w:szCs w:val="20"/>
          <w:rPrChange w:id="2498" w:author="Microsoft Office User" w:date="2023-09-11T13:17:00Z">
            <w:rPr/>
          </w:rPrChange>
        </w:rPr>
        <w:instrText>HYPERLINK "https://www.zotero.org/google-docs/?n2Avay" \h</w:instrText>
      </w:r>
      <w:r w:rsidRPr="00A34D81">
        <w:rPr>
          <w:sz w:val="20"/>
          <w:szCs w:val="20"/>
        </w:rPr>
      </w:r>
      <w:r w:rsidRPr="00B26E5F">
        <w:rPr>
          <w:sz w:val="20"/>
          <w:szCs w:val="20"/>
          <w:rPrChange w:id="2499" w:author="Microsoft Office User" w:date="2023-09-11T13:17:00Z">
            <w:rPr>
              <w:b/>
            </w:rPr>
          </w:rPrChange>
        </w:rPr>
        <w:fldChar w:fldCharType="separate"/>
      </w:r>
      <w:r w:rsidRPr="00B26E5F">
        <w:rPr>
          <w:b/>
          <w:sz w:val="20"/>
          <w:szCs w:val="20"/>
          <w:rPrChange w:id="2500" w:author="Microsoft Office User" w:date="2023-09-11T13:17:00Z">
            <w:rPr>
              <w:b/>
            </w:rPr>
          </w:rPrChange>
        </w:rPr>
        <w:t>13</w:t>
      </w:r>
      <w:r w:rsidRPr="00B26E5F">
        <w:rPr>
          <w:b/>
          <w:sz w:val="20"/>
          <w:szCs w:val="20"/>
          <w:rPrChange w:id="2501" w:author="Microsoft Office User" w:date="2023-09-11T13:17:00Z">
            <w:rPr>
              <w:b/>
            </w:rPr>
          </w:rPrChange>
        </w:rPr>
        <w:fldChar w:fldCharType="end"/>
      </w:r>
      <w:r w:rsidRPr="00B26E5F">
        <w:rPr>
          <w:sz w:val="20"/>
          <w:szCs w:val="20"/>
          <w:rPrChange w:id="2502" w:author="Microsoft Office User" w:date="2023-09-11T13:17:00Z">
            <w:rPr/>
          </w:rPrChange>
        </w:rPr>
        <w:fldChar w:fldCharType="begin"/>
      </w:r>
      <w:r w:rsidRPr="00B26E5F">
        <w:rPr>
          <w:sz w:val="20"/>
          <w:szCs w:val="20"/>
          <w:rPrChange w:id="2503" w:author="Microsoft Office User" w:date="2023-09-11T13:17:00Z">
            <w:rPr/>
          </w:rPrChange>
        </w:rPr>
        <w:instrText>HYPERLINK "https://www.zotero.org/google-docs/?n2Avay" \h</w:instrText>
      </w:r>
      <w:r w:rsidRPr="00A34D81">
        <w:rPr>
          <w:sz w:val="20"/>
          <w:szCs w:val="20"/>
        </w:rPr>
      </w:r>
      <w:r w:rsidRPr="00B26E5F">
        <w:rPr>
          <w:sz w:val="20"/>
          <w:szCs w:val="20"/>
          <w:rPrChange w:id="2504" w:author="Microsoft Office User" w:date="2023-09-11T13:17:00Z">
            <w:rPr/>
          </w:rPrChange>
        </w:rPr>
        <w:fldChar w:fldCharType="separate"/>
      </w:r>
      <w:r w:rsidRPr="00B26E5F">
        <w:rPr>
          <w:sz w:val="20"/>
          <w:szCs w:val="20"/>
          <w:rPrChange w:id="2505" w:author="Microsoft Office User" w:date="2023-09-11T13:17:00Z">
            <w:rPr/>
          </w:rPrChange>
        </w:rPr>
        <w:t>, (2022).</w:t>
      </w:r>
      <w:r w:rsidRPr="00B26E5F">
        <w:rPr>
          <w:sz w:val="20"/>
          <w:szCs w:val="20"/>
          <w:rPrChange w:id="2506" w:author="Microsoft Office User" w:date="2023-09-11T13:17:00Z">
            <w:rPr/>
          </w:rPrChange>
        </w:rPr>
        <w:fldChar w:fldCharType="end"/>
      </w:r>
    </w:p>
    <w:p w14:paraId="7F54CE2D" w14:textId="77777777" w:rsidR="007B09DE" w:rsidRPr="00B26E5F" w:rsidRDefault="007B09DE">
      <w:pPr>
        <w:snapToGrid w:val="0"/>
        <w:contextualSpacing/>
        <w:rPr>
          <w:sz w:val="20"/>
          <w:szCs w:val="20"/>
          <w:rPrChange w:id="2507" w:author="Microsoft Office User" w:date="2023-09-11T13:17:00Z">
            <w:rPr/>
          </w:rPrChange>
        </w:rPr>
        <w:pPrChange w:id="2508" w:author="Microsoft Office User" w:date="2023-09-11T13:17:00Z">
          <w:pPr/>
        </w:pPrChange>
      </w:pPr>
    </w:p>
    <w:p w14:paraId="6E07D534" w14:textId="77777777" w:rsidR="000C56B0" w:rsidRPr="00B26E5F" w:rsidRDefault="00367A15">
      <w:pPr>
        <w:snapToGrid w:val="0"/>
        <w:contextualSpacing/>
        <w:rPr>
          <w:sz w:val="20"/>
          <w:szCs w:val="20"/>
          <w:rPrChange w:id="2509" w:author="Microsoft Office User" w:date="2023-09-11T13:17:00Z">
            <w:rPr/>
          </w:rPrChange>
        </w:rPr>
        <w:pPrChange w:id="2510" w:author="Microsoft Office User" w:date="2023-09-11T13:17:00Z">
          <w:pPr/>
        </w:pPrChange>
      </w:pPr>
      <w:r w:rsidRPr="00B26E5F">
        <w:rPr>
          <w:sz w:val="20"/>
          <w:szCs w:val="20"/>
          <w:rPrChange w:id="2511" w:author="Microsoft Office User" w:date="2023-09-11T13:17:00Z">
            <w:rPr/>
          </w:rPrChange>
        </w:rPr>
        <w:fldChar w:fldCharType="begin"/>
      </w:r>
      <w:r w:rsidRPr="00B26E5F">
        <w:rPr>
          <w:sz w:val="20"/>
          <w:szCs w:val="20"/>
          <w:rPrChange w:id="2512" w:author="Microsoft Office User" w:date="2023-09-11T13:17:00Z">
            <w:rPr/>
          </w:rPrChange>
        </w:rPr>
        <w:instrText>HYPERLINK "https://www.zotero.org/google-docs/?n2Avay" \h</w:instrText>
      </w:r>
      <w:r w:rsidRPr="00A34D81">
        <w:rPr>
          <w:sz w:val="20"/>
          <w:szCs w:val="20"/>
        </w:rPr>
      </w:r>
      <w:r w:rsidRPr="00B26E5F">
        <w:rPr>
          <w:sz w:val="20"/>
          <w:szCs w:val="20"/>
          <w:rPrChange w:id="2513" w:author="Microsoft Office User" w:date="2023-09-11T13:17:00Z">
            <w:rPr/>
          </w:rPrChange>
        </w:rPr>
        <w:fldChar w:fldCharType="separate"/>
      </w:r>
      <w:r w:rsidRPr="00B26E5F">
        <w:rPr>
          <w:sz w:val="20"/>
          <w:szCs w:val="20"/>
          <w:rPrChange w:id="2514" w:author="Microsoft Office User" w:date="2023-09-11T13:17:00Z">
            <w:rPr/>
          </w:rPrChange>
        </w:rPr>
        <w:t>56.</w:t>
      </w:r>
      <w:r w:rsidRPr="00B26E5F">
        <w:rPr>
          <w:sz w:val="20"/>
          <w:szCs w:val="20"/>
          <w:rPrChange w:id="2515" w:author="Microsoft Office User" w:date="2023-09-11T13:17:00Z">
            <w:rPr/>
          </w:rPrChange>
        </w:rPr>
        <w:tab/>
        <w:t xml:space="preserve">Vega Thurber, R. </w:t>
      </w:r>
      <w:r w:rsidRPr="00B26E5F">
        <w:rPr>
          <w:sz w:val="20"/>
          <w:szCs w:val="20"/>
          <w:rPrChange w:id="2516" w:author="Microsoft Office User" w:date="2023-09-11T13:17:00Z">
            <w:rPr/>
          </w:rPrChange>
        </w:rPr>
        <w:fldChar w:fldCharType="end"/>
      </w:r>
      <w:r w:rsidRPr="00B26E5F">
        <w:rPr>
          <w:sz w:val="20"/>
          <w:szCs w:val="20"/>
          <w:rPrChange w:id="2517" w:author="Microsoft Office User" w:date="2023-09-11T13:17:00Z">
            <w:rPr/>
          </w:rPrChange>
        </w:rPr>
        <w:fldChar w:fldCharType="begin"/>
      </w:r>
      <w:r w:rsidRPr="00B26E5F">
        <w:rPr>
          <w:sz w:val="20"/>
          <w:szCs w:val="20"/>
          <w:rPrChange w:id="2518" w:author="Microsoft Office User" w:date="2023-09-11T13:17:00Z">
            <w:rPr/>
          </w:rPrChange>
        </w:rPr>
        <w:instrText>HYPERLINK "https://www.zotero.org/google-docs/?n2Avay" \h</w:instrText>
      </w:r>
      <w:r w:rsidRPr="00A34D81">
        <w:rPr>
          <w:sz w:val="20"/>
          <w:szCs w:val="20"/>
        </w:rPr>
      </w:r>
      <w:r w:rsidRPr="00B26E5F">
        <w:rPr>
          <w:sz w:val="20"/>
          <w:szCs w:val="20"/>
          <w:rPrChange w:id="2519" w:author="Microsoft Office User" w:date="2023-09-11T13:17:00Z">
            <w:rPr>
              <w:i/>
            </w:rPr>
          </w:rPrChange>
        </w:rPr>
        <w:fldChar w:fldCharType="separate"/>
      </w:r>
      <w:r w:rsidRPr="00B26E5F">
        <w:rPr>
          <w:i/>
          <w:sz w:val="20"/>
          <w:szCs w:val="20"/>
          <w:rPrChange w:id="2520" w:author="Microsoft Office User" w:date="2023-09-11T13:17:00Z">
            <w:rPr>
              <w:i/>
            </w:rPr>
          </w:rPrChange>
        </w:rPr>
        <w:t>et al.</w:t>
      </w:r>
      <w:r w:rsidRPr="00B26E5F">
        <w:rPr>
          <w:i/>
          <w:sz w:val="20"/>
          <w:szCs w:val="20"/>
          <w:rPrChange w:id="2521" w:author="Microsoft Office User" w:date="2023-09-11T13:17:00Z">
            <w:rPr>
              <w:i/>
            </w:rPr>
          </w:rPrChange>
        </w:rPr>
        <w:fldChar w:fldCharType="end"/>
      </w:r>
      <w:r w:rsidRPr="00B26E5F">
        <w:rPr>
          <w:sz w:val="20"/>
          <w:szCs w:val="20"/>
          <w:rPrChange w:id="2522" w:author="Microsoft Office User" w:date="2023-09-11T13:17:00Z">
            <w:rPr/>
          </w:rPrChange>
        </w:rPr>
        <w:fldChar w:fldCharType="begin"/>
      </w:r>
      <w:r w:rsidRPr="00B26E5F">
        <w:rPr>
          <w:sz w:val="20"/>
          <w:szCs w:val="20"/>
          <w:rPrChange w:id="2523" w:author="Microsoft Office User" w:date="2023-09-11T13:17:00Z">
            <w:rPr/>
          </w:rPrChange>
        </w:rPr>
        <w:instrText>HYPERLINK "https://www.zotero.org/google-docs/?n2Avay" \h</w:instrText>
      </w:r>
      <w:r w:rsidRPr="00A34D81">
        <w:rPr>
          <w:sz w:val="20"/>
          <w:szCs w:val="20"/>
        </w:rPr>
      </w:r>
      <w:r w:rsidRPr="00B26E5F">
        <w:rPr>
          <w:sz w:val="20"/>
          <w:szCs w:val="20"/>
          <w:rPrChange w:id="2524" w:author="Microsoft Office User" w:date="2023-09-11T13:17:00Z">
            <w:rPr/>
          </w:rPrChange>
        </w:rPr>
        <w:fldChar w:fldCharType="separate"/>
      </w:r>
      <w:r w:rsidRPr="00B26E5F">
        <w:rPr>
          <w:sz w:val="20"/>
          <w:szCs w:val="20"/>
          <w:rPrChange w:id="2525" w:author="Microsoft Office User" w:date="2023-09-11T13:17:00Z">
            <w:rPr/>
          </w:rPrChange>
        </w:rPr>
        <w:t xml:space="preserve"> Deciphering coral disease dynamics: integrating host, microbiome, and the changing environment. </w:t>
      </w:r>
      <w:r w:rsidRPr="00B26E5F">
        <w:rPr>
          <w:sz w:val="20"/>
          <w:szCs w:val="20"/>
          <w:rPrChange w:id="2526" w:author="Microsoft Office User" w:date="2023-09-11T13:17:00Z">
            <w:rPr/>
          </w:rPrChange>
        </w:rPr>
        <w:fldChar w:fldCharType="end"/>
      </w:r>
      <w:r w:rsidRPr="00B26E5F">
        <w:rPr>
          <w:sz w:val="20"/>
          <w:szCs w:val="20"/>
          <w:rPrChange w:id="2527" w:author="Microsoft Office User" w:date="2023-09-11T13:17:00Z">
            <w:rPr/>
          </w:rPrChange>
        </w:rPr>
        <w:fldChar w:fldCharType="begin"/>
      </w:r>
      <w:r w:rsidRPr="00B26E5F">
        <w:rPr>
          <w:sz w:val="20"/>
          <w:szCs w:val="20"/>
          <w:rPrChange w:id="2528" w:author="Microsoft Office User" w:date="2023-09-11T13:17:00Z">
            <w:rPr/>
          </w:rPrChange>
        </w:rPr>
        <w:instrText>HYPERLINK "https://www.zotero.org/google-docs/?n2Avay" \h</w:instrText>
      </w:r>
      <w:r w:rsidRPr="00A34D81">
        <w:rPr>
          <w:sz w:val="20"/>
          <w:szCs w:val="20"/>
        </w:rPr>
      </w:r>
      <w:r w:rsidRPr="00B26E5F">
        <w:rPr>
          <w:sz w:val="20"/>
          <w:szCs w:val="20"/>
          <w:rPrChange w:id="2529" w:author="Microsoft Office User" w:date="2023-09-11T13:17:00Z">
            <w:rPr>
              <w:i/>
            </w:rPr>
          </w:rPrChange>
        </w:rPr>
        <w:fldChar w:fldCharType="separate"/>
      </w:r>
      <w:r w:rsidRPr="00B26E5F">
        <w:rPr>
          <w:i/>
          <w:sz w:val="20"/>
          <w:szCs w:val="20"/>
          <w:rPrChange w:id="2530" w:author="Microsoft Office User" w:date="2023-09-11T13:17:00Z">
            <w:rPr>
              <w:i/>
            </w:rPr>
          </w:rPrChange>
        </w:rPr>
        <w:t xml:space="preserve">Front. Ecol. </w:t>
      </w:r>
      <w:proofErr w:type="spellStart"/>
      <w:r w:rsidRPr="00B26E5F">
        <w:rPr>
          <w:i/>
          <w:sz w:val="20"/>
          <w:szCs w:val="20"/>
          <w:rPrChange w:id="2531" w:author="Microsoft Office User" w:date="2023-09-11T13:17:00Z">
            <w:rPr>
              <w:i/>
            </w:rPr>
          </w:rPrChange>
        </w:rPr>
        <w:t>Evol</w:t>
      </w:r>
      <w:proofErr w:type="spellEnd"/>
      <w:r w:rsidRPr="00B26E5F">
        <w:rPr>
          <w:i/>
          <w:sz w:val="20"/>
          <w:szCs w:val="20"/>
          <w:rPrChange w:id="2532" w:author="Microsoft Office User" w:date="2023-09-11T13:17:00Z">
            <w:rPr>
              <w:i/>
            </w:rPr>
          </w:rPrChange>
        </w:rPr>
        <w:t xml:space="preserve">. </w:t>
      </w:r>
      <w:r w:rsidRPr="00B26E5F">
        <w:rPr>
          <w:i/>
          <w:sz w:val="20"/>
          <w:szCs w:val="20"/>
          <w:rPrChange w:id="2533" w:author="Microsoft Office User" w:date="2023-09-11T13:17:00Z">
            <w:rPr>
              <w:i/>
            </w:rPr>
          </w:rPrChange>
        </w:rPr>
        <w:fldChar w:fldCharType="end"/>
      </w:r>
      <w:r w:rsidRPr="00B26E5F">
        <w:rPr>
          <w:sz w:val="20"/>
          <w:szCs w:val="20"/>
          <w:rPrChange w:id="2534" w:author="Microsoft Office User" w:date="2023-09-11T13:17:00Z">
            <w:rPr/>
          </w:rPrChange>
        </w:rPr>
        <w:fldChar w:fldCharType="begin"/>
      </w:r>
      <w:r w:rsidRPr="00B26E5F">
        <w:rPr>
          <w:sz w:val="20"/>
          <w:szCs w:val="20"/>
          <w:rPrChange w:id="2535" w:author="Microsoft Office User" w:date="2023-09-11T13:17:00Z">
            <w:rPr/>
          </w:rPrChange>
        </w:rPr>
        <w:instrText>HYPERLINK "https://www.zotero.org/google-docs/?n2Avay" \h</w:instrText>
      </w:r>
      <w:r w:rsidRPr="00A34D81">
        <w:rPr>
          <w:sz w:val="20"/>
          <w:szCs w:val="20"/>
        </w:rPr>
      </w:r>
      <w:r w:rsidRPr="00B26E5F">
        <w:rPr>
          <w:sz w:val="20"/>
          <w:szCs w:val="20"/>
          <w:rPrChange w:id="2536" w:author="Microsoft Office User" w:date="2023-09-11T13:17:00Z">
            <w:rPr>
              <w:b/>
            </w:rPr>
          </w:rPrChange>
        </w:rPr>
        <w:fldChar w:fldCharType="separate"/>
      </w:r>
      <w:r w:rsidRPr="00B26E5F">
        <w:rPr>
          <w:b/>
          <w:sz w:val="20"/>
          <w:szCs w:val="20"/>
          <w:rPrChange w:id="2537" w:author="Microsoft Office User" w:date="2023-09-11T13:17:00Z">
            <w:rPr>
              <w:b/>
            </w:rPr>
          </w:rPrChange>
        </w:rPr>
        <w:t>8</w:t>
      </w:r>
      <w:r w:rsidRPr="00B26E5F">
        <w:rPr>
          <w:b/>
          <w:sz w:val="20"/>
          <w:szCs w:val="20"/>
          <w:rPrChange w:id="2538" w:author="Microsoft Office User" w:date="2023-09-11T13:17:00Z">
            <w:rPr>
              <w:b/>
            </w:rPr>
          </w:rPrChange>
        </w:rPr>
        <w:fldChar w:fldCharType="end"/>
      </w:r>
      <w:r w:rsidRPr="00B26E5F">
        <w:rPr>
          <w:sz w:val="20"/>
          <w:szCs w:val="20"/>
          <w:rPrChange w:id="2539" w:author="Microsoft Office User" w:date="2023-09-11T13:17:00Z">
            <w:rPr/>
          </w:rPrChange>
        </w:rPr>
        <w:fldChar w:fldCharType="begin"/>
      </w:r>
      <w:r w:rsidRPr="00B26E5F">
        <w:rPr>
          <w:sz w:val="20"/>
          <w:szCs w:val="20"/>
          <w:rPrChange w:id="2540" w:author="Microsoft Office User" w:date="2023-09-11T13:17:00Z">
            <w:rPr/>
          </w:rPrChange>
        </w:rPr>
        <w:instrText>HYPERLINK "https://www.zotero.org/google-docs/?n2Avay" \h</w:instrText>
      </w:r>
      <w:r w:rsidRPr="00A34D81">
        <w:rPr>
          <w:sz w:val="20"/>
          <w:szCs w:val="20"/>
        </w:rPr>
      </w:r>
      <w:r w:rsidRPr="00B26E5F">
        <w:rPr>
          <w:sz w:val="20"/>
          <w:szCs w:val="20"/>
          <w:rPrChange w:id="2541" w:author="Microsoft Office User" w:date="2023-09-11T13:17:00Z">
            <w:rPr/>
          </w:rPrChange>
        </w:rPr>
        <w:fldChar w:fldCharType="separate"/>
      </w:r>
      <w:r w:rsidRPr="00B26E5F">
        <w:rPr>
          <w:sz w:val="20"/>
          <w:szCs w:val="20"/>
          <w:rPrChange w:id="2542" w:author="Microsoft Office User" w:date="2023-09-11T13:17:00Z">
            <w:rPr/>
          </w:rPrChange>
        </w:rPr>
        <w:t>, 575927 (2020).</w:t>
      </w:r>
      <w:r w:rsidRPr="00B26E5F">
        <w:rPr>
          <w:sz w:val="20"/>
          <w:szCs w:val="20"/>
          <w:rPrChange w:id="2543" w:author="Microsoft Office User" w:date="2023-09-11T13:17:00Z">
            <w:rPr/>
          </w:rPrChange>
        </w:rPr>
        <w:fldChar w:fldCharType="end"/>
      </w:r>
    </w:p>
    <w:p w14:paraId="26927DF4" w14:textId="77777777" w:rsidR="007B09DE" w:rsidRPr="00B26E5F" w:rsidRDefault="007B09DE">
      <w:pPr>
        <w:snapToGrid w:val="0"/>
        <w:contextualSpacing/>
        <w:rPr>
          <w:sz w:val="20"/>
          <w:szCs w:val="20"/>
          <w:rPrChange w:id="2544" w:author="Microsoft Office User" w:date="2023-09-11T13:17:00Z">
            <w:rPr/>
          </w:rPrChange>
        </w:rPr>
        <w:pPrChange w:id="2545" w:author="Microsoft Office User" w:date="2023-09-11T13:17:00Z">
          <w:pPr/>
        </w:pPrChange>
      </w:pPr>
    </w:p>
    <w:p w14:paraId="3D8B2354" w14:textId="77777777" w:rsidR="000C56B0" w:rsidRPr="00B26E5F" w:rsidRDefault="00367A15">
      <w:pPr>
        <w:snapToGrid w:val="0"/>
        <w:contextualSpacing/>
        <w:rPr>
          <w:sz w:val="20"/>
          <w:szCs w:val="20"/>
          <w:rPrChange w:id="2546" w:author="Microsoft Office User" w:date="2023-09-11T13:17:00Z">
            <w:rPr/>
          </w:rPrChange>
        </w:rPr>
        <w:pPrChange w:id="2547" w:author="Microsoft Office User" w:date="2023-09-11T13:17:00Z">
          <w:pPr/>
        </w:pPrChange>
      </w:pPr>
      <w:r w:rsidRPr="00B26E5F">
        <w:rPr>
          <w:sz w:val="20"/>
          <w:szCs w:val="20"/>
          <w:rPrChange w:id="2548" w:author="Microsoft Office User" w:date="2023-09-11T13:17:00Z">
            <w:rPr/>
          </w:rPrChange>
        </w:rPr>
        <w:fldChar w:fldCharType="begin"/>
      </w:r>
      <w:r w:rsidRPr="00B26E5F">
        <w:rPr>
          <w:sz w:val="20"/>
          <w:szCs w:val="20"/>
          <w:rPrChange w:id="2549" w:author="Microsoft Office User" w:date="2023-09-11T13:17:00Z">
            <w:rPr/>
          </w:rPrChange>
        </w:rPr>
        <w:instrText>HYPERLINK "https://www.zotero.org/google-docs/?n2Avay" \h</w:instrText>
      </w:r>
      <w:r w:rsidRPr="00A34D81">
        <w:rPr>
          <w:sz w:val="20"/>
          <w:szCs w:val="20"/>
        </w:rPr>
      </w:r>
      <w:r w:rsidRPr="00B26E5F">
        <w:rPr>
          <w:sz w:val="20"/>
          <w:szCs w:val="20"/>
          <w:rPrChange w:id="2550" w:author="Microsoft Office User" w:date="2023-09-11T13:17:00Z">
            <w:rPr/>
          </w:rPrChange>
        </w:rPr>
        <w:fldChar w:fldCharType="separate"/>
      </w:r>
      <w:r w:rsidRPr="00B26E5F">
        <w:rPr>
          <w:sz w:val="20"/>
          <w:szCs w:val="20"/>
          <w:rPrChange w:id="2551" w:author="Microsoft Office User" w:date="2023-09-11T13:17:00Z">
            <w:rPr/>
          </w:rPrChange>
        </w:rPr>
        <w:t>57.</w:t>
      </w:r>
      <w:r w:rsidRPr="00B26E5F">
        <w:rPr>
          <w:sz w:val="20"/>
          <w:szCs w:val="20"/>
          <w:rPrChange w:id="2552" w:author="Microsoft Office User" w:date="2023-09-11T13:17:00Z">
            <w:rPr/>
          </w:rPrChange>
        </w:rPr>
        <w:tab/>
        <w:t xml:space="preserve">Elton, C. S. </w:t>
      </w:r>
      <w:r w:rsidRPr="00B26E5F">
        <w:rPr>
          <w:sz w:val="20"/>
          <w:szCs w:val="20"/>
          <w:rPrChange w:id="2553" w:author="Microsoft Office User" w:date="2023-09-11T13:17:00Z">
            <w:rPr/>
          </w:rPrChange>
        </w:rPr>
        <w:fldChar w:fldCharType="end"/>
      </w:r>
      <w:r w:rsidRPr="00B26E5F">
        <w:rPr>
          <w:sz w:val="20"/>
          <w:szCs w:val="20"/>
          <w:rPrChange w:id="2554" w:author="Microsoft Office User" w:date="2023-09-11T13:17:00Z">
            <w:rPr/>
          </w:rPrChange>
        </w:rPr>
        <w:fldChar w:fldCharType="begin"/>
      </w:r>
      <w:r w:rsidRPr="00B26E5F">
        <w:rPr>
          <w:sz w:val="20"/>
          <w:szCs w:val="20"/>
          <w:rPrChange w:id="2555" w:author="Microsoft Office User" w:date="2023-09-11T13:17:00Z">
            <w:rPr/>
          </w:rPrChange>
        </w:rPr>
        <w:instrText>HYPERLINK "https://www.zotero.org/google-docs/?n2Avay" \h</w:instrText>
      </w:r>
      <w:r w:rsidRPr="00A34D81">
        <w:rPr>
          <w:sz w:val="20"/>
          <w:szCs w:val="20"/>
        </w:rPr>
      </w:r>
      <w:r w:rsidRPr="00B26E5F">
        <w:rPr>
          <w:sz w:val="20"/>
          <w:szCs w:val="20"/>
          <w:rPrChange w:id="2556" w:author="Microsoft Office User" w:date="2023-09-11T13:17:00Z">
            <w:rPr>
              <w:i/>
            </w:rPr>
          </w:rPrChange>
        </w:rPr>
        <w:fldChar w:fldCharType="separate"/>
      </w:r>
      <w:r w:rsidRPr="00B26E5F">
        <w:rPr>
          <w:i/>
          <w:sz w:val="20"/>
          <w:szCs w:val="20"/>
          <w:rPrChange w:id="2557" w:author="Microsoft Office User" w:date="2023-09-11T13:17:00Z">
            <w:rPr>
              <w:i/>
            </w:rPr>
          </w:rPrChange>
        </w:rPr>
        <w:t>The Ecology of Invasions by Animals and Plants</w:t>
      </w:r>
      <w:r w:rsidRPr="00B26E5F">
        <w:rPr>
          <w:i/>
          <w:sz w:val="20"/>
          <w:szCs w:val="20"/>
          <w:rPrChange w:id="2558" w:author="Microsoft Office User" w:date="2023-09-11T13:17:00Z">
            <w:rPr>
              <w:i/>
            </w:rPr>
          </w:rPrChange>
        </w:rPr>
        <w:fldChar w:fldCharType="end"/>
      </w:r>
      <w:r w:rsidRPr="00B26E5F">
        <w:rPr>
          <w:sz w:val="20"/>
          <w:szCs w:val="20"/>
          <w:rPrChange w:id="2559" w:author="Microsoft Office User" w:date="2023-09-11T13:17:00Z">
            <w:rPr/>
          </w:rPrChange>
        </w:rPr>
        <w:fldChar w:fldCharType="begin"/>
      </w:r>
      <w:r w:rsidRPr="00B26E5F">
        <w:rPr>
          <w:sz w:val="20"/>
          <w:szCs w:val="20"/>
          <w:rPrChange w:id="2560" w:author="Microsoft Office User" w:date="2023-09-11T13:17:00Z">
            <w:rPr/>
          </w:rPrChange>
        </w:rPr>
        <w:instrText>HYPERLINK "https://www.zotero.org/google-docs/?n2Avay" \h</w:instrText>
      </w:r>
      <w:r w:rsidRPr="00A34D81">
        <w:rPr>
          <w:sz w:val="20"/>
          <w:szCs w:val="20"/>
        </w:rPr>
      </w:r>
      <w:r w:rsidRPr="00B26E5F">
        <w:rPr>
          <w:sz w:val="20"/>
          <w:szCs w:val="20"/>
          <w:rPrChange w:id="2561" w:author="Microsoft Office User" w:date="2023-09-11T13:17:00Z">
            <w:rPr/>
          </w:rPrChange>
        </w:rPr>
        <w:fldChar w:fldCharType="separate"/>
      </w:r>
      <w:r w:rsidRPr="00B26E5F">
        <w:rPr>
          <w:sz w:val="20"/>
          <w:szCs w:val="20"/>
          <w:rPrChange w:id="2562" w:author="Microsoft Office User" w:date="2023-09-11T13:17:00Z">
            <w:rPr/>
          </w:rPrChange>
        </w:rPr>
        <w:t>. (Springer Nature, 2020).</w:t>
      </w:r>
      <w:r w:rsidRPr="00B26E5F">
        <w:rPr>
          <w:sz w:val="20"/>
          <w:szCs w:val="20"/>
          <w:rPrChange w:id="2563" w:author="Microsoft Office User" w:date="2023-09-11T13:17:00Z">
            <w:rPr/>
          </w:rPrChange>
        </w:rPr>
        <w:fldChar w:fldCharType="end"/>
      </w:r>
    </w:p>
    <w:p w14:paraId="03F3A92C" w14:textId="77777777" w:rsidR="007B09DE" w:rsidRPr="00B26E5F" w:rsidRDefault="007B09DE">
      <w:pPr>
        <w:snapToGrid w:val="0"/>
        <w:contextualSpacing/>
        <w:rPr>
          <w:sz w:val="20"/>
          <w:szCs w:val="20"/>
          <w:rPrChange w:id="2564" w:author="Microsoft Office User" w:date="2023-09-11T13:17:00Z">
            <w:rPr/>
          </w:rPrChange>
        </w:rPr>
        <w:pPrChange w:id="2565" w:author="Microsoft Office User" w:date="2023-09-11T13:17:00Z">
          <w:pPr/>
        </w:pPrChange>
      </w:pPr>
    </w:p>
    <w:p w14:paraId="1DD715AD" w14:textId="77777777" w:rsidR="000C56B0" w:rsidRPr="00B26E5F" w:rsidRDefault="00367A15">
      <w:pPr>
        <w:snapToGrid w:val="0"/>
        <w:contextualSpacing/>
        <w:rPr>
          <w:sz w:val="20"/>
          <w:szCs w:val="20"/>
          <w:rPrChange w:id="2566" w:author="Microsoft Office User" w:date="2023-09-11T13:17:00Z">
            <w:rPr/>
          </w:rPrChange>
        </w:rPr>
        <w:pPrChange w:id="2567" w:author="Microsoft Office User" w:date="2023-09-11T13:17:00Z">
          <w:pPr/>
        </w:pPrChange>
      </w:pPr>
      <w:r w:rsidRPr="00B26E5F">
        <w:rPr>
          <w:sz w:val="20"/>
          <w:szCs w:val="20"/>
          <w:rPrChange w:id="2568" w:author="Microsoft Office User" w:date="2023-09-11T13:17:00Z">
            <w:rPr/>
          </w:rPrChange>
        </w:rPr>
        <w:fldChar w:fldCharType="begin"/>
      </w:r>
      <w:r w:rsidRPr="00B26E5F">
        <w:rPr>
          <w:sz w:val="20"/>
          <w:szCs w:val="20"/>
          <w:rPrChange w:id="2569" w:author="Microsoft Office User" w:date="2023-09-11T13:17:00Z">
            <w:rPr/>
          </w:rPrChange>
        </w:rPr>
        <w:instrText>HYPERLINK "https://www.zotero.org/google-docs/?n2Avay" \h</w:instrText>
      </w:r>
      <w:r w:rsidRPr="00A34D81">
        <w:rPr>
          <w:sz w:val="20"/>
          <w:szCs w:val="20"/>
        </w:rPr>
      </w:r>
      <w:r w:rsidRPr="00B26E5F">
        <w:rPr>
          <w:sz w:val="20"/>
          <w:szCs w:val="20"/>
          <w:rPrChange w:id="2570" w:author="Microsoft Office User" w:date="2023-09-11T13:17:00Z">
            <w:rPr/>
          </w:rPrChange>
        </w:rPr>
        <w:fldChar w:fldCharType="separate"/>
      </w:r>
      <w:r w:rsidRPr="00B26E5F">
        <w:rPr>
          <w:sz w:val="20"/>
          <w:szCs w:val="20"/>
          <w:rPrChange w:id="2571" w:author="Microsoft Office User" w:date="2023-09-11T13:17:00Z">
            <w:rPr/>
          </w:rPrChange>
        </w:rPr>
        <w:t>58.</w:t>
      </w:r>
      <w:r w:rsidRPr="00B26E5F">
        <w:rPr>
          <w:sz w:val="20"/>
          <w:szCs w:val="20"/>
          <w:rPrChange w:id="2572" w:author="Microsoft Office User" w:date="2023-09-11T13:17:00Z">
            <w:rPr/>
          </w:rPrChange>
        </w:rPr>
        <w:tab/>
      </w:r>
      <w:proofErr w:type="spellStart"/>
      <w:r w:rsidRPr="00B26E5F">
        <w:rPr>
          <w:sz w:val="20"/>
          <w:szCs w:val="20"/>
          <w:rPrChange w:id="2573" w:author="Microsoft Office User" w:date="2023-09-11T13:17:00Z">
            <w:rPr/>
          </w:rPrChange>
        </w:rPr>
        <w:t>Marraffini</w:t>
      </w:r>
      <w:proofErr w:type="spellEnd"/>
      <w:r w:rsidRPr="00B26E5F">
        <w:rPr>
          <w:sz w:val="20"/>
          <w:szCs w:val="20"/>
          <w:rPrChange w:id="2574" w:author="Microsoft Office User" w:date="2023-09-11T13:17:00Z">
            <w:rPr/>
          </w:rPrChange>
        </w:rPr>
        <w:t xml:space="preserve">, M. L. &amp; Geller, J. B. Species richness and interacting factors control </w:t>
      </w:r>
      <w:proofErr w:type="spellStart"/>
      <w:r w:rsidRPr="00B26E5F">
        <w:rPr>
          <w:sz w:val="20"/>
          <w:szCs w:val="20"/>
          <w:rPrChange w:id="2575" w:author="Microsoft Office User" w:date="2023-09-11T13:17:00Z">
            <w:rPr/>
          </w:rPrChange>
        </w:rPr>
        <w:t>invasibility</w:t>
      </w:r>
      <w:proofErr w:type="spellEnd"/>
      <w:r w:rsidRPr="00B26E5F">
        <w:rPr>
          <w:sz w:val="20"/>
          <w:szCs w:val="20"/>
          <w:rPrChange w:id="2576" w:author="Microsoft Office User" w:date="2023-09-11T13:17:00Z">
            <w:rPr/>
          </w:rPrChange>
        </w:rPr>
        <w:t xml:space="preserve"> of a marine community. </w:t>
      </w:r>
      <w:r w:rsidRPr="00B26E5F">
        <w:rPr>
          <w:sz w:val="20"/>
          <w:szCs w:val="20"/>
          <w:rPrChange w:id="2577" w:author="Microsoft Office User" w:date="2023-09-11T13:17:00Z">
            <w:rPr/>
          </w:rPrChange>
        </w:rPr>
        <w:fldChar w:fldCharType="end"/>
      </w:r>
      <w:r w:rsidRPr="00B26E5F">
        <w:rPr>
          <w:sz w:val="20"/>
          <w:szCs w:val="20"/>
          <w:rPrChange w:id="2578" w:author="Microsoft Office User" w:date="2023-09-11T13:17:00Z">
            <w:rPr/>
          </w:rPrChange>
        </w:rPr>
        <w:fldChar w:fldCharType="begin"/>
      </w:r>
      <w:r w:rsidRPr="00B26E5F">
        <w:rPr>
          <w:sz w:val="20"/>
          <w:szCs w:val="20"/>
          <w:rPrChange w:id="2579" w:author="Microsoft Office User" w:date="2023-09-11T13:17:00Z">
            <w:rPr/>
          </w:rPrChange>
        </w:rPr>
        <w:instrText>HYPERLINK "https://www.zotero.org/google-docs/?n2Avay" \h</w:instrText>
      </w:r>
      <w:r w:rsidRPr="00A34D81">
        <w:rPr>
          <w:sz w:val="20"/>
          <w:szCs w:val="20"/>
        </w:rPr>
      </w:r>
      <w:r w:rsidRPr="00B26E5F">
        <w:rPr>
          <w:sz w:val="20"/>
          <w:szCs w:val="20"/>
          <w:rPrChange w:id="2580" w:author="Microsoft Office User" w:date="2023-09-11T13:17:00Z">
            <w:rPr>
              <w:i/>
            </w:rPr>
          </w:rPrChange>
        </w:rPr>
        <w:fldChar w:fldCharType="separate"/>
      </w:r>
      <w:r w:rsidRPr="00B26E5F">
        <w:rPr>
          <w:i/>
          <w:sz w:val="20"/>
          <w:szCs w:val="20"/>
          <w:rPrChange w:id="2581" w:author="Microsoft Office User" w:date="2023-09-11T13:17:00Z">
            <w:rPr>
              <w:i/>
            </w:rPr>
          </w:rPrChange>
        </w:rPr>
        <w:t xml:space="preserve">Proc. R. Soc. B Biol. Sci. </w:t>
      </w:r>
      <w:r w:rsidRPr="00B26E5F">
        <w:rPr>
          <w:i/>
          <w:sz w:val="20"/>
          <w:szCs w:val="20"/>
          <w:rPrChange w:id="2582" w:author="Microsoft Office User" w:date="2023-09-11T13:17:00Z">
            <w:rPr>
              <w:i/>
            </w:rPr>
          </w:rPrChange>
        </w:rPr>
        <w:fldChar w:fldCharType="end"/>
      </w:r>
      <w:r w:rsidRPr="00B26E5F">
        <w:rPr>
          <w:sz w:val="20"/>
          <w:szCs w:val="20"/>
          <w:rPrChange w:id="2583" w:author="Microsoft Office User" w:date="2023-09-11T13:17:00Z">
            <w:rPr/>
          </w:rPrChange>
        </w:rPr>
        <w:fldChar w:fldCharType="begin"/>
      </w:r>
      <w:r w:rsidRPr="00B26E5F">
        <w:rPr>
          <w:sz w:val="20"/>
          <w:szCs w:val="20"/>
          <w:rPrChange w:id="2584" w:author="Microsoft Office User" w:date="2023-09-11T13:17:00Z">
            <w:rPr/>
          </w:rPrChange>
        </w:rPr>
        <w:instrText>HYPERLINK "https://www.zotero.org/google-docs/?n2Avay" \h</w:instrText>
      </w:r>
      <w:r w:rsidRPr="00A34D81">
        <w:rPr>
          <w:sz w:val="20"/>
          <w:szCs w:val="20"/>
        </w:rPr>
      </w:r>
      <w:r w:rsidRPr="00B26E5F">
        <w:rPr>
          <w:sz w:val="20"/>
          <w:szCs w:val="20"/>
          <w:rPrChange w:id="2585" w:author="Microsoft Office User" w:date="2023-09-11T13:17:00Z">
            <w:rPr>
              <w:b/>
            </w:rPr>
          </w:rPrChange>
        </w:rPr>
        <w:fldChar w:fldCharType="separate"/>
      </w:r>
      <w:r w:rsidRPr="00B26E5F">
        <w:rPr>
          <w:b/>
          <w:sz w:val="20"/>
          <w:szCs w:val="20"/>
          <w:rPrChange w:id="2586" w:author="Microsoft Office User" w:date="2023-09-11T13:17:00Z">
            <w:rPr>
              <w:b/>
            </w:rPr>
          </w:rPrChange>
        </w:rPr>
        <w:t>282</w:t>
      </w:r>
      <w:r w:rsidRPr="00B26E5F">
        <w:rPr>
          <w:b/>
          <w:sz w:val="20"/>
          <w:szCs w:val="20"/>
          <w:rPrChange w:id="2587" w:author="Microsoft Office User" w:date="2023-09-11T13:17:00Z">
            <w:rPr>
              <w:b/>
            </w:rPr>
          </w:rPrChange>
        </w:rPr>
        <w:fldChar w:fldCharType="end"/>
      </w:r>
      <w:r w:rsidRPr="00B26E5F">
        <w:rPr>
          <w:sz w:val="20"/>
          <w:szCs w:val="20"/>
          <w:rPrChange w:id="2588" w:author="Microsoft Office User" w:date="2023-09-11T13:17:00Z">
            <w:rPr/>
          </w:rPrChange>
        </w:rPr>
        <w:fldChar w:fldCharType="begin"/>
      </w:r>
      <w:r w:rsidRPr="00B26E5F">
        <w:rPr>
          <w:sz w:val="20"/>
          <w:szCs w:val="20"/>
          <w:rPrChange w:id="2589" w:author="Microsoft Office User" w:date="2023-09-11T13:17:00Z">
            <w:rPr/>
          </w:rPrChange>
        </w:rPr>
        <w:instrText>HYPERLINK "https://www.zotero.org/google-docs/?n2Avay" \h</w:instrText>
      </w:r>
      <w:r w:rsidRPr="00A34D81">
        <w:rPr>
          <w:sz w:val="20"/>
          <w:szCs w:val="20"/>
        </w:rPr>
      </w:r>
      <w:r w:rsidRPr="00B26E5F">
        <w:rPr>
          <w:sz w:val="20"/>
          <w:szCs w:val="20"/>
          <w:rPrChange w:id="2590" w:author="Microsoft Office User" w:date="2023-09-11T13:17:00Z">
            <w:rPr/>
          </w:rPrChange>
        </w:rPr>
        <w:fldChar w:fldCharType="separate"/>
      </w:r>
      <w:r w:rsidRPr="00B26E5F">
        <w:rPr>
          <w:sz w:val="20"/>
          <w:szCs w:val="20"/>
          <w:rPrChange w:id="2591" w:author="Microsoft Office User" w:date="2023-09-11T13:17:00Z">
            <w:rPr/>
          </w:rPrChange>
        </w:rPr>
        <w:t>, 20150439 (2015).</w:t>
      </w:r>
      <w:r w:rsidRPr="00B26E5F">
        <w:rPr>
          <w:sz w:val="20"/>
          <w:szCs w:val="20"/>
          <w:rPrChange w:id="2592" w:author="Microsoft Office User" w:date="2023-09-11T13:17:00Z">
            <w:rPr/>
          </w:rPrChange>
        </w:rPr>
        <w:fldChar w:fldCharType="end"/>
      </w:r>
    </w:p>
    <w:p w14:paraId="342E6930" w14:textId="77777777" w:rsidR="007B09DE" w:rsidRPr="00B26E5F" w:rsidRDefault="007B09DE">
      <w:pPr>
        <w:snapToGrid w:val="0"/>
        <w:contextualSpacing/>
        <w:rPr>
          <w:sz w:val="20"/>
          <w:szCs w:val="20"/>
          <w:rPrChange w:id="2593" w:author="Microsoft Office User" w:date="2023-09-11T13:17:00Z">
            <w:rPr/>
          </w:rPrChange>
        </w:rPr>
        <w:pPrChange w:id="2594" w:author="Microsoft Office User" w:date="2023-09-11T13:17:00Z">
          <w:pPr/>
        </w:pPrChange>
      </w:pPr>
    </w:p>
    <w:p w14:paraId="5F673E40" w14:textId="77777777" w:rsidR="000C56B0" w:rsidRPr="00B26E5F" w:rsidRDefault="00367A15">
      <w:pPr>
        <w:snapToGrid w:val="0"/>
        <w:contextualSpacing/>
        <w:rPr>
          <w:sz w:val="20"/>
          <w:szCs w:val="20"/>
          <w:rPrChange w:id="2595" w:author="Microsoft Office User" w:date="2023-09-11T13:17:00Z">
            <w:rPr/>
          </w:rPrChange>
        </w:rPr>
        <w:pPrChange w:id="2596" w:author="Microsoft Office User" w:date="2023-09-11T13:17:00Z">
          <w:pPr/>
        </w:pPrChange>
      </w:pPr>
      <w:r w:rsidRPr="00B26E5F">
        <w:rPr>
          <w:sz w:val="20"/>
          <w:szCs w:val="20"/>
          <w:rPrChange w:id="2597" w:author="Microsoft Office User" w:date="2023-09-11T13:17:00Z">
            <w:rPr/>
          </w:rPrChange>
        </w:rPr>
        <w:fldChar w:fldCharType="begin"/>
      </w:r>
      <w:r w:rsidRPr="00B26E5F">
        <w:rPr>
          <w:sz w:val="20"/>
          <w:szCs w:val="20"/>
          <w:rPrChange w:id="2598" w:author="Microsoft Office User" w:date="2023-09-11T13:17:00Z">
            <w:rPr/>
          </w:rPrChange>
        </w:rPr>
        <w:instrText>HYPERLINK "https://www.zotero.org/google-docs/?n2Avay" \h</w:instrText>
      </w:r>
      <w:r w:rsidRPr="00A34D81">
        <w:rPr>
          <w:sz w:val="20"/>
          <w:szCs w:val="20"/>
        </w:rPr>
      </w:r>
      <w:r w:rsidRPr="00B26E5F">
        <w:rPr>
          <w:sz w:val="20"/>
          <w:szCs w:val="20"/>
          <w:rPrChange w:id="2599" w:author="Microsoft Office User" w:date="2023-09-11T13:17:00Z">
            <w:rPr/>
          </w:rPrChange>
        </w:rPr>
        <w:fldChar w:fldCharType="separate"/>
      </w:r>
      <w:r w:rsidRPr="00B26E5F">
        <w:rPr>
          <w:sz w:val="20"/>
          <w:szCs w:val="20"/>
          <w:rPrChange w:id="2600" w:author="Microsoft Office User" w:date="2023-09-11T13:17:00Z">
            <w:rPr/>
          </w:rPrChange>
        </w:rPr>
        <w:t>59.</w:t>
      </w:r>
      <w:r w:rsidRPr="00B26E5F">
        <w:rPr>
          <w:sz w:val="20"/>
          <w:szCs w:val="20"/>
          <w:rPrChange w:id="2601" w:author="Microsoft Office User" w:date="2023-09-11T13:17:00Z">
            <w:rPr/>
          </w:rPrChange>
        </w:rPr>
        <w:tab/>
        <w:t xml:space="preserve">Sommer, F. </w:t>
      </w:r>
      <w:r w:rsidRPr="00B26E5F">
        <w:rPr>
          <w:sz w:val="20"/>
          <w:szCs w:val="20"/>
          <w:rPrChange w:id="2602" w:author="Microsoft Office User" w:date="2023-09-11T13:17:00Z">
            <w:rPr/>
          </w:rPrChange>
        </w:rPr>
        <w:fldChar w:fldCharType="end"/>
      </w:r>
      <w:r w:rsidRPr="00B26E5F">
        <w:rPr>
          <w:sz w:val="20"/>
          <w:szCs w:val="20"/>
          <w:rPrChange w:id="2603" w:author="Microsoft Office User" w:date="2023-09-11T13:17:00Z">
            <w:rPr/>
          </w:rPrChange>
        </w:rPr>
        <w:fldChar w:fldCharType="begin"/>
      </w:r>
      <w:r w:rsidRPr="00B26E5F">
        <w:rPr>
          <w:sz w:val="20"/>
          <w:szCs w:val="20"/>
          <w:rPrChange w:id="2604" w:author="Microsoft Office User" w:date="2023-09-11T13:17:00Z">
            <w:rPr/>
          </w:rPrChange>
        </w:rPr>
        <w:instrText>HYPERLINK "https://www.zotero.org/google-docs/?n2Avay" \h</w:instrText>
      </w:r>
      <w:r w:rsidRPr="00A34D81">
        <w:rPr>
          <w:sz w:val="20"/>
          <w:szCs w:val="20"/>
        </w:rPr>
      </w:r>
      <w:r w:rsidRPr="00B26E5F">
        <w:rPr>
          <w:sz w:val="20"/>
          <w:szCs w:val="20"/>
          <w:rPrChange w:id="2605" w:author="Microsoft Office User" w:date="2023-09-11T13:17:00Z">
            <w:rPr>
              <w:i/>
            </w:rPr>
          </w:rPrChange>
        </w:rPr>
        <w:fldChar w:fldCharType="separate"/>
      </w:r>
      <w:r w:rsidRPr="00B26E5F">
        <w:rPr>
          <w:i/>
          <w:sz w:val="20"/>
          <w:szCs w:val="20"/>
          <w:rPrChange w:id="2606" w:author="Microsoft Office User" w:date="2023-09-11T13:17:00Z">
            <w:rPr>
              <w:i/>
            </w:rPr>
          </w:rPrChange>
        </w:rPr>
        <w:t>et al.</w:t>
      </w:r>
      <w:r w:rsidRPr="00B26E5F">
        <w:rPr>
          <w:i/>
          <w:sz w:val="20"/>
          <w:szCs w:val="20"/>
          <w:rPrChange w:id="2607" w:author="Microsoft Office User" w:date="2023-09-11T13:17:00Z">
            <w:rPr>
              <w:i/>
            </w:rPr>
          </w:rPrChange>
        </w:rPr>
        <w:fldChar w:fldCharType="end"/>
      </w:r>
      <w:r w:rsidRPr="00B26E5F">
        <w:rPr>
          <w:sz w:val="20"/>
          <w:szCs w:val="20"/>
          <w:rPrChange w:id="2608" w:author="Microsoft Office User" w:date="2023-09-11T13:17:00Z">
            <w:rPr/>
          </w:rPrChange>
        </w:rPr>
        <w:fldChar w:fldCharType="begin"/>
      </w:r>
      <w:r w:rsidRPr="00B26E5F">
        <w:rPr>
          <w:sz w:val="20"/>
          <w:szCs w:val="20"/>
          <w:rPrChange w:id="2609" w:author="Microsoft Office User" w:date="2023-09-11T13:17:00Z">
            <w:rPr/>
          </w:rPrChange>
        </w:rPr>
        <w:instrText>HYPERLINK "https://www.zotero.org/google-docs/?n2Avay" \h</w:instrText>
      </w:r>
      <w:r w:rsidRPr="00A34D81">
        <w:rPr>
          <w:sz w:val="20"/>
          <w:szCs w:val="20"/>
        </w:rPr>
      </w:r>
      <w:r w:rsidRPr="00B26E5F">
        <w:rPr>
          <w:sz w:val="20"/>
          <w:szCs w:val="20"/>
          <w:rPrChange w:id="2610" w:author="Microsoft Office User" w:date="2023-09-11T13:17:00Z">
            <w:rPr/>
          </w:rPrChange>
        </w:rPr>
        <w:fldChar w:fldCharType="separate"/>
      </w:r>
      <w:r w:rsidRPr="00B26E5F">
        <w:rPr>
          <w:sz w:val="20"/>
          <w:szCs w:val="20"/>
          <w:rPrChange w:id="2611" w:author="Microsoft Office User" w:date="2023-09-11T13:17:00Z">
            <w:rPr/>
          </w:rPrChange>
        </w:rPr>
        <w:t xml:space="preserve"> </w:t>
      </w:r>
      <w:proofErr w:type="spellStart"/>
      <w:r w:rsidRPr="00B26E5F">
        <w:rPr>
          <w:sz w:val="20"/>
          <w:szCs w:val="20"/>
          <w:rPrChange w:id="2612" w:author="Microsoft Office User" w:date="2023-09-11T13:17:00Z">
            <w:rPr/>
          </w:rPrChange>
        </w:rPr>
        <w:t>Microbiomarkers</w:t>
      </w:r>
      <w:proofErr w:type="spellEnd"/>
      <w:r w:rsidRPr="00B26E5F">
        <w:rPr>
          <w:sz w:val="20"/>
          <w:szCs w:val="20"/>
          <w:rPrChange w:id="2613" w:author="Microsoft Office User" w:date="2023-09-11T13:17:00Z">
            <w:rPr/>
          </w:rPrChange>
        </w:rPr>
        <w:t xml:space="preserve"> in inflammatory bowel diseases: caveats come with caviar. </w:t>
      </w:r>
      <w:r w:rsidRPr="00B26E5F">
        <w:rPr>
          <w:sz w:val="20"/>
          <w:szCs w:val="20"/>
          <w:rPrChange w:id="2614" w:author="Microsoft Office User" w:date="2023-09-11T13:17:00Z">
            <w:rPr/>
          </w:rPrChange>
        </w:rPr>
        <w:fldChar w:fldCharType="end"/>
      </w:r>
      <w:r w:rsidRPr="00B26E5F">
        <w:rPr>
          <w:sz w:val="20"/>
          <w:szCs w:val="20"/>
          <w:rPrChange w:id="2615" w:author="Microsoft Office User" w:date="2023-09-11T13:17:00Z">
            <w:rPr/>
          </w:rPrChange>
        </w:rPr>
        <w:fldChar w:fldCharType="begin"/>
      </w:r>
      <w:r w:rsidRPr="00B26E5F">
        <w:rPr>
          <w:sz w:val="20"/>
          <w:szCs w:val="20"/>
          <w:rPrChange w:id="2616" w:author="Microsoft Office User" w:date="2023-09-11T13:17:00Z">
            <w:rPr/>
          </w:rPrChange>
        </w:rPr>
        <w:instrText>HYPERLINK "https://www.zotero.org/google-docs/?n2Avay" \h</w:instrText>
      </w:r>
      <w:r w:rsidRPr="00A34D81">
        <w:rPr>
          <w:sz w:val="20"/>
          <w:szCs w:val="20"/>
        </w:rPr>
      </w:r>
      <w:r w:rsidRPr="00B26E5F">
        <w:rPr>
          <w:sz w:val="20"/>
          <w:szCs w:val="20"/>
          <w:rPrChange w:id="2617" w:author="Microsoft Office User" w:date="2023-09-11T13:17:00Z">
            <w:rPr>
              <w:i/>
            </w:rPr>
          </w:rPrChange>
        </w:rPr>
        <w:fldChar w:fldCharType="separate"/>
      </w:r>
      <w:r w:rsidRPr="00B26E5F">
        <w:rPr>
          <w:i/>
          <w:sz w:val="20"/>
          <w:szCs w:val="20"/>
          <w:rPrChange w:id="2618" w:author="Microsoft Office User" w:date="2023-09-11T13:17:00Z">
            <w:rPr>
              <w:i/>
            </w:rPr>
          </w:rPrChange>
        </w:rPr>
        <w:t xml:space="preserve">Gut </w:t>
      </w:r>
      <w:r w:rsidRPr="00B26E5F">
        <w:rPr>
          <w:i/>
          <w:sz w:val="20"/>
          <w:szCs w:val="20"/>
          <w:rPrChange w:id="2619" w:author="Microsoft Office User" w:date="2023-09-11T13:17:00Z">
            <w:rPr>
              <w:i/>
            </w:rPr>
          </w:rPrChange>
        </w:rPr>
        <w:fldChar w:fldCharType="end"/>
      </w:r>
      <w:r w:rsidRPr="00B26E5F">
        <w:rPr>
          <w:sz w:val="20"/>
          <w:szCs w:val="20"/>
          <w:rPrChange w:id="2620" w:author="Microsoft Office User" w:date="2023-09-11T13:17:00Z">
            <w:rPr/>
          </w:rPrChange>
        </w:rPr>
        <w:fldChar w:fldCharType="begin"/>
      </w:r>
      <w:r w:rsidRPr="00B26E5F">
        <w:rPr>
          <w:sz w:val="20"/>
          <w:szCs w:val="20"/>
          <w:rPrChange w:id="2621" w:author="Microsoft Office User" w:date="2023-09-11T13:17:00Z">
            <w:rPr/>
          </w:rPrChange>
        </w:rPr>
        <w:instrText>HYPERLINK "https://www.zotero.org/google-docs/?n2Avay" \h</w:instrText>
      </w:r>
      <w:r w:rsidRPr="00A34D81">
        <w:rPr>
          <w:sz w:val="20"/>
          <w:szCs w:val="20"/>
        </w:rPr>
      </w:r>
      <w:r w:rsidRPr="00B26E5F">
        <w:rPr>
          <w:sz w:val="20"/>
          <w:szCs w:val="20"/>
          <w:rPrChange w:id="2622" w:author="Microsoft Office User" w:date="2023-09-11T13:17:00Z">
            <w:rPr>
              <w:b/>
            </w:rPr>
          </w:rPrChange>
        </w:rPr>
        <w:fldChar w:fldCharType="separate"/>
      </w:r>
      <w:r w:rsidRPr="00B26E5F">
        <w:rPr>
          <w:b/>
          <w:sz w:val="20"/>
          <w:szCs w:val="20"/>
          <w:rPrChange w:id="2623" w:author="Microsoft Office User" w:date="2023-09-11T13:17:00Z">
            <w:rPr>
              <w:b/>
            </w:rPr>
          </w:rPrChange>
        </w:rPr>
        <w:t>66</w:t>
      </w:r>
      <w:r w:rsidRPr="00B26E5F">
        <w:rPr>
          <w:b/>
          <w:sz w:val="20"/>
          <w:szCs w:val="20"/>
          <w:rPrChange w:id="2624" w:author="Microsoft Office User" w:date="2023-09-11T13:17:00Z">
            <w:rPr>
              <w:b/>
            </w:rPr>
          </w:rPrChange>
        </w:rPr>
        <w:fldChar w:fldCharType="end"/>
      </w:r>
      <w:r w:rsidRPr="00B26E5F">
        <w:rPr>
          <w:sz w:val="20"/>
          <w:szCs w:val="20"/>
          <w:rPrChange w:id="2625" w:author="Microsoft Office User" w:date="2023-09-11T13:17:00Z">
            <w:rPr/>
          </w:rPrChange>
        </w:rPr>
        <w:fldChar w:fldCharType="begin"/>
      </w:r>
      <w:r w:rsidRPr="00B26E5F">
        <w:rPr>
          <w:sz w:val="20"/>
          <w:szCs w:val="20"/>
          <w:rPrChange w:id="2626" w:author="Microsoft Office User" w:date="2023-09-11T13:17:00Z">
            <w:rPr/>
          </w:rPrChange>
        </w:rPr>
        <w:instrText>HYPERLINK "https://www.zotero.org/google-docs/?n2Avay" \h</w:instrText>
      </w:r>
      <w:r w:rsidRPr="00A34D81">
        <w:rPr>
          <w:sz w:val="20"/>
          <w:szCs w:val="20"/>
        </w:rPr>
      </w:r>
      <w:r w:rsidRPr="00B26E5F">
        <w:rPr>
          <w:sz w:val="20"/>
          <w:szCs w:val="20"/>
          <w:rPrChange w:id="2627" w:author="Microsoft Office User" w:date="2023-09-11T13:17:00Z">
            <w:rPr/>
          </w:rPrChange>
        </w:rPr>
        <w:fldChar w:fldCharType="separate"/>
      </w:r>
      <w:r w:rsidRPr="00B26E5F">
        <w:rPr>
          <w:sz w:val="20"/>
          <w:szCs w:val="20"/>
          <w:rPrChange w:id="2628" w:author="Microsoft Office User" w:date="2023-09-11T13:17:00Z">
            <w:rPr/>
          </w:rPrChange>
        </w:rPr>
        <w:t>, 1734–1738 (2017).</w:t>
      </w:r>
      <w:r w:rsidRPr="00B26E5F">
        <w:rPr>
          <w:sz w:val="20"/>
          <w:szCs w:val="20"/>
          <w:rPrChange w:id="2629" w:author="Microsoft Office User" w:date="2023-09-11T13:17:00Z">
            <w:rPr/>
          </w:rPrChange>
        </w:rPr>
        <w:fldChar w:fldCharType="end"/>
      </w:r>
    </w:p>
    <w:p w14:paraId="606C1229" w14:textId="77777777" w:rsidR="007B09DE" w:rsidRPr="00B26E5F" w:rsidRDefault="007B09DE">
      <w:pPr>
        <w:snapToGrid w:val="0"/>
        <w:contextualSpacing/>
        <w:rPr>
          <w:sz w:val="20"/>
          <w:szCs w:val="20"/>
          <w:rPrChange w:id="2630" w:author="Microsoft Office User" w:date="2023-09-11T13:17:00Z">
            <w:rPr/>
          </w:rPrChange>
        </w:rPr>
        <w:pPrChange w:id="2631" w:author="Microsoft Office User" w:date="2023-09-11T13:17:00Z">
          <w:pPr/>
        </w:pPrChange>
      </w:pPr>
    </w:p>
    <w:p w14:paraId="16CC0421" w14:textId="77777777" w:rsidR="000C56B0" w:rsidRPr="00B26E5F" w:rsidRDefault="00367A15">
      <w:pPr>
        <w:snapToGrid w:val="0"/>
        <w:contextualSpacing/>
        <w:rPr>
          <w:sz w:val="20"/>
          <w:szCs w:val="20"/>
          <w:rPrChange w:id="2632" w:author="Microsoft Office User" w:date="2023-09-11T13:17:00Z">
            <w:rPr/>
          </w:rPrChange>
        </w:rPr>
        <w:pPrChange w:id="2633" w:author="Microsoft Office User" w:date="2023-09-11T13:17:00Z">
          <w:pPr/>
        </w:pPrChange>
      </w:pPr>
      <w:r w:rsidRPr="00B26E5F">
        <w:rPr>
          <w:sz w:val="20"/>
          <w:szCs w:val="20"/>
          <w:rPrChange w:id="2634" w:author="Microsoft Office User" w:date="2023-09-11T13:17:00Z">
            <w:rPr/>
          </w:rPrChange>
        </w:rPr>
        <w:fldChar w:fldCharType="begin"/>
      </w:r>
      <w:r w:rsidRPr="00B26E5F">
        <w:rPr>
          <w:sz w:val="20"/>
          <w:szCs w:val="20"/>
          <w:rPrChange w:id="2635" w:author="Microsoft Office User" w:date="2023-09-11T13:17:00Z">
            <w:rPr/>
          </w:rPrChange>
        </w:rPr>
        <w:instrText>HYPERLINK "https://www.zotero.org/google-docs/?n2Avay" \h</w:instrText>
      </w:r>
      <w:r w:rsidRPr="00A34D81">
        <w:rPr>
          <w:sz w:val="20"/>
          <w:szCs w:val="20"/>
        </w:rPr>
      </w:r>
      <w:r w:rsidRPr="00B26E5F">
        <w:rPr>
          <w:sz w:val="20"/>
          <w:szCs w:val="20"/>
          <w:rPrChange w:id="2636" w:author="Microsoft Office User" w:date="2023-09-11T13:17:00Z">
            <w:rPr/>
          </w:rPrChange>
        </w:rPr>
        <w:fldChar w:fldCharType="separate"/>
      </w:r>
      <w:r w:rsidRPr="00B26E5F">
        <w:rPr>
          <w:sz w:val="20"/>
          <w:szCs w:val="20"/>
          <w:rPrChange w:id="2637" w:author="Microsoft Office User" w:date="2023-09-11T13:17:00Z">
            <w:rPr/>
          </w:rPrChange>
        </w:rPr>
        <w:t>60.</w:t>
      </w:r>
      <w:r w:rsidRPr="00B26E5F">
        <w:rPr>
          <w:sz w:val="20"/>
          <w:szCs w:val="20"/>
          <w:rPrChange w:id="2638" w:author="Microsoft Office User" w:date="2023-09-11T13:17:00Z">
            <w:rPr/>
          </w:rPrChange>
        </w:rPr>
        <w:tab/>
        <w:t xml:space="preserve">Sommer, F., Anderson, J. M., Bharti, R., Raes, J. &amp; Rosenstiel, P. The resilience of the intestinal microbiota influences health and disease. </w:t>
      </w:r>
      <w:r w:rsidRPr="00B26E5F">
        <w:rPr>
          <w:sz w:val="20"/>
          <w:szCs w:val="20"/>
          <w:rPrChange w:id="2639" w:author="Microsoft Office User" w:date="2023-09-11T13:17:00Z">
            <w:rPr/>
          </w:rPrChange>
        </w:rPr>
        <w:fldChar w:fldCharType="end"/>
      </w:r>
      <w:r w:rsidRPr="00B26E5F">
        <w:rPr>
          <w:sz w:val="20"/>
          <w:szCs w:val="20"/>
          <w:rPrChange w:id="2640" w:author="Microsoft Office User" w:date="2023-09-11T13:17:00Z">
            <w:rPr/>
          </w:rPrChange>
        </w:rPr>
        <w:fldChar w:fldCharType="begin"/>
      </w:r>
      <w:r w:rsidRPr="00B26E5F">
        <w:rPr>
          <w:sz w:val="20"/>
          <w:szCs w:val="20"/>
          <w:rPrChange w:id="2641" w:author="Microsoft Office User" w:date="2023-09-11T13:17:00Z">
            <w:rPr/>
          </w:rPrChange>
        </w:rPr>
        <w:instrText>HYPERLINK "https://www.zotero.org/google-docs/?n2Avay" \h</w:instrText>
      </w:r>
      <w:r w:rsidRPr="00A34D81">
        <w:rPr>
          <w:sz w:val="20"/>
          <w:szCs w:val="20"/>
        </w:rPr>
      </w:r>
      <w:r w:rsidRPr="00B26E5F">
        <w:rPr>
          <w:sz w:val="20"/>
          <w:szCs w:val="20"/>
          <w:rPrChange w:id="2642" w:author="Microsoft Office User" w:date="2023-09-11T13:17:00Z">
            <w:rPr>
              <w:i/>
            </w:rPr>
          </w:rPrChange>
        </w:rPr>
        <w:fldChar w:fldCharType="separate"/>
      </w:r>
      <w:r w:rsidRPr="00B26E5F">
        <w:rPr>
          <w:i/>
          <w:sz w:val="20"/>
          <w:szCs w:val="20"/>
          <w:rPrChange w:id="2643" w:author="Microsoft Office User" w:date="2023-09-11T13:17:00Z">
            <w:rPr>
              <w:i/>
            </w:rPr>
          </w:rPrChange>
        </w:rPr>
        <w:t xml:space="preserve">Nat. Rev. </w:t>
      </w:r>
      <w:proofErr w:type="spellStart"/>
      <w:r w:rsidRPr="00B26E5F">
        <w:rPr>
          <w:i/>
          <w:sz w:val="20"/>
          <w:szCs w:val="20"/>
          <w:rPrChange w:id="2644" w:author="Microsoft Office User" w:date="2023-09-11T13:17:00Z">
            <w:rPr>
              <w:i/>
            </w:rPr>
          </w:rPrChange>
        </w:rPr>
        <w:t>Microbiol</w:t>
      </w:r>
      <w:proofErr w:type="spellEnd"/>
      <w:r w:rsidRPr="00B26E5F">
        <w:rPr>
          <w:i/>
          <w:sz w:val="20"/>
          <w:szCs w:val="20"/>
          <w:rPrChange w:id="2645" w:author="Microsoft Office User" w:date="2023-09-11T13:17:00Z">
            <w:rPr>
              <w:i/>
            </w:rPr>
          </w:rPrChange>
        </w:rPr>
        <w:t xml:space="preserve">. </w:t>
      </w:r>
      <w:r w:rsidRPr="00B26E5F">
        <w:rPr>
          <w:i/>
          <w:sz w:val="20"/>
          <w:szCs w:val="20"/>
          <w:rPrChange w:id="2646" w:author="Microsoft Office User" w:date="2023-09-11T13:17:00Z">
            <w:rPr>
              <w:i/>
            </w:rPr>
          </w:rPrChange>
        </w:rPr>
        <w:fldChar w:fldCharType="end"/>
      </w:r>
      <w:r w:rsidRPr="00B26E5F">
        <w:rPr>
          <w:sz w:val="20"/>
          <w:szCs w:val="20"/>
          <w:rPrChange w:id="2647" w:author="Microsoft Office User" w:date="2023-09-11T13:17:00Z">
            <w:rPr/>
          </w:rPrChange>
        </w:rPr>
        <w:fldChar w:fldCharType="begin"/>
      </w:r>
      <w:r w:rsidRPr="00B26E5F">
        <w:rPr>
          <w:sz w:val="20"/>
          <w:szCs w:val="20"/>
          <w:rPrChange w:id="2648" w:author="Microsoft Office User" w:date="2023-09-11T13:17:00Z">
            <w:rPr/>
          </w:rPrChange>
        </w:rPr>
        <w:instrText>HYPERLINK "https://www.zotero.org/google-docs/?n2Avay" \h</w:instrText>
      </w:r>
      <w:r w:rsidRPr="00A34D81">
        <w:rPr>
          <w:sz w:val="20"/>
          <w:szCs w:val="20"/>
        </w:rPr>
      </w:r>
      <w:r w:rsidRPr="00B26E5F">
        <w:rPr>
          <w:sz w:val="20"/>
          <w:szCs w:val="20"/>
          <w:rPrChange w:id="2649" w:author="Microsoft Office User" w:date="2023-09-11T13:17:00Z">
            <w:rPr>
              <w:b/>
            </w:rPr>
          </w:rPrChange>
        </w:rPr>
        <w:fldChar w:fldCharType="separate"/>
      </w:r>
      <w:r w:rsidRPr="00B26E5F">
        <w:rPr>
          <w:b/>
          <w:sz w:val="20"/>
          <w:szCs w:val="20"/>
          <w:rPrChange w:id="2650" w:author="Microsoft Office User" w:date="2023-09-11T13:17:00Z">
            <w:rPr>
              <w:b/>
            </w:rPr>
          </w:rPrChange>
        </w:rPr>
        <w:t>15</w:t>
      </w:r>
      <w:r w:rsidRPr="00B26E5F">
        <w:rPr>
          <w:b/>
          <w:sz w:val="20"/>
          <w:szCs w:val="20"/>
          <w:rPrChange w:id="2651" w:author="Microsoft Office User" w:date="2023-09-11T13:17:00Z">
            <w:rPr>
              <w:b/>
            </w:rPr>
          </w:rPrChange>
        </w:rPr>
        <w:fldChar w:fldCharType="end"/>
      </w:r>
      <w:r w:rsidRPr="00B26E5F">
        <w:rPr>
          <w:sz w:val="20"/>
          <w:szCs w:val="20"/>
          <w:rPrChange w:id="2652" w:author="Microsoft Office User" w:date="2023-09-11T13:17:00Z">
            <w:rPr/>
          </w:rPrChange>
        </w:rPr>
        <w:fldChar w:fldCharType="begin"/>
      </w:r>
      <w:r w:rsidRPr="00B26E5F">
        <w:rPr>
          <w:sz w:val="20"/>
          <w:szCs w:val="20"/>
          <w:rPrChange w:id="2653" w:author="Microsoft Office User" w:date="2023-09-11T13:17:00Z">
            <w:rPr/>
          </w:rPrChange>
        </w:rPr>
        <w:instrText>HYPERLINK "https://www.zotero.org/google-docs/?n2Avay" \h</w:instrText>
      </w:r>
      <w:r w:rsidRPr="00A34D81">
        <w:rPr>
          <w:sz w:val="20"/>
          <w:szCs w:val="20"/>
        </w:rPr>
      </w:r>
      <w:r w:rsidRPr="00B26E5F">
        <w:rPr>
          <w:sz w:val="20"/>
          <w:szCs w:val="20"/>
          <w:rPrChange w:id="2654" w:author="Microsoft Office User" w:date="2023-09-11T13:17:00Z">
            <w:rPr/>
          </w:rPrChange>
        </w:rPr>
        <w:fldChar w:fldCharType="separate"/>
      </w:r>
      <w:r w:rsidRPr="00B26E5F">
        <w:rPr>
          <w:sz w:val="20"/>
          <w:szCs w:val="20"/>
          <w:rPrChange w:id="2655" w:author="Microsoft Office User" w:date="2023-09-11T13:17:00Z">
            <w:rPr/>
          </w:rPrChange>
        </w:rPr>
        <w:t>, 630–638 (2017).</w:t>
      </w:r>
      <w:r w:rsidRPr="00B26E5F">
        <w:rPr>
          <w:sz w:val="20"/>
          <w:szCs w:val="20"/>
          <w:rPrChange w:id="2656" w:author="Microsoft Office User" w:date="2023-09-11T13:17:00Z">
            <w:rPr/>
          </w:rPrChange>
        </w:rPr>
        <w:fldChar w:fldCharType="end"/>
      </w:r>
    </w:p>
    <w:p w14:paraId="7B170692" w14:textId="77777777" w:rsidR="007B09DE" w:rsidRPr="00B26E5F" w:rsidRDefault="007B09DE">
      <w:pPr>
        <w:snapToGrid w:val="0"/>
        <w:contextualSpacing/>
        <w:rPr>
          <w:sz w:val="20"/>
          <w:szCs w:val="20"/>
          <w:rPrChange w:id="2657" w:author="Microsoft Office User" w:date="2023-09-11T13:17:00Z">
            <w:rPr/>
          </w:rPrChange>
        </w:rPr>
        <w:pPrChange w:id="2658" w:author="Microsoft Office User" w:date="2023-09-11T13:17:00Z">
          <w:pPr/>
        </w:pPrChange>
      </w:pPr>
    </w:p>
    <w:p w14:paraId="2BC72887" w14:textId="77777777" w:rsidR="000C56B0" w:rsidRPr="00B26E5F" w:rsidRDefault="00367A15">
      <w:pPr>
        <w:snapToGrid w:val="0"/>
        <w:contextualSpacing/>
        <w:rPr>
          <w:sz w:val="20"/>
          <w:szCs w:val="20"/>
          <w:rPrChange w:id="2659" w:author="Microsoft Office User" w:date="2023-09-11T13:17:00Z">
            <w:rPr/>
          </w:rPrChange>
        </w:rPr>
        <w:pPrChange w:id="2660" w:author="Microsoft Office User" w:date="2023-09-11T13:17:00Z">
          <w:pPr/>
        </w:pPrChange>
      </w:pPr>
      <w:r w:rsidRPr="00B26E5F">
        <w:rPr>
          <w:sz w:val="20"/>
          <w:szCs w:val="20"/>
          <w:rPrChange w:id="2661" w:author="Microsoft Office User" w:date="2023-09-11T13:17:00Z">
            <w:rPr/>
          </w:rPrChange>
        </w:rPr>
        <w:fldChar w:fldCharType="begin"/>
      </w:r>
      <w:r w:rsidRPr="00B26E5F">
        <w:rPr>
          <w:sz w:val="20"/>
          <w:szCs w:val="20"/>
          <w:rPrChange w:id="2662" w:author="Microsoft Office User" w:date="2023-09-11T13:17:00Z">
            <w:rPr/>
          </w:rPrChange>
        </w:rPr>
        <w:instrText>HYPERLINK "https://www.zotero.org/google-docs/?n2Avay" \h</w:instrText>
      </w:r>
      <w:r w:rsidRPr="00A34D81">
        <w:rPr>
          <w:sz w:val="20"/>
          <w:szCs w:val="20"/>
        </w:rPr>
      </w:r>
      <w:r w:rsidRPr="00B26E5F">
        <w:rPr>
          <w:sz w:val="20"/>
          <w:szCs w:val="20"/>
          <w:rPrChange w:id="2663" w:author="Microsoft Office User" w:date="2023-09-11T13:17:00Z">
            <w:rPr/>
          </w:rPrChange>
        </w:rPr>
        <w:fldChar w:fldCharType="separate"/>
      </w:r>
      <w:r w:rsidRPr="00B26E5F">
        <w:rPr>
          <w:sz w:val="20"/>
          <w:szCs w:val="20"/>
          <w:rPrChange w:id="2664" w:author="Microsoft Office User" w:date="2023-09-11T13:17:00Z">
            <w:rPr/>
          </w:rPrChange>
        </w:rPr>
        <w:t>61.</w:t>
      </w:r>
      <w:r w:rsidRPr="00B26E5F">
        <w:rPr>
          <w:sz w:val="20"/>
          <w:szCs w:val="20"/>
          <w:rPrChange w:id="2665" w:author="Microsoft Office User" w:date="2023-09-11T13:17:00Z">
            <w:rPr/>
          </w:rPrChange>
        </w:rPr>
        <w:tab/>
        <w:t xml:space="preserve">Palmer, C. V. </w:t>
      </w:r>
      <w:proofErr w:type="gramStart"/>
      <w:r w:rsidRPr="00B26E5F">
        <w:rPr>
          <w:sz w:val="20"/>
          <w:szCs w:val="20"/>
          <w:rPrChange w:id="2666" w:author="Microsoft Office User" w:date="2023-09-11T13:17:00Z">
            <w:rPr/>
          </w:rPrChange>
        </w:rPr>
        <w:t>Immunity</w:t>
      </w:r>
      <w:proofErr w:type="gramEnd"/>
      <w:r w:rsidRPr="00B26E5F">
        <w:rPr>
          <w:sz w:val="20"/>
          <w:szCs w:val="20"/>
          <w:rPrChange w:id="2667" w:author="Microsoft Office User" w:date="2023-09-11T13:17:00Z">
            <w:rPr/>
          </w:rPrChange>
        </w:rPr>
        <w:t xml:space="preserve"> and the coral crisis. </w:t>
      </w:r>
      <w:r w:rsidRPr="00B26E5F">
        <w:rPr>
          <w:sz w:val="20"/>
          <w:szCs w:val="20"/>
          <w:rPrChange w:id="2668" w:author="Microsoft Office User" w:date="2023-09-11T13:17:00Z">
            <w:rPr/>
          </w:rPrChange>
        </w:rPr>
        <w:fldChar w:fldCharType="end"/>
      </w:r>
      <w:r w:rsidRPr="00B26E5F">
        <w:rPr>
          <w:sz w:val="20"/>
          <w:szCs w:val="20"/>
          <w:rPrChange w:id="2669" w:author="Microsoft Office User" w:date="2023-09-11T13:17:00Z">
            <w:rPr/>
          </w:rPrChange>
        </w:rPr>
        <w:fldChar w:fldCharType="begin"/>
      </w:r>
      <w:r w:rsidRPr="00B26E5F">
        <w:rPr>
          <w:sz w:val="20"/>
          <w:szCs w:val="20"/>
          <w:rPrChange w:id="2670" w:author="Microsoft Office User" w:date="2023-09-11T13:17:00Z">
            <w:rPr/>
          </w:rPrChange>
        </w:rPr>
        <w:instrText>HYPERLINK "https://www.zotero.org/google-docs/?n2Avay" \h</w:instrText>
      </w:r>
      <w:r w:rsidRPr="00A34D81">
        <w:rPr>
          <w:sz w:val="20"/>
          <w:szCs w:val="20"/>
        </w:rPr>
      </w:r>
      <w:r w:rsidRPr="00B26E5F">
        <w:rPr>
          <w:sz w:val="20"/>
          <w:szCs w:val="20"/>
          <w:rPrChange w:id="2671" w:author="Microsoft Office User" w:date="2023-09-11T13:17:00Z">
            <w:rPr>
              <w:i/>
            </w:rPr>
          </w:rPrChange>
        </w:rPr>
        <w:fldChar w:fldCharType="separate"/>
      </w:r>
      <w:proofErr w:type="spellStart"/>
      <w:r w:rsidRPr="00B26E5F">
        <w:rPr>
          <w:i/>
          <w:sz w:val="20"/>
          <w:szCs w:val="20"/>
          <w:rPrChange w:id="2672" w:author="Microsoft Office User" w:date="2023-09-11T13:17:00Z">
            <w:rPr>
              <w:i/>
            </w:rPr>
          </w:rPrChange>
        </w:rPr>
        <w:t>Commun</w:t>
      </w:r>
      <w:proofErr w:type="spellEnd"/>
      <w:r w:rsidRPr="00B26E5F">
        <w:rPr>
          <w:i/>
          <w:sz w:val="20"/>
          <w:szCs w:val="20"/>
          <w:rPrChange w:id="2673" w:author="Microsoft Office User" w:date="2023-09-11T13:17:00Z">
            <w:rPr>
              <w:i/>
            </w:rPr>
          </w:rPrChange>
        </w:rPr>
        <w:t xml:space="preserve">. Biol. </w:t>
      </w:r>
      <w:r w:rsidRPr="00B26E5F">
        <w:rPr>
          <w:i/>
          <w:sz w:val="20"/>
          <w:szCs w:val="20"/>
          <w:rPrChange w:id="2674" w:author="Microsoft Office User" w:date="2023-09-11T13:17:00Z">
            <w:rPr>
              <w:i/>
            </w:rPr>
          </w:rPrChange>
        </w:rPr>
        <w:fldChar w:fldCharType="end"/>
      </w:r>
      <w:r w:rsidRPr="00B26E5F">
        <w:rPr>
          <w:sz w:val="20"/>
          <w:szCs w:val="20"/>
          <w:rPrChange w:id="2675" w:author="Microsoft Office User" w:date="2023-09-11T13:17:00Z">
            <w:rPr/>
          </w:rPrChange>
        </w:rPr>
        <w:fldChar w:fldCharType="begin"/>
      </w:r>
      <w:r w:rsidRPr="00B26E5F">
        <w:rPr>
          <w:sz w:val="20"/>
          <w:szCs w:val="20"/>
          <w:rPrChange w:id="2676" w:author="Microsoft Office User" w:date="2023-09-11T13:17:00Z">
            <w:rPr/>
          </w:rPrChange>
        </w:rPr>
        <w:instrText>HYPERLINK "https://www.zotero.org/google-docs/?n2Avay" \h</w:instrText>
      </w:r>
      <w:r w:rsidRPr="00A34D81">
        <w:rPr>
          <w:sz w:val="20"/>
          <w:szCs w:val="20"/>
        </w:rPr>
      </w:r>
      <w:r w:rsidRPr="00B26E5F">
        <w:rPr>
          <w:sz w:val="20"/>
          <w:szCs w:val="20"/>
          <w:rPrChange w:id="2677" w:author="Microsoft Office User" w:date="2023-09-11T13:17:00Z">
            <w:rPr>
              <w:b/>
            </w:rPr>
          </w:rPrChange>
        </w:rPr>
        <w:fldChar w:fldCharType="separate"/>
      </w:r>
      <w:r w:rsidRPr="00B26E5F">
        <w:rPr>
          <w:b/>
          <w:sz w:val="20"/>
          <w:szCs w:val="20"/>
          <w:rPrChange w:id="2678" w:author="Microsoft Office User" w:date="2023-09-11T13:17:00Z">
            <w:rPr>
              <w:b/>
            </w:rPr>
          </w:rPrChange>
        </w:rPr>
        <w:t>1</w:t>
      </w:r>
      <w:r w:rsidRPr="00B26E5F">
        <w:rPr>
          <w:b/>
          <w:sz w:val="20"/>
          <w:szCs w:val="20"/>
          <w:rPrChange w:id="2679" w:author="Microsoft Office User" w:date="2023-09-11T13:17:00Z">
            <w:rPr>
              <w:b/>
            </w:rPr>
          </w:rPrChange>
        </w:rPr>
        <w:fldChar w:fldCharType="end"/>
      </w:r>
      <w:r w:rsidRPr="00B26E5F">
        <w:rPr>
          <w:sz w:val="20"/>
          <w:szCs w:val="20"/>
          <w:rPrChange w:id="2680" w:author="Microsoft Office User" w:date="2023-09-11T13:17:00Z">
            <w:rPr/>
          </w:rPrChange>
        </w:rPr>
        <w:fldChar w:fldCharType="begin"/>
      </w:r>
      <w:r w:rsidRPr="00B26E5F">
        <w:rPr>
          <w:sz w:val="20"/>
          <w:szCs w:val="20"/>
          <w:rPrChange w:id="2681" w:author="Microsoft Office User" w:date="2023-09-11T13:17:00Z">
            <w:rPr/>
          </w:rPrChange>
        </w:rPr>
        <w:instrText>HYPERLINK "https://www.zotero.org/google-docs/?n2Avay" \h</w:instrText>
      </w:r>
      <w:r w:rsidRPr="00A34D81">
        <w:rPr>
          <w:sz w:val="20"/>
          <w:szCs w:val="20"/>
        </w:rPr>
      </w:r>
      <w:r w:rsidRPr="00B26E5F">
        <w:rPr>
          <w:sz w:val="20"/>
          <w:szCs w:val="20"/>
          <w:rPrChange w:id="2682" w:author="Microsoft Office User" w:date="2023-09-11T13:17:00Z">
            <w:rPr/>
          </w:rPrChange>
        </w:rPr>
        <w:fldChar w:fldCharType="separate"/>
      </w:r>
      <w:r w:rsidRPr="00B26E5F">
        <w:rPr>
          <w:sz w:val="20"/>
          <w:szCs w:val="20"/>
          <w:rPrChange w:id="2683" w:author="Microsoft Office User" w:date="2023-09-11T13:17:00Z">
            <w:rPr/>
          </w:rPrChange>
        </w:rPr>
        <w:t>, 91 (2018).</w:t>
      </w:r>
      <w:r w:rsidRPr="00B26E5F">
        <w:rPr>
          <w:sz w:val="20"/>
          <w:szCs w:val="20"/>
          <w:rPrChange w:id="2684" w:author="Microsoft Office User" w:date="2023-09-11T13:17:00Z">
            <w:rPr/>
          </w:rPrChange>
        </w:rPr>
        <w:fldChar w:fldCharType="end"/>
      </w:r>
    </w:p>
    <w:p w14:paraId="3FBE30E5" w14:textId="77777777" w:rsidR="007B09DE" w:rsidRPr="00B26E5F" w:rsidRDefault="007B09DE">
      <w:pPr>
        <w:snapToGrid w:val="0"/>
        <w:contextualSpacing/>
        <w:rPr>
          <w:sz w:val="20"/>
          <w:szCs w:val="20"/>
          <w:rPrChange w:id="2685" w:author="Microsoft Office User" w:date="2023-09-11T13:17:00Z">
            <w:rPr/>
          </w:rPrChange>
        </w:rPr>
        <w:pPrChange w:id="2686" w:author="Microsoft Office User" w:date="2023-09-11T13:17:00Z">
          <w:pPr/>
        </w:pPrChange>
      </w:pPr>
    </w:p>
    <w:p w14:paraId="126A81E9" w14:textId="77777777" w:rsidR="000C56B0" w:rsidRPr="00B26E5F" w:rsidRDefault="00367A15">
      <w:pPr>
        <w:snapToGrid w:val="0"/>
        <w:contextualSpacing/>
        <w:rPr>
          <w:sz w:val="20"/>
          <w:szCs w:val="20"/>
          <w:rPrChange w:id="2687" w:author="Microsoft Office User" w:date="2023-09-11T13:17:00Z">
            <w:rPr/>
          </w:rPrChange>
        </w:rPr>
        <w:pPrChange w:id="2688" w:author="Microsoft Office User" w:date="2023-09-11T13:17:00Z">
          <w:pPr/>
        </w:pPrChange>
      </w:pPr>
      <w:r w:rsidRPr="00B26E5F">
        <w:rPr>
          <w:sz w:val="20"/>
          <w:szCs w:val="20"/>
          <w:rPrChange w:id="2689" w:author="Microsoft Office User" w:date="2023-09-11T13:17:00Z">
            <w:rPr/>
          </w:rPrChange>
        </w:rPr>
        <w:fldChar w:fldCharType="begin"/>
      </w:r>
      <w:r w:rsidRPr="00B26E5F">
        <w:rPr>
          <w:sz w:val="20"/>
          <w:szCs w:val="20"/>
          <w:rPrChange w:id="2690" w:author="Microsoft Office User" w:date="2023-09-11T13:17:00Z">
            <w:rPr/>
          </w:rPrChange>
        </w:rPr>
        <w:instrText>HYPERLINK "https://www.zotero.org/google-docs/?n2Avay" \h</w:instrText>
      </w:r>
      <w:r w:rsidRPr="00A34D81">
        <w:rPr>
          <w:sz w:val="20"/>
          <w:szCs w:val="20"/>
        </w:rPr>
      </w:r>
      <w:r w:rsidRPr="00B26E5F">
        <w:rPr>
          <w:sz w:val="20"/>
          <w:szCs w:val="20"/>
          <w:rPrChange w:id="2691" w:author="Microsoft Office User" w:date="2023-09-11T13:17:00Z">
            <w:rPr/>
          </w:rPrChange>
        </w:rPr>
        <w:fldChar w:fldCharType="separate"/>
      </w:r>
      <w:r w:rsidRPr="00B26E5F">
        <w:rPr>
          <w:sz w:val="20"/>
          <w:szCs w:val="20"/>
          <w:rPrChange w:id="2692" w:author="Microsoft Office User" w:date="2023-09-11T13:17:00Z">
            <w:rPr/>
          </w:rPrChange>
        </w:rPr>
        <w:t>62.</w:t>
      </w:r>
      <w:r w:rsidRPr="00B26E5F">
        <w:rPr>
          <w:sz w:val="20"/>
          <w:szCs w:val="20"/>
          <w:rPrChange w:id="2693" w:author="Microsoft Office User" w:date="2023-09-11T13:17:00Z">
            <w:rPr/>
          </w:rPrChange>
        </w:rPr>
        <w:tab/>
        <w:t xml:space="preserve">Feng, G., Sun, W., Zhang, F., Karthik, L. &amp; Li, Z. Inhabitancy of active </w:t>
      </w:r>
      <w:proofErr w:type="spellStart"/>
      <w:r w:rsidRPr="00B26E5F">
        <w:rPr>
          <w:sz w:val="20"/>
          <w:szCs w:val="20"/>
          <w:rPrChange w:id="2694" w:author="Microsoft Office User" w:date="2023-09-11T13:17:00Z">
            <w:rPr/>
          </w:rPrChange>
        </w:rPr>
        <w:t>Nitrosopumilus</w:t>
      </w:r>
      <w:proofErr w:type="spellEnd"/>
      <w:r w:rsidRPr="00B26E5F">
        <w:rPr>
          <w:sz w:val="20"/>
          <w:szCs w:val="20"/>
          <w:rPrChange w:id="2695" w:author="Microsoft Office User" w:date="2023-09-11T13:17:00Z">
            <w:rPr/>
          </w:rPrChange>
        </w:rPr>
        <w:t xml:space="preserve">-like ammonia-oxidizing archaea and </w:t>
      </w:r>
      <w:proofErr w:type="spellStart"/>
      <w:r w:rsidRPr="00B26E5F">
        <w:rPr>
          <w:sz w:val="20"/>
          <w:szCs w:val="20"/>
          <w:rPrChange w:id="2696" w:author="Microsoft Office User" w:date="2023-09-11T13:17:00Z">
            <w:rPr/>
          </w:rPrChange>
        </w:rPr>
        <w:t>Nitrospira</w:t>
      </w:r>
      <w:proofErr w:type="spellEnd"/>
      <w:r w:rsidRPr="00B26E5F">
        <w:rPr>
          <w:sz w:val="20"/>
          <w:szCs w:val="20"/>
          <w:rPrChange w:id="2697" w:author="Microsoft Office User" w:date="2023-09-11T13:17:00Z">
            <w:rPr/>
          </w:rPrChange>
        </w:rPr>
        <w:t xml:space="preserve"> nitrite-oxidizing bacteria in the sponge </w:t>
      </w:r>
      <w:proofErr w:type="spellStart"/>
      <w:r w:rsidRPr="00B26E5F">
        <w:rPr>
          <w:sz w:val="20"/>
          <w:szCs w:val="20"/>
          <w:rPrChange w:id="2698" w:author="Microsoft Office User" w:date="2023-09-11T13:17:00Z">
            <w:rPr/>
          </w:rPrChange>
        </w:rPr>
        <w:t>Theonella</w:t>
      </w:r>
      <w:proofErr w:type="spellEnd"/>
      <w:r w:rsidRPr="00B26E5F">
        <w:rPr>
          <w:sz w:val="20"/>
          <w:szCs w:val="20"/>
          <w:rPrChange w:id="2699" w:author="Microsoft Office User" w:date="2023-09-11T13:17:00Z">
            <w:rPr/>
          </w:rPrChange>
        </w:rPr>
        <w:t xml:space="preserve"> </w:t>
      </w:r>
      <w:proofErr w:type="spellStart"/>
      <w:r w:rsidRPr="00B26E5F">
        <w:rPr>
          <w:sz w:val="20"/>
          <w:szCs w:val="20"/>
          <w:rPrChange w:id="2700" w:author="Microsoft Office User" w:date="2023-09-11T13:17:00Z">
            <w:rPr/>
          </w:rPrChange>
        </w:rPr>
        <w:t>swinhoei</w:t>
      </w:r>
      <w:proofErr w:type="spellEnd"/>
      <w:r w:rsidRPr="00B26E5F">
        <w:rPr>
          <w:sz w:val="20"/>
          <w:szCs w:val="20"/>
          <w:rPrChange w:id="2701" w:author="Microsoft Office User" w:date="2023-09-11T13:17:00Z">
            <w:rPr/>
          </w:rPrChange>
        </w:rPr>
        <w:t xml:space="preserve">. </w:t>
      </w:r>
      <w:r w:rsidRPr="00B26E5F">
        <w:rPr>
          <w:sz w:val="20"/>
          <w:szCs w:val="20"/>
          <w:rPrChange w:id="2702" w:author="Microsoft Office User" w:date="2023-09-11T13:17:00Z">
            <w:rPr/>
          </w:rPrChange>
        </w:rPr>
        <w:fldChar w:fldCharType="end"/>
      </w:r>
      <w:r w:rsidRPr="00B26E5F">
        <w:rPr>
          <w:sz w:val="20"/>
          <w:szCs w:val="20"/>
          <w:rPrChange w:id="2703" w:author="Microsoft Office User" w:date="2023-09-11T13:17:00Z">
            <w:rPr/>
          </w:rPrChange>
        </w:rPr>
        <w:fldChar w:fldCharType="begin"/>
      </w:r>
      <w:r w:rsidRPr="00B26E5F">
        <w:rPr>
          <w:sz w:val="20"/>
          <w:szCs w:val="20"/>
          <w:rPrChange w:id="2704" w:author="Microsoft Office User" w:date="2023-09-11T13:17:00Z">
            <w:rPr/>
          </w:rPrChange>
        </w:rPr>
        <w:instrText>HYPERLINK "https://www.zotero.org/google-docs/?n2Avay" \h</w:instrText>
      </w:r>
      <w:r w:rsidRPr="00A34D81">
        <w:rPr>
          <w:sz w:val="20"/>
          <w:szCs w:val="20"/>
        </w:rPr>
      </w:r>
      <w:r w:rsidRPr="00B26E5F">
        <w:rPr>
          <w:sz w:val="20"/>
          <w:szCs w:val="20"/>
          <w:rPrChange w:id="2705" w:author="Microsoft Office User" w:date="2023-09-11T13:17:00Z">
            <w:rPr>
              <w:i/>
            </w:rPr>
          </w:rPrChange>
        </w:rPr>
        <w:fldChar w:fldCharType="separate"/>
      </w:r>
      <w:r w:rsidRPr="00B26E5F">
        <w:rPr>
          <w:i/>
          <w:sz w:val="20"/>
          <w:szCs w:val="20"/>
          <w:rPrChange w:id="2706" w:author="Microsoft Office User" w:date="2023-09-11T13:17:00Z">
            <w:rPr>
              <w:i/>
            </w:rPr>
          </w:rPrChange>
        </w:rPr>
        <w:t xml:space="preserve">Sci. Rep. </w:t>
      </w:r>
      <w:r w:rsidRPr="00B26E5F">
        <w:rPr>
          <w:i/>
          <w:sz w:val="20"/>
          <w:szCs w:val="20"/>
          <w:rPrChange w:id="2707" w:author="Microsoft Office User" w:date="2023-09-11T13:17:00Z">
            <w:rPr>
              <w:i/>
            </w:rPr>
          </w:rPrChange>
        </w:rPr>
        <w:fldChar w:fldCharType="end"/>
      </w:r>
      <w:r w:rsidRPr="00B26E5F">
        <w:rPr>
          <w:sz w:val="20"/>
          <w:szCs w:val="20"/>
          <w:rPrChange w:id="2708" w:author="Microsoft Office User" w:date="2023-09-11T13:17:00Z">
            <w:rPr/>
          </w:rPrChange>
        </w:rPr>
        <w:fldChar w:fldCharType="begin"/>
      </w:r>
      <w:r w:rsidRPr="00B26E5F">
        <w:rPr>
          <w:sz w:val="20"/>
          <w:szCs w:val="20"/>
          <w:rPrChange w:id="2709" w:author="Microsoft Office User" w:date="2023-09-11T13:17:00Z">
            <w:rPr/>
          </w:rPrChange>
        </w:rPr>
        <w:instrText>HYPERLINK "https://www.zotero.org/google-docs/?n2Avay" \h</w:instrText>
      </w:r>
      <w:r w:rsidRPr="00A34D81">
        <w:rPr>
          <w:sz w:val="20"/>
          <w:szCs w:val="20"/>
        </w:rPr>
      </w:r>
      <w:r w:rsidRPr="00B26E5F">
        <w:rPr>
          <w:sz w:val="20"/>
          <w:szCs w:val="20"/>
          <w:rPrChange w:id="2710" w:author="Microsoft Office User" w:date="2023-09-11T13:17:00Z">
            <w:rPr>
              <w:b/>
            </w:rPr>
          </w:rPrChange>
        </w:rPr>
        <w:fldChar w:fldCharType="separate"/>
      </w:r>
      <w:r w:rsidRPr="00B26E5F">
        <w:rPr>
          <w:b/>
          <w:sz w:val="20"/>
          <w:szCs w:val="20"/>
          <w:rPrChange w:id="2711" w:author="Microsoft Office User" w:date="2023-09-11T13:17:00Z">
            <w:rPr>
              <w:b/>
            </w:rPr>
          </w:rPrChange>
        </w:rPr>
        <w:t>6</w:t>
      </w:r>
      <w:r w:rsidRPr="00B26E5F">
        <w:rPr>
          <w:b/>
          <w:sz w:val="20"/>
          <w:szCs w:val="20"/>
          <w:rPrChange w:id="2712" w:author="Microsoft Office User" w:date="2023-09-11T13:17:00Z">
            <w:rPr>
              <w:b/>
            </w:rPr>
          </w:rPrChange>
        </w:rPr>
        <w:fldChar w:fldCharType="end"/>
      </w:r>
      <w:r w:rsidRPr="00B26E5F">
        <w:rPr>
          <w:sz w:val="20"/>
          <w:szCs w:val="20"/>
          <w:rPrChange w:id="2713" w:author="Microsoft Office User" w:date="2023-09-11T13:17:00Z">
            <w:rPr/>
          </w:rPrChange>
        </w:rPr>
        <w:fldChar w:fldCharType="begin"/>
      </w:r>
      <w:r w:rsidRPr="00B26E5F">
        <w:rPr>
          <w:sz w:val="20"/>
          <w:szCs w:val="20"/>
          <w:rPrChange w:id="2714" w:author="Microsoft Office User" w:date="2023-09-11T13:17:00Z">
            <w:rPr/>
          </w:rPrChange>
        </w:rPr>
        <w:instrText>HYPERLINK "https://www.zotero.org/google-docs/?n2Avay" \h</w:instrText>
      </w:r>
      <w:r w:rsidRPr="00A34D81">
        <w:rPr>
          <w:sz w:val="20"/>
          <w:szCs w:val="20"/>
        </w:rPr>
      </w:r>
      <w:r w:rsidRPr="00B26E5F">
        <w:rPr>
          <w:sz w:val="20"/>
          <w:szCs w:val="20"/>
          <w:rPrChange w:id="2715" w:author="Microsoft Office User" w:date="2023-09-11T13:17:00Z">
            <w:rPr/>
          </w:rPrChange>
        </w:rPr>
        <w:fldChar w:fldCharType="separate"/>
      </w:r>
      <w:r w:rsidRPr="00B26E5F">
        <w:rPr>
          <w:sz w:val="20"/>
          <w:szCs w:val="20"/>
          <w:rPrChange w:id="2716" w:author="Microsoft Office User" w:date="2023-09-11T13:17:00Z">
            <w:rPr/>
          </w:rPrChange>
        </w:rPr>
        <w:t>, 1–11 (2016).</w:t>
      </w:r>
      <w:r w:rsidRPr="00B26E5F">
        <w:rPr>
          <w:sz w:val="20"/>
          <w:szCs w:val="20"/>
          <w:rPrChange w:id="2717" w:author="Microsoft Office User" w:date="2023-09-11T13:17:00Z">
            <w:rPr/>
          </w:rPrChange>
        </w:rPr>
        <w:fldChar w:fldCharType="end"/>
      </w:r>
    </w:p>
    <w:p w14:paraId="41E8ECFC" w14:textId="77777777" w:rsidR="007B09DE" w:rsidRPr="00B26E5F" w:rsidRDefault="007B09DE">
      <w:pPr>
        <w:snapToGrid w:val="0"/>
        <w:contextualSpacing/>
        <w:rPr>
          <w:sz w:val="20"/>
          <w:szCs w:val="20"/>
          <w:rPrChange w:id="2718" w:author="Microsoft Office User" w:date="2023-09-11T13:17:00Z">
            <w:rPr/>
          </w:rPrChange>
        </w:rPr>
        <w:pPrChange w:id="2719" w:author="Microsoft Office User" w:date="2023-09-11T13:17:00Z">
          <w:pPr/>
        </w:pPrChange>
      </w:pPr>
    </w:p>
    <w:p w14:paraId="1B068A55" w14:textId="77777777" w:rsidR="000C56B0" w:rsidRPr="00B26E5F" w:rsidRDefault="00367A15">
      <w:pPr>
        <w:snapToGrid w:val="0"/>
        <w:contextualSpacing/>
        <w:rPr>
          <w:sz w:val="20"/>
          <w:szCs w:val="20"/>
          <w:rPrChange w:id="2720" w:author="Microsoft Office User" w:date="2023-09-11T13:17:00Z">
            <w:rPr/>
          </w:rPrChange>
        </w:rPr>
        <w:pPrChange w:id="2721" w:author="Microsoft Office User" w:date="2023-09-11T13:17:00Z">
          <w:pPr/>
        </w:pPrChange>
      </w:pPr>
      <w:r w:rsidRPr="00B26E5F">
        <w:rPr>
          <w:sz w:val="20"/>
          <w:szCs w:val="20"/>
          <w:rPrChange w:id="2722" w:author="Microsoft Office User" w:date="2023-09-11T13:17:00Z">
            <w:rPr/>
          </w:rPrChange>
        </w:rPr>
        <w:fldChar w:fldCharType="begin"/>
      </w:r>
      <w:r w:rsidRPr="00B26E5F">
        <w:rPr>
          <w:sz w:val="20"/>
          <w:szCs w:val="20"/>
          <w:rPrChange w:id="2723" w:author="Microsoft Office User" w:date="2023-09-11T13:17:00Z">
            <w:rPr/>
          </w:rPrChange>
        </w:rPr>
        <w:instrText>HYPERLINK "https://www.zotero.org/google-docs/?n2Avay" \h</w:instrText>
      </w:r>
      <w:r w:rsidRPr="00A34D81">
        <w:rPr>
          <w:sz w:val="20"/>
          <w:szCs w:val="20"/>
        </w:rPr>
      </w:r>
      <w:r w:rsidRPr="00B26E5F">
        <w:rPr>
          <w:sz w:val="20"/>
          <w:szCs w:val="20"/>
          <w:rPrChange w:id="2724" w:author="Microsoft Office User" w:date="2023-09-11T13:17:00Z">
            <w:rPr/>
          </w:rPrChange>
        </w:rPr>
        <w:fldChar w:fldCharType="separate"/>
      </w:r>
      <w:r w:rsidRPr="00B26E5F">
        <w:rPr>
          <w:sz w:val="20"/>
          <w:szCs w:val="20"/>
          <w:rPrChange w:id="2725" w:author="Microsoft Office User" w:date="2023-09-11T13:17:00Z">
            <w:rPr/>
          </w:rPrChange>
        </w:rPr>
        <w:t>63.</w:t>
      </w:r>
      <w:r w:rsidRPr="00B26E5F">
        <w:rPr>
          <w:sz w:val="20"/>
          <w:szCs w:val="20"/>
          <w:rPrChange w:id="2726" w:author="Microsoft Office User" w:date="2023-09-11T13:17:00Z">
            <w:rPr/>
          </w:rPrChange>
        </w:rPr>
        <w:tab/>
        <w:t xml:space="preserve">Kim, S.-H., Kim, J.-H., Park, M.-A., Hwang, S. D. &amp; Kang, J.-C. The toxic effects of ammonia exposure on antioxidant and immune responses in Rockfish, Sebastes </w:t>
      </w:r>
      <w:proofErr w:type="spellStart"/>
      <w:r w:rsidRPr="00B26E5F">
        <w:rPr>
          <w:sz w:val="20"/>
          <w:szCs w:val="20"/>
          <w:rPrChange w:id="2727" w:author="Microsoft Office User" w:date="2023-09-11T13:17:00Z">
            <w:rPr/>
          </w:rPrChange>
        </w:rPr>
        <w:t>schlegelii</w:t>
      </w:r>
      <w:proofErr w:type="spellEnd"/>
      <w:r w:rsidRPr="00B26E5F">
        <w:rPr>
          <w:sz w:val="20"/>
          <w:szCs w:val="20"/>
          <w:rPrChange w:id="2728" w:author="Microsoft Office User" w:date="2023-09-11T13:17:00Z">
            <w:rPr/>
          </w:rPrChange>
        </w:rPr>
        <w:t xml:space="preserve"> during thermal stress. </w:t>
      </w:r>
      <w:r w:rsidRPr="00B26E5F">
        <w:rPr>
          <w:sz w:val="20"/>
          <w:szCs w:val="20"/>
          <w:rPrChange w:id="2729" w:author="Microsoft Office User" w:date="2023-09-11T13:17:00Z">
            <w:rPr/>
          </w:rPrChange>
        </w:rPr>
        <w:fldChar w:fldCharType="end"/>
      </w:r>
      <w:r w:rsidRPr="00B26E5F">
        <w:rPr>
          <w:sz w:val="20"/>
          <w:szCs w:val="20"/>
          <w:rPrChange w:id="2730" w:author="Microsoft Office User" w:date="2023-09-11T13:17:00Z">
            <w:rPr/>
          </w:rPrChange>
        </w:rPr>
        <w:fldChar w:fldCharType="begin"/>
      </w:r>
      <w:r w:rsidRPr="00B26E5F">
        <w:rPr>
          <w:sz w:val="20"/>
          <w:szCs w:val="20"/>
          <w:rPrChange w:id="2731" w:author="Microsoft Office User" w:date="2023-09-11T13:17:00Z">
            <w:rPr/>
          </w:rPrChange>
        </w:rPr>
        <w:instrText>HYPERLINK "https://www.zotero.org/google-docs/?n2Avay" \h</w:instrText>
      </w:r>
      <w:r w:rsidRPr="00A34D81">
        <w:rPr>
          <w:sz w:val="20"/>
          <w:szCs w:val="20"/>
        </w:rPr>
      </w:r>
      <w:r w:rsidRPr="00B26E5F">
        <w:rPr>
          <w:sz w:val="20"/>
          <w:szCs w:val="20"/>
          <w:rPrChange w:id="2732" w:author="Microsoft Office User" w:date="2023-09-11T13:17:00Z">
            <w:rPr>
              <w:i/>
            </w:rPr>
          </w:rPrChange>
        </w:rPr>
        <w:fldChar w:fldCharType="separate"/>
      </w:r>
      <w:r w:rsidRPr="00B26E5F">
        <w:rPr>
          <w:i/>
          <w:sz w:val="20"/>
          <w:szCs w:val="20"/>
          <w:rPrChange w:id="2733" w:author="Microsoft Office User" w:date="2023-09-11T13:17:00Z">
            <w:rPr>
              <w:i/>
            </w:rPr>
          </w:rPrChange>
        </w:rPr>
        <w:t xml:space="preserve">Environ. </w:t>
      </w:r>
      <w:proofErr w:type="spellStart"/>
      <w:r w:rsidRPr="00B26E5F">
        <w:rPr>
          <w:i/>
          <w:sz w:val="20"/>
          <w:szCs w:val="20"/>
          <w:rPrChange w:id="2734" w:author="Microsoft Office User" w:date="2023-09-11T13:17:00Z">
            <w:rPr>
              <w:i/>
            </w:rPr>
          </w:rPrChange>
        </w:rPr>
        <w:t>Toxicol</w:t>
      </w:r>
      <w:proofErr w:type="spellEnd"/>
      <w:r w:rsidRPr="00B26E5F">
        <w:rPr>
          <w:i/>
          <w:sz w:val="20"/>
          <w:szCs w:val="20"/>
          <w:rPrChange w:id="2735" w:author="Microsoft Office User" w:date="2023-09-11T13:17:00Z">
            <w:rPr>
              <w:i/>
            </w:rPr>
          </w:rPrChange>
        </w:rPr>
        <w:t xml:space="preserve">. </w:t>
      </w:r>
      <w:proofErr w:type="spellStart"/>
      <w:r w:rsidRPr="00B26E5F">
        <w:rPr>
          <w:i/>
          <w:sz w:val="20"/>
          <w:szCs w:val="20"/>
          <w:rPrChange w:id="2736" w:author="Microsoft Office User" w:date="2023-09-11T13:17:00Z">
            <w:rPr>
              <w:i/>
            </w:rPr>
          </w:rPrChange>
        </w:rPr>
        <w:t>Pharmacol</w:t>
      </w:r>
      <w:proofErr w:type="spellEnd"/>
      <w:r w:rsidRPr="00B26E5F">
        <w:rPr>
          <w:i/>
          <w:sz w:val="20"/>
          <w:szCs w:val="20"/>
          <w:rPrChange w:id="2737" w:author="Microsoft Office User" w:date="2023-09-11T13:17:00Z">
            <w:rPr>
              <w:i/>
            </w:rPr>
          </w:rPrChange>
        </w:rPr>
        <w:t xml:space="preserve">. </w:t>
      </w:r>
      <w:r w:rsidRPr="00B26E5F">
        <w:rPr>
          <w:i/>
          <w:sz w:val="20"/>
          <w:szCs w:val="20"/>
          <w:rPrChange w:id="2738" w:author="Microsoft Office User" w:date="2023-09-11T13:17:00Z">
            <w:rPr>
              <w:i/>
            </w:rPr>
          </w:rPrChange>
        </w:rPr>
        <w:fldChar w:fldCharType="end"/>
      </w:r>
      <w:r w:rsidRPr="00B26E5F">
        <w:rPr>
          <w:sz w:val="20"/>
          <w:szCs w:val="20"/>
          <w:rPrChange w:id="2739" w:author="Microsoft Office User" w:date="2023-09-11T13:17:00Z">
            <w:rPr/>
          </w:rPrChange>
        </w:rPr>
        <w:fldChar w:fldCharType="begin"/>
      </w:r>
      <w:r w:rsidRPr="00B26E5F">
        <w:rPr>
          <w:sz w:val="20"/>
          <w:szCs w:val="20"/>
          <w:rPrChange w:id="2740" w:author="Microsoft Office User" w:date="2023-09-11T13:17:00Z">
            <w:rPr/>
          </w:rPrChange>
        </w:rPr>
        <w:instrText>HYPERLINK "https://www.zotero.org/google-docs/?n2Avay" \h</w:instrText>
      </w:r>
      <w:r w:rsidRPr="00A34D81">
        <w:rPr>
          <w:sz w:val="20"/>
          <w:szCs w:val="20"/>
        </w:rPr>
      </w:r>
      <w:r w:rsidRPr="00B26E5F">
        <w:rPr>
          <w:sz w:val="20"/>
          <w:szCs w:val="20"/>
          <w:rPrChange w:id="2741" w:author="Microsoft Office User" w:date="2023-09-11T13:17:00Z">
            <w:rPr>
              <w:b/>
            </w:rPr>
          </w:rPrChange>
        </w:rPr>
        <w:fldChar w:fldCharType="separate"/>
      </w:r>
      <w:r w:rsidRPr="00B26E5F">
        <w:rPr>
          <w:b/>
          <w:sz w:val="20"/>
          <w:szCs w:val="20"/>
          <w:rPrChange w:id="2742" w:author="Microsoft Office User" w:date="2023-09-11T13:17:00Z">
            <w:rPr>
              <w:b/>
            </w:rPr>
          </w:rPrChange>
        </w:rPr>
        <w:t>40</w:t>
      </w:r>
      <w:r w:rsidRPr="00B26E5F">
        <w:rPr>
          <w:b/>
          <w:sz w:val="20"/>
          <w:szCs w:val="20"/>
          <w:rPrChange w:id="2743" w:author="Microsoft Office User" w:date="2023-09-11T13:17:00Z">
            <w:rPr>
              <w:b/>
            </w:rPr>
          </w:rPrChange>
        </w:rPr>
        <w:fldChar w:fldCharType="end"/>
      </w:r>
      <w:r w:rsidRPr="00B26E5F">
        <w:rPr>
          <w:sz w:val="20"/>
          <w:szCs w:val="20"/>
          <w:rPrChange w:id="2744" w:author="Microsoft Office User" w:date="2023-09-11T13:17:00Z">
            <w:rPr/>
          </w:rPrChange>
        </w:rPr>
        <w:fldChar w:fldCharType="begin"/>
      </w:r>
      <w:r w:rsidRPr="00B26E5F">
        <w:rPr>
          <w:sz w:val="20"/>
          <w:szCs w:val="20"/>
          <w:rPrChange w:id="2745" w:author="Microsoft Office User" w:date="2023-09-11T13:17:00Z">
            <w:rPr/>
          </w:rPrChange>
        </w:rPr>
        <w:instrText>HYPERLINK "https://www.zotero.org/google-docs/?n2Avay" \h</w:instrText>
      </w:r>
      <w:r w:rsidRPr="00A34D81">
        <w:rPr>
          <w:sz w:val="20"/>
          <w:szCs w:val="20"/>
        </w:rPr>
      </w:r>
      <w:r w:rsidRPr="00B26E5F">
        <w:rPr>
          <w:sz w:val="20"/>
          <w:szCs w:val="20"/>
          <w:rPrChange w:id="2746" w:author="Microsoft Office User" w:date="2023-09-11T13:17:00Z">
            <w:rPr/>
          </w:rPrChange>
        </w:rPr>
        <w:fldChar w:fldCharType="separate"/>
      </w:r>
      <w:r w:rsidRPr="00B26E5F">
        <w:rPr>
          <w:sz w:val="20"/>
          <w:szCs w:val="20"/>
          <w:rPrChange w:id="2747" w:author="Microsoft Office User" w:date="2023-09-11T13:17:00Z">
            <w:rPr/>
          </w:rPrChange>
        </w:rPr>
        <w:t>, 954–959 (2015).</w:t>
      </w:r>
      <w:r w:rsidRPr="00B26E5F">
        <w:rPr>
          <w:sz w:val="20"/>
          <w:szCs w:val="20"/>
          <w:rPrChange w:id="2748" w:author="Microsoft Office User" w:date="2023-09-11T13:17:00Z">
            <w:rPr/>
          </w:rPrChange>
        </w:rPr>
        <w:fldChar w:fldCharType="end"/>
      </w:r>
    </w:p>
    <w:p w14:paraId="471B5CF8" w14:textId="77777777" w:rsidR="007B09DE" w:rsidRPr="00B26E5F" w:rsidRDefault="007B09DE">
      <w:pPr>
        <w:snapToGrid w:val="0"/>
        <w:contextualSpacing/>
        <w:rPr>
          <w:sz w:val="20"/>
          <w:szCs w:val="20"/>
          <w:rPrChange w:id="2749" w:author="Microsoft Office User" w:date="2023-09-11T13:17:00Z">
            <w:rPr/>
          </w:rPrChange>
        </w:rPr>
        <w:pPrChange w:id="2750" w:author="Microsoft Office User" w:date="2023-09-11T13:17:00Z">
          <w:pPr/>
        </w:pPrChange>
      </w:pPr>
    </w:p>
    <w:p w14:paraId="64F5ABAE" w14:textId="77777777" w:rsidR="000C56B0" w:rsidRPr="00B26E5F" w:rsidRDefault="00367A15">
      <w:pPr>
        <w:snapToGrid w:val="0"/>
        <w:contextualSpacing/>
        <w:rPr>
          <w:sz w:val="20"/>
          <w:szCs w:val="20"/>
          <w:rPrChange w:id="2751" w:author="Microsoft Office User" w:date="2023-09-11T13:17:00Z">
            <w:rPr/>
          </w:rPrChange>
        </w:rPr>
        <w:pPrChange w:id="2752" w:author="Microsoft Office User" w:date="2023-09-11T13:17:00Z">
          <w:pPr/>
        </w:pPrChange>
      </w:pPr>
      <w:r w:rsidRPr="00B26E5F">
        <w:rPr>
          <w:sz w:val="20"/>
          <w:szCs w:val="20"/>
          <w:rPrChange w:id="2753" w:author="Microsoft Office User" w:date="2023-09-11T13:17:00Z">
            <w:rPr/>
          </w:rPrChange>
        </w:rPr>
        <w:fldChar w:fldCharType="begin"/>
      </w:r>
      <w:r w:rsidRPr="00B26E5F">
        <w:rPr>
          <w:sz w:val="20"/>
          <w:szCs w:val="20"/>
          <w:rPrChange w:id="2754" w:author="Microsoft Office User" w:date="2023-09-11T13:17:00Z">
            <w:rPr/>
          </w:rPrChange>
        </w:rPr>
        <w:instrText>HYPERLINK "https://www.zotero.org/google-docs/?n2Avay" \h</w:instrText>
      </w:r>
      <w:r w:rsidRPr="00A34D81">
        <w:rPr>
          <w:sz w:val="20"/>
          <w:szCs w:val="20"/>
        </w:rPr>
      </w:r>
      <w:r w:rsidRPr="00B26E5F">
        <w:rPr>
          <w:sz w:val="20"/>
          <w:szCs w:val="20"/>
          <w:rPrChange w:id="2755" w:author="Microsoft Office User" w:date="2023-09-11T13:17:00Z">
            <w:rPr/>
          </w:rPrChange>
        </w:rPr>
        <w:fldChar w:fldCharType="separate"/>
      </w:r>
      <w:r w:rsidRPr="00B26E5F">
        <w:rPr>
          <w:sz w:val="20"/>
          <w:szCs w:val="20"/>
          <w:rPrChange w:id="2756" w:author="Microsoft Office User" w:date="2023-09-11T13:17:00Z">
            <w:rPr/>
          </w:rPrChange>
        </w:rPr>
        <w:t>64.</w:t>
      </w:r>
      <w:r w:rsidRPr="00B26E5F">
        <w:rPr>
          <w:sz w:val="20"/>
          <w:szCs w:val="20"/>
          <w:rPrChange w:id="2757" w:author="Microsoft Office User" w:date="2023-09-11T13:17:00Z">
            <w:rPr/>
          </w:rPrChange>
        </w:rPr>
        <w:tab/>
      </w:r>
      <w:proofErr w:type="spellStart"/>
      <w:r w:rsidRPr="00B26E5F">
        <w:rPr>
          <w:sz w:val="20"/>
          <w:szCs w:val="20"/>
          <w:rPrChange w:id="2758" w:author="Microsoft Office User" w:date="2023-09-11T13:17:00Z">
            <w:rPr/>
          </w:rPrChange>
        </w:rPr>
        <w:t>Kvennefors</w:t>
      </w:r>
      <w:proofErr w:type="spellEnd"/>
      <w:r w:rsidRPr="00B26E5F">
        <w:rPr>
          <w:sz w:val="20"/>
          <w:szCs w:val="20"/>
          <w:rPrChange w:id="2759" w:author="Microsoft Office User" w:date="2023-09-11T13:17:00Z">
            <w:rPr/>
          </w:rPrChange>
        </w:rPr>
        <w:t>, E., Sampayo, E., Ridgway, T., Barnes, A. &amp; Hoegh-Guldberg, O. Bacterial Communities of Two Ubiquitous Great Barrier Reef Corals. (2010).</w:t>
      </w:r>
      <w:r w:rsidRPr="00B26E5F">
        <w:rPr>
          <w:sz w:val="20"/>
          <w:szCs w:val="20"/>
          <w:rPrChange w:id="2760" w:author="Microsoft Office User" w:date="2023-09-11T13:17:00Z">
            <w:rPr/>
          </w:rPrChange>
        </w:rPr>
        <w:fldChar w:fldCharType="end"/>
      </w:r>
    </w:p>
    <w:p w14:paraId="134EFFD8" w14:textId="77777777" w:rsidR="007B09DE" w:rsidRPr="00B26E5F" w:rsidRDefault="007B09DE">
      <w:pPr>
        <w:snapToGrid w:val="0"/>
        <w:contextualSpacing/>
        <w:rPr>
          <w:sz w:val="20"/>
          <w:szCs w:val="20"/>
          <w:rPrChange w:id="2761" w:author="Microsoft Office User" w:date="2023-09-11T13:17:00Z">
            <w:rPr/>
          </w:rPrChange>
        </w:rPr>
        <w:pPrChange w:id="2762" w:author="Microsoft Office User" w:date="2023-09-11T13:17:00Z">
          <w:pPr/>
        </w:pPrChange>
      </w:pPr>
    </w:p>
    <w:p w14:paraId="3FC81305" w14:textId="77777777" w:rsidR="000C56B0" w:rsidRPr="00B26E5F" w:rsidRDefault="00367A15">
      <w:pPr>
        <w:snapToGrid w:val="0"/>
        <w:contextualSpacing/>
        <w:rPr>
          <w:sz w:val="20"/>
          <w:szCs w:val="20"/>
          <w:rPrChange w:id="2763" w:author="Microsoft Office User" w:date="2023-09-11T13:17:00Z">
            <w:rPr/>
          </w:rPrChange>
        </w:rPr>
        <w:pPrChange w:id="2764" w:author="Microsoft Office User" w:date="2023-09-11T13:17:00Z">
          <w:pPr/>
        </w:pPrChange>
      </w:pPr>
      <w:r w:rsidRPr="00B26E5F">
        <w:rPr>
          <w:sz w:val="20"/>
          <w:szCs w:val="20"/>
          <w:rPrChange w:id="2765" w:author="Microsoft Office User" w:date="2023-09-11T13:17:00Z">
            <w:rPr/>
          </w:rPrChange>
        </w:rPr>
        <w:fldChar w:fldCharType="begin"/>
      </w:r>
      <w:r w:rsidRPr="00B26E5F">
        <w:rPr>
          <w:sz w:val="20"/>
          <w:szCs w:val="20"/>
          <w:rPrChange w:id="2766" w:author="Microsoft Office User" w:date="2023-09-11T13:17:00Z">
            <w:rPr/>
          </w:rPrChange>
        </w:rPr>
        <w:instrText>HYPERLINK "https://www.zotero.org/google-docs/?n2Avay" \h</w:instrText>
      </w:r>
      <w:r w:rsidRPr="00A34D81">
        <w:rPr>
          <w:sz w:val="20"/>
          <w:szCs w:val="20"/>
        </w:rPr>
      </w:r>
      <w:r w:rsidRPr="00B26E5F">
        <w:rPr>
          <w:sz w:val="20"/>
          <w:szCs w:val="20"/>
          <w:rPrChange w:id="2767" w:author="Microsoft Office User" w:date="2023-09-11T13:17:00Z">
            <w:rPr/>
          </w:rPrChange>
        </w:rPr>
        <w:fldChar w:fldCharType="separate"/>
      </w:r>
      <w:r w:rsidRPr="00B26E5F">
        <w:rPr>
          <w:sz w:val="20"/>
          <w:szCs w:val="20"/>
          <w:rPrChange w:id="2768" w:author="Microsoft Office User" w:date="2023-09-11T13:17:00Z">
            <w:rPr/>
          </w:rPrChange>
        </w:rPr>
        <w:t>65.</w:t>
      </w:r>
      <w:r w:rsidRPr="00B26E5F">
        <w:rPr>
          <w:sz w:val="20"/>
          <w:szCs w:val="20"/>
          <w:rPrChange w:id="2769" w:author="Microsoft Office User" w:date="2023-09-11T13:17:00Z">
            <w:rPr/>
          </w:rPrChange>
        </w:rPr>
        <w:tab/>
        <w:t xml:space="preserve">Aronson, R. B. &amp; Precht, W. F. White-band disease and the changing face of Caribbean coral reefs. in </w:t>
      </w:r>
      <w:r w:rsidRPr="00B26E5F">
        <w:rPr>
          <w:sz w:val="20"/>
          <w:szCs w:val="20"/>
          <w:rPrChange w:id="2770" w:author="Microsoft Office User" w:date="2023-09-11T13:17:00Z">
            <w:rPr/>
          </w:rPrChange>
        </w:rPr>
        <w:fldChar w:fldCharType="end"/>
      </w:r>
      <w:r w:rsidRPr="00B26E5F">
        <w:rPr>
          <w:sz w:val="20"/>
          <w:szCs w:val="20"/>
          <w:rPrChange w:id="2771" w:author="Microsoft Office User" w:date="2023-09-11T13:17:00Z">
            <w:rPr/>
          </w:rPrChange>
        </w:rPr>
        <w:fldChar w:fldCharType="begin"/>
      </w:r>
      <w:r w:rsidRPr="00B26E5F">
        <w:rPr>
          <w:sz w:val="20"/>
          <w:szCs w:val="20"/>
          <w:rPrChange w:id="2772" w:author="Microsoft Office User" w:date="2023-09-11T13:17:00Z">
            <w:rPr/>
          </w:rPrChange>
        </w:rPr>
        <w:instrText>HYPERLINK "https://www.zotero.org/google-docs/?n2Avay" \h</w:instrText>
      </w:r>
      <w:r w:rsidRPr="00A34D81">
        <w:rPr>
          <w:sz w:val="20"/>
          <w:szCs w:val="20"/>
        </w:rPr>
      </w:r>
      <w:r w:rsidRPr="00B26E5F">
        <w:rPr>
          <w:sz w:val="20"/>
          <w:szCs w:val="20"/>
          <w:rPrChange w:id="2773" w:author="Microsoft Office User" w:date="2023-09-11T13:17:00Z">
            <w:rPr>
              <w:i/>
            </w:rPr>
          </w:rPrChange>
        </w:rPr>
        <w:fldChar w:fldCharType="separate"/>
      </w:r>
      <w:r w:rsidRPr="00B26E5F">
        <w:rPr>
          <w:i/>
          <w:sz w:val="20"/>
          <w:szCs w:val="20"/>
          <w:rPrChange w:id="2774" w:author="Microsoft Office User" w:date="2023-09-11T13:17:00Z">
            <w:rPr>
              <w:i/>
            </w:rPr>
          </w:rPrChange>
        </w:rPr>
        <w:t>The ecology and etiology of newly emerging marine diseases</w:t>
      </w:r>
      <w:r w:rsidRPr="00B26E5F">
        <w:rPr>
          <w:i/>
          <w:sz w:val="20"/>
          <w:szCs w:val="20"/>
          <w:rPrChange w:id="2775" w:author="Microsoft Office User" w:date="2023-09-11T13:17:00Z">
            <w:rPr>
              <w:i/>
            </w:rPr>
          </w:rPrChange>
        </w:rPr>
        <w:fldChar w:fldCharType="end"/>
      </w:r>
      <w:r w:rsidRPr="00B26E5F">
        <w:rPr>
          <w:sz w:val="20"/>
          <w:szCs w:val="20"/>
          <w:rPrChange w:id="2776" w:author="Microsoft Office User" w:date="2023-09-11T13:17:00Z">
            <w:rPr/>
          </w:rPrChange>
        </w:rPr>
        <w:fldChar w:fldCharType="begin"/>
      </w:r>
      <w:r w:rsidRPr="00B26E5F">
        <w:rPr>
          <w:sz w:val="20"/>
          <w:szCs w:val="20"/>
          <w:rPrChange w:id="2777" w:author="Microsoft Office User" w:date="2023-09-11T13:17:00Z">
            <w:rPr/>
          </w:rPrChange>
        </w:rPr>
        <w:instrText>HYPERLINK "https://www.zotero.org/google-docs/?n2Avay" \h</w:instrText>
      </w:r>
      <w:r w:rsidRPr="00A34D81">
        <w:rPr>
          <w:sz w:val="20"/>
          <w:szCs w:val="20"/>
        </w:rPr>
      </w:r>
      <w:r w:rsidRPr="00B26E5F">
        <w:rPr>
          <w:sz w:val="20"/>
          <w:szCs w:val="20"/>
          <w:rPrChange w:id="2778" w:author="Microsoft Office User" w:date="2023-09-11T13:17:00Z">
            <w:rPr/>
          </w:rPrChange>
        </w:rPr>
        <w:fldChar w:fldCharType="separate"/>
      </w:r>
      <w:r w:rsidRPr="00B26E5F">
        <w:rPr>
          <w:sz w:val="20"/>
          <w:szCs w:val="20"/>
          <w:rPrChange w:id="2779" w:author="Microsoft Office User" w:date="2023-09-11T13:17:00Z">
            <w:rPr/>
          </w:rPrChange>
        </w:rPr>
        <w:t xml:space="preserve"> 25–38 (Springer, 2001).</w:t>
      </w:r>
      <w:r w:rsidRPr="00B26E5F">
        <w:rPr>
          <w:sz w:val="20"/>
          <w:szCs w:val="20"/>
          <w:rPrChange w:id="2780" w:author="Microsoft Office User" w:date="2023-09-11T13:17:00Z">
            <w:rPr/>
          </w:rPrChange>
        </w:rPr>
        <w:fldChar w:fldCharType="end"/>
      </w:r>
    </w:p>
    <w:p w14:paraId="6ABDD2C9" w14:textId="77777777" w:rsidR="007B09DE" w:rsidRPr="00B26E5F" w:rsidRDefault="007B09DE">
      <w:pPr>
        <w:snapToGrid w:val="0"/>
        <w:contextualSpacing/>
        <w:rPr>
          <w:sz w:val="20"/>
          <w:szCs w:val="20"/>
          <w:rPrChange w:id="2781" w:author="Microsoft Office User" w:date="2023-09-11T13:17:00Z">
            <w:rPr/>
          </w:rPrChange>
        </w:rPr>
        <w:pPrChange w:id="2782" w:author="Microsoft Office User" w:date="2023-09-11T13:17:00Z">
          <w:pPr/>
        </w:pPrChange>
      </w:pPr>
    </w:p>
    <w:p w14:paraId="798E745D" w14:textId="77777777" w:rsidR="000C56B0" w:rsidRPr="00B26E5F" w:rsidRDefault="00367A15">
      <w:pPr>
        <w:snapToGrid w:val="0"/>
        <w:contextualSpacing/>
        <w:rPr>
          <w:sz w:val="20"/>
          <w:szCs w:val="20"/>
          <w:rPrChange w:id="2783" w:author="Microsoft Office User" w:date="2023-09-11T13:17:00Z">
            <w:rPr/>
          </w:rPrChange>
        </w:rPr>
        <w:pPrChange w:id="2784" w:author="Microsoft Office User" w:date="2023-09-11T13:17:00Z">
          <w:pPr/>
        </w:pPrChange>
      </w:pPr>
      <w:r w:rsidRPr="00B26E5F">
        <w:rPr>
          <w:sz w:val="20"/>
          <w:szCs w:val="20"/>
          <w:rPrChange w:id="2785" w:author="Microsoft Office User" w:date="2023-09-11T13:17:00Z">
            <w:rPr/>
          </w:rPrChange>
        </w:rPr>
        <w:fldChar w:fldCharType="begin"/>
      </w:r>
      <w:r w:rsidRPr="00B26E5F">
        <w:rPr>
          <w:sz w:val="20"/>
          <w:szCs w:val="20"/>
          <w:rPrChange w:id="2786" w:author="Microsoft Office User" w:date="2023-09-11T13:17:00Z">
            <w:rPr/>
          </w:rPrChange>
        </w:rPr>
        <w:instrText>HYPERLINK "https://www.zotero.org/google-docs/?n2Avay" \h</w:instrText>
      </w:r>
      <w:r w:rsidRPr="00A34D81">
        <w:rPr>
          <w:sz w:val="20"/>
          <w:szCs w:val="20"/>
        </w:rPr>
      </w:r>
      <w:r w:rsidRPr="00B26E5F">
        <w:rPr>
          <w:sz w:val="20"/>
          <w:szCs w:val="20"/>
          <w:rPrChange w:id="2787" w:author="Microsoft Office User" w:date="2023-09-11T13:17:00Z">
            <w:rPr/>
          </w:rPrChange>
        </w:rPr>
        <w:fldChar w:fldCharType="separate"/>
      </w:r>
      <w:r w:rsidRPr="00B26E5F">
        <w:rPr>
          <w:sz w:val="20"/>
          <w:szCs w:val="20"/>
          <w:rPrChange w:id="2788" w:author="Microsoft Office User" w:date="2023-09-11T13:17:00Z">
            <w:rPr/>
          </w:rPrChange>
        </w:rPr>
        <w:t>66.</w:t>
      </w:r>
      <w:r w:rsidRPr="00B26E5F">
        <w:rPr>
          <w:sz w:val="20"/>
          <w:szCs w:val="20"/>
          <w:rPrChange w:id="2789" w:author="Microsoft Office User" w:date="2023-09-11T13:17:00Z">
            <w:rPr/>
          </w:rPrChange>
        </w:rPr>
        <w:tab/>
        <w:t xml:space="preserve">Casas, V. </w:t>
      </w:r>
      <w:r w:rsidRPr="00B26E5F">
        <w:rPr>
          <w:sz w:val="20"/>
          <w:szCs w:val="20"/>
          <w:rPrChange w:id="2790" w:author="Microsoft Office User" w:date="2023-09-11T13:17:00Z">
            <w:rPr/>
          </w:rPrChange>
        </w:rPr>
        <w:fldChar w:fldCharType="end"/>
      </w:r>
      <w:r w:rsidRPr="00B26E5F">
        <w:rPr>
          <w:sz w:val="20"/>
          <w:szCs w:val="20"/>
          <w:rPrChange w:id="2791" w:author="Microsoft Office User" w:date="2023-09-11T13:17:00Z">
            <w:rPr/>
          </w:rPrChange>
        </w:rPr>
        <w:fldChar w:fldCharType="begin"/>
      </w:r>
      <w:r w:rsidRPr="00B26E5F">
        <w:rPr>
          <w:sz w:val="20"/>
          <w:szCs w:val="20"/>
          <w:rPrChange w:id="2792" w:author="Microsoft Office User" w:date="2023-09-11T13:17:00Z">
            <w:rPr/>
          </w:rPrChange>
        </w:rPr>
        <w:instrText>HYPERLINK "https://www.zotero.org/google-docs/?n2Avay" \h</w:instrText>
      </w:r>
      <w:r w:rsidRPr="00A34D81">
        <w:rPr>
          <w:sz w:val="20"/>
          <w:szCs w:val="20"/>
        </w:rPr>
      </w:r>
      <w:r w:rsidRPr="00B26E5F">
        <w:rPr>
          <w:sz w:val="20"/>
          <w:szCs w:val="20"/>
          <w:rPrChange w:id="2793" w:author="Microsoft Office User" w:date="2023-09-11T13:17:00Z">
            <w:rPr>
              <w:i/>
            </w:rPr>
          </w:rPrChange>
        </w:rPr>
        <w:fldChar w:fldCharType="separate"/>
      </w:r>
      <w:r w:rsidRPr="00B26E5F">
        <w:rPr>
          <w:i/>
          <w:sz w:val="20"/>
          <w:szCs w:val="20"/>
          <w:rPrChange w:id="2794" w:author="Microsoft Office User" w:date="2023-09-11T13:17:00Z">
            <w:rPr>
              <w:i/>
            </w:rPr>
          </w:rPrChange>
        </w:rPr>
        <w:t>et al.</w:t>
      </w:r>
      <w:r w:rsidRPr="00B26E5F">
        <w:rPr>
          <w:i/>
          <w:sz w:val="20"/>
          <w:szCs w:val="20"/>
          <w:rPrChange w:id="2795" w:author="Microsoft Office User" w:date="2023-09-11T13:17:00Z">
            <w:rPr>
              <w:i/>
            </w:rPr>
          </w:rPrChange>
        </w:rPr>
        <w:fldChar w:fldCharType="end"/>
      </w:r>
      <w:r w:rsidRPr="00B26E5F">
        <w:rPr>
          <w:sz w:val="20"/>
          <w:szCs w:val="20"/>
          <w:rPrChange w:id="2796" w:author="Microsoft Office User" w:date="2023-09-11T13:17:00Z">
            <w:rPr/>
          </w:rPrChange>
        </w:rPr>
        <w:fldChar w:fldCharType="begin"/>
      </w:r>
      <w:r w:rsidRPr="00B26E5F">
        <w:rPr>
          <w:sz w:val="20"/>
          <w:szCs w:val="20"/>
          <w:rPrChange w:id="2797" w:author="Microsoft Office User" w:date="2023-09-11T13:17:00Z">
            <w:rPr/>
          </w:rPrChange>
        </w:rPr>
        <w:instrText>HYPERLINK "https://www.zotero.org/google-docs/?n2Avay" \h</w:instrText>
      </w:r>
      <w:r w:rsidRPr="00A34D81">
        <w:rPr>
          <w:sz w:val="20"/>
          <w:szCs w:val="20"/>
        </w:rPr>
      </w:r>
      <w:r w:rsidRPr="00B26E5F">
        <w:rPr>
          <w:sz w:val="20"/>
          <w:szCs w:val="20"/>
          <w:rPrChange w:id="2798" w:author="Microsoft Office User" w:date="2023-09-11T13:17:00Z">
            <w:rPr/>
          </w:rPrChange>
        </w:rPr>
        <w:fldChar w:fldCharType="separate"/>
      </w:r>
      <w:r w:rsidRPr="00B26E5F">
        <w:rPr>
          <w:sz w:val="20"/>
          <w:szCs w:val="20"/>
          <w:rPrChange w:id="2799" w:author="Microsoft Office User" w:date="2023-09-11T13:17:00Z">
            <w:rPr/>
          </w:rPrChange>
        </w:rPr>
        <w:t xml:space="preserve"> Widespread association of a </w:t>
      </w:r>
      <w:proofErr w:type="spellStart"/>
      <w:r w:rsidRPr="00B26E5F">
        <w:rPr>
          <w:sz w:val="20"/>
          <w:szCs w:val="20"/>
          <w:rPrChange w:id="2800" w:author="Microsoft Office User" w:date="2023-09-11T13:17:00Z">
            <w:rPr/>
          </w:rPrChange>
        </w:rPr>
        <w:t>Rickettsiales</w:t>
      </w:r>
      <w:proofErr w:type="spellEnd"/>
      <w:r w:rsidRPr="00B26E5F">
        <w:rPr>
          <w:sz w:val="20"/>
          <w:szCs w:val="20"/>
          <w:rPrChange w:id="2801" w:author="Microsoft Office User" w:date="2023-09-11T13:17:00Z">
            <w:rPr/>
          </w:rPrChange>
        </w:rPr>
        <w:t xml:space="preserve">‐like bacterium with reef‐building corals. </w:t>
      </w:r>
      <w:r w:rsidRPr="00B26E5F">
        <w:rPr>
          <w:sz w:val="20"/>
          <w:szCs w:val="20"/>
          <w:rPrChange w:id="2802" w:author="Microsoft Office User" w:date="2023-09-11T13:17:00Z">
            <w:rPr/>
          </w:rPrChange>
        </w:rPr>
        <w:fldChar w:fldCharType="end"/>
      </w:r>
      <w:r w:rsidRPr="00B26E5F">
        <w:rPr>
          <w:sz w:val="20"/>
          <w:szCs w:val="20"/>
          <w:rPrChange w:id="2803" w:author="Microsoft Office User" w:date="2023-09-11T13:17:00Z">
            <w:rPr/>
          </w:rPrChange>
        </w:rPr>
        <w:fldChar w:fldCharType="begin"/>
      </w:r>
      <w:r w:rsidRPr="00B26E5F">
        <w:rPr>
          <w:sz w:val="20"/>
          <w:szCs w:val="20"/>
          <w:rPrChange w:id="2804" w:author="Microsoft Office User" w:date="2023-09-11T13:17:00Z">
            <w:rPr/>
          </w:rPrChange>
        </w:rPr>
        <w:instrText>HYPERLINK "https://www.zotero.org/google-docs/?n2Avay" \h</w:instrText>
      </w:r>
      <w:r w:rsidRPr="00A34D81">
        <w:rPr>
          <w:sz w:val="20"/>
          <w:szCs w:val="20"/>
        </w:rPr>
      </w:r>
      <w:r w:rsidRPr="00B26E5F">
        <w:rPr>
          <w:sz w:val="20"/>
          <w:szCs w:val="20"/>
          <w:rPrChange w:id="2805" w:author="Microsoft Office User" w:date="2023-09-11T13:17:00Z">
            <w:rPr>
              <w:i/>
            </w:rPr>
          </w:rPrChange>
        </w:rPr>
        <w:fldChar w:fldCharType="separate"/>
      </w:r>
      <w:r w:rsidRPr="00B26E5F">
        <w:rPr>
          <w:i/>
          <w:sz w:val="20"/>
          <w:szCs w:val="20"/>
          <w:rPrChange w:id="2806" w:author="Microsoft Office User" w:date="2023-09-11T13:17:00Z">
            <w:rPr>
              <w:i/>
            </w:rPr>
          </w:rPrChange>
        </w:rPr>
        <w:t xml:space="preserve">Environ. </w:t>
      </w:r>
      <w:proofErr w:type="spellStart"/>
      <w:r w:rsidRPr="00B26E5F">
        <w:rPr>
          <w:i/>
          <w:sz w:val="20"/>
          <w:szCs w:val="20"/>
          <w:rPrChange w:id="2807" w:author="Microsoft Office User" w:date="2023-09-11T13:17:00Z">
            <w:rPr>
              <w:i/>
            </w:rPr>
          </w:rPrChange>
        </w:rPr>
        <w:t>Microbiol</w:t>
      </w:r>
      <w:proofErr w:type="spellEnd"/>
      <w:r w:rsidRPr="00B26E5F">
        <w:rPr>
          <w:i/>
          <w:sz w:val="20"/>
          <w:szCs w:val="20"/>
          <w:rPrChange w:id="2808" w:author="Microsoft Office User" w:date="2023-09-11T13:17:00Z">
            <w:rPr>
              <w:i/>
            </w:rPr>
          </w:rPrChange>
        </w:rPr>
        <w:t xml:space="preserve">. </w:t>
      </w:r>
      <w:r w:rsidRPr="00B26E5F">
        <w:rPr>
          <w:i/>
          <w:sz w:val="20"/>
          <w:szCs w:val="20"/>
          <w:rPrChange w:id="2809" w:author="Microsoft Office User" w:date="2023-09-11T13:17:00Z">
            <w:rPr>
              <w:i/>
            </w:rPr>
          </w:rPrChange>
        </w:rPr>
        <w:fldChar w:fldCharType="end"/>
      </w:r>
      <w:r w:rsidRPr="00B26E5F">
        <w:rPr>
          <w:sz w:val="20"/>
          <w:szCs w:val="20"/>
          <w:rPrChange w:id="2810" w:author="Microsoft Office User" w:date="2023-09-11T13:17:00Z">
            <w:rPr/>
          </w:rPrChange>
        </w:rPr>
        <w:fldChar w:fldCharType="begin"/>
      </w:r>
      <w:r w:rsidRPr="00B26E5F">
        <w:rPr>
          <w:sz w:val="20"/>
          <w:szCs w:val="20"/>
          <w:rPrChange w:id="2811" w:author="Microsoft Office User" w:date="2023-09-11T13:17:00Z">
            <w:rPr/>
          </w:rPrChange>
        </w:rPr>
        <w:instrText>HYPERLINK "https://www.zotero.org/google-docs/?n2Avay" \h</w:instrText>
      </w:r>
      <w:r w:rsidRPr="00A34D81">
        <w:rPr>
          <w:sz w:val="20"/>
          <w:szCs w:val="20"/>
        </w:rPr>
      </w:r>
      <w:r w:rsidRPr="00B26E5F">
        <w:rPr>
          <w:sz w:val="20"/>
          <w:szCs w:val="20"/>
          <w:rPrChange w:id="2812" w:author="Microsoft Office User" w:date="2023-09-11T13:17:00Z">
            <w:rPr>
              <w:b/>
            </w:rPr>
          </w:rPrChange>
        </w:rPr>
        <w:fldChar w:fldCharType="separate"/>
      </w:r>
      <w:r w:rsidRPr="00B26E5F">
        <w:rPr>
          <w:b/>
          <w:sz w:val="20"/>
          <w:szCs w:val="20"/>
          <w:rPrChange w:id="2813" w:author="Microsoft Office User" w:date="2023-09-11T13:17:00Z">
            <w:rPr>
              <w:b/>
            </w:rPr>
          </w:rPrChange>
        </w:rPr>
        <w:t>6</w:t>
      </w:r>
      <w:r w:rsidRPr="00B26E5F">
        <w:rPr>
          <w:b/>
          <w:sz w:val="20"/>
          <w:szCs w:val="20"/>
          <w:rPrChange w:id="2814" w:author="Microsoft Office User" w:date="2023-09-11T13:17:00Z">
            <w:rPr>
              <w:b/>
            </w:rPr>
          </w:rPrChange>
        </w:rPr>
        <w:fldChar w:fldCharType="end"/>
      </w:r>
      <w:r w:rsidRPr="00B26E5F">
        <w:rPr>
          <w:sz w:val="20"/>
          <w:szCs w:val="20"/>
          <w:rPrChange w:id="2815" w:author="Microsoft Office User" w:date="2023-09-11T13:17:00Z">
            <w:rPr/>
          </w:rPrChange>
        </w:rPr>
        <w:fldChar w:fldCharType="begin"/>
      </w:r>
      <w:r w:rsidRPr="00B26E5F">
        <w:rPr>
          <w:sz w:val="20"/>
          <w:szCs w:val="20"/>
          <w:rPrChange w:id="2816" w:author="Microsoft Office User" w:date="2023-09-11T13:17:00Z">
            <w:rPr/>
          </w:rPrChange>
        </w:rPr>
        <w:instrText>HYPERLINK "https://www.zotero.org/google-docs/?n2Avay" \h</w:instrText>
      </w:r>
      <w:r w:rsidRPr="00A34D81">
        <w:rPr>
          <w:sz w:val="20"/>
          <w:szCs w:val="20"/>
        </w:rPr>
      </w:r>
      <w:r w:rsidRPr="00B26E5F">
        <w:rPr>
          <w:sz w:val="20"/>
          <w:szCs w:val="20"/>
          <w:rPrChange w:id="2817" w:author="Microsoft Office User" w:date="2023-09-11T13:17:00Z">
            <w:rPr/>
          </w:rPrChange>
        </w:rPr>
        <w:fldChar w:fldCharType="separate"/>
      </w:r>
      <w:r w:rsidRPr="00B26E5F">
        <w:rPr>
          <w:sz w:val="20"/>
          <w:szCs w:val="20"/>
          <w:rPrChange w:id="2818" w:author="Microsoft Office User" w:date="2023-09-11T13:17:00Z">
            <w:rPr/>
          </w:rPrChange>
        </w:rPr>
        <w:t>, 1137–1148 (2004).</w:t>
      </w:r>
      <w:r w:rsidRPr="00B26E5F">
        <w:rPr>
          <w:sz w:val="20"/>
          <w:szCs w:val="20"/>
          <w:rPrChange w:id="2819" w:author="Microsoft Office User" w:date="2023-09-11T13:17:00Z">
            <w:rPr/>
          </w:rPrChange>
        </w:rPr>
        <w:fldChar w:fldCharType="end"/>
      </w:r>
    </w:p>
    <w:p w14:paraId="000ED129" w14:textId="77777777" w:rsidR="007B09DE" w:rsidRPr="00B26E5F" w:rsidRDefault="007B09DE">
      <w:pPr>
        <w:snapToGrid w:val="0"/>
        <w:contextualSpacing/>
        <w:rPr>
          <w:sz w:val="20"/>
          <w:szCs w:val="20"/>
          <w:rPrChange w:id="2820" w:author="Microsoft Office User" w:date="2023-09-11T13:17:00Z">
            <w:rPr/>
          </w:rPrChange>
        </w:rPr>
        <w:pPrChange w:id="2821" w:author="Microsoft Office User" w:date="2023-09-11T13:17:00Z">
          <w:pPr/>
        </w:pPrChange>
      </w:pPr>
    </w:p>
    <w:p w14:paraId="691313E9" w14:textId="77777777" w:rsidR="000C56B0" w:rsidRPr="00B26E5F" w:rsidRDefault="00367A15">
      <w:pPr>
        <w:snapToGrid w:val="0"/>
        <w:contextualSpacing/>
        <w:rPr>
          <w:sz w:val="20"/>
          <w:szCs w:val="20"/>
          <w:rPrChange w:id="2822" w:author="Microsoft Office User" w:date="2023-09-11T13:17:00Z">
            <w:rPr/>
          </w:rPrChange>
        </w:rPr>
        <w:pPrChange w:id="2823" w:author="Microsoft Office User" w:date="2023-09-11T13:17:00Z">
          <w:pPr/>
        </w:pPrChange>
      </w:pPr>
      <w:r w:rsidRPr="00B26E5F">
        <w:rPr>
          <w:sz w:val="20"/>
          <w:szCs w:val="20"/>
          <w:rPrChange w:id="2824" w:author="Microsoft Office User" w:date="2023-09-11T13:17:00Z">
            <w:rPr/>
          </w:rPrChange>
        </w:rPr>
        <w:fldChar w:fldCharType="begin"/>
      </w:r>
      <w:r w:rsidRPr="00B26E5F">
        <w:rPr>
          <w:sz w:val="20"/>
          <w:szCs w:val="20"/>
          <w:rPrChange w:id="2825" w:author="Microsoft Office User" w:date="2023-09-11T13:17:00Z">
            <w:rPr/>
          </w:rPrChange>
        </w:rPr>
        <w:instrText>HYPERLINK "https://www.zotero.org/google-docs/?n2Avay" \h</w:instrText>
      </w:r>
      <w:r w:rsidRPr="00A34D81">
        <w:rPr>
          <w:sz w:val="20"/>
          <w:szCs w:val="20"/>
        </w:rPr>
      </w:r>
      <w:r w:rsidRPr="00B26E5F">
        <w:rPr>
          <w:sz w:val="20"/>
          <w:szCs w:val="20"/>
          <w:rPrChange w:id="2826" w:author="Microsoft Office User" w:date="2023-09-11T13:17:00Z">
            <w:rPr/>
          </w:rPrChange>
        </w:rPr>
        <w:fldChar w:fldCharType="separate"/>
      </w:r>
      <w:r w:rsidRPr="00B26E5F">
        <w:rPr>
          <w:sz w:val="20"/>
          <w:szCs w:val="20"/>
          <w:rPrChange w:id="2827" w:author="Microsoft Office User" w:date="2023-09-11T13:17:00Z">
            <w:rPr/>
          </w:rPrChange>
        </w:rPr>
        <w:t>67.</w:t>
      </w:r>
      <w:r w:rsidRPr="00B26E5F">
        <w:rPr>
          <w:sz w:val="20"/>
          <w:szCs w:val="20"/>
          <w:rPrChange w:id="2828" w:author="Microsoft Office User" w:date="2023-09-11T13:17:00Z">
            <w:rPr/>
          </w:rPrChange>
        </w:rPr>
        <w:tab/>
      </w:r>
      <w:proofErr w:type="spellStart"/>
      <w:r w:rsidRPr="00B26E5F">
        <w:rPr>
          <w:sz w:val="20"/>
          <w:szCs w:val="20"/>
          <w:rPrChange w:id="2829" w:author="Microsoft Office User" w:date="2023-09-11T13:17:00Z">
            <w:rPr/>
          </w:rPrChange>
        </w:rPr>
        <w:t>Gignoux</w:t>
      </w:r>
      <w:proofErr w:type="spellEnd"/>
      <w:r w:rsidRPr="00B26E5F">
        <w:rPr>
          <w:sz w:val="20"/>
          <w:szCs w:val="20"/>
          <w:rPrChange w:id="2830" w:author="Microsoft Office User" w:date="2023-09-11T13:17:00Z">
            <w:rPr/>
          </w:rPrChange>
        </w:rPr>
        <w:t xml:space="preserve">-Wolfsohn, S., Marks, C. J. &amp; Vollmer, S. V. White Band Disease transmission in the threatened coral, </w:t>
      </w:r>
      <w:r w:rsidRPr="00B26E5F">
        <w:rPr>
          <w:i/>
          <w:iCs/>
          <w:sz w:val="20"/>
          <w:szCs w:val="20"/>
          <w:rPrChange w:id="2831" w:author="Microsoft Office User" w:date="2023-09-11T13:17:00Z">
            <w:rPr>
              <w:i/>
              <w:iCs/>
            </w:rPr>
          </w:rPrChange>
        </w:rPr>
        <w:t xml:space="preserve">Acropora </w:t>
      </w:r>
      <w:proofErr w:type="spellStart"/>
      <w:r w:rsidRPr="00B26E5F">
        <w:rPr>
          <w:i/>
          <w:iCs/>
          <w:sz w:val="20"/>
          <w:szCs w:val="20"/>
          <w:rPrChange w:id="2832" w:author="Microsoft Office User" w:date="2023-09-11T13:17:00Z">
            <w:rPr>
              <w:i/>
              <w:iCs/>
            </w:rPr>
          </w:rPrChange>
        </w:rPr>
        <w:t>cervicornis</w:t>
      </w:r>
      <w:proofErr w:type="spellEnd"/>
      <w:r w:rsidRPr="00B26E5F">
        <w:rPr>
          <w:sz w:val="20"/>
          <w:szCs w:val="20"/>
          <w:rPrChange w:id="2833" w:author="Microsoft Office User" w:date="2023-09-11T13:17:00Z">
            <w:rPr/>
          </w:rPrChange>
        </w:rPr>
        <w:t xml:space="preserve">. </w:t>
      </w:r>
      <w:r w:rsidRPr="00B26E5F">
        <w:rPr>
          <w:sz w:val="20"/>
          <w:szCs w:val="20"/>
          <w:rPrChange w:id="2834" w:author="Microsoft Office User" w:date="2023-09-11T13:17:00Z">
            <w:rPr/>
          </w:rPrChange>
        </w:rPr>
        <w:fldChar w:fldCharType="end"/>
      </w:r>
      <w:r w:rsidRPr="00B26E5F">
        <w:rPr>
          <w:sz w:val="20"/>
          <w:szCs w:val="20"/>
          <w:rPrChange w:id="2835" w:author="Microsoft Office User" w:date="2023-09-11T13:17:00Z">
            <w:rPr/>
          </w:rPrChange>
        </w:rPr>
        <w:fldChar w:fldCharType="begin"/>
      </w:r>
      <w:r w:rsidRPr="00B26E5F">
        <w:rPr>
          <w:sz w:val="20"/>
          <w:szCs w:val="20"/>
          <w:rPrChange w:id="2836" w:author="Microsoft Office User" w:date="2023-09-11T13:17:00Z">
            <w:rPr/>
          </w:rPrChange>
        </w:rPr>
        <w:instrText>HYPERLINK "https://www.zotero.org/google-docs/?n2Avay" \h</w:instrText>
      </w:r>
      <w:r w:rsidRPr="00A34D81">
        <w:rPr>
          <w:sz w:val="20"/>
          <w:szCs w:val="20"/>
        </w:rPr>
      </w:r>
      <w:r w:rsidRPr="00B26E5F">
        <w:rPr>
          <w:sz w:val="20"/>
          <w:szCs w:val="20"/>
          <w:rPrChange w:id="2837" w:author="Microsoft Office User" w:date="2023-09-11T13:17:00Z">
            <w:rPr>
              <w:i/>
            </w:rPr>
          </w:rPrChange>
        </w:rPr>
        <w:fldChar w:fldCharType="separate"/>
      </w:r>
      <w:r w:rsidRPr="00B26E5F">
        <w:rPr>
          <w:i/>
          <w:sz w:val="20"/>
          <w:szCs w:val="20"/>
          <w:rPrChange w:id="2838" w:author="Microsoft Office User" w:date="2023-09-11T13:17:00Z">
            <w:rPr>
              <w:i/>
            </w:rPr>
          </w:rPrChange>
        </w:rPr>
        <w:t xml:space="preserve">Sci. Rep. </w:t>
      </w:r>
      <w:r w:rsidRPr="00B26E5F">
        <w:rPr>
          <w:i/>
          <w:sz w:val="20"/>
          <w:szCs w:val="20"/>
          <w:rPrChange w:id="2839" w:author="Microsoft Office User" w:date="2023-09-11T13:17:00Z">
            <w:rPr>
              <w:i/>
            </w:rPr>
          </w:rPrChange>
        </w:rPr>
        <w:fldChar w:fldCharType="end"/>
      </w:r>
      <w:r w:rsidRPr="00B26E5F">
        <w:rPr>
          <w:sz w:val="20"/>
          <w:szCs w:val="20"/>
          <w:rPrChange w:id="2840" w:author="Microsoft Office User" w:date="2023-09-11T13:17:00Z">
            <w:rPr/>
          </w:rPrChange>
        </w:rPr>
        <w:fldChar w:fldCharType="begin"/>
      </w:r>
      <w:r w:rsidRPr="00B26E5F">
        <w:rPr>
          <w:sz w:val="20"/>
          <w:szCs w:val="20"/>
          <w:rPrChange w:id="2841" w:author="Microsoft Office User" w:date="2023-09-11T13:17:00Z">
            <w:rPr/>
          </w:rPrChange>
        </w:rPr>
        <w:instrText>HYPERLINK "https://www.zotero.org/google-docs/?n2Avay" \h</w:instrText>
      </w:r>
      <w:r w:rsidRPr="00A34D81">
        <w:rPr>
          <w:sz w:val="20"/>
          <w:szCs w:val="20"/>
        </w:rPr>
      </w:r>
      <w:r w:rsidRPr="00B26E5F">
        <w:rPr>
          <w:sz w:val="20"/>
          <w:szCs w:val="20"/>
          <w:rPrChange w:id="2842" w:author="Microsoft Office User" w:date="2023-09-11T13:17:00Z">
            <w:rPr>
              <w:b/>
            </w:rPr>
          </w:rPrChange>
        </w:rPr>
        <w:fldChar w:fldCharType="separate"/>
      </w:r>
      <w:r w:rsidRPr="00B26E5F">
        <w:rPr>
          <w:b/>
          <w:sz w:val="20"/>
          <w:szCs w:val="20"/>
          <w:rPrChange w:id="2843" w:author="Microsoft Office User" w:date="2023-09-11T13:17:00Z">
            <w:rPr>
              <w:b/>
            </w:rPr>
          </w:rPrChange>
        </w:rPr>
        <w:t>2</w:t>
      </w:r>
      <w:r w:rsidRPr="00B26E5F">
        <w:rPr>
          <w:b/>
          <w:sz w:val="20"/>
          <w:szCs w:val="20"/>
          <w:rPrChange w:id="2844" w:author="Microsoft Office User" w:date="2023-09-11T13:17:00Z">
            <w:rPr>
              <w:b/>
            </w:rPr>
          </w:rPrChange>
        </w:rPr>
        <w:fldChar w:fldCharType="end"/>
      </w:r>
      <w:r w:rsidRPr="00B26E5F">
        <w:rPr>
          <w:sz w:val="20"/>
          <w:szCs w:val="20"/>
          <w:rPrChange w:id="2845" w:author="Microsoft Office User" w:date="2023-09-11T13:17:00Z">
            <w:rPr/>
          </w:rPrChange>
        </w:rPr>
        <w:fldChar w:fldCharType="begin"/>
      </w:r>
      <w:r w:rsidRPr="00B26E5F">
        <w:rPr>
          <w:sz w:val="20"/>
          <w:szCs w:val="20"/>
          <w:rPrChange w:id="2846" w:author="Microsoft Office User" w:date="2023-09-11T13:17:00Z">
            <w:rPr/>
          </w:rPrChange>
        </w:rPr>
        <w:instrText>HYPERLINK "https://www.zotero.org/google-docs/?n2Avay" \h</w:instrText>
      </w:r>
      <w:r w:rsidRPr="00A34D81">
        <w:rPr>
          <w:sz w:val="20"/>
          <w:szCs w:val="20"/>
        </w:rPr>
      </w:r>
      <w:r w:rsidRPr="00B26E5F">
        <w:rPr>
          <w:sz w:val="20"/>
          <w:szCs w:val="20"/>
          <w:rPrChange w:id="2847" w:author="Microsoft Office User" w:date="2023-09-11T13:17:00Z">
            <w:rPr/>
          </w:rPrChange>
        </w:rPr>
        <w:fldChar w:fldCharType="separate"/>
      </w:r>
      <w:r w:rsidRPr="00B26E5F">
        <w:rPr>
          <w:sz w:val="20"/>
          <w:szCs w:val="20"/>
          <w:rPrChange w:id="2848" w:author="Microsoft Office User" w:date="2023-09-11T13:17:00Z">
            <w:rPr/>
          </w:rPrChange>
        </w:rPr>
        <w:t>, 1–3 (2012).</w:t>
      </w:r>
      <w:r w:rsidRPr="00B26E5F">
        <w:rPr>
          <w:sz w:val="20"/>
          <w:szCs w:val="20"/>
          <w:rPrChange w:id="2849" w:author="Microsoft Office User" w:date="2023-09-11T13:17:00Z">
            <w:rPr/>
          </w:rPrChange>
        </w:rPr>
        <w:fldChar w:fldCharType="end"/>
      </w:r>
    </w:p>
    <w:p w14:paraId="287C98FB" w14:textId="77777777" w:rsidR="007B09DE" w:rsidRPr="00B26E5F" w:rsidRDefault="007B09DE">
      <w:pPr>
        <w:snapToGrid w:val="0"/>
        <w:contextualSpacing/>
        <w:rPr>
          <w:sz w:val="20"/>
          <w:szCs w:val="20"/>
          <w:rPrChange w:id="2850" w:author="Microsoft Office User" w:date="2023-09-11T13:17:00Z">
            <w:rPr/>
          </w:rPrChange>
        </w:rPr>
        <w:pPrChange w:id="2851" w:author="Microsoft Office User" w:date="2023-09-11T13:17:00Z">
          <w:pPr/>
        </w:pPrChange>
      </w:pPr>
    </w:p>
    <w:p w14:paraId="1BEFC2DD" w14:textId="77777777" w:rsidR="000C56B0" w:rsidRPr="00B26E5F" w:rsidRDefault="00367A15">
      <w:pPr>
        <w:snapToGrid w:val="0"/>
        <w:contextualSpacing/>
        <w:rPr>
          <w:sz w:val="20"/>
          <w:szCs w:val="20"/>
          <w:rPrChange w:id="2852" w:author="Microsoft Office User" w:date="2023-09-11T13:17:00Z">
            <w:rPr/>
          </w:rPrChange>
        </w:rPr>
        <w:pPrChange w:id="2853" w:author="Microsoft Office User" w:date="2023-09-11T13:17:00Z">
          <w:pPr/>
        </w:pPrChange>
      </w:pPr>
      <w:r w:rsidRPr="00B26E5F">
        <w:rPr>
          <w:sz w:val="20"/>
          <w:szCs w:val="20"/>
          <w:rPrChange w:id="2854" w:author="Microsoft Office User" w:date="2023-09-11T13:17:00Z">
            <w:rPr/>
          </w:rPrChange>
        </w:rPr>
        <w:fldChar w:fldCharType="begin"/>
      </w:r>
      <w:r w:rsidRPr="00B26E5F">
        <w:rPr>
          <w:sz w:val="20"/>
          <w:szCs w:val="20"/>
          <w:rPrChange w:id="2855" w:author="Microsoft Office User" w:date="2023-09-11T13:17:00Z">
            <w:rPr/>
          </w:rPrChange>
        </w:rPr>
        <w:instrText>HYPERLINK "https://www.zotero.org/google-docs/?n2Avay" \h</w:instrText>
      </w:r>
      <w:r w:rsidRPr="00A34D81">
        <w:rPr>
          <w:sz w:val="20"/>
          <w:szCs w:val="20"/>
        </w:rPr>
      </w:r>
      <w:r w:rsidRPr="00B26E5F">
        <w:rPr>
          <w:sz w:val="20"/>
          <w:szCs w:val="20"/>
          <w:rPrChange w:id="2856" w:author="Microsoft Office User" w:date="2023-09-11T13:17:00Z">
            <w:rPr/>
          </w:rPrChange>
        </w:rPr>
        <w:fldChar w:fldCharType="separate"/>
      </w:r>
      <w:r w:rsidRPr="00B26E5F">
        <w:rPr>
          <w:sz w:val="20"/>
          <w:szCs w:val="20"/>
          <w:rPrChange w:id="2857" w:author="Microsoft Office User" w:date="2023-09-11T13:17:00Z">
            <w:rPr/>
          </w:rPrChange>
        </w:rPr>
        <w:t>68.</w:t>
      </w:r>
      <w:r w:rsidRPr="00B26E5F">
        <w:rPr>
          <w:sz w:val="20"/>
          <w:szCs w:val="20"/>
          <w:rPrChange w:id="2858" w:author="Microsoft Office User" w:date="2023-09-11T13:17:00Z">
            <w:rPr/>
          </w:rPrChange>
        </w:rPr>
        <w:tab/>
        <w:t xml:space="preserve">Miller, M. W., Lohr, K. E., Cameron, C. M., Williams, D. E. &amp; Peters, E. C. Disease dynamics and potential mitigation among restored and wild staghorn coral, </w:t>
      </w:r>
      <w:r w:rsidRPr="00B26E5F">
        <w:rPr>
          <w:i/>
          <w:iCs/>
          <w:sz w:val="20"/>
          <w:szCs w:val="20"/>
          <w:rPrChange w:id="2859" w:author="Microsoft Office User" w:date="2023-09-11T13:17:00Z">
            <w:rPr>
              <w:i/>
              <w:iCs/>
            </w:rPr>
          </w:rPrChange>
        </w:rPr>
        <w:t xml:space="preserve">Acropora </w:t>
      </w:r>
      <w:proofErr w:type="spellStart"/>
      <w:r w:rsidRPr="00B26E5F">
        <w:rPr>
          <w:i/>
          <w:iCs/>
          <w:sz w:val="20"/>
          <w:szCs w:val="20"/>
          <w:rPrChange w:id="2860" w:author="Microsoft Office User" w:date="2023-09-11T13:17:00Z">
            <w:rPr>
              <w:i/>
              <w:iCs/>
            </w:rPr>
          </w:rPrChange>
        </w:rPr>
        <w:t>cervicornis</w:t>
      </w:r>
      <w:proofErr w:type="spellEnd"/>
      <w:r w:rsidRPr="00B26E5F">
        <w:rPr>
          <w:sz w:val="20"/>
          <w:szCs w:val="20"/>
          <w:rPrChange w:id="2861" w:author="Microsoft Office User" w:date="2023-09-11T13:17:00Z">
            <w:rPr/>
          </w:rPrChange>
        </w:rPr>
        <w:t xml:space="preserve">. </w:t>
      </w:r>
      <w:r w:rsidRPr="00B26E5F">
        <w:rPr>
          <w:sz w:val="20"/>
          <w:szCs w:val="20"/>
          <w:rPrChange w:id="2862" w:author="Microsoft Office User" w:date="2023-09-11T13:17:00Z">
            <w:rPr/>
          </w:rPrChange>
        </w:rPr>
        <w:fldChar w:fldCharType="end"/>
      </w:r>
      <w:r w:rsidRPr="00B26E5F">
        <w:rPr>
          <w:sz w:val="20"/>
          <w:szCs w:val="20"/>
          <w:rPrChange w:id="2863" w:author="Microsoft Office User" w:date="2023-09-11T13:17:00Z">
            <w:rPr/>
          </w:rPrChange>
        </w:rPr>
        <w:fldChar w:fldCharType="begin"/>
      </w:r>
      <w:r w:rsidRPr="00B26E5F">
        <w:rPr>
          <w:sz w:val="20"/>
          <w:szCs w:val="20"/>
          <w:rPrChange w:id="2864" w:author="Microsoft Office User" w:date="2023-09-11T13:17:00Z">
            <w:rPr/>
          </w:rPrChange>
        </w:rPr>
        <w:instrText>HYPERLINK "https://www.zotero.org/google-docs/?n2Avay" \h</w:instrText>
      </w:r>
      <w:r w:rsidRPr="00A34D81">
        <w:rPr>
          <w:sz w:val="20"/>
          <w:szCs w:val="20"/>
        </w:rPr>
      </w:r>
      <w:r w:rsidRPr="00B26E5F">
        <w:rPr>
          <w:sz w:val="20"/>
          <w:szCs w:val="20"/>
          <w:rPrChange w:id="2865" w:author="Microsoft Office User" w:date="2023-09-11T13:17:00Z">
            <w:rPr>
              <w:i/>
            </w:rPr>
          </w:rPrChange>
        </w:rPr>
        <w:fldChar w:fldCharType="separate"/>
      </w:r>
      <w:proofErr w:type="spellStart"/>
      <w:r w:rsidRPr="00B26E5F">
        <w:rPr>
          <w:i/>
          <w:sz w:val="20"/>
          <w:szCs w:val="20"/>
          <w:rPrChange w:id="2866" w:author="Microsoft Office User" w:date="2023-09-11T13:17:00Z">
            <w:rPr>
              <w:i/>
            </w:rPr>
          </w:rPrChange>
        </w:rPr>
        <w:t>PeerJ</w:t>
      </w:r>
      <w:proofErr w:type="spellEnd"/>
      <w:r w:rsidRPr="00B26E5F">
        <w:rPr>
          <w:i/>
          <w:sz w:val="20"/>
          <w:szCs w:val="20"/>
          <w:rPrChange w:id="2867" w:author="Microsoft Office User" w:date="2023-09-11T13:17:00Z">
            <w:rPr>
              <w:i/>
            </w:rPr>
          </w:rPrChange>
        </w:rPr>
        <w:t xml:space="preserve"> </w:t>
      </w:r>
      <w:r w:rsidRPr="00B26E5F">
        <w:rPr>
          <w:i/>
          <w:sz w:val="20"/>
          <w:szCs w:val="20"/>
          <w:rPrChange w:id="2868" w:author="Microsoft Office User" w:date="2023-09-11T13:17:00Z">
            <w:rPr>
              <w:i/>
            </w:rPr>
          </w:rPrChange>
        </w:rPr>
        <w:fldChar w:fldCharType="end"/>
      </w:r>
      <w:r w:rsidRPr="00B26E5F">
        <w:rPr>
          <w:sz w:val="20"/>
          <w:szCs w:val="20"/>
          <w:rPrChange w:id="2869" w:author="Microsoft Office User" w:date="2023-09-11T13:17:00Z">
            <w:rPr/>
          </w:rPrChange>
        </w:rPr>
        <w:fldChar w:fldCharType="begin"/>
      </w:r>
      <w:r w:rsidRPr="00B26E5F">
        <w:rPr>
          <w:sz w:val="20"/>
          <w:szCs w:val="20"/>
          <w:rPrChange w:id="2870" w:author="Microsoft Office User" w:date="2023-09-11T13:17:00Z">
            <w:rPr/>
          </w:rPrChange>
        </w:rPr>
        <w:instrText>HYPERLINK "https://www.zotero.org/google-docs/?n2Avay" \h</w:instrText>
      </w:r>
      <w:r w:rsidRPr="00A34D81">
        <w:rPr>
          <w:sz w:val="20"/>
          <w:szCs w:val="20"/>
        </w:rPr>
      </w:r>
      <w:r w:rsidRPr="00B26E5F">
        <w:rPr>
          <w:sz w:val="20"/>
          <w:szCs w:val="20"/>
          <w:rPrChange w:id="2871" w:author="Microsoft Office User" w:date="2023-09-11T13:17:00Z">
            <w:rPr>
              <w:b/>
            </w:rPr>
          </w:rPrChange>
        </w:rPr>
        <w:fldChar w:fldCharType="separate"/>
      </w:r>
      <w:r w:rsidRPr="00B26E5F">
        <w:rPr>
          <w:b/>
          <w:sz w:val="20"/>
          <w:szCs w:val="20"/>
          <w:rPrChange w:id="2872" w:author="Microsoft Office User" w:date="2023-09-11T13:17:00Z">
            <w:rPr>
              <w:b/>
            </w:rPr>
          </w:rPrChange>
        </w:rPr>
        <w:t>2</w:t>
      </w:r>
      <w:r w:rsidRPr="00B26E5F">
        <w:rPr>
          <w:b/>
          <w:sz w:val="20"/>
          <w:szCs w:val="20"/>
          <w:rPrChange w:id="2873" w:author="Microsoft Office User" w:date="2023-09-11T13:17:00Z">
            <w:rPr>
              <w:b/>
            </w:rPr>
          </w:rPrChange>
        </w:rPr>
        <w:fldChar w:fldCharType="end"/>
      </w:r>
      <w:r w:rsidRPr="00B26E5F">
        <w:rPr>
          <w:sz w:val="20"/>
          <w:szCs w:val="20"/>
          <w:rPrChange w:id="2874" w:author="Microsoft Office User" w:date="2023-09-11T13:17:00Z">
            <w:rPr/>
          </w:rPrChange>
        </w:rPr>
        <w:fldChar w:fldCharType="begin"/>
      </w:r>
      <w:r w:rsidRPr="00B26E5F">
        <w:rPr>
          <w:sz w:val="20"/>
          <w:szCs w:val="20"/>
          <w:rPrChange w:id="2875" w:author="Microsoft Office User" w:date="2023-09-11T13:17:00Z">
            <w:rPr/>
          </w:rPrChange>
        </w:rPr>
        <w:instrText>HYPERLINK "https://www.zotero.org/google-docs/?n2Avay" \h</w:instrText>
      </w:r>
      <w:r w:rsidRPr="00A34D81">
        <w:rPr>
          <w:sz w:val="20"/>
          <w:szCs w:val="20"/>
        </w:rPr>
      </w:r>
      <w:r w:rsidRPr="00B26E5F">
        <w:rPr>
          <w:sz w:val="20"/>
          <w:szCs w:val="20"/>
          <w:rPrChange w:id="2876" w:author="Microsoft Office User" w:date="2023-09-11T13:17:00Z">
            <w:rPr/>
          </w:rPrChange>
        </w:rPr>
        <w:fldChar w:fldCharType="separate"/>
      </w:r>
      <w:r w:rsidRPr="00B26E5F">
        <w:rPr>
          <w:sz w:val="20"/>
          <w:szCs w:val="20"/>
          <w:rPrChange w:id="2877" w:author="Microsoft Office User" w:date="2023-09-11T13:17:00Z">
            <w:rPr/>
          </w:rPrChange>
        </w:rPr>
        <w:t>, e541 (2014).</w:t>
      </w:r>
      <w:r w:rsidRPr="00B26E5F">
        <w:rPr>
          <w:sz w:val="20"/>
          <w:szCs w:val="20"/>
          <w:rPrChange w:id="2878" w:author="Microsoft Office User" w:date="2023-09-11T13:17:00Z">
            <w:rPr/>
          </w:rPrChange>
        </w:rPr>
        <w:fldChar w:fldCharType="end"/>
      </w:r>
    </w:p>
    <w:p w14:paraId="236C80A7" w14:textId="77777777" w:rsidR="007B09DE" w:rsidRPr="00B26E5F" w:rsidRDefault="007B09DE">
      <w:pPr>
        <w:snapToGrid w:val="0"/>
        <w:contextualSpacing/>
        <w:rPr>
          <w:sz w:val="20"/>
          <w:szCs w:val="20"/>
          <w:rPrChange w:id="2879" w:author="Microsoft Office User" w:date="2023-09-11T13:17:00Z">
            <w:rPr/>
          </w:rPrChange>
        </w:rPr>
        <w:pPrChange w:id="2880" w:author="Microsoft Office User" w:date="2023-09-11T13:17:00Z">
          <w:pPr/>
        </w:pPrChange>
      </w:pPr>
    </w:p>
    <w:p w14:paraId="58135D5E" w14:textId="77777777" w:rsidR="000C56B0" w:rsidRPr="00B26E5F" w:rsidRDefault="00367A15">
      <w:pPr>
        <w:snapToGrid w:val="0"/>
        <w:contextualSpacing/>
        <w:rPr>
          <w:sz w:val="20"/>
          <w:szCs w:val="20"/>
          <w:rPrChange w:id="2881" w:author="Microsoft Office User" w:date="2023-09-11T13:17:00Z">
            <w:rPr/>
          </w:rPrChange>
        </w:rPr>
        <w:pPrChange w:id="2882" w:author="Microsoft Office User" w:date="2023-09-11T13:17:00Z">
          <w:pPr/>
        </w:pPrChange>
      </w:pPr>
      <w:r w:rsidRPr="00B26E5F">
        <w:rPr>
          <w:sz w:val="20"/>
          <w:szCs w:val="20"/>
          <w:rPrChange w:id="2883" w:author="Microsoft Office User" w:date="2023-09-11T13:17:00Z">
            <w:rPr/>
          </w:rPrChange>
        </w:rPr>
        <w:fldChar w:fldCharType="begin"/>
      </w:r>
      <w:r w:rsidRPr="00B26E5F">
        <w:rPr>
          <w:sz w:val="20"/>
          <w:szCs w:val="20"/>
          <w:rPrChange w:id="2884" w:author="Microsoft Office User" w:date="2023-09-11T13:17:00Z">
            <w:rPr/>
          </w:rPrChange>
        </w:rPr>
        <w:instrText>HYPERLINK "https://www.zotero.org/google-docs/?n2Avay" \h</w:instrText>
      </w:r>
      <w:r w:rsidRPr="00A34D81">
        <w:rPr>
          <w:sz w:val="20"/>
          <w:szCs w:val="20"/>
        </w:rPr>
      </w:r>
      <w:r w:rsidRPr="00B26E5F">
        <w:rPr>
          <w:sz w:val="20"/>
          <w:szCs w:val="20"/>
          <w:rPrChange w:id="2885" w:author="Microsoft Office User" w:date="2023-09-11T13:17:00Z">
            <w:rPr/>
          </w:rPrChange>
        </w:rPr>
        <w:fldChar w:fldCharType="separate"/>
      </w:r>
      <w:r w:rsidRPr="00B26E5F">
        <w:rPr>
          <w:sz w:val="20"/>
          <w:szCs w:val="20"/>
          <w:rPrChange w:id="2886" w:author="Microsoft Office User" w:date="2023-09-11T13:17:00Z">
            <w:rPr/>
          </w:rPrChange>
        </w:rPr>
        <w:t>69.</w:t>
      </w:r>
      <w:r w:rsidRPr="00B26E5F">
        <w:rPr>
          <w:sz w:val="20"/>
          <w:szCs w:val="20"/>
          <w:rPrChange w:id="2887" w:author="Microsoft Office User" w:date="2023-09-11T13:17:00Z">
            <w:rPr/>
          </w:rPrChange>
        </w:rPr>
        <w:tab/>
        <w:t xml:space="preserve">Wan, S. J. </w:t>
      </w:r>
      <w:r w:rsidRPr="00B26E5F">
        <w:rPr>
          <w:sz w:val="20"/>
          <w:szCs w:val="20"/>
          <w:rPrChange w:id="2888" w:author="Microsoft Office User" w:date="2023-09-11T13:17:00Z">
            <w:rPr/>
          </w:rPrChange>
        </w:rPr>
        <w:fldChar w:fldCharType="end"/>
      </w:r>
      <w:r w:rsidRPr="00B26E5F">
        <w:rPr>
          <w:sz w:val="20"/>
          <w:szCs w:val="20"/>
          <w:rPrChange w:id="2889" w:author="Microsoft Office User" w:date="2023-09-11T13:17:00Z">
            <w:rPr/>
          </w:rPrChange>
        </w:rPr>
        <w:fldChar w:fldCharType="begin"/>
      </w:r>
      <w:r w:rsidRPr="00B26E5F">
        <w:rPr>
          <w:sz w:val="20"/>
          <w:szCs w:val="20"/>
          <w:rPrChange w:id="2890" w:author="Microsoft Office User" w:date="2023-09-11T13:17:00Z">
            <w:rPr/>
          </w:rPrChange>
        </w:rPr>
        <w:instrText>HYPERLINK "https://www.zotero.org/google-docs/?n2Avay" \h</w:instrText>
      </w:r>
      <w:r w:rsidRPr="00A34D81">
        <w:rPr>
          <w:sz w:val="20"/>
          <w:szCs w:val="20"/>
        </w:rPr>
      </w:r>
      <w:r w:rsidRPr="00B26E5F">
        <w:rPr>
          <w:sz w:val="20"/>
          <w:szCs w:val="20"/>
          <w:rPrChange w:id="2891" w:author="Microsoft Office User" w:date="2023-09-11T13:17:00Z">
            <w:rPr>
              <w:i/>
            </w:rPr>
          </w:rPrChange>
        </w:rPr>
        <w:fldChar w:fldCharType="separate"/>
      </w:r>
      <w:r w:rsidRPr="00B26E5F">
        <w:rPr>
          <w:i/>
          <w:sz w:val="20"/>
          <w:szCs w:val="20"/>
          <w:rPrChange w:id="2892" w:author="Microsoft Office User" w:date="2023-09-11T13:17:00Z">
            <w:rPr>
              <w:i/>
            </w:rPr>
          </w:rPrChange>
        </w:rPr>
        <w:t>et al.</w:t>
      </w:r>
      <w:r w:rsidRPr="00B26E5F">
        <w:rPr>
          <w:i/>
          <w:sz w:val="20"/>
          <w:szCs w:val="20"/>
          <w:rPrChange w:id="2893" w:author="Microsoft Office User" w:date="2023-09-11T13:17:00Z">
            <w:rPr>
              <w:i/>
            </w:rPr>
          </w:rPrChange>
        </w:rPr>
        <w:fldChar w:fldCharType="end"/>
      </w:r>
      <w:r w:rsidRPr="00B26E5F">
        <w:rPr>
          <w:sz w:val="20"/>
          <w:szCs w:val="20"/>
          <w:rPrChange w:id="2894" w:author="Microsoft Office User" w:date="2023-09-11T13:17:00Z">
            <w:rPr/>
          </w:rPrChange>
        </w:rPr>
        <w:fldChar w:fldCharType="begin"/>
      </w:r>
      <w:r w:rsidRPr="00B26E5F">
        <w:rPr>
          <w:sz w:val="20"/>
          <w:szCs w:val="20"/>
          <w:rPrChange w:id="2895" w:author="Microsoft Office User" w:date="2023-09-11T13:17:00Z">
            <w:rPr/>
          </w:rPrChange>
        </w:rPr>
        <w:instrText>HYPERLINK "https://www.zotero.org/google-docs/?n2Avay" \h</w:instrText>
      </w:r>
      <w:r w:rsidRPr="00A34D81">
        <w:rPr>
          <w:sz w:val="20"/>
          <w:szCs w:val="20"/>
        </w:rPr>
      </w:r>
      <w:r w:rsidRPr="00B26E5F">
        <w:rPr>
          <w:sz w:val="20"/>
          <w:szCs w:val="20"/>
          <w:rPrChange w:id="2896" w:author="Microsoft Office User" w:date="2023-09-11T13:17:00Z">
            <w:rPr/>
          </w:rPrChange>
        </w:rPr>
        <w:fldChar w:fldCharType="separate"/>
      </w:r>
      <w:r w:rsidRPr="00B26E5F">
        <w:rPr>
          <w:sz w:val="20"/>
          <w:szCs w:val="20"/>
          <w:rPrChange w:id="2897" w:author="Microsoft Office User" w:date="2023-09-11T13:17:00Z">
            <w:rPr/>
          </w:rPrChange>
        </w:rPr>
        <w:t xml:space="preserve"> IL-1R and MyD88 Contribute to the Absence of a Bacterial Microbiome on the Healthy Murine Cornea. </w:t>
      </w:r>
      <w:r w:rsidRPr="00B26E5F">
        <w:rPr>
          <w:sz w:val="20"/>
          <w:szCs w:val="20"/>
          <w:rPrChange w:id="2898" w:author="Microsoft Office User" w:date="2023-09-11T13:17:00Z">
            <w:rPr/>
          </w:rPrChange>
        </w:rPr>
        <w:fldChar w:fldCharType="end"/>
      </w:r>
      <w:r w:rsidRPr="00B26E5F">
        <w:rPr>
          <w:sz w:val="20"/>
          <w:szCs w:val="20"/>
          <w:rPrChange w:id="2899" w:author="Microsoft Office User" w:date="2023-09-11T13:17:00Z">
            <w:rPr/>
          </w:rPrChange>
        </w:rPr>
        <w:fldChar w:fldCharType="begin"/>
      </w:r>
      <w:r w:rsidRPr="00B26E5F">
        <w:rPr>
          <w:sz w:val="20"/>
          <w:szCs w:val="20"/>
          <w:rPrChange w:id="2900" w:author="Microsoft Office User" w:date="2023-09-11T13:17:00Z">
            <w:rPr/>
          </w:rPrChange>
        </w:rPr>
        <w:instrText>HYPERLINK "https://www.zotero.org/google-docs/?n2Avay" \h</w:instrText>
      </w:r>
      <w:r w:rsidRPr="00A34D81">
        <w:rPr>
          <w:sz w:val="20"/>
          <w:szCs w:val="20"/>
        </w:rPr>
      </w:r>
      <w:r w:rsidRPr="00B26E5F">
        <w:rPr>
          <w:sz w:val="20"/>
          <w:szCs w:val="20"/>
          <w:rPrChange w:id="2901" w:author="Microsoft Office User" w:date="2023-09-11T13:17:00Z">
            <w:rPr>
              <w:i/>
            </w:rPr>
          </w:rPrChange>
        </w:rPr>
        <w:fldChar w:fldCharType="separate"/>
      </w:r>
      <w:r w:rsidRPr="00B26E5F">
        <w:rPr>
          <w:i/>
          <w:sz w:val="20"/>
          <w:szCs w:val="20"/>
          <w:rPrChange w:id="2902" w:author="Microsoft Office User" w:date="2023-09-11T13:17:00Z">
            <w:rPr>
              <w:i/>
            </w:rPr>
          </w:rPrChange>
        </w:rPr>
        <w:t xml:space="preserve">Front. </w:t>
      </w:r>
      <w:proofErr w:type="spellStart"/>
      <w:r w:rsidRPr="00B26E5F">
        <w:rPr>
          <w:i/>
          <w:sz w:val="20"/>
          <w:szCs w:val="20"/>
          <w:rPrChange w:id="2903" w:author="Microsoft Office User" w:date="2023-09-11T13:17:00Z">
            <w:rPr>
              <w:i/>
            </w:rPr>
          </w:rPrChange>
        </w:rPr>
        <w:t>Microbiol</w:t>
      </w:r>
      <w:proofErr w:type="spellEnd"/>
      <w:r w:rsidRPr="00B26E5F">
        <w:rPr>
          <w:i/>
          <w:sz w:val="20"/>
          <w:szCs w:val="20"/>
          <w:rPrChange w:id="2904" w:author="Microsoft Office User" w:date="2023-09-11T13:17:00Z">
            <w:rPr>
              <w:i/>
            </w:rPr>
          </w:rPrChange>
        </w:rPr>
        <w:t xml:space="preserve">. </w:t>
      </w:r>
      <w:r w:rsidRPr="00B26E5F">
        <w:rPr>
          <w:i/>
          <w:sz w:val="20"/>
          <w:szCs w:val="20"/>
          <w:rPrChange w:id="2905" w:author="Microsoft Office User" w:date="2023-09-11T13:17:00Z">
            <w:rPr>
              <w:i/>
            </w:rPr>
          </w:rPrChange>
        </w:rPr>
        <w:fldChar w:fldCharType="end"/>
      </w:r>
      <w:r w:rsidRPr="00B26E5F">
        <w:rPr>
          <w:sz w:val="20"/>
          <w:szCs w:val="20"/>
          <w:rPrChange w:id="2906" w:author="Microsoft Office User" w:date="2023-09-11T13:17:00Z">
            <w:rPr/>
          </w:rPrChange>
        </w:rPr>
        <w:fldChar w:fldCharType="begin"/>
      </w:r>
      <w:r w:rsidRPr="00B26E5F">
        <w:rPr>
          <w:sz w:val="20"/>
          <w:szCs w:val="20"/>
          <w:rPrChange w:id="2907" w:author="Microsoft Office User" w:date="2023-09-11T13:17:00Z">
            <w:rPr/>
          </w:rPrChange>
        </w:rPr>
        <w:instrText>HYPERLINK "https://www.zotero.org/google-docs/?n2Avay" \h</w:instrText>
      </w:r>
      <w:r w:rsidRPr="00A34D81">
        <w:rPr>
          <w:sz w:val="20"/>
          <w:szCs w:val="20"/>
        </w:rPr>
      </w:r>
      <w:r w:rsidRPr="00B26E5F">
        <w:rPr>
          <w:sz w:val="20"/>
          <w:szCs w:val="20"/>
          <w:rPrChange w:id="2908" w:author="Microsoft Office User" w:date="2023-09-11T13:17:00Z">
            <w:rPr>
              <w:b/>
            </w:rPr>
          </w:rPrChange>
        </w:rPr>
        <w:fldChar w:fldCharType="separate"/>
      </w:r>
      <w:r w:rsidRPr="00B26E5F">
        <w:rPr>
          <w:b/>
          <w:sz w:val="20"/>
          <w:szCs w:val="20"/>
          <w:rPrChange w:id="2909" w:author="Microsoft Office User" w:date="2023-09-11T13:17:00Z">
            <w:rPr>
              <w:b/>
            </w:rPr>
          </w:rPrChange>
        </w:rPr>
        <w:t>9</w:t>
      </w:r>
      <w:r w:rsidRPr="00B26E5F">
        <w:rPr>
          <w:b/>
          <w:sz w:val="20"/>
          <w:szCs w:val="20"/>
          <w:rPrChange w:id="2910" w:author="Microsoft Office User" w:date="2023-09-11T13:17:00Z">
            <w:rPr>
              <w:b/>
            </w:rPr>
          </w:rPrChange>
        </w:rPr>
        <w:fldChar w:fldCharType="end"/>
      </w:r>
      <w:r w:rsidRPr="00B26E5F">
        <w:rPr>
          <w:sz w:val="20"/>
          <w:szCs w:val="20"/>
          <w:rPrChange w:id="2911" w:author="Microsoft Office User" w:date="2023-09-11T13:17:00Z">
            <w:rPr/>
          </w:rPrChange>
        </w:rPr>
        <w:fldChar w:fldCharType="begin"/>
      </w:r>
      <w:r w:rsidRPr="00B26E5F">
        <w:rPr>
          <w:sz w:val="20"/>
          <w:szCs w:val="20"/>
          <w:rPrChange w:id="2912" w:author="Microsoft Office User" w:date="2023-09-11T13:17:00Z">
            <w:rPr/>
          </w:rPrChange>
        </w:rPr>
        <w:instrText>HYPERLINK "https://www.zotero.org/google-docs/?n2Avay" \h</w:instrText>
      </w:r>
      <w:r w:rsidRPr="00A34D81">
        <w:rPr>
          <w:sz w:val="20"/>
          <w:szCs w:val="20"/>
        </w:rPr>
      </w:r>
      <w:r w:rsidRPr="00B26E5F">
        <w:rPr>
          <w:sz w:val="20"/>
          <w:szCs w:val="20"/>
          <w:rPrChange w:id="2913" w:author="Microsoft Office User" w:date="2023-09-11T13:17:00Z">
            <w:rPr/>
          </w:rPrChange>
        </w:rPr>
        <w:fldChar w:fldCharType="separate"/>
      </w:r>
      <w:r w:rsidRPr="00B26E5F">
        <w:rPr>
          <w:sz w:val="20"/>
          <w:szCs w:val="20"/>
          <w:rPrChange w:id="2914" w:author="Microsoft Office User" w:date="2023-09-11T13:17:00Z">
            <w:rPr/>
          </w:rPrChange>
        </w:rPr>
        <w:t>, 1117 (2018).</w:t>
      </w:r>
      <w:r w:rsidRPr="00B26E5F">
        <w:rPr>
          <w:sz w:val="20"/>
          <w:szCs w:val="20"/>
          <w:rPrChange w:id="2915" w:author="Microsoft Office User" w:date="2023-09-11T13:17:00Z">
            <w:rPr/>
          </w:rPrChange>
        </w:rPr>
        <w:fldChar w:fldCharType="end"/>
      </w:r>
    </w:p>
    <w:p w14:paraId="7FF6025D" w14:textId="77777777" w:rsidR="007B09DE" w:rsidRPr="00B26E5F" w:rsidRDefault="007B09DE">
      <w:pPr>
        <w:snapToGrid w:val="0"/>
        <w:contextualSpacing/>
        <w:rPr>
          <w:sz w:val="20"/>
          <w:szCs w:val="20"/>
          <w:rPrChange w:id="2916" w:author="Microsoft Office User" w:date="2023-09-11T13:17:00Z">
            <w:rPr/>
          </w:rPrChange>
        </w:rPr>
        <w:pPrChange w:id="2917" w:author="Microsoft Office User" w:date="2023-09-11T13:17:00Z">
          <w:pPr/>
        </w:pPrChange>
      </w:pPr>
    </w:p>
    <w:p w14:paraId="79F1CB1E" w14:textId="77777777" w:rsidR="000C56B0" w:rsidRPr="00B26E5F" w:rsidRDefault="00367A15">
      <w:pPr>
        <w:snapToGrid w:val="0"/>
        <w:contextualSpacing/>
        <w:rPr>
          <w:sz w:val="20"/>
          <w:szCs w:val="20"/>
          <w:rPrChange w:id="2918" w:author="Microsoft Office User" w:date="2023-09-11T13:17:00Z">
            <w:rPr/>
          </w:rPrChange>
        </w:rPr>
        <w:pPrChange w:id="2919" w:author="Microsoft Office User" w:date="2023-09-11T13:17:00Z">
          <w:pPr/>
        </w:pPrChange>
      </w:pPr>
      <w:r w:rsidRPr="00B26E5F">
        <w:rPr>
          <w:sz w:val="20"/>
          <w:szCs w:val="20"/>
          <w:rPrChange w:id="2920" w:author="Microsoft Office User" w:date="2023-09-11T13:17:00Z">
            <w:rPr/>
          </w:rPrChange>
        </w:rPr>
        <w:fldChar w:fldCharType="begin"/>
      </w:r>
      <w:r w:rsidRPr="00B26E5F">
        <w:rPr>
          <w:sz w:val="20"/>
          <w:szCs w:val="20"/>
          <w:rPrChange w:id="2921" w:author="Microsoft Office User" w:date="2023-09-11T13:17:00Z">
            <w:rPr/>
          </w:rPrChange>
        </w:rPr>
        <w:instrText>HYPERLINK "https://www.zotero.org/google-docs/?n2Avay" \h</w:instrText>
      </w:r>
      <w:r w:rsidRPr="00A34D81">
        <w:rPr>
          <w:sz w:val="20"/>
          <w:szCs w:val="20"/>
        </w:rPr>
      </w:r>
      <w:r w:rsidRPr="00B26E5F">
        <w:rPr>
          <w:sz w:val="20"/>
          <w:szCs w:val="20"/>
          <w:rPrChange w:id="2922" w:author="Microsoft Office User" w:date="2023-09-11T13:17:00Z">
            <w:rPr/>
          </w:rPrChange>
        </w:rPr>
        <w:fldChar w:fldCharType="separate"/>
      </w:r>
      <w:r w:rsidRPr="00B26E5F">
        <w:rPr>
          <w:sz w:val="20"/>
          <w:szCs w:val="20"/>
          <w:rPrChange w:id="2923" w:author="Microsoft Office User" w:date="2023-09-11T13:17:00Z">
            <w:rPr/>
          </w:rPrChange>
        </w:rPr>
        <w:t>70.</w:t>
      </w:r>
      <w:r w:rsidRPr="00B26E5F">
        <w:rPr>
          <w:sz w:val="20"/>
          <w:szCs w:val="20"/>
          <w:rPrChange w:id="2924" w:author="Microsoft Office User" w:date="2023-09-11T13:17:00Z">
            <w:rPr/>
          </w:rPrChange>
        </w:rPr>
        <w:tab/>
        <w:t xml:space="preserve">Gerardo, N. M., Hoang, K. L. &amp; Stoy, K. S. Evolution of animal immunity in the light of beneficial symbioses. </w:t>
      </w:r>
      <w:r w:rsidRPr="00B26E5F">
        <w:rPr>
          <w:sz w:val="20"/>
          <w:szCs w:val="20"/>
          <w:rPrChange w:id="2925" w:author="Microsoft Office User" w:date="2023-09-11T13:17:00Z">
            <w:rPr/>
          </w:rPrChange>
        </w:rPr>
        <w:fldChar w:fldCharType="end"/>
      </w:r>
      <w:r w:rsidRPr="00B26E5F">
        <w:rPr>
          <w:sz w:val="20"/>
          <w:szCs w:val="20"/>
          <w:rPrChange w:id="2926" w:author="Microsoft Office User" w:date="2023-09-11T13:17:00Z">
            <w:rPr/>
          </w:rPrChange>
        </w:rPr>
        <w:fldChar w:fldCharType="begin"/>
      </w:r>
      <w:r w:rsidRPr="00B26E5F">
        <w:rPr>
          <w:sz w:val="20"/>
          <w:szCs w:val="20"/>
          <w:rPrChange w:id="2927" w:author="Microsoft Office User" w:date="2023-09-11T13:17:00Z">
            <w:rPr/>
          </w:rPrChange>
        </w:rPr>
        <w:instrText>HYPERLINK "https://www.zotero.org/google-docs/?n2Avay" \h</w:instrText>
      </w:r>
      <w:r w:rsidRPr="00A34D81">
        <w:rPr>
          <w:sz w:val="20"/>
          <w:szCs w:val="20"/>
        </w:rPr>
      </w:r>
      <w:r w:rsidRPr="00B26E5F">
        <w:rPr>
          <w:sz w:val="20"/>
          <w:szCs w:val="20"/>
          <w:rPrChange w:id="2928" w:author="Microsoft Office User" w:date="2023-09-11T13:17:00Z">
            <w:rPr>
              <w:i/>
            </w:rPr>
          </w:rPrChange>
        </w:rPr>
        <w:fldChar w:fldCharType="separate"/>
      </w:r>
      <w:r w:rsidRPr="00B26E5F">
        <w:rPr>
          <w:i/>
          <w:sz w:val="20"/>
          <w:szCs w:val="20"/>
          <w:rPrChange w:id="2929" w:author="Microsoft Office User" w:date="2023-09-11T13:17:00Z">
            <w:rPr>
              <w:i/>
            </w:rPr>
          </w:rPrChange>
        </w:rPr>
        <w:t xml:space="preserve">Philos. Trans. R. Soc. Lond. B. Biol. Sci. </w:t>
      </w:r>
      <w:r w:rsidRPr="00B26E5F">
        <w:rPr>
          <w:i/>
          <w:sz w:val="20"/>
          <w:szCs w:val="20"/>
          <w:rPrChange w:id="2930" w:author="Microsoft Office User" w:date="2023-09-11T13:17:00Z">
            <w:rPr>
              <w:i/>
            </w:rPr>
          </w:rPrChange>
        </w:rPr>
        <w:fldChar w:fldCharType="end"/>
      </w:r>
      <w:r w:rsidRPr="00B26E5F">
        <w:rPr>
          <w:sz w:val="20"/>
          <w:szCs w:val="20"/>
          <w:rPrChange w:id="2931" w:author="Microsoft Office User" w:date="2023-09-11T13:17:00Z">
            <w:rPr/>
          </w:rPrChange>
        </w:rPr>
        <w:fldChar w:fldCharType="begin"/>
      </w:r>
      <w:r w:rsidRPr="00B26E5F">
        <w:rPr>
          <w:sz w:val="20"/>
          <w:szCs w:val="20"/>
          <w:rPrChange w:id="2932" w:author="Microsoft Office User" w:date="2023-09-11T13:17:00Z">
            <w:rPr/>
          </w:rPrChange>
        </w:rPr>
        <w:instrText>HYPERLINK "https://www.zotero.org/google-docs/?n2Avay" \h</w:instrText>
      </w:r>
      <w:r w:rsidRPr="00A34D81">
        <w:rPr>
          <w:sz w:val="20"/>
          <w:szCs w:val="20"/>
        </w:rPr>
      </w:r>
      <w:r w:rsidRPr="00B26E5F">
        <w:rPr>
          <w:sz w:val="20"/>
          <w:szCs w:val="20"/>
          <w:rPrChange w:id="2933" w:author="Microsoft Office User" w:date="2023-09-11T13:17:00Z">
            <w:rPr>
              <w:b/>
            </w:rPr>
          </w:rPrChange>
        </w:rPr>
        <w:fldChar w:fldCharType="separate"/>
      </w:r>
      <w:r w:rsidRPr="00B26E5F">
        <w:rPr>
          <w:b/>
          <w:sz w:val="20"/>
          <w:szCs w:val="20"/>
          <w:rPrChange w:id="2934" w:author="Microsoft Office User" w:date="2023-09-11T13:17:00Z">
            <w:rPr>
              <w:b/>
            </w:rPr>
          </w:rPrChange>
        </w:rPr>
        <w:t>375</w:t>
      </w:r>
      <w:r w:rsidRPr="00B26E5F">
        <w:rPr>
          <w:b/>
          <w:sz w:val="20"/>
          <w:szCs w:val="20"/>
          <w:rPrChange w:id="2935" w:author="Microsoft Office User" w:date="2023-09-11T13:17:00Z">
            <w:rPr>
              <w:b/>
            </w:rPr>
          </w:rPrChange>
        </w:rPr>
        <w:fldChar w:fldCharType="end"/>
      </w:r>
      <w:r w:rsidRPr="00B26E5F">
        <w:rPr>
          <w:sz w:val="20"/>
          <w:szCs w:val="20"/>
          <w:rPrChange w:id="2936" w:author="Microsoft Office User" w:date="2023-09-11T13:17:00Z">
            <w:rPr/>
          </w:rPrChange>
        </w:rPr>
        <w:fldChar w:fldCharType="begin"/>
      </w:r>
      <w:r w:rsidRPr="00B26E5F">
        <w:rPr>
          <w:sz w:val="20"/>
          <w:szCs w:val="20"/>
          <w:rPrChange w:id="2937" w:author="Microsoft Office User" w:date="2023-09-11T13:17:00Z">
            <w:rPr/>
          </w:rPrChange>
        </w:rPr>
        <w:instrText>HYPERLINK "https://www.zotero.org/google-docs/?n2Avay" \h</w:instrText>
      </w:r>
      <w:r w:rsidRPr="00A34D81">
        <w:rPr>
          <w:sz w:val="20"/>
          <w:szCs w:val="20"/>
        </w:rPr>
      </w:r>
      <w:r w:rsidRPr="00B26E5F">
        <w:rPr>
          <w:sz w:val="20"/>
          <w:szCs w:val="20"/>
          <w:rPrChange w:id="2938" w:author="Microsoft Office User" w:date="2023-09-11T13:17:00Z">
            <w:rPr/>
          </w:rPrChange>
        </w:rPr>
        <w:fldChar w:fldCharType="separate"/>
      </w:r>
      <w:r w:rsidRPr="00B26E5F">
        <w:rPr>
          <w:sz w:val="20"/>
          <w:szCs w:val="20"/>
          <w:rPrChange w:id="2939" w:author="Microsoft Office User" w:date="2023-09-11T13:17:00Z">
            <w:rPr/>
          </w:rPrChange>
        </w:rPr>
        <w:t>, 20190601 (2020).</w:t>
      </w:r>
      <w:r w:rsidRPr="00B26E5F">
        <w:rPr>
          <w:sz w:val="20"/>
          <w:szCs w:val="20"/>
          <w:rPrChange w:id="2940" w:author="Microsoft Office User" w:date="2023-09-11T13:17:00Z">
            <w:rPr/>
          </w:rPrChange>
        </w:rPr>
        <w:fldChar w:fldCharType="end"/>
      </w:r>
    </w:p>
    <w:p w14:paraId="080EAC8F" w14:textId="77777777" w:rsidR="007B09DE" w:rsidRPr="00B26E5F" w:rsidRDefault="007B09DE">
      <w:pPr>
        <w:snapToGrid w:val="0"/>
        <w:contextualSpacing/>
        <w:rPr>
          <w:sz w:val="20"/>
          <w:szCs w:val="20"/>
          <w:rPrChange w:id="2941" w:author="Microsoft Office User" w:date="2023-09-11T13:17:00Z">
            <w:rPr/>
          </w:rPrChange>
        </w:rPr>
        <w:pPrChange w:id="2942" w:author="Microsoft Office User" w:date="2023-09-11T13:17:00Z">
          <w:pPr/>
        </w:pPrChange>
      </w:pPr>
    </w:p>
    <w:p w14:paraId="4C0A3449" w14:textId="77777777" w:rsidR="000C56B0" w:rsidRPr="00B26E5F" w:rsidRDefault="00367A15">
      <w:pPr>
        <w:snapToGrid w:val="0"/>
        <w:contextualSpacing/>
        <w:rPr>
          <w:sz w:val="20"/>
          <w:szCs w:val="20"/>
          <w:rPrChange w:id="2943" w:author="Microsoft Office User" w:date="2023-09-11T13:17:00Z">
            <w:rPr/>
          </w:rPrChange>
        </w:rPr>
        <w:pPrChange w:id="2944" w:author="Microsoft Office User" w:date="2023-09-11T13:17:00Z">
          <w:pPr/>
        </w:pPrChange>
      </w:pPr>
      <w:r w:rsidRPr="00B26E5F">
        <w:rPr>
          <w:sz w:val="20"/>
          <w:szCs w:val="20"/>
          <w:rPrChange w:id="2945" w:author="Microsoft Office User" w:date="2023-09-11T13:17:00Z">
            <w:rPr/>
          </w:rPrChange>
        </w:rPr>
        <w:lastRenderedPageBreak/>
        <w:fldChar w:fldCharType="begin"/>
      </w:r>
      <w:r w:rsidRPr="00B26E5F">
        <w:rPr>
          <w:sz w:val="20"/>
          <w:szCs w:val="20"/>
          <w:rPrChange w:id="2946" w:author="Microsoft Office User" w:date="2023-09-11T13:17:00Z">
            <w:rPr/>
          </w:rPrChange>
        </w:rPr>
        <w:instrText>HYPERLINK "https://www.zotero.org/google-docs/?n2Avay" \h</w:instrText>
      </w:r>
      <w:r w:rsidRPr="00A34D81">
        <w:rPr>
          <w:sz w:val="20"/>
          <w:szCs w:val="20"/>
        </w:rPr>
      </w:r>
      <w:r w:rsidRPr="00B26E5F">
        <w:rPr>
          <w:sz w:val="20"/>
          <w:szCs w:val="20"/>
          <w:rPrChange w:id="2947" w:author="Microsoft Office User" w:date="2023-09-11T13:17:00Z">
            <w:rPr/>
          </w:rPrChange>
        </w:rPr>
        <w:fldChar w:fldCharType="separate"/>
      </w:r>
      <w:r w:rsidRPr="00B26E5F">
        <w:rPr>
          <w:sz w:val="20"/>
          <w:szCs w:val="20"/>
          <w:rPrChange w:id="2948" w:author="Microsoft Office User" w:date="2023-09-11T13:17:00Z">
            <w:rPr/>
          </w:rPrChange>
        </w:rPr>
        <w:t>71.</w:t>
      </w:r>
      <w:r w:rsidRPr="00B26E5F">
        <w:rPr>
          <w:sz w:val="20"/>
          <w:szCs w:val="20"/>
          <w:rPrChange w:id="2949" w:author="Microsoft Office User" w:date="2023-09-11T13:17:00Z">
            <w:rPr/>
          </w:rPrChange>
        </w:rPr>
        <w:tab/>
        <w:t xml:space="preserve">McFall-Ngai, M. Care for the community. </w:t>
      </w:r>
      <w:r w:rsidRPr="00B26E5F">
        <w:rPr>
          <w:sz w:val="20"/>
          <w:szCs w:val="20"/>
          <w:rPrChange w:id="2950" w:author="Microsoft Office User" w:date="2023-09-11T13:17:00Z">
            <w:rPr/>
          </w:rPrChange>
        </w:rPr>
        <w:fldChar w:fldCharType="end"/>
      </w:r>
      <w:r w:rsidRPr="00B26E5F">
        <w:rPr>
          <w:sz w:val="20"/>
          <w:szCs w:val="20"/>
          <w:rPrChange w:id="2951" w:author="Microsoft Office User" w:date="2023-09-11T13:17:00Z">
            <w:rPr/>
          </w:rPrChange>
        </w:rPr>
        <w:fldChar w:fldCharType="begin"/>
      </w:r>
      <w:r w:rsidRPr="00B26E5F">
        <w:rPr>
          <w:sz w:val="20"/>
          <w:szCs w:val="20"/>
          <w:rPrChange w:id="2952" w:author="Microsoft Office User" w:date="2023-09-11T13:17:00Z">
            <w:rPr/>
          </w:rPrChange>
        </w:rPr>
        <w:instrText>HYPERLINK "https://www.zotero.org/google-docs/?n2Avay" \h</w:instrText>
      </w:r>
      <w:r w:rsidRPr="00A34D81">
        <w:rPr>
          <w:sz w:val="20"/>
          <w:szCs w:val="20"/>
        </w:rPr>
      </w:r>
      <w:r w:rsidRPr="00B26E5F">
        <w:rPr>
          <w:sz w:val="20"/>
          <w:szCs w:val="20"/>
          <w:rPrChange w:id="2953" w:author="Microsoft Office User" w:date="2023-09-11T13:17:00Z">
            <w:rPr>
              <w:i/>
            </w:rPr>
          </w:rPrChange>
        </w:rPr>
        <w:fldChar w:fldCharType="separate"/>
      </w:r>
      <w:r w:rsidRPr="00B26E5F">
        <w:rPr>
          <w:i/>
          <w:sz w:val="20"/>
          <w:szCs w:val="20"/>
          <w:rPrChange w:id="2954" w:author="Microsoft Office User" w:date="2023-09-11T13:17:00Z">
            <w:rPr>
              <w:i/>
            </w:rPr>
          </w:rPrChange>
        </w:rPr>
        <w:t xml:space="preserve">Nature </w:t>
      </w:r>
      <w:r w:rsidRPr="00B26E5F">
        <w:rPr>
          <w:i/>
          <w:sz w:val="20"/>
          <w:szCs w:val="20"/>
          <w:rPrChange w:id="2955" w:author="Microsoft Office User" w:date="2023-09-11T13:17:00Z">
            <w:rPr>
              <w:i/>
            </w:rPr>
          </w:rPrChange>
        </w:rPr>
        <w:fldChar w:fldCharType="end"/>
      </w:r>
      <w:r w:rsidRPr="00B26E5F">
        <w:rPr>
          <w:sz w:val="20"/>
          <w:szCs w:val="20"/>
          <w:rPrChange w:id="2956" w:author="Microsoft Office User" w:date="2023-09-11T13:17:00Z">
            <w:rPr/>
          </w:rPrChange>
        </w:rPr>
        <w:fldChar w:fldCharType="begin"/>
      </w:r>
      <w:r w:rsidRPr="00B26E5F">
        <w:rPr>
          <w:sz w:val="20"/>
          <w:szCs w:val="20"/>
          <w:rPrChange w:id="2957" w:author="Microsoft Office User" w:date="2023-09-11T13:17:00Z">
            <w:rPr/>
          </w:rPrChange>
        </w:rPr>
        <w:instrText>HYPERLINK "https://www.zotero.org/google-docs/?n2Avay" \h</w:instrText>
      </w:r>
      <w:r w:rsidRPr="00A34D81">
        <w:rPr>
          <w:sz w:val="20"/>
          <w:szCs w:val="20"/>
        </w:rPr>
      </w:r>
      <w:r w:rsidRPr="00B26E5F">
        <w:rPr>
          <w:sz w:val="20"/>
          <w:szCs w:val="20"/>
          <w:rPrChange w:id="2958" w:author="Microsoft Office User" w:date="2023-09-11T13:17:00Z">
            <w:rPr>
              <w:b/>
            </w:rPr>
          </w:rPrChange>
        </w:rPr>
        <w:fldChar w:fldCharType="separate"/>
      </w:r>
      <w:r w:rsidRPr="00B26E5F">
        <w:rPr>
          <w:b/>
          <w:sz w:val="20"/>
          <w:szCs w:val="20"/>
          <w:rPrChange w:id="2959" w:author="Microsoft Office User" w:date="2023-09-11T13:17:00Z">
            <w:rPr>
              <w:b/>
            </w:rPr>
          </w:rPrChange>
        </w:rPr>
        <w:t>445</w:t>
      </w:r>
      <w:r w:rsidRPr="00B26E5F">
        <w:rPr>
          <w:b/>
          <w:sz w:val="20"/>
          <w:szCs w:val="20"/>
          <w:rPrChange w:id="2960" w:author="Microsoft Office User" w:date="2023-09-11T13:17:00Z">
            <w:rPr>
              <w:b/>
            </w:rPr>
          </w:rPrChange>
        </w:rPr>
        <w:fldChar w:fldCharType="end"/>
      </w:r>
      <w:r w:rsidRPr="00B26E5F">
        <w:rPr>
          <w:sz w:val="20"/>
          <w:szCs w:val="20"/>
          <w:rPrChange w:id="2961" w:author="Microsoft Office User" w:date="2023-09-11T13:17:00Z">
            <w:rPr/>
          </w:rPrChange>
        </w:rPr>
        <w:fldChar w:fldCharType="begin"/>
      </w:r>
      <w:r w:rsidRPr="00B26E5F">
        <w:rPr>
          <w:sz w:val="20"/>
          <w:szCs w:val="20"/>
          <w:rPrChange w:id="2962" w:author="Microsoft Office User" w:date="2023-09-11T13:17:00Z">
            <w:rPr/>
          </w:rPrChange>
        </w:rPr>
        <w:instrText>HYPERLINK "https://www.zotero.org/google-docs/?n2Avay" \h</w:instrText>
      </w:r>
      <w:r w:rsidRPr="00A34D81">
        <w:rPr>
          <w:sz w:val="20"/>
          <w:szCs w:val="20"/>
        </w:rPr>
      </w:r>
      <w:r w:rsidRPr="00B26E5F">
        <w:rPr>
          <w:sz w:val="20"/>
          <w:szCs w:val="20"/>
          <w:rPrChange w:id="2963" w:author="Microsoft Office User" w:date="2023-09-11T13:17:00Z">
            <w:rPr/>
          </w:rPrChange>
        </w:rPr>
        <w:fldChar w:fldCharType="separate"/>
      </w:r>
      <w:r w:rsidRPr="00B26E5F">
        <w:rPr>
          <w:sz w:val="20"/>
          <w:szCs w:val="20"/>
          <w:rPrChange w:id="2964" w:author="Microsoft Office User" w:date="2023-09-11T13:17:00Z">
            <w:rPr/>
          </w:rPrChange>
        </w:rPr>
        <w:t>, 153–153 (2007).</w:t>
      </w:r>
      <w:r w:rsidRPr="00B26E5F">
        <w:rPr>
          <w:sz w:val="20"/>
          <w:szCs w:val="20"/>
          <w:rPrChange w:id="2965" w:author="Microsoft Office User" w:date="2023-09-11T13:17:00Z">
            <w:rPr/>
          </w:rPrChange>
        </w:rPr>
        <w:fldChar w:fldCharType="end"/>
      </w:r>
    </w:p>
    <w:p w14:paraId="0437CCC8" w14:textId="77777777" w:rsidR="007B09DE" w:rsidRPr="00B26E5F" w:rsidRDefault="007B09DE">
      <w:pPr>
        <w:snapToGrid w:val="0"/>
        <w:contextualSpacing/>
        <w:rPr>
          <w:sz w:val="20"/>
          <w:szCs w:val="20"/>
          <w:rPrChange w:id="2966" w:author="Microsoft Office User" w:date="2023-09-11T13:17:00Z">
            <w:rPr/>
          </w:rPrChange>
        </w:rPr>
        <w:pPrChange w:id="2967" w:author="Microsoft Office User" w:date="2023-09-11T13:17:00Z">
          <w:pPr/>
        </w:pPrChange>
      </w:pPr>
    </w:p>
    <w:p w14:paraId="3E84AE0F" w14:textId="77777777" w:rsidR="000C56B0" w:rsidRPr="00B26E5F" w:rsidRDefault="00367A15">
      <w:pPr>
        <w:snapToGrid w:val="0"/>
        <w:contextualSpacing/>
        <w:rPr>
          <w:sz w:val="20"/>
          <w:szCs w:val="20"/>
          <w:rPrChange w:id="2968" w:author="Microsoft Office User" w:date="2023-09-11T13:17:00Z">
            <w:rPr/>
          </w:rPrChange>
        </w:rPr>
        <w:pPrChange w:id="2969" w:author="Microsoft Office User" w:date="2023-09-11T13:17:00Z">
          <w:pPr/>
        </w:pPrChange>
      </w:pPr>
      <w:r w:rsidRPr="00B26E5F">
        <w:rPr>
          <w:sz w:val="20"/>
          <w:szCs w:val="20"/>
          <w:rPrChange w:id="2970" w:author="Microsoft Office User" w:date="2023-09-11T13:17:00Z">
            <w:rPr/>
          </w:rPrChange>
        </w:rPr>
        <w:fldChar w:fldCharType="begin"/>
      </w:r>
      <w:r w:rsidRPr="00B26E5F">
        <w:rPr>
          <w:sz w:val="20"/>
          <w:szCs w:val="20"/>
          <w:rPrChange w:id="2971" w:author="Microsoft Office User" w:date="2023-09-11T13:17:00Z">
            <w:rPr/>
          </w:rPrChange>
        </w:rPr>
        <w:instrText>HYPERLINK "https://www.zotero.org/google-docs/?n2Avay" \h</w:instrText>
      </w:r>
      <w:r w:rsidRPr="00A34D81">
        <w:rPr>
          <w:sz w:val="20"/>
          <w:szCs w:val="20"/>
        </w:rPr>
      </w:r>
      <w:r w:rsidRPr="00B26E5F">
        <w:rPr>
          <w:sz w:val="20"/>
          <w:szCs w:val="20"/>
          <w:rPrChange w:id="2972" w:author="Microsoft Office User" w:date="2023-09-11T13:17:00Z">
            <w:rPr/>
          </w:rPrChange>
        </w:rPr>
        <w:fldChar w:fldCharType="separate"/>
      </w:r>
      <w:r w:rsidRPr="00B26E5F">
        <w:rPr>
          <w:sz w:val="20"/>
          <w:szCs w:val="20"/>
          <w:rPrChange w:id="2973" w:author="Microsoft Office User" w:date="2023-09-11T13:17:00Z">
            <w:rPr/>
          </w:rPrChange>
        </w:rPr>
        <w:t>72.</w:t>
      </w:r>
      <w:r w:rsidRPr="00B26E5F">
        <w:rPr>
          <w:sz w:val="20"/>
          <w:szCs w:val="20"/>
          <w:rPrChange w:id="2974" w:author="Microsoft Office User" w:date="2023-09-11T13:17:00Z">
            <w:rPr/>
          </w:rPrChange>
        </w:rPr>
        <w:tab/>
        <w:t xml:space="preserve">Moreira, L. A. </w:t>
      </w:r>
      <w:r w:rsidRPr="00B26E5F">
        <w:rPr>
          <w:sz w:val="20"/>
          <w:szCs w:val="20"/>
          <w:rPrChange w:id="2975" w:author="Microsoft Office User" w:date="2023-09-11T13:17:00Z">
            <w:rPr/>
          </w:rPrChange>
        </w:rPr>
        <w:fldChar w:fldCharType="end"/>
      </w:r>
      <w:r w:rsidRPr="00B26E5F">
        <w:rPr>
          <w:sz w:val="20"/>
          <w:szCs w:val="20"/>
          <w:rPrChange w:id="2976" w:author="Microsoft Office User" w:date="2023-09-11T13:17:00Z">
            <w:rPr/>
          </w:rPrChange>
        </w:rPr>
        <w:fldChar w:fldCharType="begin"/>
      </w:r>
      <w:r w:rsidRPr="00B26E5F">
        <w:rPr>
          <w:sz w:val="20"/>
          <w:szCs w:val="20"/>
          <w:rPrChange w:id="2977" w:author="Microsoft Office User" w:date="2023-09-11T13:17:00Z">
            <w:rPr/>
          </w:rPrChange>
        </w:rPr>
        <w:instrText>HYPERLINK "https://www.zotero.org/google-docs/?n2Avay" \h</w:instrText>
      </w:r>
      <w:r w:rsidRPr="00A34D81">
        <w:rPr>
          <w:sz w:val="20"/>
          <w:szCs w:val="20"/>
        </w:rPr>
      </w:r>
      <w:r w:rsidRPr="00B26E5F">
        <w:rPr>
          <w:sz w:val="20"/>
          <w:szCs w:val="20"/>
          <w:rPrChange w:id="2978" w:author="Microsoft Office User" w:date="2023-09-11T13:17:00Z">
            <w:rPr>
              <w:i/>
            </w:rPr>
          </w:rPrChange>
        </w:rPr>
        <w:fldChar w:fldCharType="separate"/>
      </w:r>
      <w:r w:rsidRPr="00B26E5F">
        <w:rPr>
          <w:i/>
          <w:sz w:val="20"/>
          <w:szCs w:val="20"/>
          <w:rPrChange w:id="2979" w:author="Microsoft Office User" w:date="2023-09-11T13:17:00Z">
            <w:rPr>
              <w:i/>
            </w:rPr>
          </w:rPrChange>
        </w:rPr>
        <w:t>et al.</w:t>
      </w:r>
      <w:r w:rsidRPr="00B26E5F">
        <w:rPr>
          <w:i/>
          <w:sz w:val="20"/>
          <w:szCs w:val="20"/>
          <w:rPrChange w:id="2980" w:author="Microsoft Office User" w:date="2023-09-11T13:17:00Z">
            <w:rPr>
              <w:i/>
            </w:rPr>
          </w:rPrChange>
        </w:rPr>
        <w:fldChar w:fldCharType="end"/>
      </w:r>
      <w:r w:rsidRPr="00B26E5F">
        <w:rPr>
          <w:sz w:val="20"/>
          <w:szCs w:val="20"/>
          <w:rPrChange w:id="2981" w:author="Microsoft Office User" w:date="2023-09-11T13:17:00Z">
            <w:rPr/>
          </w:rPrChange>
        </w:rPr>
        <w:fldChar w:fldCharType="begin"/>
      </w:r>
      <w:r w:rsidRPr="00B26E5F">
        <w:rPr>
          <w:sz w:val="20"/>
          <w:szCs w:val="20"/>
          <w:rPrChange w:id="2982" w:author="Microsoft Office User" w:date="2023-09-11T13:17:00Z">
            <w:rPr/>
          </w:rPrChange>
        </w:rPr>
        <w:instrText>HYPERLINK "https://www.zotero.org/google-docs/?n2Avay" \h</w:instrText>
      </w:r>
      <w:r w:rsidRPr="00A34D81">
        <w:rPr>
          <w:sz w:val="20"/>
          <w:szCs w:val="20"/>
        </w:rPr>
      </w:r>
      <w:r w:rsidRPr="00B26E5F">
        <w:rPr>
          <w:sz w:val="20"/>
          <w:szCs w:val="20"/>
          <w:rPrChange w:id="2983" w:author="Microsoft Office User" w:date="2023-09-11T13:17:00Z">
            <w:rPr/>
          </w:rPrChange>
        </w:rPr>
        <w:fldChar w:fldCharType="separate"/>
      </w:r>
      <w:r w:rsidRPr="00B26E5F">
        <w:rPr>
          <w:sz w:val="20"/>
          <w:szCs w:val="20"/>
          <w:rPrChange w:id="2984" w:author="Microsoft Office User" w:date="2023-09-11T13:17:00Z">
            <w:rPr/>
          </w:rPrChange>
        </w:rPr>
        <w:t xml:space="preserve"> A Wolbachia symbiont in Aedes aegypti limits infection with dengue, Chikungunya, and Plasmodium. </w:t>
      </w:r>
      <w:r w:rsidRPr="00B26E5F">
        <w:rPr>
          <w:sz w:val="20"/>
          <w:szCs w:val="20"/>
          <w:rPrChange w:id="2985" w:author="Microsoft Office User" w:date="2023-09-11T13:17:00Z">
            <w:rPr/>
          </w:rPrChange>
        </w:rPr>
        <w:fldChar w:fldCharType="end"/>
      </w:r>
      <w:r w:rsidRPr="00B26E5F">
        <w:rPr>
          <w:sz w:val="20"/>
          <w:szCs w:val="20"/>
          <w:rPrChange w:id="2986" w:author="Microsoft Office User" w:date="2023-09-11T13:17:00Z">
            <w:rPr/>
          </w:rPrChange>
        </w:rPr>
        <w:fldChar w:fldCharType="begin"/>
      </w:r>
      <w:r w:rsidRPr="00B26E5F">
        <w:rPr>
          <w:sz w:val="20"/>
          <w:szCs w:val="20"/>
          <w:rPrChange w:id="2987" w:author="Microsoft Office User" w:date="2023-09-11T13:17:00Z">
            <w:rPr/>
          </w:rPrChange>
        </w:rPr>
        <w:instrText>HYPERLINK "https://www.zotero.org/google-docs/?n2Avay" \h</w:instrText>
      </w:r>
      <w:r w:rsidRPr="00A34D81">
        <w:rPr>
          <w:sz w:val="20"/>
          <w:szCs w:val="20"/>
        </w:rPr>
      </w:r>
      <w:r w:rsidRPr="00B26E5F">
        <w:rPr>
          <w:sz w:val="20"/>
          <w:szCs w:val="20"/>
          <w:rPrChange w:id="2988" w:author="Microsoft Office User" w:date="2023-09-11T13:17:00Z">
            <w:rPr>
              <w:i/>
            </w:rPr>
          </w:rPrChange>
        </w:rPr>
        <w:fldChar w:fldCharType="separate"/>
      </w:r>
      <w:r w:rsidRPr="00B26E5F">
        <w:rPr>
          <w:i/>
          <w:sz w:val="20"/>
          <w:szCs w:val="20"/>
          <w:rPrChange w:id="2989" w:author="Microsoft Office User" w:date="2023-09-11T13:17:00Z">
            <w:rPr>
              <w:i/>
            </w:rPr>
          </w:rPrChange>
        </w:rPr>
        <w:t xml:space="preserve">Cell </w:t>
      </w:r>
      <w:r w:rsidRPr="00B26E5F">
        <w:rPr>
          <w:i/>
          <w:sz w:val="20"/>
          <w:szCs w:val="20"/>
          <w:rPrChange w:id="2990" w:author="Microsoft Office User" w:date="2023-09-11T13:17:00Z">
            <w:rPr>
              <w:i/>
            </w:rPr>
          </w:rPrChange>
        </w:rPr>
        <w:fldChar w:fldCharType="end"/>
      </w:r>
      <w:r w:rsidRPr="00B26E5F">
        <w:rPr>
          <w:sz w:val="20"/>
          <w:szCs w:val="20"/>
          <w:rPrChange w:id="2991" w:author="Microsoft Office User" w:date="2023-09-11T13:17:00Z">
            <w:rPr/>
          </w:rPrChange>
        </w:rPr>
        <w:fldChar w:fldCharType="begin"/>
      </w:r>
      <w:r w:rsidRPr="00B26E5F">
        <w:rPr>
          <w:sz w:val="20"/>
          <w:szCs w:val="20"/>
          <w:rPrChange w:id="2992" w:author="Microsoft Office User" w:date="2023-09-11T13:17:00Z">
            <w:rPr/>
          </w:rPrChange>
        </w:rPr>
        <w:instrText>HYPERLINK "https://www.zotero.org/google-docs/?n2Avay" \h</w:instrText>
      </w:r>
      <w:r w:rsidRPr="00A34D81">
        <w:rPr>
          <w:sz w:val="20"/>
          <w:szCs w:val="20"/>
        </w:rPr>
      </w:r>
      <w:r w:rsidRPr="00B26E5F">
        <w:rPr>
          <w:sz w:val="20"/>
          <w:szCs w:val="20"/>
          <w:rPrChange w:id="2993" w:author="Microsoft Office User" w:date="2023-09-11T13:17:00Z">
            <w:rPr>
              <w:b/>
            </w:rPr>
          </w:rPrChange>
        </w:rPr>
        <w:fldChar w:fldCharType="separate"/>
      </w:r>
      <w:r w:rsidRPr="00B26E5F">
        <w:rPr>
          <w:b/>
          <w:sz w:val="20"/>
          <w:szCs w:val="20"/>
          <w:rPrChange w:id="2994" w:author="Microsoft Office User" w:date="2023-09-11T13:17:00Z">
            <w:rPr>
              <w:b/>
            </w:rPr>
          </w:rPrChange>
        </w:rPr>
        <w:t>139</w:t>
      </w:r>
      <w:r w:rsidRPr="00B26E5F">
        <w:rPr>
          <w:b/>
          <w:sz w:val="20"/>
          <w:szCs w:val="20"/>
          <w:rPrChange w:id="2995" w:author="Microsoft Office User" w:date="2023-09-11T13:17:00Z">
            <w:rPr>
              <w:b/>
            </w:rPr>
          </w:rPrChange>
        </w:rPr>
        <w:fldChar w:fldCharType="end"/>
      </w:r>
      <w:r w:rsidRPr="00B26E5F">
        <w:rPr>
          <w:sz w:val="20"/>
          <w:szCs w:val="20"/>
          <w:rPrChange w:id="2996" w:author="Microsoft Office User" w:date="2023-09-11T13:17:00Z">
            <w:rPr/>
          </w:rPrChange>
        </w:rPr>
        <w:fldChar w:fldCharType="begin"/>
      </w:r>
      <w:r w:rsidRPr="00B26E5F">
        <w:rPr>
          <w:sz w:val="20"/>
          <w:szCs w:val="20"/>
          <w:rPrChange w:id="2997" w:author="Microsoft Office User" w:date="2023-09-11T13:17:00Z">
            <w:rPr/>
          </w:rPrChange>
        </w:rPr>
        <w:instrText>HYPERLINK "https://www.zotero.org/google-docs/?n2Avay" \h</w:instrText>
      </w:r>
      <w:r w:rsidRPr="00A34D81">
        <w:rPr>
          <w:sz w:val="20"/>
          <w:szCs w:val="20"/>
        </w:rPr>
      </w:r>
      <w:r w:rsidRPr="00B26E5F">
        <w:rPr>
          <w:sz w:val="20"/>
          <w:szCs w:val="20"/>
          <w:rPrChange w:id="2998" w:author="Microsoft Office User" w:date="2023-09-11T13:17:00Z">
            <w:rPr/>
          </w:rPrChange>
        </w:rPr>
        <w:fldChar w:fldCharType="separate"/>
      </w:r>
      <w:r w:rsidRPr="00B26E5F">
        <w:rPr>
          <w:sz w:val="20"/>
          <w:szCs w:val="20"/>
          <w:rPrChange w:id="2999" w:author="Microsoft Office User" w:date="2023-09-11T13:17:00Z">
            <w:rPr/>
          </w:rPrChange>
        </w:rPr>
        <w:t>, 1268–1278 (2009).</w:t>
      </w:r>
      <w:r w:rsidRPr="00B26E5F">
        <w:rPr>
          <w:sz w:val="20"/>
          <w:szCs w:val="20"/>
          <w:rPrChange w:id="3000" w:author="Microsoft Office User" w:date="2023-09-11T13:17:00Z">
            <w:rPr/>
          </w:rPrChange>
        </w:rPr>
        <w:fldChar w:fldCharType="end"/>
      </w:r>
    </w:p>
    <w:p w14:paraId="0506EC35" w14:textId="77777777" w:rsidR="007B09DE" w:rsidRPr="00B26E5F" w:rsidRDefault="007B09DE">
      <w:pPr>
        <w:snapToGrid w:val="0"/>
        <w:contextualSpacing/>
        <w:rPr>
          <w:sz w:val="20"/>
          <w:szCs w:val="20"/>
          <w:rPrChange w:id="3001" w:author="Microsoft Office User" w:date="2023-09-11T13:17:00Z">
            <w:rPr/>
          </w:rPrChange>
        </w:rPr>
        <w:pPrChange w:id="3002" w:author="Microsoft Office User" w:date="2023-09-11T13:17:00Z">
          <w:pPr/>
        </w:pPrChange>
      </w:pPr>
    </w:p>
    <w:p w14:paraId="0316519D" w14:textId="77777777" w:rsidR="000C56B0" w:rsidRPr="00B26E5F" w:rsidRDefault="00367A15">
      <w:pPr>
        <w:snapToGrid w:val="0"/>
        <w:contextualSpacing/>
        <w:rPr>
          <w:sz w:val="20"/>
          <w:szCs w:val="20"/>
          <w:rPrChange w:id="3003" w:author="Microsoft Office User" w:date="2023-09-11T13:17:00Z">
            <w:rPr/>
          </w:rPrChange>
        </w:rPr>
        <w:pPrChange w:id="3004" w:author="Microsoft Office User" w:date="2023-09-11T13:17:00Z">
          <w:pPr/>
        </w:pPrChange>
      </w:pPr>
      <w:r w:rsidRPr="00B26E5F">
        <w:rPr>
          <w:sz w:val="20"/>
          <w:szCs w:val="20"/>
          <w:rPrChange w:id="3005" w:author="Microsoft Office User" w:date="2023-09-11T13:17:00Z">
            <w:rPr/>
          </w:rPrChange>
        </w:rPr>
        <w:fldChar w:fldCharType="begin"/>
      </w:r>
      <w:r w:rsidRPr="00B26E5F">
        <w:rPr>
          <w:sz w:val="20"/>
          <w:szCs w:val="20"/>
          <w:rPrChange w:id="3006" w:author="Microsoft Office User" w:date="2023-09-11T13:17:00Z">
            <w:rPr/>
          </w:rPrChange>
        </w:rPr>
        <w:instrText>HYPERLINK "https://www.zotero.org/google-docs/?n2Avay" \h</w:instrText>
      </w:r>
      <w:r w:rsidRPr="00A34D81">
        <w:rPr>
          <w:sz w:val="20"/>
          <w:szCs w:val="20"/>
        </w:rPr>
      </w:r>
      <w:r w:rsidRPr="00B26E5F">
        <w:rPr>
          <w:sz w:val="20"/>
          <w:szCs w:val="20"/>
          <w:rPrChange w:id="3007" w:author="Microsoft Office User" w:date="2023-09-11T13:17:00Z">
            <w:rPr/>
          </w:rPrChange>
        </w:rPr>
        <w:fldChar w:fldCharType="separate"/>
      </w:r>
      <w:r w:rsidRPr="00B26E5F">
        <w:rPr>
          <w:sz w:val="20"/>
          <w:szCs w:val="20"/>
          <w:rPrChange w:id="3008" w:author="Microsoft Office User" w:date="2023-09-11T13:17:00Z">
            <w:rPr/>
          </w:rPrChange>
        </w:rPr>
        <w:t>73.</w:t>
      </w:r>
      <w:r w:rsidRPr="00B26E5F">
        <w:rPr>
          <w:sz w:val="20"/>
          <w:szCs w:val="20"/>
          <w:rPrChange w:id="3009" w:author="Microsoft Office User" w:date="2023-09-11T13:17:00Z">
            <w:rPr/>
          </w:rPrChange>
        </w:rPr>
        <w:tab/>
        <w:t xml:space="preserve">Lee, K. H. &amp; Ruby, E. G. Effect of the Squid Host on the Abundance and Distribution of Symbiotic Vibrio </w:t>
      </w:r>
      <w:proofErr w:type="spellStart"/>
      <w:r w:rsidRPr="00B26E5F">
        <w:rPr>
          <w:sz w:val="20"/>
          <w:szCs w:val="20"/>
          <w:rPrChange w:id="3010" w:author="Microsoft Office User" w:date="2023-09-11T13:17:00Z">
            <w:rPr/>
          </w:rPrChange>
        </w:rPr>
        <w:t>fischeri</w:t>
      </w:r>
      <w:proofErr w:type="spellEnd"/>
      <w:r w:rsidRPr="00B26E5F">
        <w:rPr>
          <w:sz w:val="20"/>
          <w:szCs w:val="20"/>
          <w:rPrChange w:id="3011" w:author="Microsoft Office User" w:date="2023-09-11T13:17:00Z">
            <w:rPr/>
          </w:rPrChange>
        </w:rPr>
        <w:t xml:space="preserve"> in Nature. </w:t>
      </w:r>
      <w:r w:rsidRPr="00B26E5F">
        <w:rPr>
          <w:sz w:val="20"/>
          <w:szCs w:val="20"/>
          <w:rPrChange w:id="3012" w:author="Microsoft Office User" w:date="2023-09-11T13:17:00Z">
            <w:rPr/>
          </w:rPrChange>
        </w:rPr>
        <w:fldChar w:fldCharType="end"/>
      </w:r>
      <w:r w:rsidRPr="00B26E5F">
        <w:rPr>
          <w:sz w:val="20"/>
          <w:szCs w:val="20"/>
          <w:rPrChange w:id="3013" w:author="Microsoft Office User" w:date="2023-09-11T13:17:00Z">
            <w:rPr/>
          </w:rPrChange>
        </w:rPr>
        <w:fldChar w:fldCharType="begin"/>
      </w:r>
      <w:r w:rsidRPr="00B26E5F">
        <w:rPr>
          <w:sz w:val="20"/>
          <w:szCs w:val="20"/>
          <w:rPrChange w:id="3014" w:author="Microsoft Office User" w:date="2023-09-11T13:17:00Z">
            <w:rPr/>
          </w:rPrChange>
        </w:rPr>
        <w:instrText>HYPERLINK "https://www.zotero.org/google-docs/?n2Avay" \h</w:instrText>
      </w:r>
      <w:r w:rsidRPr="00A34D81">
        <w:rPr>
          <w:sz w:val="20"/>
          <w:szCs w:val="20"/>
        </w:rPr>
      </w:r>
      <w:r w:rsidRPr="00B26E5F">
        <w:rPr>
          <w:sz w:val="20"/>
          <w:szCs w:val="20"/>
          <w:rPrChange w:id="3015" w:author="Microsoft Office User" w:date="2023-09-11T13:17:00Z">
            <w:rPr>
              <w:i/>
            </w:rPr>
          </w:rPrChange>
        </w:rPr>
        <w:fldChar w:fldCharType="separate"/>
      </w:r>
      <w:r w:rsidRPr="00B26E5F">
        <w:rPr>
          <w:i/>
          <w:sz w:val="20"/>
          <w:szCs w:val="20"/>
          <w:rPrChange w:id="3016" w:author="Microsoft Office User" w:date="2023-09-11T13:17:00Z">
            <w:rPr>
              <w:i/>
            </w:rPr>
          </w:rPrChange>
        </w:rPr>
        <w:t xml:space="preserve">Appl. Environ. </w:t>
      </w:r>
      <w:proofErr w:type="spellStart"/>
      <w:r w:rsidRPr="00B26E5F">
        <w:rPr>
          <w:i/>
          <w:sz w:val="20"/>
          <w:szCs w:val="20"/>
          <w:rPrChange w:id="3017" w:author="Microsoft Office User" w:date="2023-09-11T13:17:00Z">
            <w:rPr>
              <w:i/>
            </w:rPr>
          </w:rPrChange>
        </w:rPr>
        <w:t>Microbiol</w:t>
      </w:r>
      <w:proofErr w:type="spellEnd"/>
      <w:r w:rsidRPr="00B26E5F">
        <w:rPr>
          <w:i/>
          <w:sz w:val="20"/>
          <w:szCs w:val="20"/>
          <w:rPrChange w:id="3018" w:author="Microsoft Office User" w:date="2023-09-11T13:17:00Z">
            <w:rPr>
              <w:i/>
            </w:rPr>
          </w:rPrChange>
        </w:rPr>
        <w:t xml:space="preserve">. </w:t>
      </w:r>
      <w:r w:rsidRPr="00B26E5F">
        <w:rPr>
          <w:i/>
          <w:sz w:val="20"/>
          <w:szCs w:val="20"/>
          <w:rPrChange w:id="3019" w:author="Microsoft Office User" w:date="2023-09-11T13:17:00Z">
            <w:rPr>
              <w:i/>
            </w:rPr>
          </w:rPrChange>
        </w:rPr>
        <w:fldChar w:fldCharType="end"/>
      </w:r>
      <w:r w:rsidRPr="00B26E5F">
        <w:rPr>
          <w:sz w:val="20"/>
          <w:szCs w:val="20"/>
          <w:rPrChange w:id="3020" w:author="Microsoft Office User" w:date="2023-09-11T13:17:00Z">
            <w:rPr/>
          </w:rPrChange>
        </w:rPr>
        <w:fldChar w:fldCharType="begin"/>
      </w:r>
      <w:r w:rsidRPr="00B26E5F">
        <w:rPr>
          <w:sz w:val="20"/>
          <w:szCs w:val="20"/>
          <w:rPrChange w:id="3021" w:author="Microsoft Office User" w:date="2023-09-11T13:17:00Z">
            <w:rPr/>
          </w:rPrChange>
        </w:rPr>
        <w:instrText>HYPERLINK "https://www.zotero.org/google-docs/?n2Avay" \h</w:instrText>
      </w:r>
      <w:r w:rsidRPr="00A34D81">
        <w:rPr>
          <w:sz w:val="20"/>
          <w:szCs w:val="20"/>
        </w:rPr>
      </w:r>
      <w:r w:rsidRPr="00B26E5F">
        <w:rPr>
          <w:sz w:val="20"/>
          <w:szCs w:val="20"/>
          <w:rPrChange w:id="3022" w:author="Microsoft Office User" w:date="2023-09-11T13:17:00Z">
            <w:rPr>
              <w:b/>
            </w:rPr>
          </w:rPrChange>
        </w:rPr>
        <w:fldChar w:fldCharType="separate"/>
      </w:r>
      <w:r w:rsidRPr="00B26E5F">
        <w:rPr>
          <w:b/>
          <w:sz w:val="20"/>
          <w:szCs w:val="20"/>
          <w:rPrChange w:id="3023" w:author="Microsoft Office User" w:date="2023-09-11T13:17:00Z">
            <w:rPr>
              <w:b/>
            </w:rPr>
          </w:rPrChange>
        </w:rPr>
        <w:t>60</w:t>
      </w:r>
      <w:r w:rsidRPr="00B26E5F">
        <w:rPr>
          <w:b/>
          <w:sz w:val="20"/>
          <w:szCs w:val="20"/>
          <w:rPrChange w:id="3024" w:author="Microsoft Office User" w:date="2023-09-11T13:17:00Z">
            <w:rPr>
              <w:b/>
            </w:rPr>
          </w:rPrChange>
        </w:rPr>
        <w:fldChar w:fldCharType="end"/>
      </w:r>
      <w:r w:rsidRPr="00B26E5F">
        <w:rPr>
          <w:sz w:val="20"/>
          <w:szCs w:val="20"/>
          <w:rPrChange w:id="3025" w:author="Microsoft Office User" w:date="2023-09-11T13:17:00Z">
            <w:rPr/>
          </w:rPrChange>
        </w:rPr>
        <w:fldChar w:fldCharType="begin"/>
      </w:r>
      <w:r w:rsidRPr="00B26E5F">
        <w:rPr>
          <w:sz w:val="20"/>
          <w:szCs w:val="20"/>
          <w:rPrChange w:id="3026" w:author="Microsoft Office User" w:date="2023-09-11T13:17:00Z">
            <w:rPr/>
          </w:rPrChange>
        </w:rPr>
        <w:instrText>HYPERLINK "https://www.zotero.org/google-docs/?n2Avay" \h</w:instrText>
      </w:r>
      <w:r w:rsidRPr="00A34D81">
        <w:rPr>
          <w:sz w:val="20"/>
          <w:szCs w:val="20"/>
        </w:rPr>
      </w:r>
      <w:r w:rsidRPr="00B26E5F">
        <w:rPr>
          <w:sz w:val="20"/>
          <w:szCs w:val="20"/>
          <w:rPrChange w:id="3027" w:author="Microsoft Office User" w:date="2023-09-11T13:17:00Z">
            <w:rPr/>
          </w:rPrChange>
        </w:rPr>
        <w:fldChar w:fldCharType="separate"/>
      </w:r>
      <w:r w:rsidRPr="00B26E5F">
        <w:rPr>
          <w:sz w:val="20"/>
          <w:szCs w:val="20"/>
          <w:rPrChange w:id="3028" w:author="Microsoft Office User" w:date="2023-09-11T13:17:00Z">
            <w:rPr/>
          </w:rPrChange>
        </w:rPr>
        <w:t>, 1565–1571 (1994).</w:t>
      </w:r>
      <w:r w:rsidRPr="00B26E5F">
        <w:rPr>
          <w:sz w:val="20"/>
          <w:szCs w:val="20"/>
          <w:rPrChange w:id="3029" w:author="Microsoft Office User" w:date="2023-09-11T13:17:00Z">
            <w:rPr/>
          </w:rPrChange>
        </w:rPr>
        <w:fldChar w:fldCharType="end"/>
      </w:r>
    </w:p>
    <w:p w14:paraId="2591AD43" w14:textId="77777777" w:rsidR="007B09DE" w:rsidRPr="00B26E5F" w:rsidRDefault="007B09DE">
      <w:pPr>
        <w:snapToGrid w:val="0"/>
        <w:contextualSpacing/>
        <w:rPr>
          <w:sz w:val="20"/>
          <w:szCs w:val="20"/>
          <w:rPrChange w:id="3030" w:author="Microsoft Office User" w:date="2023-09-11T13:17:00Z">
            <w:rPr/>
          </w:rPrChange>
        </w:rPr>
        <w:pPrChange w:id="3031" w:author="Microsoft Office User" w:date="2023-09-11T13:17:00Z">
          <w:pPr/>
        </w:pPrChange>
      </w:pPr>
    </w:p>
    <w:p w14:paraId="0A45B78D" w14:textId="77777777" w:rsidR="000C56B0" w:rsidRPr="00B26E5F" w:rsidRDefault="00367A15">
      <w:pPr>
        <w:snapToGrid w:val="0"/>
        <w:contextualSpacing/>
        <w:rPr>
          <w:sz w:val="20"/>
          <w:szCs w:val="20"/>
          <w:rPrChange w:id="3032" w:author="Microsoft Office User" w:date="2023-09-11T13:17:00Z">
            <w:rPr/>
          </w:rPrChange>
        </w:rPr>
        <w:pPrChange w:id="3033" w:author="Microsoft Office User" w:date="2023-09-11T13:17:00Z">
          <w:pPr/>
        </w:pPrChange>
      </w:pPr>
      <w:r w:rsidRPr="00B26E5F">
        <w:rPr>
          <w:sz w:val="20"/>
          <w:szCs w:val="20"/>
          <w:rPrChange w:id="3034" w:author="Microsoft Office User" w:date="2023-09-11T13:17:00Z">
            <w:rPr/>
          </w:rPrChange>
        </w:rPr>
        <w:fldChar w:fldCharType="begin"/>
      </w:r>
      <w:r w:rsidRPr="00B26E5F">
        <w:rPr>
          <w:sz w:val="20"/>
          <w:szCs w:val="20"/>
          <w:rPrChange w:id="3035" w:author="Microsoft Office User" w:date="2023-09-11T13:17:00Z">
            <w:rPr/>
          </w:rPrChange>
        </w:rPr>
        <w:instrText>HYPERLINK "https://www.zotero.org/google-docs/?n2Avay" \h</w:instrText>
      </w:r>
      <w:r w:rsidRPr="00A34D81">
        <w:rPr>
          <w:sz w:val="20"/>
          <w:szCs w:val="20"/>
        </w:rPr>
      </w:r>
      <w:r w:rsidRPr="00B26E5F">
        <w:rPr>
          <w:sz w:val="20"/>
          <w:szCs w:val="20"/>
          <w:rPrChange w:id="3036" w:author="Microsoft Office User" w:date="2023-09-11T13:17:00Z">
            <w:rPr/>
          </w:rPrChange>
        </w:rPr>
        <w:fldChar w:fldCharType="separate"/>
      </w:r>
      <w:r w:rsidRPr="00B26E5F">
        <w:rPr>
          <w:sz w:val="20"/>
          <w:szCs w:val="20"/>
          <w:rPrChange w:id="3037" w:author="Microsoft Office User" w:date="2023-09-11T13:17:00Z">
            <w:rPr/>
          </w:rPrChange>
        </w:rPr>
        <w:t>74.</w:t>
      </w:r>
      <w:r w:rsidRPr="00B26E5F">
        <w:rPr>
          <w:sz w:val="20"/>
          <w:szCs w:val="20"/>
          <w:rPrChange w:id="3038" w:author="Microsoft Office User" w:date="2023-09-11T13:17:00Z">
            <w:rPr/>
          </w:rPrChange>
        </w:rPr>
        <w:tab/>
        <w:t xml:space="preserve">Visick, K. L., Foster, J., Doino, J., McFall-Ngai, M. &amp; Ruby, E. G. </w:t>
      </w:r>
      <w:r w:rsidRPr="00B26E5F">
        <w:rPr>
          <w:i/>
          <w:iCs/>
          <w:sz w:val="20"/>
          <w:szCs w:val="20"/>
          <w:rPrChange w:id="3039" w:author="Microsoft Office User" w:date="2023-09-11T13:17:00Z">
            <w:rPr>
              <w:i/>
              <w:iCs/>
            </w:rPr>
          </w:rPrChange>
        </w:rPr>
        <w:t xml:space="preserve">Vibrio </w:t>
      </w:r>
      <w:proofErr w:type="spellStart"/>
      <w:r w:rsidRPr="00B26E5F">
        <w:rPr>
          <w:i/>
          <w:iCs/>
          <w:sz w:val="20"/>
          <w:szCs w:val="20"/>
          <w:rPrChange w:id="3040" w:author="Microsoft Office User" w:date="2023-09-11T13:17:00Z">
            <w:rPr>
              <w:i/>
              <w:iCs/>
            </w:rPr>
          </w:rPrChange>
        </w:rPr>
        <w:t>fischeri</w:t>
      </w:r>
      <w:proofErr w:type="spellEnd"/>
      <w:r w:rsidRPr="00B26E5F">
        <w:rPr>
          <w:i/>
          <w:iCs/>
          <w:sz w:val="20"/>
          <w:szCs w:val="20"/>
          <w:rPrChange w:id="3041" w:author="Microsoft Office User" w:date="2023-09-11T13:17:00Z">
            <w:rPr>
              <w:i/>
              <w:iCs/>
            </w:rPr>
          </w:rPrChange>
        </w:rPr>
        <w:t xml:space="preserve"> </w:t>
      </w:r>
      <w:r w:rsidRPr="00B26E5F">
        <w:rPr>
          <w:sz w:val="20"/>
          <w:szCs w:val="20"/>
          <w:rPrChange w:id="3042" w:author="Microsoft Office User" w:date="2023-09-11T13:17:00Z">
            <w:rPr/>
          </w:rPrChange>
        </w:rPr>
        <w:t xml:space="preserve">lux genes play an important role in colonization and development of the host light organ. </w:t>
      </w:r>
      <w:r w:rsidRPr="00B26E5F">
        <w:rPr>
          <w:sz w:val="20"/>
          <w:szCs w:val="20"/>
          <w:rPrChange w:id="3043" w:author="Microsoft Office User" w:date="2023-09-11T13:17:00Z">
            <w:rPr/>
          </w:rPrChange>
        </w:rPr>
        <w:fldChar w:fldCharType="end"/>
      </w:r>
      <w:r w:rsidRPr="00B26E5F">
        <w:rPr>
          <w:sz w:val="20"/>
          <w:szCs w:val="20"/>
          <w:rPrChange w:id="3044" w:author="Microsoft Office User" w:date="2023-09-11T13:17:00Z">
            <w:rPr/>
          </w:rPrChange>
        </w:rPr>
        <w:fldChar w:fldCharType="begin"/>
      </w:r>
      <w:r w:rsidRPr="00B26E5F">
        <w:rPr>
          <w:sz w:val="20"/>
          <w:szCs w:val="20"/>
          <w:rPrChange w:id="3045" w:author="Microsoft Office User" w:date="2023-09-11T13:17:00Z">
            <w:rPr/>
          </w:rPrChange>
        </w:rPr>
        <w:instrText>HYPERLINK "https://www.zotero.org/google-docs/?n2Avay" \h</w:instrText>
      </w:r>
      <w:r w:rsidRPr="00A34D81">
        <w:rPr>
          <w:sz w:val="20"/>
          <w:szCs w:val="20"/>
        </w:rPr>
      </w:r>
      <w:r w:rsidRPr="00B26E5F">
        <w:rPr>
          <w:sz w:val="20"/>
          <w:szCs w:val="20"/>
          <w:rPrChange w:id="3046" w:author="Microsoft Office User" w:date="2023-09-11T13:17:00Z">
            <w:rPr>
              <w:i/>
            </w:rPr>
          </w:rPrChange>
        </w:rPr>
        <w:fldChar w:fldCharType="separate"/>
      </w:r>
      <w:r w:rsidRPr="00B26E5F">
        <w:rPr>
          <w:i/>
          <w:sz w:val="20"/>
          <w:szCs w:val="20"/>
          <w:rPrChange w:id="3047" w:author="Microsoft Office User" w:date="2023-09-11T13:17:00Z">
            <w:rPr>
              <w:i/>
            </w:rPr>
          </w:rPrChange>
        </w:rPr>
        <w:t xml:space="preserve">J. </w:t>
      </w:r>
      <w:proofErr w:type="spellStart"/>
      <w:r w:rsidRPr="00B26E5F">
        <w:rPr>
          <w:i/>
          <w:sz w:val="20"/>
          <w:szCs w:val="20"/>
          <w:rPrChange w:id="3048" w:author="Microsoft Office User" w:date="2023-09-11T13:17:00Z">
            <w:rPr>
              <w:i/>
            </w:rPr>
          </w:rPrChange>
        </w:rPr>
        <w:t>Bacteriol</w:t>
      </w:r>
      <w:proofErr w:type="spellEnd"/>
      <w:r w:rsidRPr="00B26E5F">
        <w:rPr>
          <w:i/>
          <w:sz w:val="20"/>
          <w:szCs w:val="20"/>
          <w:rPrChange w:id="3049" w:author="Microsoft Office User" w:date="2023-09-11T13:17:00Z">
            <w:rPr>
              <w:i/>
            </w:rPr>
          </w:rPrChange>
        </w:rPr>
        <w:t xml:space="preserve">. </w:t>
      </w:r>
      <w:r w:rsidRPr="00B26E5F">
        <w:rPr>
          <w:i/>
          <w:sz w:val="20"/>
          <w:szCs w:val="20"/>
          <w:rPrChange w:id="3050" w:author="Microsoft Office User" w:date="2023-09-11T13:17:00Z">
            <w:rPr>
              <w:i/>
            </w:rPr>
          </w:rPrChange>
        </w:rPr>
        <w:fldChar w:fldCharType="end"/>
      </w:r>
      <w:r w:rsidRPr="00B26E5F">
        <w:rPr>
          <w:sz w:val="20"/>
          <w:szCs w:val="20"/>
          <w:rPrChange w:id="3051" w:author="Microsoft Office User" w:date="2023-09-11T13:17:00Z">
            <w:rPr/>
          </w:rPrChange>
        </w:rPr>
        <w:fldChar w:fldCharType="begin"/>
      </w:r>
      <w:r w:rsidRPr="00B26E5F">
        <w:rPr>
          <w:sz w:val="20"/>
          <w:szCs w:val="20"/>
          <w:rPrChange w:id="3052" w:author="Microsoft Office User" w:date="2023-09-11T13:17:00Z">
            <w:rPr/>
          </w:rPrChange>
        </w:rPr>
        <w:instrText>HYPERLINK "https://www.zotero.org/google-docs/?n2Avay" \h</w:instrText>
      </w:r>
      <w:r w:rsidRPr="00A34D81">
        <w:rPr>
          <w:sz w:val="20"/>
          <w:szCs w:val="20"/>
        </w:rPr>
      </w:r>
      <w:r w:rsidRPr="00B26E5F">
        <w:rPr>
          <w:sz w:val="20"/>
          <w:szCs w:val="20"/>
          <w:rPrChange w:id="3053" w:author="Microsoft Office User" w:date="2023-09-11T13:17:00Z">
            <w:rPr>
              <w:b/>
            </w:rPr>
          </w:rPrChange>
        </w:rPr>
        <w:fldChar w:fldCharType="separate"/>
      </w:r>
      <w:r w:rsidRPr="00B26E5F">
        <w:rPr>
          <w:b/>
          <w:sz w:val="20"/>
          <w:szCs w:val="20"/>
          <w:rPrChange w:id="3054" w:author="Microsoft Office User" w:date="2023-09-11T13:17:00Z">
            <w:rPr>
              <w:b/>
            </w:rPr>
          </w:rPrChange>
        </w:rPr>
        <w:t>182</w:t>
      </w:r>
      <w:r w:rsidRPr="00B26E5F">
        <w:rPr>
          <w:b/>
          <w:sz w:val="20"/>
          <w:szCs w:val="20"/>
          <w:rPrChange w:id="3055" w:author="Microsoft Office User" w:date="2023-09-11T13:17:00Z">
            <w:rPr>
              <w:b/>
            </w:rPr>
          </w:rPrChange>
        </w:rPr>
        <w:fldChar w:fldCharType="end"/>
      </w:r>
      <w:r w:rsidRPr="00B26E5F">
        <w:rPr>
          <w:sz w:val="20"/>
          <w:szCs w:val="20"/>
          <w:rPrChange w:id="3056" w:author="Microsoft Office User" w:date="2023-09-11T13:17:00Z">
            <w:rPr/>
          </w:rPrChange>
        </w:rPr>
        <w:fldChar w:fldCharType="begin"/>
      </w:r>
      <w:r w:rsidRPr="00B26E5F">
        <w:rPr>
          <w:sz w:val="20"/>
          <w:szCs w:val="20"/>
          <w:rPrChange w:id="3057" w:author="Microsoft Office User" w:date="2023-09-11T13:17:00Z">
            <w:rPr/>
          </w:rPrChange>
        </w:rPr>
        <w:instrText>HYPERLINK "https://www.zotero.org/google-docs/?n2Avay" \h</w:instrText>
      </w:r>
      <w:r w:rsidRPr="00A34D81">
        <w:rPr>
          <w:sz w:val="20"/>
          <w:szCs w:val="20"/>
        </w:rPr>
      </w:r>
      <w:r w:rsidRPr="00B26E5F">
        <w:rPr>
          <w:sz w:val="20"/>
          <w:szCs w:val="20"/>
          <w:rPrChange w:id="3058" w:author="Microsoft Office User" w:date="2023-09-11T13:17:00Z">
            <w:rPr/>
          </w:rPrChange>
        </w:rPr>
        <w:fldChar w:fldCharType="separate"/>
      </w:r>
      <w:r w:rsidRPr="00B26E5F">
        <w:rPr>
          <w:sz w:val="20"/>
          <w:szCs w:val="20"/>
          <w:rPrChange w:id="3059" w:author="Microsoft Office User" w:date="2023-09-11T13:17:00Z">
            <w:rPr/>
          </w:rPrChange>
        </w:rPr>
        <w:t>, 4578–4586 (2000).</w:t>
      </w:r>
      <w:r w:rsidRPr="00B26E5F">
        <w:rPr>
          <w:sz w:val="20"/>
          <w:szCs w:val="20"/>
          <w:rPrChange w:id="3060" w:author="Microsoft Office User" w:date="2023-09-11T13:17:00Z">
            <w:rPr/>
          </w:rPrChange>
        </w:rPr>
        <w:fldChar w:fldCharType="end"/>
      </w:r>
    </w:p>
    <w:p w14:paraId="73E10736" w14:textId="77777777" w:rsidR="007B09DE" w:rsidRPr="00B26E5F" w:rsidRDefault="007B09DE">
      <w:pPr>
        <w:snapToGrid w:val="0"/>
        <w:contextualSpacing/>
        <w:rPr>
          <w:sz w:val="20"/>
          <w:szCs w:val="20"/>
          <w:rPrChange w:id="3061" w:author="Microsoft Office User" w:date="2023-09-11T13:17:00Z">
            <w:rPr/>
          </w:rPrChange>
        </w:rPr>
        <w:pPrChange w:id="3062" w:author="Microsoft Office User" w:date="2023-09-11T13:17:00Z">
          <w:pPr/>
        </w:pPrChange>
      </w:pPr>
    </w:p>
    <w:p w14:paraId="2F9F4297" w14:textId="77777777" w:rsidR="000C56B0" w:rsidRPr="00B26E5F" w:rsidRDefault="00367A15">
      <w:pPr>
        <w:snapToGrid w:val="0"/>
        <w:contextualSpacing/>
        <w:rPr>
          <w:sz w:val="20"/>
          <w:szCs w:val="20"/>
          <w:rPrChange w:id="3063" w:author="Microsoft Office User" w:date="2023-09-11T13:17:00Z">
            <w:rPr/>
          </w:rPrChange>
        </w:rPr>
        <w:pPrChange w:id="3064" w:author="Microsoft Office User" w:date="2023-09-11T13:17:00Z">
          <w:pPr/>
        </w:pPrChange>
      </w:pPr>
      <w:r w:rsidRPr="00B26E5F">
        <w:rPr>
          <w:sz w:val="20"/>
          <w:szCs w:val="20"/>
          <w:rPrChange w:id="3065" w:author="Microsoft Office User" w:date="2023-09-11T13:17:00Z">
            <w:rPr/>
          </w:rPrChange>
        </w:rPr>
        <w:fldChar w:fldCharType="begin"/>
      </w:r>
      <w:r w:rsidRPr="00B26E5F">
        <w:rPr>
          <w:sz w:val="20"/>
          <w:szCs w:val="20"/>
          <w:rPrChange w:id="3066" w:author="Microsoft Office User" w:date="2023-09-11T13:17:00Z">
            <w:rPr/>
          </w:rPrChange>
        </w:rPr>
        <w:instrText>HYPERLINK "https://www.zotero.org/google-docs/?n2Avay" \h</w:instrText>
      </w:r>
      <w:r w:rsidRPr="00A34D81">
        <w:rPr>
          <w:sz w:val="20"/>
          <w:szCs w:val="20"/>
        </w:rPr>
      </w:r>
      <w:r w:rsidRPr="00B26E5F">
        <w:rPr>
          <w:sz w:val="20"/>
          <w:szCs w:val="20"/>
          <w:rPrChange w:id="3067" w:author="Microsoft Office User" w:date="2023-09-11T13:17:00Z">
            <w:rPr/>
          </w:rPrChange>
        </w:rPr>
        <w:fldChar w:fldCharType="separate"/>
      </w:r>
      <w:r w:rsidRPr="00B26E5F">
        <w:rPr>
          <w:sz w:val="20"/>
          <w:szCs w:val="20"/>
          <w:rPrChange w:id="3068" w:author="Microsoft Office User" w:date="2023-09-11T13:17:00Z">
            <w:rPr/>
          </w:rPrChange>
        </w:rPr>
        <w:t>75.</w:t>
      </w:r>
      <w:r w:rsidRPr="00B26E5F">
        <w:rPr>
          <w:sz w:val="20"/>
          <w:szCs w:val="20"/>
          <w:rPrChange w:id="3069" w:author="Microsoft Office User" w:date="2023-09-11T13:17:00Z">
            <w:rPr/>
          </w:rPrChange>
        </w:rPr>
        <w:tab/>
        <w:t xml:space="preserve">Broderick, N. A. Friend, </w:t>
      </w:r>
      <w:proofErr w:type="gramStart"/>
      <w:r w:rsidRPr="00B26E5F">
        <w:rPr>
          <w:sz w:val="20"/>
          <w:szCs w:val="20"/>
          <w:rPrChange w:id="3070" w:author="Microsoft Office User" w:date="2023-09-11T13:17:00Z">
            <w:rPr/>
          </w:rPrChange>
        </w:rPr>
        <w:t>foe</w:t>
      </w:r>
      <w:proofErr w:type="gramEnd"/>
      <w:r w:rsidRPr="00B26E5F">
        <w:rPr>
          <w:sz w:val="20"/>
          <w:szCs w:val="20"/>
          <w:rPrChange w:id="3071" w:author="Microsoft Office User" w:date="2023-09-11T13:17:00Z">
            <w:rPr/>
          </w:rPrChange>
        </w:rPr>
        <w:t xml:space="preserve"> or food? Recognition and the role of antimicrobial peptides in gut immunity and Drosophila–microbe interactions. </w:t>
      </w:r>
      <w:r w:rsidRPr="00B26E5F">
        <w:rPr>
          <w:sz w:val="20"/>
          <w:szCs w:val="20"/>
          <w:rPrChange w:id="3072" w:author="Microsoft Office User" w:date="2023-09-11T13:17:00Z">
            <w:rPr/>
          </w:rPrChange>
        </w:rPr>
        <w:fldChar w:fldCharType="end"/>
      </w:r>
      <w:r w:rsidRPr="00B26E5F">
        <w:rPr>
          <w:sz w:val="20"/>
          <w:szCs w:val="20"/>
          <w:rPrChange w:id="3073" w:author="Microsoft Office User" w:date="2023-09-11T13:17:00Z">
            <w:rPr/>
          </w:rPrChange>
        </w:rPr>
        <w:fldChar w:fldCharType="begin"/>
      </w:r>
      <w:r w:rsidRPr="00B26E5F">
        <w:rPr>
          <w:sz w:val="20"/>
          <w:szCs w:val="20"/>
          <w:rPrChange w:id="3074" w:author="Microsoft Office User" w:date="2023-09-11T13:17:00Z">
            <w:rPr/>
          </w:rPrChange>
        </w:rPr>
        <w:instrText>HYPERLINK "https://www.zotero.org/google-docs/?n2Avay" \h</w:instrText>
      </w:r>
      <w:r w:rsidRPr="00A34D81">
        <w:rPr>
          <w:sz w:val="20"/>
          <w:szCs w:val="20"/>
        </w:rPr>
      </w:r>
      <w:r w:rsidRPr="00B26E5F">
        <w:rPr>
          <w:sz w:val="20"/>
          <w:szCs w:val="20"/>
          <w:rPrChange w:id="3075" w:author="Microsoft Office User" w:date="2023-09-11T13:17:00Z">
            <w:rPr>
              <w:i/>
            </w:rPr>
          </w:rPrChange>
        </w:rPr>
        <w:fldChar w:fldCharType="separate"/>
      </w:r>
      <w:r w:rsidRPr="00B26E5F">
        <w:rPr>
          <w:i/>
          <w:sz w:val="20"/>
          <w:szCs w:val="20"/>
          <w:rPrChange w:id="3076" w:author="Microsoft Office User" w:date="2023-09-11T13:17:00Z">
            <w:rPr>
              <w:i/>
            </w:rPr>
          </w:rPrChange>
        </w:rPr>
        <w:t xml:space="preserve">Philos. Trans. R. Soc. B Biol. Sci. </w:t>
      </w:r>
      <w:r w:rsidRPr="00B26E5F">
        <w:rPr>
          <w:i/>
          <w:sz w:val="20"/>
          <w:szCs w:val="20"/>
          <w:rPrChange w:id="3077" w:author="Microsoft Office User" w:date="2023-09-11T13:17:00Z">
            <w:rPr>
              <w:i/>
            </w:rPr>
          </w:rPrChange>
        </w:rPr>
        <w:fldChar w:fldCharType="end"/>
      </w:r>
      <w:r w:rsidRPr="00B26E5F">
        <w:rPr>
          <w:sz w:val="20"/>
          <w:szCs w:val="20"/>
          <w:rPrChange w:id="3078" w:author="Microsoft Office User" w:date="2023-09-11T13:17:00Z">
            <w:rPr/>
          </w:rPrChange>
        </w:rPr>
        <w:fldChar w:fldCharType="begin"/>
      </w:r>
      <w:r w:rsidRPr="00B26E5F">
        <w:rPr>
          <w:sz w:val="20"/>
          <w:szCs w:val="20"/>
          <w:rPrChange w:id="3079" w:author="Microsoft Office User" w:date="2023-09-11T13:17:00Z">
            <w:rPr/>
          </w:rPrChange>
        </w:rPr>
        <w:instrText>HYPERLINK "https://www.zotero.org/google-docs/?n2Avay" \h</w:instrText>
      </w:r>
      <w:r w:rsidRPr="00A34D81">
        <w:rPr>
          <w:sz w:val="20"/>
          <w:szCs w:val="20"/>
        </w:rPr>
      </w:r>
      <w:r w:rsidRPr="00B26E5F">
        <w:rPr>
          <w:sz w:val="20"/>
          <w:szCs w:val="20"/>
          <w:rPrChange w:id="3080" w:author="Microsoft Office User" w:date="2023-09-11T13:17:00Z">
            <w:rPr>
              <w:b/>
            </w:rPr>
          </w:rPrChange>
        </w:rPr>
        <w:fldChar w:fldCharType="separate"/>
      </w:r>
      <w:r w:rsidRPr="00B26E5F">
        <w:rPr>
          <w:b/>
          <w:sz w:val="20"/>
          <w:szCs w:val="20"/>
          <w:rPrChange w:id="3081" w:author="Microsoft Office User" w:date="2023-09-11T13:17:00Z">
            <w:rPr>
              <w:b/>
            </w:rPr>
          </w:rPrChange>
        </w:rPr>
        <w:t>371</w:t>
      </w:r>
      <w:r w:rsidRPr="00B26E5F">
        <w:rPr>
          <w:b/>
          <w:sz w:val="20"/>
          <w:szCs w:val="20"/>
          <w:rPrChange w:id="3082" w:author="Microsoft Office User" w:date="2023-09-11T13:17:00Z">
            <w:rPr>
              <w:b/>
            </w:rPr>
          </w:rPrChange>
        </w:rPr>
        <w:fldChar w:fldCharType="end"/>
      </w:r>
      <w:r w:rsidRPr="00B26E5F">
        <w:rPr>
          <w:sz w:val="20"/>
          <w:szCs w:val="20"/>
          <w:rPrChange w:id="3083" w:author="Microsoft Office User" w:date="2023-09-11T13:17:00Z">
            <w:rPr/>
          </w:rPrChange>
        </w:rPr>
        <w:fldChar w:fldCharType="begin"/>
      </w:r>
      <w:r w:rsidRPr="00B26E5F">
        <w:rPr>
          <w:sz w:val="20"/>
          <w:szCs w:val="20"/>
          <w:rPrChange w:id="3084" w:author="Microsoft Office User" w:date="2023-09-11T13:17:00Z">
            <w:rPr/>
          </w:rPrChange>
        </w:rPr>
        <w:instrText>HYPERLINK "https://www.zotero.org/google-docs/?n2Avay" \h</w:instrText>
      </w:r>
      <w:r w:rsidRPr="00A34D81">
        <w:rPr>
          <w:sz w:val="20"/>
          <w:szCs w:val="20"/>
        </w:rPr>
      </w:r>
      <w:r w:rsidRPr="00B26E5F">
        <w:rPr>
          <w:sz w:val="20"/>
          <w:szCs w:val="20"/>
          <w:rPrChange w:id="3085" w:author="Microsoft Office User" w:date="2023-09-11T13:17:00Z">
            <w:rPr/>
          </w:rPrChange>
        </w:rPr>
        <w:fldChar w:fldCharType="separate"/>
      </w:r>
      <w:r w:rsidRPr="00B26E5F">
        <w:rPr>
          <w:sz w:val="20"/>
          <w:szCs w:val="20"/>
          <w:rPrChange w:id="3086" w:author="Microsoft Office User" w:date="2023-09-11T13:17:00Z">
            <w:rPr/>
          </w:rPrChange>
        </w:rPr>
        <w:t>, (2016).</w:t>
      </w:r>
      <w:r w:rsidRPr="00B26E5F">
        <w:rPr>
          <w:sz w:val="20"/>
          <w:szCs w:val="20"/>
          <w:rPrChange w:id="3087" w:author="Microsoft Office User" w:date="2023-09-11T13:17:00Z">
            <w:rPr/>
          </w:rPrChange>
        </w:rPr>
        <w:fldChar w:fldCharType="end"/>
      </w:r>
    </w:p>
    <w:p w14:paraId="6A865F1F" w14:textId="77777777" w:rsidR="007B09DE" w:rsidRPr="00B26E5F" w:rsidRDefault="007B09DE">
      <w:pPr>
        <w:snapToGrid w:val="0"/>
        <w:contextualSpacing/>
        <w:rPr>
          <w:sz w:val="20"/>
          <w:szCs w:val="20"/>
          <w:rPrChange w:id="3088" w:author="Microsoft Office User" w:date="2023-09-11T13:17:00Z">
            <w:rPr/>
          </w:rPrChange>
        </w:rPr>
        <w:pPrChange w:id="3089" w:author="Microsoft Office User" w:date="2023-09-11T13:17:00Z">
          <w:pPr/>
        </w:pPrChange>
      </w:pPr>
    </w:p>
    <w:p w14:paraId="0BCA6554" w14:textId="77777777" w:rsidR="000C56B0" w:rsidRPr="00B26E5F" w:rsidRDefault="00367A15">
      <w:pPr>
        <w:snapToGrid w:val="0"/>
        <w:contextualSpacing/>
        <w:rPr>
          <w:sz w:val="20"/>
          <w:szCs w:val="20"/>
          <w:rPrChange w:id="3090" w:author="Microsoft Office User" w:date="2023-09-11T13:17:00Z">
            <w:rPr/>
          </w:rPrChange>
        </w:rPr>
        <w:pPrChange w:id="3091" w:author="Microsoft Office User" w:date="2023-09-11T13:17:00Z">
          <w:pPr/>
        </w:pPrChange>
      </w:pPr>
      <w:r w:rsidRPr="00B26E5F">
        <w:rPr>
          <w:sz w:val="20"/>
          <w:szCs w:val="20"/>
          <w:rPrChange w:id="3092" w:author="Microsoft Office User" w:date="2023-09-11T13:17:00Z">
            <w:rPr/>
          </w:rPrChange>
        </w:rPr>
        <w:fldChar w:fldCharType="begin"/>
      </w:r>
      <w:r w:rsidRPr="00B26E5F">
        <w:rPr>
          <w:sz w:val="20"/>
          <w:szCs w:val="20"/>
          <w:rPrChange w:id="3093" w:author="Microsoft Office User" w:date="2023-09-11T13:17:00Z">
            <w:rPr/>
          </w:rPrChange>
        </w:rPr>
        <w:instrText>HYPERLINK "https://www.zotero.org/google-docs/?n2Avay" \h</w:instrText>
      </w:r>
      <w:r w:rsidRPr="00A34D81">
        <w:rPr>
          <w:sz w:val="20"/>
          <w:szCs w:val="20"/>
        </w:rPr>
      </w:r>
      <w:r w:rsidRPr="00B26E5F">
        <w:rPr>
          <w:sz w:val="20"/>
          <w:szCs w:val="20"/>
          <w:rPrChange w:id="3094" w:author="Microsoft Office User" w:date="2023-09-11T13:17:00Z">
            <w:rPr/>
          </w:rPrChange>
        </w:rPr>
        <w:fldChar w:fldCharType="separate"/>
      </w:r>
      <w:r w:rsidRPr="00B26E5F">
        <w:rPr>
          <w:sz w:val="20"/>
          <w:szCs w:val="20"/>
          <w:rPrChange w:id="3095" w:author="Microsoft Office User" w:date="2023-09-11T13:17:00Z">
            <w:rPr/>
          </w:rPrChange>
        </w:rPr>
        <w:t>76.</w:t>
      </w:r>
      <w:r w:rsidRPr="00B26E5F">
        <w:rPr>
          <w:sz w:val="20"/>
          <w:szCs w:val="20"/>
          <w:rPrChange w:id="3096" w:author="Microsoft Office User" w:date="2023-09-11T13:17:00Z">
            <w:rPr/>
          </w:rPrChange>
        </w:rPr>
        <w:tab/>
        <w:t xml:space="preserve">Kwong, W. K., Engel, P., Koch, H. &amp; Moran, N. A. Genomics and host specialization of honey bee and bumble bee gut symbionts. </w:t>
      </w:r>
      <w:r w:rsidRPr="00B26E5F">
        <w:rPr>
          <w:sz w:val="20"/>
          <w:szCs w:val="20"/>
          <w:rPrChange w:id="3097" w:author="Microsoft Office User" w:date="2023-09-11T13:17:00Z">
            <w:rPr/>
          </w:rPrChange>
        </w:rPr>
        <w:fldChar w:fldCharType="end"/>
      </w:r>
      <w:r w:rsidRPr="00B26E5F">
        <w:rPr>
          <w:sz w:val="20"/>
          <w:szCs w:val="20"/>
          <w:rPrChange w:id="3098" w:author="Microsoft Office User" w:date="2023-09-11T13:17:00Z">
            <w:rPr/>
          </w:rPrChange>
        </w:rPr>
        <w:fldChar w:fldCharType="begin"/>
      </w:r>
      <w:r w:rsidRPr="00B26E5F">
        <w:rPr>
          <w:sz w:val="20"/>
          <w:szCs w:val="20"/>
          <w:rPrChange w:id="3099" w:author="Microsoft Office User" w:date="2023-09-11T13:17:00Z">
            <w:rPr/>
          </w:rPrChange>
        </w:rPr>
        <w:instrText>HYPERLINK "https://www.zotero.org/google-docs/?n2Avay" \h</w:instrText>
      </w:r>
      <w:r w:rsidRPr="00A34D81">
        <w:rPr>
          <w:sz w:val="20"/>
          <w:szCs w:val="20"/>
        </w:rPr>
      </w:r>
      <w:r w:rsidRPr="00B26E5F">
        <w:rPr>
          <w:sz w:val="20"/>
          <w:szCs w:val="20"/>
          <w:rPrChange w:id="3100" w:author="Microsoft Office User" w:date="2023-09-11T13:17:00Z">
            <w:rPr>
              <w:i/>
            </w:rPr>
          </w:rPrChange>
        </w:rPr>
        <w:fldChar w:fldCharType="separate"/>
      </w:r>
      <w:r w:rsidRPr="00B26E5F">
        <w:rPr>
          <w:i/>
          <w:sz w:val="20"/>
          <w:szCs w:val="20"/>
          <w:rPrChange w:id="3101" w:author="Microsoft Office User" w:date="2023-09-11T13:17:00Z">
            <w:rPr>
              <w:i/>
            </w:rPr>
          </w:rPrChange>
        </w:rPr>
        <w:t xml:space="preserve">Proc. Natl. Acad. Sci. </w:t>
      </w:r>
      <w:r w:rsidRPr="00B26E5F">
        <w:rPr>
          <w:i/>
          <w:sz w:val="20"/>
          <w:szCs w:val="20"/>
          <w:rPrChange w:id="3102" w:author="Microsoft Office User" w:date="2023-09-11T13:17:00Z">
            <w:rPr>
              <w:i/>
            </w:rPr>
          </w:rPrChange>
        </w:rPr>
        <w:fldChar w:fldCharType="end"/>
      </w:r>
      <w:r w:rsidRPr="00B26E5F">
        <w:rPr>
          <w:sz w:val="20"/>
          <w:szCs w:val="20"/>
          <w:rPrChange w:id="3103" w:author="Microsoft Office User" w:date="2023-09-11T13:17:00Z">
            <w:rPr/>
          </w:rPrChange>
        </w:rPr>
        <w:fldChar w:fldCharType="begin"/>
      </w:r>
      <w:r w:rsidRPr="00B26E5F">
        <w:rPr>
          <w:sz w:val="20"/>
          <w:szCs w:val="20"/>
          <w:rPrChange w:id="3104" w:author="Microsoft Office User" w:date="2023-09-11T13:17:00Z">
            <w:rPr/>
          </w:rPrChange>
        </w:rPr>
        <w:instrText>HYPERLINK "https://www.zotero.org/google-docs/?n2Avay" \h</w:instrText>
      </w:r>
      <w:r w:rsidRPr="00A34D81">
        <w:rPr>
          <w:sz w:val="20"/>
          <w:szCs w:val="20"/>
        </w:rPr>
      </w:r>
      <w:r w:rsidRPr="00B26E5F">
        <w:rPr>
          <w:sz w:val="20"/>
          <w:szCs w:val="20"/>
          <w:rPrChange w:id="3105" w:author="Microsoft Office User" w:date="2023-09-11T13:17:00Z">
            <w:rPr>
              <w:b/>
            </w:rPr>
          </w:rPrChange>
        </w:rPr>
        <w:fldChar w:fldCharType="separate"/>
      </w:r>
      <w:r w:rsidRPr="00B26E5F">
        <w:rPr>
          <w:b/>
          <w:sz w:val="20"/>
          <w:szCs w:val="20"/>
          <w:rPrChange w:id="3106" w:author="Microsoft Office User" w:date="2023-09-11T13:17:00Z">
            <w:rPr>
              <w:b/>
            </w:rPr>
          </w:rPrChange>
        </w:rPr>
        <w:t>111</w:t>
      </w:r>
      <w:r w:rsidRPr="00B26E5F">
        <w:rPr>
          <w:b/>
          <w:sz w:val="20"/>
          <w:szCs w:val="20"/>
          <w:rPrChange w:id="3107" w:author="Microsoft Office User" w:date="2023-09-11T13:17:00Z">
            <w:rPr>
              <w:b/>
            </w:rPr>
          </w:rPrChange>
        </w:rPr>
        <w:fldChar w:fldCharType="end"/>
      </w:r>
      <w:r w:rsidRPr="00B26E5F">
        <w:rPr>
          <w:sz w:val="20"/>
          <w:szCs w:val="20"/>
          <w:rPrChange w:id="3108" w:author="Microsoft Office User" w:date="2023-09-11T13:17:00Z">
            <w:rPr/>
          </w:rPrChange>
        </w:rPr>
        <w:fldChar w:fldCharType="begin"/>
      </w:r>
      <w:r w:rsidRPr="00B26E5F">
        <w:rPr>
          <w:sz w:val="20"/>
          <w:szCs w:val="20"/>
          <w:rPrChange w:id="3109" w:author="Microsoft Office User" w:date="2023-09-11T13:17:00Z">
            <w:rPr/>
          </w:rPrChange>
        </w:rPr>
        <w:instrText>HYPERLINK "https://www.zotero.org/google-docs/?n2Avay" \h</w:instrText>
      </w:r>
      <w:r w:rsidRPr="00A34D81">
        <w:rPr>
          <w:sz w:val="20"/>
          <w:szCs w:val="20"/>
        </w:rPr>
      </w:r>
      <w:r w:rsidRPr="00B26E5F">
        <w:rPr>
          <w:sz w:val="20"/>
          <w:szCs w:val="20"/>
          <w:rPrChange w:id="3110" w:author="Microsoft Office User" w:date="2023-09-11T13:17:00Z">
            <w:rPr/>
          </w:rPrChange>
        </w:rPr>
        <w:fldChar w:fldCharType="separate"/>
      </w:r>
      <w:r w:rsidRPr="00B26E5F">
        <w:rPr>
          <w:sz w:val="20"/>
          <w:szCs w:val="20"/>
          <w:rPrChange w:id="3111" w:author="Microsoft Office User" w:date="2023-09-11T13:17:00Z">
            <w:rPr/>
          </w:rPrChange>
        </w:rPr>
        <w:t>, 11509–11514 (2014).</w:t>
      </w:r>
      <w:r w:rsidRPr="00B26E5F">
        <w:rPr>
          <w:sz w:val="20"/>
          <w:szCs w:val="20"/>
          <w:rPrChange w:id="3112" w:author="Microsoft Office User" w:date="2023-09-11T13:17:00Z">
            <w:rPr/>
          </w:rPrChange>
        </w:rPr>
        <w:fldChar w:fldCharType="end"/>
      </w:r>
    </w:p>
    <w:p w14:paraId="426ACB4C" w14:textId="77777777" w:rsidR="007B09DE" w:rsidRPr="00B26E5F" w:rsidRDefault="007B09DE">
      <w:pPr>
        <w:snapToGrid w:val="0"/>
        <w:contextualSpacing/>
        <w:rPr>
          <w:sz w:val="20"/>
          <w:szCs w:val="20"/>
          <w:rPrChange w:id="3113" w:author="Microsoft Office User" w:date="2023-09-11T13:17:00Z">
            <w:rPr/>
          </w:rPrChange>
        </w:rPr>
        <w:pPrChange w:id="3114" w:author="Microsoft Office User" w:date="2023-09-11T13:17:00Z">
          <w:pPr/>
        </w:pPrChange>
      </w:pPr>
    </w:p>
    <w:p w14:paraId="6E9E00DF" w14:textId="77777777" w:rsidR="000C56B0" w:rsidRPr="00B26E5F" w:rsidRDefault="00367A15">
      <w:pPr>
        <w:snapToGrid w:val="0"/>
        <w:contextualSpacing/>
        <w:rPr>
          <w:sz w:val="20"/>
          <w:szCs w:val="20"/>
          <w:rPrChange w:id="3115" w:author="Microsoft Office User" w:date="2023-09-11T13:17:00Z">
            <w:rPr/>
          </w:rPrChange>
        </w:rPr>
        <w:pPrChange w:id="3116" w:author="Microsoft Office User" w:date="2023-09-11T13:17:00Z">
          <w:pPr/>
        </w:pPrChange>
      </w:pPr>
      <w:r w:rsidRPr="00B26E5F">
        <w:rPr>
          <w:sz w:val="20"/>
          <w:szCs w:val="20"/>
          <w:rPrChange w:id="3117" w:author="Microsoft Office User" w:date="2023-09-11T13:17:00Z">
            <w:rPr/>
          </w:rPrChange>
        </w:rPr>
        <w:fldChar w:fldCharType="begin"/>
      </w:r>
      <w:r w:rsidRPr="00B26E5F">
        <w:rPr>
          <w:sz w:val="20"/>
          <w:szCs w:val="20"/>
          <w:rPrChange w:id="3118" w:author="Microsoft Office User" w:date="2023-09-11T13:17:00Z">
            <w:rPr/>
          </w:rPrChange>
        </w:rPr>
        <w:instrText>HYPERLINK "https://www.zotero.org/google-docs/?n2Avay" \h</w:instrText>
      </w:r>
      <w:r w:rsidRPr="00A34D81">
        <w:rPr>
          <w:sz w:val="20"/>
          <w:szCs w:val="20"/>
        </w:rPr>
      </w:r>
      <w:r w:rsidRPr="00B26E5F">
        <w:rPr>
          <w:sz w:val="20"/>
          <w:szCs w:val="20"/>
          <w:rPrChange w:id="3119" w:author="Microsoft Office User" w:date="2023-09-11T13:17:00Z">
            <w:rPr/>
          </w:rPrChange>
        </w:rPr>
        <w:fldChar w:fldCharType="separate"/>
      </w:r>
      <w:r w:rsidRPr="00B26E5F">
        <w:rPr>
          <w:sz w:val="20"/>
          <w:szCs w:val="20"/>
          <w:rPrChange w:id="3120" w:author="Microsoft Office User" w:date="2023-09-11T13:17:00Z">
            <w:rPr/>
          </w:rPrChange>
        </w:rPr>
        <w:t>77.</w:t>
      </w:r>
      <w:r w:rsidRPr="00B26E5F">
        <w:rPr>
          <w:sz w:val="20"/>
          <w:szCs w:val="20"/>
          <w:rPrChange w:id="3121" w:author="Microsoft Office User" w:date="2023-09-11T13:17:00Z">
            <w:rPr/>
          </w:rPrChange>
        </w:rPr>
        <w:tab/>
        <w:t xml:space="preserve">Hillman, K. &amp; Goodrich-Blair, H. Are </w:t>
      </w:r>
      <w:proofErr w:type="gramStart"/>
      <w:r w:rsidRPr="00B26E5F">
        <w:rPr>
          <w:sz w:val="20"/>
          <w:szCs w:val="20"/>
          <w:rPrChange w:id="3122" w:author="Microsoft Office User" w:date="2023-09-11T13:17:00Z">
            <w:rPr/>
          </w:rPrChange>
        </w:rPr>
        <w:t>you</w:t>
      </w:r>
      <w:proofErr w:type="gramEnd"/>
      <w:r w:rsidRPr="00B26E5F">
        <w:rPr>
          <w:sz w:val="20"/>
          <w:szCs w:val="20"/>
          <w:rPrChange w:id="3123" w:author="Microsoft Office User" w:date="2023-09-11T13:17:00Z">
            <w:rPr/>
          </w:rPrChange>
        </w:rPr>
        <w:t xml:space="preserve"> my symbiont? Microbial polymorphic toxins and antimicrobial compounds as honest signals of beneficial symbiotic defensive traits. </w:t>
      </w:r>
      <w:r w:rsidRPr="00B26E5F">
        <w:rPr>
          <w:sz w:val="20"/>
          <w:szCs w:val="20"/>
          <w:rPrChange w:id="3124" w:author="Microsoft Office User" w:date="2023-09-11T13:17:00Z">
            <w:rPr/>
          </w:rPrChange>
        </w:rPr>
        <w:fldChar w:fldCharType="end"/>
      </w:r>
      <w:r w:rsidRPr="00B26E5F">
        <w:rPr>
          <w:sz w:val="20"/>
          <w:szCs w:val="20"/>
          <w:rPrChange w:id="3125" w:author="Microsoft Office User" w:date="2023-09-11T13:17:00Z">
            <w:rPr/>
          </w:rPrChange>
        </w:rPr>
        <w:fldChar w:fldCharType="begin"/>
      </w:r>
      <w:r w:rsidRPr="00B26E5F">
        <w:rPr>
          <w:sz w:val="20"/>
          <w:szCs w:val="20"/>
          <w:rPrChange w:id="3126" w:author="Microsoft Office User" w:date="2023-09-11T13:17:00Z">
            <w:rPr/>
          </w:rPrChange>
        </w:rPr>
        <w:instrText>HYPERLINK "https://www.zotero.org/google-docs/?n2Avay" \h</w:instrText>
      </w:r>
      <w:r w:rsidRPr="00A34D81">
        <w:rPr>
          <w:sz w:val="20"/>
          <w:szCs w:val="20"/>
        </w:rPr>
      </w:r>
      <w:r w:rsidRPr="00B26E5F">
        <w:rPr>
          <w:sz w:val="20"/>
          <w:szCs w:val="20"/>
          <w:rPrChange w:id="3127" w:author="Microsoft Office User" w:date="2023-09-11T13:17:00Z">
            <w:rPr>
              <w:i/>
            </w:rPr>
          </w:rPrChange>
        </w:rPr>
        <w:fldChar w:fldCharType="separate"/>
      </w:r>
      <w:proofErr w:type="spellStart"/>
      <w:r w:rsidRPr="00B26E5F">
        <w:rPr>
          <w:i/>
          <w:sz w:val="20"/>
          <w:szCs w:val="20"/>
          <w:rPrChange w:id="3128" w:author="Microsoft Office User" w:date="2023-09-11T13:17:00Z">
            <w:rPr>
              <w:i/>
            </w:rPr>
          </w:rPrChange>
        </w:rPr>
        <w:t>Curr</w:t>
      </w:r>
      <w:proofErr w:type="spellEnd"/>
      <w:r w:rsidRPr="00B26E5F">
        <w:rPr>
          <w:i/>
          <w:sz w:val="20"/>
          <w:szCs w:val="20"/>
          <w:rPrChange w:id="3129" w:author="Microsoft Office User" w:date="2023-09-11T13:17:00Z">
            <w:rPr>
              <w:i/>
            </w:rPr>
          </w:rPrChange>
        </w:rPr>
        <w:t xml:space="preserve">. </w:t>
      </w:r>
      <w:proofErr w:type="spellStart"/>
      <w:r w:rsidRPr="00B26E5F">
        <w:rPr>
          <w:i/>
          <w:sz w:val="20"/>
          <w:szCs w:val="20"/>
          <w:rPrChange w:id="3130" w:author="Microsoft Office User" w:date="2023-09-11T13:17:00Z">
            <w:rPr>
              <w:i/>
            </w:rPr>
          </w:rPrChange>
        </w:rPr>
        <w:t>Opin</w:t>
      </w:r>
      <w:proofErr w:type="spellEnd"/>
      <w:r w:rsidRPr="00B26E5F">
        <w:rPr>
          <w:i/>
          <w:sz w:val="20"/>
          <w:szCs w:val="20"/>
          <w:rPrChange w:id="3131" w:author="Microsoft Office User" w:date="2023-09-11T13:17:00Z">
            <w:rPr>
              <w:i/>
            </w:rPr>
          </w:rPrChange>
        </w:rPr>
        <w:t xml:space="preserve">. </w:t>
      </w:r>
      <w:proofErr w:type="spellStart"/>
      <w:r w:rsidRPr="00B26E5F">
        <w:rPr>
          <w:i/>
          <w:sz w:val="20"/>
          <w:szCs w:val="20"/>
          <w:rPrChange w:id="3132" w:author="Microsoft Office User" w:date="2023-09-11T13:17:00Z">
            <w:rPr>
              <w:i/>
            </w:rPr>
          </w:rPrChange>
        </w:rPr>
        <w:t>Microbiol</w:t>
      </w:r>
      <w:proofErr w:type="spellEnd"/>
      <w:r w:rsidRPr="00B26E5F">
        <w:rPr>
          <w:i/>
          <w:sz w:val="20"/>
          <w:szCs w:val="20"/>
          <w:rPrChange w:id="3133" w:author="Microsoft Office User" w:date="2023-09-11T13:17:00Z">
            <w:rPr>
              <w:i/>
            </w:rPr>
          </w:rPrChange>
        </w:rPr>
        <w:t xml:space="preserve">. </w:t>
      </w:r>
      <w:r w:rsidRPr="00B26E5F">
        <w:rPr>
          <w:i/>
          <w:sz w:val="20"/>
          <w:szCs w:val="20"/>
          <w:rPrChange w:id="3134" w:author="Microsoft Office User" w:date="2023-09-11T13:17:00Z">
            <w:rPr>
              <w:i/>
            </w:rPr>
          </w:rPrChange>
        </w:rPr>
        <w:fldChar w:fldCharType="end"/>
      </w:r>
      <w:r w:rsidRPr="00B26E5F">
        <w:rPr>
          <w:sz w:val="20"/>
          <w:szCs w:val="20"/>
          <w:rPrChange w:id="3135" w:author="Microsoft Office User" w:date="2023-09-11T13:17:00Z">
            <w:rPr/>
          </w:rPrChange>
        </w:rPr>
        <w:fldChar w:fldCharType="begin"/>
      </w:r>
      <w:r w:rsidRPr="00B26E5F">
        <w:rPr>
          <w:sz w:val="20"/>
          <w:szCs w:val="20"/>
          <w:rPrChange w:id="3136" w:author="Microsoft Office User" w:date="2023-09-11T13:17:00Z">
            <w:rPr/>
          </w:rPrChange>
        </w:rPr>
        <w:instrText>HYPERLINK "https://www.zotero.org/google-docs/?n2Avay" \h</w:instrText>
      </w:r>
      <w:r w:rsidRPr="00A34D81">
        <w:rPr>
          <w:sz w:val="20"/>
          <w:szCs w:val="20"/>
        </w:rPr>
      </w:r>
      <w:r w:rsidRPr="00B26E5F">
        <w:rPr>
          <w:sz w:val="20"/>
          <w:szCs w:val="20"/>
          <w:rPrChange w:id="3137" w:author="Microsoft Office User" w:date="2023-09-11T13:17:00Z">
            <w:rPr>
              <w:b/>
            </w:rPr>
          </w:rPrChange>
        </w:rPr>
        <w:fldChar w:fldCharType="separate"/>
      </w:r>
      <w:r w:rsidRPr="00B26E5F">
        <w:rPr>
          <w:b/>
          <w:sz w:val="20"/>
          <w:szCs w:val="20"/>
          <w:rPrChange w:id="3138" w:author="Microsoft Office User" w:date="2023-09-11T13:17:00Z">
            <w:rPr>
              <w:b/>
            </w:rPr>
          </w:rPrChange>
        </w:rPr>
        <w:t>31</w:t>
      </w:r>
      <w:r w:rsidRPr="00B26E5F">
        <w:rPr>
          <w:b/>
          <w:sz w:val="20"/>
          <w:szCs w:val="20"/>
          <w:rPrChange w:id="3139" w:author="Microsoft Office User" w:date="2023-09-11T13:17:00Z">
            <w:rPr>
              <w:b/>
            </w:rPr>
          </w:rPrChange>
        </w:rPr>
        <w:fldChar w:fldCharType="end"/>
      </w:r>
      <w:r w:rsidRPr="00B26E5F">
        <w:rPr>
          <w:sz w:val="20"/>
          <w:szCs w:val="20"/>
          <w:rPrChange w:id="3140" w:author="Microsoft Office User" w:date="2023-09-11T13:17:00Z">
            <w:rPr/>
          </w:rPrChange>
        </w:rPr>
        <w:fldChar w:fldCharType="begin"/>
      </w:r>
      <w:r w:rsidRPr="00B26E5F">
        <w:rPr>
          <w:sz w:val="20"/>
          <w:szCs w:val="20"/>
          <w:rPrChange w:id="3141" w:author="Microsoft Office User" w:date="2023-09-11T13:17:00Z">
            <w:rPr/>
          </w:rPrChange>
        </w:rPr>
        <w:instrText>HYPERLINK "https://www.zotero.org/google-docs/?n2Avay" \h</w:instrText>
      </w:r>
      <w:r w:rsidRPr="00A34D81">
        <w:rPr>
          <w:sz w:val="20"/>
          <w:szCs w:val="20"/>
        </w:rPr>
      </w:r>
      <w:r w:rsidRPr="00B26E5F">
        <w:rPr>
          <w:sz w:val="20"/>
          <w:szCs w:val="20"/>
          <w:rPrChange w:id="3142" w:author="Microsoft Office User" w:date="2023-09-11T13:17:00Z">
            <w:rPr/>
          </w:rPrChange>
        </w:rPr>
        <w:fldChar w:fldCharType="separate"/>
      </w:r>
      <w:r w:rsidRPr="00B26E5F">
        <w:rPr>
          <w:sz w:val="20"/>
          <w:szCs w:val="20"/>
          <w:rPrChange w:id="3143" w:author="Microsoft Office User" w:date="2023-09-11T13:17:00Z">
            <w:rPr/>
          </w:rPrChange>
        </w:rPr>
        <w:t>, 184–190 (2016).</w:t>
      </w:r>
      <w:r w:rsidRPr="00B26E5F">
        <w:rPr>
          <w:sz w:val="20"/>
          <w:szCs w:val="20"/>
          <w:rPrChange w:id="3144" w:author="Microsoft Office User" w:date="2023-09-11T13:17:00Z">
            <w:rPr/>
          </w:rPrChange>
        </w:rPr>
        <w:fldChar w:fldCharType="end"/>
      </w:r>
    </w:p>
    <w:p w14:paraId="7F95AF3B" w14:textId="77777777" w:rsidR="007B09DE" w:rsidRPr="00B26E5F" w:rsidRDefault="007B09DE">
      <w:pPr>
        <w:snapToGrid w:val="0"/>
        <w:contextualSpacing/>
        <w:rPr>
          <w:sz w:val="20"/>
          <w:szCs w:val="20"/>
          <w:rPrChange w:id="3145" w:author="Microsoft Office User" w:date="2023-09-11T13:17:00Z">
            <w:rPr/>
          </w:rPrChange>
        </w:rPr>
        <w:pPrChange w:id="3146" w:author="Microsoft Office User" w:date="2023-09-11T13:17:00Z">
          <w:pPr/>
        </w:pPrChange>
      </w:pPr>
    </w:p>
    <w:p w14:paraId="3E9459CB" w14:textId="77777777" w:rsidR="000C56B0" w:rsidRPr="00B26E5F" w:rsidRDefault="00367A15">
      <w:pPr>
        <w:snapToGrid w:val="0"/>
        <w:contextualSpacing/>
        <w:rPr>
          <w:sz w:val="20"/>
          <w:szCs w:val="20"/>
          <w:rPrChange w:id="3147" w:author="Microsoft Office User" w:date="2023-09-11T13:17:00Z">
            <w:rPr/>
          </w:rPrChange>
        </w:rPr>
        <w:pPrChange w:id="3148" w:author="Microsoft Office User" w:date="2023-09-11T13:17:00Z">
          <w:pPr/>
        </w:pPrChange>
      </w:pPr>
      <w:r w:rsidRPr="00B26E5F">
        <w:rPr>
          <w:sz w:val="20"/>
          <w:szCs w:val="20"/>
          <w:rPrChange w:id="3149" w:author="Microsoft Office User" w:date="2023-09-11T13:17:00Z">
            <w:rPr/>
          </w:rPrChange>
        </w:rPr>
        <w:fldChar w:fldCharType="begin"/>
      </w:r>
      <w:r w:rsidRPr="00B26E5F">
        <w:rPr>
          <w:sz w:val="20"/>
          <w:szCs w:val="20"/>
          <w:rPrChange w:id="3150" w:author="Microsoft Office User" w:date="2023-09-11T13:17:00Z">
            <w:rPr/>
          </w:rPrChange>
        </w:rPr>
        <w:instrText>HYPERLINK "https://www.zotero.org/google-docs/?n2Avay" \h</w:instrText>
      </w:r>
      <w:r w:rsidRPr="00A34D81">
        <w:rPr>
          <w:sz w:val="20"/>
          <w:szCs w:val="20"/>
        </w:rPr>
      </w:r>
      <w:r w:rsidRPr="00B26E5F">
        <w:rPr>
          <w:sz w:val="20"/>
          <w:szCs w:val="20"/>
          <w:rPrChange w:id="3151" w:author="Microsoft Office User" w:date="2023-09-11T13:17:00Z">
            <w:rPr/>
          </w:rPrChange>
        </w:rPr>
        <w:fldChar w:fldCharType="separate"/>
      </w:r>
      <w:r w:rsidRPr="00B26E5F">
        <w:rPr>
          <w:sz w:val="20"/>
          <w:szCs w:val="20"/>
          <w:rPrChange w:id="3152" w:author="Microsoft Office User" w:date="2023-09-11T13:17:00Z">
            <w:rPr/>
          </w:rPrChange>
        </w:rPr>
        <w:t>78.</w:t>
      </w:r>
      <w:r w:rsidRPr="00B26E5F">
        <w:rPr>
          <w:sz w:val="20"/>
          <w:szCs w:val="20"/>
          <w:rPrChange w:id="3153" w:author="Microsoft Office User" w:date="2023-09-11T13:17:00Z">
            <w:rPr/>
          </w:rPrChange>
        </w:rPr>
        <w:tab/>
        <w:t xml:space="preserve">Fuess, L. E. </w:t>
      </w:r>
      <w:r w:rsidRPr="00B26E5F">
        <w:rPr>
          <w:sz w:val="20"/>
          <w:szCs w:val="20"/>
          <w:rPrChange w:id="3154" w:author="Microsoft Office User" w:date="2023-09-11T13:17:00Z">
            <w:rPr/>
          </w:rPrChange>
        </w:rPr>
        <w:fldChar w:fldCharType="end"/>
      </w:r>
      <w:r w:rsidRPr="00B26E5F">
        <w:rPr>
          <w:sz w:val="20"/>
          <w:szCs w:val="20"/>
          <w:rPrChange w:id="3155" w:author="Microsoft Office User" w:date="2023-09-11T13:17:00Z">
            <w:rPr/>
          </w:rPrChange>
        </w:rPr>
        <w:fldChar w:fldCharType="begin"/>
      </w:r>
      <w:r w:rsidRPr="00B26E5F">
        <w:rPr>
          <w:sz w:val="20"/>
          <w:szCs w:val="20"/>
          <w:rPrChange w:id="3156" w:author="Microsoft Office User" w:date="2023-09-11T13:17:00Z">
            <w:rPr/>
          </w:rPrChange>
        </w:rPr>
        <w:instrText>HYPERLINK "https://www.zotero.org/google-docs/?n2Avay" \h</w:instrText>
      </w:r>
      <w:r w:rsidRPr="00A34D81">
        <w:rPr>
          <w:sz w:val="20"/>
          <w:szCs w:val="20"/>
        </w:rPr>
      </w:r>
      <w:r w:rsidRPr="00B26E5F">
        <w:rPr>
          <w:sz w:val="20"/>
          <w:szCs w:val="20"/>
          <w:rPrChange w:id="3157" w:author="Microsoft Office User" w:date="2023-09-11T13:17:00Z">
            <w:rPr>
              <w:i/>
            </w:rPr>
          </w:rPrChange>
        </w:rPr>
        <w:fldChar w:fldCharType="separate"/>
      </w:r>
      <w:r w:rsidRPr="00B26E5F">
        <w:rPr>
          <w:i/>
          <w:sz w:val="20"/>
          <w:szCs w:val="20"/>
          <w:rPrChange w:id="3158" w:author="Microsoft Office User" w:date="2023-09-11T13:17:00Z">
            <w:rPr>
              <w:i/>
            </w:rPr>
          </w:rPrChange>
        </w:rPr>
        <w:t>et al.</w:t>
      </w:r>
      <w:r w:rsidRPr="00B26E5F">
        <w:rPr>
          <w:i/>
          <w:sz w:val="20"/>
          <w:szCs w:val="20"/>
          <w:rPrChange w:id="3159" w:author="Microsoft Office User" w:date="2023-09-11T13:17:00Z">
            <w:rPr>
              <w:i/>
            </w:rPr>
          </w:rPrChange>
        </w:rPr>
        <w:fldChar w:fldCharType="end"/>
      </w:r>
      <w:r w:rsidRPr="00B26E5F">
        <w:rPr>
          <w:sz w:val="20"/>
          <w:szCs w:val="20"/>
          <w:rPrChange w:id="3160" w:author="Microsoft Office User" w:date="2023-09-11T13:17:00Z">
            <w:rPr/>
          </w:rPrChange>
        </w:rPr>
        <w:fldChar w:fldCharType="begin"/>
      </w:r>
      <w:r w:rsidRPr="00B26E5F">
        <w:rPr>
          <w:sz w:val="20"/>
          <w:szCs w:val="20"/>
          <w:rPrChange w:id="3161" w:author="Microsoft Office User" w:date="2023-09-11T13:17:00Z">
            <w:rPr/>
          </w:rPrChange>
        </w:rPr>
        <w:instrText>HYPERLINK "https://www.zotero.org/google-docs/?n2Avay" \h</w:instrText>
      </w:r>
      <w:r w:rsidRPr="00A34D81">
        <w:rPr>
          <w:sz w:val="20"/>
          <w:szCs w:val="20"/>
        </w:rPr>
      </w:r>
      <w:r w:rsidRPr="00B26E5F">
        <w:rPr>
          <w:sz w:val="20"/>
          <w:szCs w:val="20"/>
          <w:rPrChange w:id="3162" w:author="Microsoft Office User" w:date="2023-09-11T13:17:00Z">
            <w:rPr/>
          </w:rPrChange>
        </w:rPr>
        <w:fldChar w:fldCharType="separate"/>
      </w:r>
      <w:r w:rsidRPr="00B26E5F">
        <w:rPr>
          <w:sz w:val="20"/>
          <w:szCs w:val="20"/>
          <w:rPrChange w:id="3163" w:author="Microsoft Office User" w:date="2023-09-11T13:17:00Z">
            <w:rPr/>
          </w:rPrChange>
        </w:rPr>
        <w:t xml:space="preserve"> Immune Gene Expression Covaries with Gut Microbiome Composition in Stickleback. </w:t>
      </w:r>
      <w:r w:rsidRPr="00B26E5F">
        <w:rPr>
          <w:sz w:val="20"/>
          <w:szCs w:val="20"/>
          <w:rPrChange w:id="3164" w:author="Microsoft Office User" w:date="2023-09-11T13:17:00Z">
            <w:rPr/>
          </w:rPrChange>
        </w:rPr>
        <w:fldChar w:fldCharType="end"/>
      </w:r>
      <w:r w:rsidRPr="00B26E5F">
        <w:rPr>
          <w:sz w:val="20"/>
          <w:szCs w:val="20"/>
          <w:rPrChange w:id="3165" w:author="Microsoft Office User" w:date="2023-09-11T13:17:00Z">
            <w:rPr/>
          </w:rPrChange>
        </w:rPr>
        <w:fldChar w:fldCharType="begin"/>
      </w:r>
      <w:r w:rsidRPr="00B26E5F">
        <w:rPr>
          <w:sz w:val="20"/>
          <w:szCs w:val="20"/>
          <w:rPrChange w:id="3166" w:author="Microsoft Office User" w:date="2023-09-11T13:17:00Z">
            <w:rPr/>
          </w:rPrChange>
        </w:rPr>
        <w:instrText>HYPERLINK "https://www.zotero.org/google-docs/?n2Avay" \h</w:instrText>
      </w:r>
      <w:r w:rsidRPr="00A34D81">
        <w:rPr>
          <w:sz w:val="20"/>
          <w:szCs w:val="20"/>
        </w:rPr>
      </w:r>
      <w:r w:rsidRPr="00B26E5F">
        <w:rPr>
          <w:sz w:val="20"/>
          <w:szCs w:val="20"/>
          <w:rPrChange w:id="3167" w:author="Microsoft Office User" w:date="2023-09-11T13:17:00Z">
            <w:rPr>
              <w:i/>
            </w:rPr>
          </w:rPrChange>
        </w:rPr>
        <w:fldChar w:fldCharType="separate"/>
      </w:r>
      <w:r w:rsidRPr="00B26E5F">
        <w:rPr>
          <w:i/>
          <w:sz w:val="20"/>
          <w:szCs w:val="20"/>
          <w:rPrChange w:id="3168" w:author="Microsoft Office User" w:date="2023-09-11T13:17:00Z">
            <w:rPr>
              <w:i/>
            </w:rPr>
          </w:rPrChange>
        </w:rPr>
        <w:t xml:space="preserve">mBio </w:t>
      </w:r>
      <w:r w:rsidRPr="00B26E5F">
        <w:rPr>
          <w:i/>
          <w:sz w:val="20"/>
          <w:szCs w:val="20"/>
          <w:rPrChange w:id="3169" w:author="Microsoft Office User" w:date="2023-09-11T13:17:00Z">
            <w:rPr>
              <w:i/>
            </w:rPr>
          </w:rPrChange>
        </w:rPr>
        <w:fldChar w:fldCharType="end"/>
      </w:r>
      <w:r w:rsidRPr="00B26E5F">
        <w:rPr>
          <w:sz w:val="20"/>
          <w:szCs w:val="20"/>
          <w:rPrChange w:id="3170" w:author="Microsoft Office User" w:date="2023-09-11T13:17:00Z">
            <w:rPr/>
          </w:rPrChange>
        </w:rPr>
        <w:fldChar w:fldCharType="begin"/>
      </w:r>
      <w:r w:rsidRPr="00B26E5F">
        <w:rPr>
          <w:sz w:val="20"/>
          <w:szCs w:val="20"/>
          <w:rPrChange w:id="3171" w:author="Microsoft Office User" w:date="2023-09-11T13:17:00Z">
            <w:rPr/>
          </w:rPrChange>
        </w:rPr>
        <w:instrText>HYPERLINK "https://www.zotero.org/google-docs/?n2Avay" \h</w:instrText>
      </w:r>
      <w:r w:rsidRPr="00A34D81">
        <w:rPr>
          <w:sz w:val="20"/>
          <w:szCs w:val="20"/>
        </w:rPr>
      </w:r>
      <w:r w:rsidRPr="00B26E5F">
        <w:rPr>
          <w:sz w:val="20"/>
          <w:szCs w:val="20"/>
          <w:rPrChange w:id="3172" w:author="Microsoft Office User" w:date="2023-09-11T13:17:00Z">
            <w:rPr>
              <w:b/>
            </w:rPr>
          </w:rPrChange>
        </w:rPr>
        <w:fldChar w:fldCharType="separate"/>
      </w:r>
      <w:r w:rsidRPr="00B26E5F">
        <w:rPr>
          <w:b/>
          <w:sz w:val="20"/>
          <w:szCs w:val="20"/>
          <w:rPrChange w:id="3173" w:author="Microsoft Office User" w:date="2023-09-11T13:17:00Z">
            <w:rPr>
              <w:b/>
            </w:rPr>
          </w:rPrChange>
        </w:rPr>
        <w:t>12</w:t>
      </w:r>
      <w:r w:rsidRPr="00B26E5F">
        <w:rPr>
          <w:b/>
          <w:sz w:val="20"/>
          <w:szCs w:val="20"/>
          <w:rPrChange w:id="3174" w:author="Microsoft Office User" w:date="2023-09-11T13:17:00Z">
            <w:rPr>
              <w:b/>
            </w:rPr>
          </w:rPrChange>
        </w:rPr>
        <w:fldChar w:fldCharType="end"/>
      </w:r>
      <w:r w:rsidRPr="00B26E5F">
        <w:rPr>
          <w:sz w:val="20"/>
          <w:szCs w:val="20"/>
          <w:rPrChange w:id="3175" w:author="Microsoft Office User" w:date="2023-09-11T13:17:00Z">
            <w:rPr/>
          </w:rPrChange>
        </w:rPr>
        <w:fldChar w:fldCharType="begin"/>
      </w:r>
      <w:r w:rsidRPr="00B26E5F">
        <w:rPr>
          <w:sz w:val="20"/>
          <w:szCs w:val="20"/>
          <w:rPrChange w:id="3176" w:author="Microsoft Office User" w:date="2023-09-11T13:17:00Z">
            <w:rPr/>
          </w:rPrChange>
        </w:rPr>
        <w:instrText>HYPERLINK "https://www.zotero.org/google-docs/?n2Avay" \h</w:instrText>
      </w:r>
      <w:r w:rsidRPr="00A34D81">
        <w:rPr>
          <w:sz w:val="20"/>
          <w:szCs w:val="20"/>
        </w:rPr>
      </w:r>
      <w:r w:rsidRPr="00B26E5F">
        <w:rPr>
          <w:sz w:val="20"/>
          <w:szCs w:val="20"/>
          <w:rPrChange w:id="3177" w:author="Microsoft Office User" w:date="2023-09-11T13:17:00Z">
            <w:rPr/>
          </w:rPrChange>
        </w:rPr>
        <w:fldChar w:fldCharType="separate"/>
      </w:r>
      <w:r w:rsidRPr="00B26E5F">
        <w:rPr>
          <w:sz w:val="20"/>
          <w:szCs w:val="20"/>
          <w:rPrChange w:id="3178" w:author="Microsoft Office User" w:date="2023-09-11T13:17:00Z">
            <w:rPr/>
          </w:rPrChange>
        </w:rPr>
        <w:t>, e00145-21 (2021).</w:t>
      </w:r>
      <w:r w:rsidRPr="00B26E5F">
        <w:rPr>
          <w:sz w:val="20"/>
          <w:szCs w:val="20"/>
          <w:rPrChange w:id="3179" w:author="Microsoft Office User" w:date="2023-09-11T13:17:00Z">
            <w:rPr/>
          </w:rPrChange>
        </w:rPr>
        <w:fldChar w:fldCharType="end"/>
      </w:r>
    </w:p>
    <w:p w14:paraId="6CDAC1DD" w14:textId="77777777" w:rsidR="007B09DE" w:rsidRPr="00B26E5F" w:rsidRDefault="007B09DE">
      <w:pPr>
        <w:snapToGrid w:val="0"/>
        <w:contextualSpacing/>
        <w:rPr>
          <w:sz w:val="20"/>
          <w:szCs w:val="20"/>
          <w:rPrChange w:id="3180" w:author="Microsoft Office User" w:date="2023-09-11T13:17:00Z">
            <w:rPr/>
          </w:rPrChange>
        </w:rPr>
        <w:pPrChange w:id="3181" w:author="Microsoft Office User" w:date="2023-09-11T13:17:00Z">
          <w:pPr/>
        </w:pPrChange>
      </w:pPr>
    </w:p>
    <w:p w14:paraId="5C459CD5" w14:textId="77777777" w:rsidR="000C56B0" w:rsidRPr="00B26E5F" w:rsidRDefault="00367A15">
      <w:pPr>
        <w:snapToGrid w:val="0"/>
        <w:contextualSpacing/>
        <w:rPr>
          <w:sz w:val="20"/>
          <w:szCs w:val="20"/>
          <w:rPrChange w:id="3182" w:author="Microsoft Office User" w:date="2023-09-11T13:17:00Z">
            <w:rPr/>
          </w:rPrChange>
        </w:rPr>
        <w:pPrChange w:id="3183" w:author="Microsoft Office User" w:date="2023-09-11T13:17:00Z">
          <w:pPr/>
        </w:pPrChange>
      </w:pPr>
      <w:r w:rsidRPr="00B26E5F">
        <w:rPr>
          <w:sz w:val="20"/>
          <w:szCs w:val="20"/>
          <w:rPrChange w:id="3184" w:author="Microsoft Office User" w:date="2023-09-11T13:17:00Z">
            <w:rPr/>
          </w:rPrChange>
        </w:rPr>
        <w:fldChar w:fldCharType="begin"/>
      </w:r>
      <w:r w:rsidRPr="00B26E5F">
        <w:rPr>
          <w:sz w:val="20"/>
          <w:szCs w:val="20"/>
          <w:rPrChange w:id="3185" w:author="Microsoft Office User" w:date="2023-09-11T13:17:00Z">
            <w:rPr/>
          </w:rPrChange>
        </w:rPr>
        <w:instrText>HYPERLINK "https://www.zotero.org/google-docs/?n2Avay" \h</w:instrText>
      </w:r>
      <w:r w:rsidRPr="00A34D81">
        <w:rPr>
          <w:sz w:val="20"/>
          <w:szCs w:val="20"/>
        </w:rPr>
      </w:r>
      <w:r w:rsidRPr="00B26E5F">
        <w:rPr>
          <w:sz w:val="20"/>
          <w:szCs w:val="20"/>
          <w:rPrChange w:id="3186" w:author="Microsoft Office User" w:date="2023-09-11T13:17:00Z">
            <w:rPr/>
          </w:rPrChange>
        </w:rPr>
        <w:fldChar w:fldCharType="separate"/>
      </w:r>
      <w:r w:rsidRPr="00B26E5F">
        <w:rPr>
          <w:sz w:val="20"/>
          <w:szCs w:val="20"/>
          <w:rPrChange w:id="3187" w:author="Microsoft Office User" w:date="2023-09-11T13:17:00Z">
            <w:rPr/>
          </w:rPrChange>
        </w:rPr>
        <w:t>79.</w:t>
      </w:r>
      <w:r w:rsidRPr="00B26E5F">
        <w:rPr>
          <w:sz w:val="20"/>
          <w:szCs w:val="20"/>
          <w:rPrChange w:id="3188" w:author="Microsoft Office User" w:date="2023-09-11T13:17:00Z">
            <w:rPr/>
          </w:rPrChange>
        </w:rPr>
        <w:tab/>
        <w:t xml:space="preserve">Davies, C. S. </w:t>
      </w:r>
      <w:r w:rsidRPr="00B26E5F">
        <w:rPr>
          <w:sz w:val="20"/>
          <w:szCs w:val="20"/>
          <w:rPrChange w:id="3189" w:author="Microsoft Office User" w:date="2023-09-11T13:17:00Z">
            <w:rPr/>
          </w:rPrChange>
        </w:rPr>
        <w:fldChar w:fldCharType="end"/>
      </w:r>
      <w:r w:rsidRPr="00B26E5F">
        <w:rPr>
          <w:sz w:val="20"/>
          <w:szCs w:val="20"/>
          <w:rPrChange w:id="3190" w:author="Microsoft Office User" w:date="2023-09-11T13:17:00Z">
            <w:rPr/>
          </w:rPrChange>
        </w:rPr>
        <w:fldChar w:fldCharType="begin"/>
      </w:r>
      <w:r w:rsidRPr="00B26E5F">
        <w:rPr>
          <w:sz w:val="20"/>
          <w:szCs w:val="20"/>
          <w:rPrChange w:id="3191" w:author="Microsoft Office User" w:date="2023-09-11T13:17:00Z">
            <w:rPr/>
          </w:rPrChange>
        </w:rPr>
        <w:instrText>HYPERLINK "https://www.zotero.org/google-docs/?n2Avay" \h</w:instrText>
      </w:r>
      <w:r w:rsidRPr="00A34D81">
        <w:rPr>
          <w:sz w:val="20"/>
          <w:szCs w:val="20"/>
        </w:rPr>
      </w:r>
      <w:r w:rsidRPr="00B26E5F">
        <w:rPr>
          <w:sz w:val="20"/>
          <w:szCs w:val="20"/>
          <w:rPrChange w:id="3192" w:author="Microsoft Office User" w:date="2023-09-11T13:17:00Z">
            <w:rPr>
              <w:i/>
            </w:rPr>
          </w:rPrChange>
        </w:rPr>
        <w:fldChar w:fldCharType="separate"/>
      </w:r>
      <w:r w:rsidRPr="00B26E5F">
        <w:rPr>
          <w:i/>
          <w:sz w:val="20"/>
          <w:szCs w:val="20"/>
          <w:rPrChange w:id="3193" w:author="Microsoft Office User" w:date="2023-09-11T13:17:00Z">
            <w:rPr>
              <w:i/>
            </w:rPr>
          </w:rPrChange>
        </w:rPr>
        <w:t>et al.</w:t>
      </w:r>
      <w:r w:rsidRPr="00B26E5F">
        <w:rPr>
          <w:i/>
          <w:sz w:val="20"/>
          <w:szCs w:val="20"/>
          <w:rPrChange w:id="3194" w:author="Microsoft Office User" w:date="2023-09-11T13:17:00Z">
            <w:rPr>
              <w:i/>
            </w:rPr>
          </w:rPrChange>
        </w:rPr>
        <w:fldChar w:fldCharType="end"/>
      </w:r>
      <w:r w:rsidRPr="00B26E5F">
        <w:rPr>
          <w:sz w:val="20"/>
          <w:szCs w:val="20"/>
          <w:rPrChange w:id="3195" w:author="Microsoft Office User" w:date="2023-09-11T13:17:00Z">
            <w:rPr/>
          </w:rPrChange>
        </w:rPr>
        <w:fldChar w:fldCharType="begin"/>
      </w:r>
      <w:r w:rsidRPr="00B26E5F">
        <w:rPr>
          <w:sz w:val="20"/>
          <w:szCs w:val="20"/>
          <w:rPrChange w:id="3196" w:author="Microsoft Office User" w:date="2023-09-11T13:17:00Z">
            <w:rPr/>
          </w:rPrChange>
        </w:rPr>
        <w:instrText>HYPERLINK "https://www.zotero.org/google-docs/?n2Avay" \h</w:instrText>
      </w:r>
      <w:r w:rsidRPr="00A34D81">
        <w:rPr>
          <w:sz w:val="20"/>
          <w:szCs w:val="20"/>
        </w:rPr>
      </w:r>
      <w:r w:rsidRPr="00B26E5F">
        <w:rPr>
          <w:sz w:val="20"/>
          <w:szCs w:val="20"/>
          <w:rPrChange w:id="3197" w:author="Microsoft Office User" w:date="2023-09-11T13:17:00Z">
            <w:rPr/>
          </w:rPrChange>
        </w:rPr>
        <w:fldChar w:fldCharType="separate"/>
      </w:r>
      <w:r w:rsidRPr="00B26E5F">
        <w:rPr>
          <w:sz w:val="20"/>
          <w:szCs w:val="20"/>
          <w:rPrChange w:id="3198" w:author="Microsoft Office User" w:date="2023-09-11T13:17:00Z">
            <w:rPr/>
          </w:rPrChange>
        </w:rPr>
        <w:t xml:space="preserve"> Immunogenetic variation shapes the gut microbiome in a natural vertebrate population. </w:t>
      </w:r>
      <w:r w:rsidRPr="00B26E5F">
        <w:rPr>
          <w:sz w:val="20"/>
          <w:szCs w:val="20"/>
          <w:rPrChange w:id="3199" w:author="Microsoft Office User" w:date="2023-09-11T13:17:00Z">
            <w:rPr/>
          </w:rPrChange>
        </w:rPr>
        <w:fldChar w:fldCharType="end"/>
      </w:r>
      <w:r w:rsidRPr="00B26E5F">
        <w:rPr>
          <w:sz w:val="20"/>
          <w:szCs w:val="20"/>
          <w:rPrChange w:id="3200" w:author="Microsoft Office User" w:date="2023-09-11T13:17:00Z">
            <w:rPr/>
          </w:rPrChange>
        </w:rPr>
        <w:fldChar w:fldCharType="begin"/>
      </w:r>
      <w:r w:rsidRPr="00B26E5F">
        <w:rPr>
          <w:sz w:val="20"/>
          <w:szCs w:val="20"/>
          <w:rPrChange w:id="3201" w:author="Microsoft Office User" w:date="2023-09-11T13:17:00Z">
            <w:rPr/>
          </w:rPrChange>
        </w:rPr>
        <w:instrText>HYPERLINK "https://www.zotero.org/google-docs/?n2Avay" \h</w:instrText>
      </w:r>
      <w:r w:rsidRPr="00A34D81">
        <w:rPr>
          <w:sz w:val="20"/>
          <w:szCs w:val="20"/>
        </w:rPr>
      </w:r>
      <w:r w:rsidRPr="00B26E5F">
        <w:rPr>
          <w:sz w:val="20"/>
          <w:szCs w:val="20"/>
          <w:rPrChange w:id="3202" w:author="Microsoft Office User" w:date="2023-09-11T13:17:00Z">
            <w:rPr>
              <w:i/>
            </w:rPr>
          </w:rPrChange>
        </w:rPr>
        <w:fldChar w:fldCharType="separate"/>
      </w:r>
      <w:r w:rsidRPr="00B26E5F">
        <w:rPr>
          <w:i/>
          <w:sz w:val="20"/>
          <w:szCs w:val="20"/>
          <w:rPrChange w:id="3203" w:author="Microsoft Office User" w:date="2023-09-11T13:17:00Z">
            <w:rPr>
              <w:i/>
            </w:rPr>
          </w:rPrChange>
        </w:rPr>
        <w:t xml:space="preserve">Microbiome </w:t>
      </w:r>
      <w:r w:rsidRPr="00B26E5F">
        <w:rPr>
          <w:i/>
          <w:sz w:val="20"/>
          <w:szCs w:val="20"/>
          <w:rPrChange w:id="3204" w:author="Microsoft Office User" w:date="2023-09-11T13:17:00Z">
            <w:rPr>
              <w:i/>
            </w:rPr>
          </w:rPrChange>
        </w:rPr>
        <w:fldChar w:fldCharType="end"/>
      </w:r>
      <w:r w:rsidRPr="00B26E5F">
        <w:rPr>
          <w:sz w:val="20"/>
          <w:szCs w:val="20"/>
          <w:rPrChange w:id="3205" w:author="Microsoft Office User" w:date="2023-09-11T13:17:00Z">
            <w:rPr/>
          </w:rPrChange>
        </w:rPr>
        <w:fldChar w:fldCharType="begin"/>
      </w:r>
      <w:r w:rsidRPr="00B26E5F">
        <w:rPr>
          <w:sz w:val="20"/>
          <w:szCs w:val="20"/>
          <w:rPrChange w:id="3206" w:author="Microsoft Office User" w:date="2023-09-11T13:17:00Z">
            <w:rPr/>
          </w:rPrChange>
        </w:rPr>
        <w:instrText>HYPERLINK "https://www.zotero.org/google-docs/?n2Avay" \h</w:instrText>
      </w:r>
      <w:r w:rsidRPr="00A34D81">
        <w:rPr>
          <w:sz w:val="20"/>
          <w:szCs w:val="20"/>
        </w:rPr>
      </w:r>
      <w:r w:rsidRPr="00B26E5F">
        <w:rPr>
          <w:sz w:val="20"/>
          <w:szCs w:val="20"/>
          <w:rPrChange w:id="3207" w:author="Microsoft Office User" w:date="2023-09-11T13:17:00Z">
            <w:rPr>
              <w:b/>
            </w:rPr>
          </w:rPrChange>
        </w:rPr>
        <w:fldChar w:fldCharType="separate"/>
      </w:r>
      <w:r w:rsidRPr="00B26E5F">
        <w:rPr>
          <w:b/>
          <w:sz w:val="20"/>
          <w:szCs w:val="20"/>
          <w:rPrChange w:id="3208" w:author="Microsoft Office User" w:date="2023-09-11T13:17:00Z">
            <w:rPr>
              <w:b/>
            </w:rPr>
          </w:rPrChange>
        </w:rPr>
        <w:t>10</w:t>
      </w:r>
      <w:r w:rsidRPr="00B26E5F">
        <w:rPr>
          <w:b/>
          <w:sz w:val="20"/>
          <w:szCs w:val="20"/>
          <w:rPrChange w:id="3209" w:author="Microsoft Office User" w:date="2023-09-11T13:17:00Z">
            <w:rPr>
              <w:b/>
            </w:rPr>
          </w:rPrChange>
        </w:rPr>
        <w:fldChar w:fldCharType="end"/>
      </w:r>
      <w:r w:rsidRPr="00B26E5F">
        <w:rPr>
          <w:sz w:val="20"/>
          <w:szCs w:val="20"/>
          <w:rPrChange w:id="3210" w:author="Microsoft Office User" w:date="2023-09-11T13:17:00Z">
            <w:rPr/>
          </w:rPrChange>
        </w:rPr>
        <w:fldChar w:fldCharType="begin"/>
      </w:r>
      <w:r w:rsidRPr="00B26E5F">
        <w:rPr>
          <w:sz w:val="20"/>
          <w:szCs w:val="20"/>
          <w:rPrChange w:id="3211" w:author="Microsoft Office User" w:date="2023-09-11T13:17:00Z">
            <w:rPr/>
          </w:rPrChange>
        </w:rPr>
        <w:instrText>HYPERLINK "https://www.zotero.org/google-docs/?n2Avay" \h</w:instrText>
      </w:r>
      <w:r w:rsidRPr="00A34D81">
        <w:rPr>
          <w:sz w:val="20"/>
          <w:szCs w:val="20"/>
        </w:rPr>
      </w:r>
      <w:r w:rsidRPr="00B26E5F">
        <w:rPr>
          <w:sz w:val="20"/>
          <w:szCs w:val="20"/>
          <w:rPrChange w:id="3212" w:author="Microsoft Office User" w:date="2023-09-11T13:17:00Z">
            <w:rPr/>
          </w:rPrChange>
        </w:rPr>
        <w:fldChar w:fldCharType="separate"/>
      </w:r>
      <w:r w:rsidRPr="00B26E5F">
        <w:rPr>
          <w:sz w:val="20"/>
          <w:szCs w:val="20"/>
          <w:rPrChange w:id="3213" w:author="Microsoft Office User" w:date="2023-09-11T13:17:00Z">
            <w:rPr/>
          </w:rPrChange>
        </w:rPr>
        <w:t>, 41 (2022).</w:t>
      </w:r>
      <w:r w:rsidRPr="00B26E5F">
        <w:rPr>
          <w:sz w:val="20"/>
          <w:szCs w:val="20"/>
          <w:rPrChange w:id="3214" w:author="Microsoft Office User" w:date="2023-09-11T13:17:00Z">
            <w:rPr/>
          </w:rPrChange>
        </w:rPr>
        <w:fldChar w:fldCharType="end"/>
      </w:r>
    </w:p>
    <w:p w14:paraId="4703C53A" w14:textId="77777777" w:rsidR="007B09DE" w:rsidRPr="00B26E5F" w:rsidRDefault="007B09DE">
      <w:pPr>
        <w:snapToGrid w:val="0"/>
        <w:contextualSpacing/>
        <w:rPr>
          <w:sz w:val="20"/>
          <w:szCs w:val="20"/>
          <w:rPrChange w:id="3215" w:author="Microsoft Office User" w:date="2023-09-11T13:17:00Z">
            <w:rPr/>
          </w:rPrChange>
        </w:rPr>
        <w:pPrChange w:id="3216" w:author="Microsoft Office User" w:date="2023-09-11T13:17:00Z">
          <w:pPr/>
        </w:pPrChange>
      </w:pPr>
    </w:p>
    <w:p w14:paraId="759E7A48" w14:textId="77777777" w:rsidR="000C56B0" w:rsidRPr="00B26E5F" w:rsidRDefault="00367A15">
      <w:pPr>
        <w:snapToGrid w:val="0"/>
        <w:contextualSpacing/>
        <w:rPr>
          <w:sz w:val="20"/>
          <w:szCs w:val="20"/>
          <w:rPrChange w:id="3217" w:author="Microsoft Office User" w:date="2023-09-11T13:17:00Z">
            <w:rPr/>
          </w:rPrChange>
        </w:rPr>
        <w:pPrChange w:id="3218" w:author="Microsoft Office User" w:date="2023-09-11T13:17:00Z">
          <w:pPr/>
        </w:pPrChange>
      </w:pPr>
      <w:r w:rsidRPr="00B26E5F">
        <w:rPr>
          <w:sz w:val="20"/>
          <w:szCs w:val="20"/>
          <w:rPrChange w:id="3219" w:author="Microsoft Office User" w:date="2023-09-11T13:17:00Z">
            <w:rPr/>
          </w:rPrChange>
        </w:rPr>
        <w:fldChar w:fldCharType="begin"/>
      </w:r>
      <w:r w:rsidRPr="00B26E5F">
        <w:rPr>
          <w:sz w:val="20"/>
          <w:szCs w:val="20"/>
          <w:rPrChange w:id="3220" w:author="Microsoft Office User" w:date="2023-09-11T13:17:00Z">
            <w:rPr/>
          </w:rPrChange>
        </w:rPr>
        <w:instrText>HYPERLINK "https://www.zotero.org/google-docs/?n2Avay" \h</w:instrText>
      </w:r>
      <w:r w:rsidRPr="00A34D81">
        <w:rPr>
          <w:sz w:val="20"/>
          <w:szCs w:val="20"/>
        </w:rPr>
      </w:r>
      <w:r w:rsidRPr="00B26E5F">
        <w:rPr>
          <w:sz w:val="20"/>
          <w:szCs w:val="20"/>
          <w:rPrChange w:id="3221" w:author="Microsoft Office User" w:date="2023-09-11T13:17:00Z">
            <w:rPr/>
          </w:rPrChange>
        </w:rPr>
        <w:fldChar w:fldCharType="separate"/>
      </w:r>
      <w:r w:rsidRPr="00B26E5F">
        <w:rPr>
          <w:sz w:val="20"/>
          <w:szCs w:val="20"/>
          <w:rPrChange w:id="3222" w:author="Microsoft Office User" w:date="2023-09-11T13:17:00Z">
            <w:rPr/>
          </w:rPrChange>
        </w:rPr>
        <w:t>80.</w:t>
      </w:r>
      <w:r w:rsidRPr="00B26E5F">
        <w:rPr>
          <w:sz w:val="20"/>
          <w:szCs w:val="20"/>
          <w:rPrChange w:id="3223" w:author="Microsoft Office User" w:date="2023-09-11T13:17:00Z">
            <w:rPr/>
          </w:rPrChange>
        </w:rPr>
        <w:tab/>
        <w:t xml:space="preserve">Evans, J. D. </w:t>
      </w:r>
      <w:r w:rsidRPr="00B26E5F">
        <w:rPr>
          <w:sz w:val="20"/>
          <w:szCs w:val="20"/>
          <w:rPrChange w:id="3224" w:author="Microsoft Office User" w:date="2023-09-11T13:17:00Z">
            <w:rPr/>
          </w:rPrChange>
        </w:rPr>
        <w:fldChar w:fldCharType="end"/>
      </w:r>
      <w:r w:rsidRPr="00B26E5F">
        <w:rPr>
          <w:sz w:val="20"/>
          <w:szCs w:val="20"/>
          <w:rPrChange w:id="3225" w:author="Microsoft Office User" w:date="2023-09-11T13:17:00Z">
            <w:rPr/>
          </w:rPrChange>
        </w:rPr>
        <w:fldChar w:fldCharType="begin"/>
      </w:r>
      <w:r w:rsidRPr="00B26E5F">
        <w:rPr>
          <w:sz w:val="20"/>
          <w:szCs w:val="20"/>
          <w:rPrChange w:id="3226" w:author="Microsoft Office User" w:date="2023-09-11T13:17:00Z">
            <w:rPr/>
          </w:rPrChange>
        </w:rPr>
        <w:instrText>HYPERLINK "https://www.zotero.org/google-docs/?n2Avay" \h</w:instrText>
      </w:r>
      <w:r w:rsidRPr="00A34D81">
        <w:rPr>
          <w:sz w:val="20"/>
          <w:szCs w:val="20"/>
        </w:rPr>
      </w:r>
      <w:r w:rsidRPr="00B26E5F">
        <w:rPr>
          <w:sz w:val="20"/>
          <w:szCs w:val="20"/>
          <w:rPrChange w:id="3227" w:author="Microsoft Office User" w:date="2023-09-11T13:17:00Z">
            <w:rPr>
              <w:i/>
            </w:rPr>
          </w:rPrChange>
        </w:rPr>
        <w:fldChar w:fldCharType="separate"/>
      </w:r>
      <w:r w:rsidRPr="00B26E5F">
        <w:rPr>
          <w:i/>
          <w:sz w:val="20"/>
          <w:szCs w:val="20"/>
          <w:rPrChange w:id="3228" w:author="Microsoft Office User" w:date="2023-09-11T13:17:00Z">
            <w:rPr>
              <w:i/>
            </w:rPr>
          </w:rPrChange>
        </w:rPr>
        <w:t>et al.</w:t>
      </w:r>
      <w:r w:rsidRPr="00B26E5F">
        <w:rPr>
          <w:i/>
          <w:sz w:val="20"/>
          <w:szCs w:val="20"/>
          <w:rPrChange w:id="3229" w:author="Microsoft Office User" w:date="2023-09-11T13:17:00Z">
            <w:rPr>
              <w:i/>
            </w:rPr>
          </w:rPrChange>
        </w:rPr>
        <w:fldChar w:fldCharType="end"/>
      </w:r>
      <w:r w:rsidRPr="00B26E5F">
        <w:rPr>
          <w:sz w:val="20"/>
          <w:szCs w:val="20"/>
          <w:rPrChange w:id="3230" w:author="Microsoft Office User" w:date="2023-09-11T13:17:00Z">
            <w:rPr/>
          </w:rPrChange>
        </w:rPr>
        <w:fldChar w:fldCharType="begin"/>
      </w:r>
      <w:r w:rsidRPr="00B26E5F">
        <w:rPr>
          <w:sz w:val="20"/>
          <w:szCs w:val="20"/>
          <w:rPrChange w:id="3231" w:author="Microsoft Office User" w:date="2023-09-11T13:17:00Z">
            <w:rPr/>
          </w:rPrChange>
        </w:rPr>
        <w:instrText>HYPERLINK "https://www.zotero.org/google-docs/?n2Avay" \h</w:instrText>
      </w:r>
      <w:r w:rsidRPr="00A34D81">
        <w:rPr>
          <w:sz w:val="20"/>
          <w:szCs w:val="20"/>
        </w:rPr>
      </w:r>
      <w:r w:rsidRPr="00B26E5F">
        <w:rPr>
          <w:sz w:val="20"/>
          <w:szCs w:val="20"/>
          <w:rPrChange w:id="3232" w:author="Microsoft Office User" w:date="2023-09-11T13:17:00Z">
            <w:rPr/>
          </w:rPrChange>
        </w:rPr>
        <w:fldChar w:fldCharType="separate"/>
      </w:r>
      <w:r w:rsidRPr="00B26E5F">
        <w:rPr>
          <w:sz w:val="20"/>
          <w:szCs w:val="20"/>
          <w:rPrChange w:id="3233" w:author="Microsoft Office User" w:date="2023-09-11T13:17:00Z">
            <w:rPr/>
          </w:rPrChange>
        </w:rPr>
        <w:t xml:space="preserve"> Immune pathways and </w:t>
      </w:r>
      <w:proofErr w:type="spellStart"/>
      <w:r w:rsidRPr="00B26E5F">
        <w:rPr>
          <w:sz w:val="20"/>
          <w:szCs w:val="20"/>
          <w:rPrChange w:id="3234" w:author="Microsoft Office User" w:date="2023-09-11T13:17:00Z">
            <w:rPr/>
          </w:rPrChange>
        </w:rPr>
        <w:t>defence</w:t>
      </w:r>
      <w:proofErr w:type="spellEnd"/>
      <w:r w:rsidRPr="00B26E5F">
        <w:rPr>
          <w:sz w:val="20"/>
          <w:szCs w:val="20"/>
          <w:rPrChange w:id="3235" w:author="Microsoft Office User" w:date="2023-09-11T13:17:00Z">
            <w:rPr/>
          </w:rPrChange>
        </w:rPr>
        <w:t xml:space="preserve"> mechanisms in honey bees Apis mellifera. </w:t>
      </w:r>
      <w:r w:rsidRPr="00B26E5F">
        <w:rPr>
          <w:sz w:val="20"/>
          <w:szCs w:val="20"/>
          <w:rPrChange w:id="3236" w:author="Microsoft Office User" w:date="2023-09-11T13:17:00Z">
            <w:rPr/>
          </w:rPrChange>
        </w:rPr>
        <w:fldChar w:fldCharType="end"/>
      </w:r>
      <w:r w:rsidRPr="00B26E5F">
        <w:rPr>
          <w:sz w:val="20"/>
          <w:szCs w:val="20"/>
          <w:rPrChange w:id="3237" w:author="Microsoft Office User" w:date="2023-09-11T13:17:00Z">
            <w:rPr/>
          </w:rPrChange>
        </w:rPr>
        <w:fldChar w:fldCharType="begin"/>
      </w:r>
      <w:r w:rsidRPr="00B26E5F">
        <w:rPr>
          <w:sz w:val="20"/>
          <w:szCs w:val="20"/>
          <w:rPrChange w:id="3238" w:author="Microsoft Office User" w:date="2023-09-11T13:17:00Z">
            <w:rPr/>
          </w:rPrChange>
        </w:rPr>
        <w:instrText>HYPERLINK "https://www.zotero.org/google-docs/?n2Avay" \h</w:instrText>
      </w:r>
      <w:r w:rsidRPr="00A34D81">
        <w:rPr>
          <w:sz w:val="20"/>
          <w:szCs w:val="20"/>
        </w:rPr>
      </w:r>
      <w:r w:rsidRPr="00B26E5F">
        <w:rPr>
          <w:sz w:val="20"/>
          <w:szCs w:val="20"/>
          <w:rPrChange w:id="3239" w:author="Microsoft Office User" w:date="2023-09-11T13:17:00Z">
            <w:rPr>
              <w:i/>
            </w:rPr>
          </w:rPrChange>
        </w:rPr>
        <w:fldChar w:fldCharType="separate"/>
      </w:r>
      <w:r w:rsidRPr="00B26E5F">
        <w:rPr>
          <w:i/>
          <w:sz w:val="20"/>
          <w:szCs w:val="20"/>
          <w:rPrChange w:id="3240" w:author="Microsoft Office User" w:date="2023-09-11T13:17:00Z">
            <w:rPr>
              <w:i/>
            </w:rPr>
          </w:rPrChange>
        </w:rPr>
        <w:t xml:space="preserve">INSECT Mol. Biol. </w:t>
      </w:r>
      <w:r w:rsidRPr="00B26E5F">
        <w:rPr>
          <w:i/>
          <w:sz w:val="20"/>
          <w:szCs w:val="20"/>
          <w:rPrChange w:id="3241" w:author="Microsoft Office User" w:date="2023-09-11T13:17:00Z">
            <w:rPr>
              <w:i/>
            </w:rPr>
          </w:rPrChange>
        </w:rPr>
        <w:fldChar w:fldCharType="end"/>
      </w:r>
      <w:r w:rsidRPr="00B26E5F">
        <w:rPr>
          <w:sz w:val="20"/>
          <w:szCs w:val="20"/>
          <w:rPrChange w:id="3242" w:author="Microsoft Office User" w:date="2023-09-11T13:17:00Z">
            <w:rPr/>
          </w:rPrChange>
        </w:rPr>
        <w:fldChar w:fldCharType="begin"/>
      </w:r>
      <w:r w:rsidRPr="00B26E5F">
        <w:rPr>
          <w:sz w:val="20"/>
          <w:szCs w:val="20"/>
          <w:rPrChange w:id="3243" w:author="Microsoft Office User" w:date="2023-09-11T13:17:00Z">
            <w:rPr/>
          </w:rPrChange>
        </w:rPr>
        <w:instrText>HYPERLINK "https://www.zotero.org/google-docs/?n2Avay" \h</w:instrText>
      </w:r>
      <w:r w:rsidRPr="00A34D81">
        <w:rPr>
          <w:sz w:val="20"/>
          <w:szCs w:val="20"/>
        </w:rPr>
      </w:r>
      <w:r w:rsidRPr="00B26E5F">
        <w:rPr>
          <w:sz w:val="20"/>
          <w:szCs w:val="20"/>
          <w:rPrChange w:id="3244" w:author="Microsoft Office User" w:date="2023-09-11T13:17:00Z">
            <w:rPr>
              <w:b/>
            </w:rPr>
          </w:rPrChange>
        </w:rPr>
        <w:fldChar w:fldCharType="separate"/>
      </w:r>
      <w:r w:rsidRPr="00B26E5F">
        <w:rPr>
          <w:b/>
          <w:sz w:val="20"/>
          <w:szCs w:val="20"/>
          <w:rPrChange w:id="3245" w:author="Microsoft Office User" w:date="2023-09-11T13:17:00Z">
            <w:rPr>
              <w:b/>
            </w:rPr>
          </w:rPrChange>
        </w:rPr>
        <w:t>15</w:t>
      </w:r>
      <w:r w:rsidRPr="00B26E5F">
        <w:rPr>
          <w:b/>
          <w:sz w:val="20"/>
          <w:szCs w:val="20"/>
          <w:rPrChange w:id="3246" w:author="Microsoft Office User" w:date="2023-09-11T13:17:00Z">
            <w:rPr>
              <w:b/>
            </w:rPr>
          </w:rPrChange>
        </w:rPr>
        <w:fldChar w:fldCharType="end"/>
      </w:r>
      <w:r w:rsidRPr="00B26E5F">
        <w:rPr>
          <w:sz w:val="20"/>
          <w:szCs w:val="20"/>
          <w:rPrChange w:id="3247" w:author="Microsoft Office User" w:date="2023-09-11T13:17:00Z">
            <w:rPr/>
          </w:rPrChange>
        </w:rPr>
        <w:fldChar w:fldCharType="begin"/>
      </w:r>
      <w:r w:rsidRPr="00B26E5F">
        <w:rPr>
          <w:sz w:val="20"/>
          <w:szCs w:val="20"/>
          <w:rPrChange w:id="3248" w:author="Microsoft Office User" w:date="2023-09-11T13:17:00Z">
            <w:rPr/>
          </w:rPrChange>
        </w:rPr>
        <w:instrText>HYPERLINK "https://www.zotero.org/google-docs/?n2Avay" \h</w:instrText>
      </w:r>
      <w:r w:rsidRPr="00A34D81">
        <w:rPr>
          <w:sz w:val="20"/>
          <w:szCs w:val="20"/>
        </w:rPr>
      </w:r>
      <w:r w:rsidRPr="00B26E5F">
        <w:rPr>
          <w:sz w:val="20"/>
          <w:szCs w:val="20"/>
          <w:rPrChange w:id="3249" w:author="Microsoft Office User" w:date="2023-09-11T13:17:00Z">
            <w:rPr/>
          </w:rPrChange>
        </w:rPr>
        <w:fldChar w:fldCharType="separate"/>
      </w:r>
      <w:r w:rsidRPr="00B26E5F">
        <w:rPr>
          <w:sz w:val="20"/>
          <w:szCs w:val="20"/>
          <w:rPrChange w:id="3250" w:author="Microsoft Office User" w:date="2023-09-11T13:17:00Z">
            <w:rPr/>
          </w:rPrChange>
        </w:rPr>
        <w:t>, 645–656 (2006).</w:t>
      </w:r>
      <w:r w:rsidRPr="00B26E5F">
        <w:rPr>
          <w:sz w:val="20"/>
          <w:szCs w:val="20"/>
          <w:rPrChange w:id="3251" w:author="Microsoft Office User" w:date="2023-09-11T13:17:00Z">
            <w:rPr/>
          </w:rPrChange>
        </w:rPr>
        <w:fldChar w:fldCharType="end"/>
      </w:r>
    </w:p>
    <w:p w14:paraId="2C38908C" w14:textId="77777777" w:rsidR="007B09DE" w:rsidRPr="00B26E5F" w:rsidRDefault="007B09DE">
      <w:pPr>
        <w:snapToGrid w:val="0"/>
        <w:contextualSpacing/>
        <w:rPr>
          <w:sz w:val="20"/>
          <w:szCs w:val="20"/>
          <w:rPrChange w:id="3252" w:author="Microsoft Office User" w:date="2023-09-11T13:17:00Z">
            <w:rPr/>
          </w:rPrChange>
        </w:rPr>
        <w:pPrChange w:id="3253" w:author="Microsoft Office User" w:date="2023-09-11T13:17:00Z">
          <w:pPr/>
        </w:pPrChange>
      </w:pPr>
    </w:p>
    <w:p w14:paraId="5BC6135E" w14:textId="77777777" w:rsidR="000C56B0" w:rsidRPr="00B26E5F" w:rsidRDefault="00367A15">
      <w:pPr>
        <w:snapToGrid w:val="0"/>
        <w:contextualSpacing/>
        <w:rPr>
          <w:sz w:val="20"/>
          <w:szCs w:val="20"/>
          <w:rPrChange w:id="3254" w:author="Microsoft Office User" w:date="2023-09-11T13:17:00Z">
            <w:rPr/>
          </w:rPrChange>
        </w:rPr>
        <w:pPrChange w:id="3255" w:author="Microsoft Office User" w:date="2023-09-11T13:17:00Z">
          <w:pPr/>
        </w:pPrChange>
      </w:pPr>
      <w:r w:rsidRPr="00B26E5F">
        <w:rPr>
          <w:sz w:val="20"/>
          <w:szCs w:val="20"/>
          <w:rPrChange w:id="3256" w:author="Microsoft Office User" w:date="2023-09-11T13:17:00Z">
            <w:rPr/>
          </w:rPrChange>
        </w:rPr>
        <w:fldChar w:fldCharType="begin"/>
      </w:r>
      <w:r w:rsidRPr="00B26E5F">
        <w:rPr>
          <w:sz w:val="20"/>
          <w:szCs w:val="20"/>
          <w:rPrChange w:id="3257" w:author="Microsoft Office User" w:date="2023-09-11T13:17:00Z">
            <w:rPr/>
          </w:rPrChange>
        </w:rPr>
        <w:instrText>HYPERLINK "https://www.zotero.org/google-docs/?n2Avay" \h</w:instrText>
      </w:r>
      <w:r w:rsidRPr="00A34D81">
        <w:rPr>
          <w:sz w:val="20"/>
          <w:szCs w:val="20"/>
        </w:rPr>
      </w:r>
      <w:r w:rsidRPr="00B26E5F">
        <w:rPr>
          <w:sz w:val="20"/>
          <w:szCs w:val="20"/>
          <w:rPrChange w:id="3258" w:author="Microsoft Office User" w:date="2023-09-11T13:17:00Z">
            <w:rPr/>
          </w:rPrChange>
        </w:rPr>
        <w:fldChar w:fldCharType="separate"/>
      </w:r>
      <w:r w:rsidRPr="00B26E5F">
        <w:rPr>
          <w:sz w:val="20"/>
          <w:szCs w:val="20"/>
          <w:rPrChange w:id="3259" w:author="Microsoft Office User" w:date="2023-09-11T13:17:00Z">
            <w:rPr/>
          </w:rPrChange>
        </w:rPr>
        <w:t>81.</w:t>
      </w:r>
      <w:r w:rsidRPr="00B26E5F">
        <w:rPr>
          <w:sz w:val="20"/>
          <w:szCs w:val="20"/>
          <w:rPrChange w:id="3260" w:author="Microsoft Office User" w:date="2023-09-11T13:17:00Z">
            <w:rPr/>
          </w:rPrChange>
        </w:rPr>
        <w:tab/>
        <w:t xml:space="preserve">Nyholm, S. V. &amp; Graf, J. Knowing your friends: invertebrate innate immunity fosters beneficial bacterial symbioses. </w:t>
      </w:r>
      <w:r w:rsidRPr="00B26E5F">
        <w:rPr>
          <w:sz w:val="20"/>
          <w:szCs w:val="20"/>
          <w:rPrChange w:id="3261" w:author="Microsoft Office User" w:date="2023-09-11T13:17:00Z">
            <w:rPr/>
          </w:rPrChange>
        </w:rPr>
        <w:fldChar w:fldCharType="end"/>
      </w:r>
      <w:r w:rsidRPr="00B26E5F">
        <w:rPr>
          <w:sz w:val="20"/>
          <w:szCs w:val="20"/>
          <w:rPrChange w:id="3262" w:author="Microsoft Office User" w:date="2023-09-11T13:17:00Z">
            <w:rPr/>
          </w:rPrChange>
        </w:rPr>
        <w:fldChar w:fldCharType="begin"/>
      </w:r>
      <w:r w:rsidRPr="00B26E5F">
        <w:rPr>
          <w:sz w:val="20"/>
          <w:szCs w:val="20"/>
          <w:rPrChange w:id="3263" w:author="Microsoft Office User" w:date="2023-09-11T13:17:00Z">
            <w:rPr/>
          </w:rPrChange>
        </w:rPr>
        <w:instrText>HYPERLINK "https://www.zotero.org/google-docs/?n2Avay" \h</w:instrText>
      </w:r>
      <w:r w:rsidRPr="00A34D81">
        <w:rPr>
          <w:sz w:val="20"/>
          <w:szCs w:val="20"/>
        </w:rPr>
      </w:r>
      <w:r w:rsidRPr="00B26E5F">
        <w:rPr>
          <w:sz w:val="20"/>
          <w:szCs w:val="20"/>
          <w:rPrChange w:id="3264" w:author="Microsoft Office User" w:date="2023-09-11T13:17:00Z">
            <w:rPr>
              <w:i/>
            </w:rPr>
          </w:rPrChange>
        </w:rPr>
        <w:fldChar w:fldCharType="separate"/>
      </w:r>
      <w:r w:rsidRPr="00B26E5F">
        <w:rPr>
          <w:i/>
          <w:sz w:val="20"/>
          <w:szCs w:val="20"/>
          <w:rPrChange w:id="3265" w:author="Microsoft Office User" w:date="2023-09-11T13:17:00Z">
            <w:rPr>
              <w:i/>
            </w:rPr>
          </w:rPrChange>
        </w:rPr>
        <w:t xml:space="preserve">Nat. Rev. </w:t>
      </w:r>
      <w:proofErr w:type="spellStart"/>
      <w:r w:rsidRPr="00B26E5F">
        <w:rPr>
          <w:i/>
          <w:sz w:val="20"/>
          <w:szCs w:val="20"/>
          <w:rPrChange w:id="3266" w:author="Microsoft Office User" w:date="2023-09-11T13:17:00Z">
            <w:rPr>
              <w:i/>
            </w:rPr>
          </w:rPrChange>
        </w:rPr>
        <w:t>Microbiol</w:t>
      </w:r>
      <w:proofErr w:type="spellEnd"/>
      <w:r w:rsidRPr="00B26E5F">
        <w:rPr>
          <w:i/>
          <w:sz w:val="20"/>
          <w:szCs w:val="20"/>
          <w:rPrChange w:id="3267" w:author="Microsoft Office User" w:date="2023-09-11T13:17:00Z">
            <w:rPr>
              <w:i/>
            </w:rPr>
          </w:rPrChange>
        </w:rPr>
        <w:t xml:space="preserve">. </w:t>
      </w:r>
      <w:r w:rsidRPr="00B26E5F">
        <w:rPr>
          <w:i/>
          <w:sz w:val="20"/>
          <w:szCs w:val="20"/>
          <w:rPrChange w:id="3268" w:author="Microsoft Office User" w:date="2023-09-11T13:17:00Z">
            <w:rPr>
              <w:i/>
            </w:rPr>
          </w:rPrChange>
        </w:rPr>
        <w:fldChar w:fldCharType="end"/>
      </w:r>
      <w:r w:rsidRPr="00B26E5F">
        <w:rPr>
          <w:sz w:val="20"/>
          <w:szCs w:val="20"/>
          <w:rPrChange w:id="3269" w:author="Microsoft Office User" w:date="2023-09-11T13:17:00Z">
            <w:rPr/>
          </w:rPrChange>
        </w:rPr>
        <w:fldChar w:fldCharType="begin"/>
      </w:r>
      <w:r w:rsidRPr="00B26E5F">
        <w:rPr>
          <w:sz w:val="20"/>
          <w:szCs w:val="20"/>
          <w:rPrChange w:id="3270" w:author="Microsoft Office User" w:date="2023-09-11T13:17:00Z">
            <w:rPr/>
          </w:rPrChange>
        </w:rPr>
        <w:instrText>HYPERLINK "https://www.zotero.org/google-docs/?n2Avay" \h</w:instrText>
      </w:r>
      <w:r w:rsidRPr="00A34D81">
        <w:rPr>
          <w:sz w:val="20"/>
          <w:szCs w:val="20"/>
        </w:rPr>
      </w:r>
      <w:r w:rsidRPr="00B26E5F">
        <w:rPr>
          <w:sz w:val="20"/>
          <w:szCs w:val="20"/>
          <w:rPrChange w:id="3271" w:author="Microsoft Office User" w:date="2023-09-11T13:17:00Z">
            <w:rPr>
              <w:b/>
            </w:rPr>
          </w:rPrChange>
        </w:rPr>
        <w:fldChar w:fldCharType="separate"/>
      </w:r>
      <w:r w:rsidRPr="00B26E5F">
        <w:rPr>
          <w:b/>
          <w:sz w:val="20"/>
          <w:szCs w:val="20"/>
          <w:rPrChange w:id="3272" w:author="Microsoft Office User" w:date="2023-09-11T13:17:00Z">
            <w:rPr>
              <w:b/>
            </w:rPr>
          </w:rPrChange>
        </w:rPr>
        <w:t>10</w:t>
      </w:r>
      <w:r w:rsidRPr="00B26E5F">
        <w:rPr>
          <w:b/>
          <w:sz w:val="20"/>
          <w:szCs w:val="20"/>
          <w:rPrChange w:id="3273" w:author="Microsoft Office User" w:date="2023-09-11T13:17:00Z">
            <w:rPr>
              <w:b/>
            </w:rPr>
          </w:rPrChange>
        </w:rPr>
        <w:fldChar w:fldCharType="end"/>
      </w:r>
      <w:r w:rsidRPr="00B26E5F">
        <w:rPr>
          <w:sz w:val="20"/>
          <w:szCs w:val="20"/>
          <w:rPrChange w:id="3274" w:author="Microsoft Office User" w:date="2023-09-11T13:17:00Z">
            <w:rPr/>
          </w:rPrChange>
        </w:rPr>
        <w:fldChar w:fldCharType="begin"/>
      </w:r>
      <w:r w:rsidRPr="00B26E5F">
        <w:rPr>
          <w:sz w:val="20"/>
          <w:szCs w:val="20"/>
          <w:rPrChange w:id="3275" w:author="Microsoft Office User" w:date="2023-09-11T13:17:00Z">
            <w:rPr/>
          </w:rPrChange>
        </w:rPr>
        <w:instrText>HYPERLINK "https://www.zotero.org/google-docs/?n2Avay" \h</w:instrText>
      </w:r>
      <w:r w:rsidRPr="00A34D81">
        <w:rPr>
          <w:sz w:val="20"/>
          <w:szCs w:val="20"/>
        </w:rPr>
      </w:r>
      <w:r w:rsidRPr="00B26E5F">
        <w:rPr>
          <w:sz w:val="20"/>
          <w:szCs w:val="20"/>
          <w:rPrChange w:id="3276" w:author="Microsoft Office User" w:date="2023-09-11T13:17:00Z">
            <w:rPr/>
          </w:rPrChange>
        </w:rPr>
        <w:fldChar w:fldCharType="separate"/>
      </w:r>
      <w:r w:rsidRPr="00B26E5F">
        <w:rPr>
          <w:sz w:val="20"/>
          <w:szCs w:val="20"/>
          <w:rPrChange w:id="3277" w:author="Microsoft Office User" w:date="2023-09-11T13:17:00Z">
            <w:rPr/>
          </w:rPrChange>
        </w:rPr>
        <w:t>, 815–827 (2012).</w:t>
      </w:r>
      <w:r w:rsidRPr="00B26E5F">
        <w:rPr>
          <w:sz w:val="20"/>
          <w:szCs w:val="20"/>
          <w:rPrChange w:id="3278" w:author="Microsoft Office User" w:date="2023-09-11T13:17:00Z">
            <w:rPr/>
          </w:rPrChange>
        </w:rPr>
        <w:fldChar w:fldCharType="end"/>
      </w:r>
    </w:p>
    <w:p w14:paraId="58E1D6B0" w14:textId="77777777" w:rsidR="000C56B0" w:rsidRDefault="000C56B0">
      <w:pPr>
        <w:pBdr>
          <w:top w:val="nil"/>
          <w:left w:val="nil"/>
          <w:bottom w:val="nil"/>
          <w:right w:val="nil"/>
          <w:between w:val="nil"/>
        </w:pBdr>
        <w:tabs>
          <w:tab w:val="left" w:pos="20"/>
          <w:tab w:val="left" w:pos="380"/>
        </w:tabs>
        <w:spacing w:before="96"/>
        <w:ind w:left="720" w:hanging="720"/>
      </w:pPr>
    </w:p>
    <w:p w14:paraId="6AF5FA19" w14:textId="77777777" w:rsidR="000C56B0" w:rsidRDefault="000C56B0">
      <w:bookmarkStart w:id="3279" w:name="_gib913fhpwyy" w:colFirst="0" w:colLast="0"/>
      <w:bookmarkEnd w:id="3279"/>
    </w:p>
    <w:sectPr w:rsidR="000C56B0" w:rsidSect="00877374">
      <w:headerReference w:type="default" r:id="rId26"/>
      <w:footerReference w:type="even" r:id="rId27"/>
      <w:footerReference w:type="default" r:id="rId28"/>
      <w:pgSz w:w="12240" w:h="15840"/>
      <w:pgMar w:top="1440" w:right="1800" w:bottom="1440" w:left="1800" w:header="720" w:footer="720" w:gutter="0"/>
      <w:lnNumType w:countBy="1" w:restart="continuous"/>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0" w:author="Tanya Brown" w:date="2023-10-09T17:31:00Z" w:initials="TB">
    <w:p w14:paraId="59BBBDE8" w14:textId="6027B4CC" w:rsidR="0053704F" w:rsidRDefault="0053704F">
      <w:pPr>
        <w:pStyle w:val="CommentText"/>
      </w:pPr>
      <w:r>
        <w:rPr>
          <w:rStyle w:val="CommentReference"/>
        </w:rPr>
        <w:annotationRef/>
      </w:r>
      <w:r>
        <w:t xml:space="preserve">I added this because the citation I found is in drosophila. </w:t>
      </w:r>
    </w:p>
  </w:comment>
  <w:comment w:id="126" w:author="Microsoft Office User" w:date="2023-09-15T12:28:00Z" w:initials="MOU">
    <w:p w14:paraId="43E93D23" w14:textId="4905E909" w:rsidR="00263813" w:rsidRDefault="00263813">
      <w:pPr>
        <w:pStyle w:val="CommentText"/>
      </w:pPr>
      <w:r>
        <w:rPr>
          <w:rStyle w:val="CommentReference"/>
        </w:rPr>
        <w:annotationRef/>
      </w:r>
      <w:r>
        <w:t>Add cite</w:t>
      </w:r>
    </w:p>
  </w:comment>
  <w:comment w:id="376" w:author="Microsoft Office User" w:date="2023-09-28T14:40:00Z" w:initials="MOU">
    <w:p w14:paraId="76AB8735" w14:textId="71054A3B" w:rsidR="009E36EF" w:rsidRDefault="009E36EF">
      <w:pPr>
        <w:pStyle w:val="CommentText"/>
      </w:pPr>
      <w:r>
        <w:rPr>
          <w:rStyle w:val="CommentReference"/>
        </w:rPr>
        <w:annotationRef/>
      </w:r>
      <w:r>
        <w:t>Insert sequencing depth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BBBDE8" w15:done="0"/>
  <w15:commentEx w15:paraId="43E93D23" w15:done="0"/>
  <w15:commentEx w15:paraId="76AB873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9C85A37" w16cex:dateUtc="2023-10-09T22:31:00Z"/>
  <w16cex:commentExtensible w16cex:durableId="28AECC87" w16cex:dateUtc="2023-09-15T19:28:00Z"/>
  <w16cex:commentExtensible w16cex:durableId="28C00EE4" w16cex:dateUtc="2023-09-28T21: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BBBDE8" w16cid:durableId="59C85A37"/>
  <w16cid:commentId w16cid:paraId="43E93D23" w16cid:durableId="28AECC87"/>
  <w16cid:commentId w16cid:paraId="76AB8735" w16cid:durableId="28C00E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12A76F" w14:textId="77777777" w:rsidR="00661664" w:rsidRDefault="00661664">
      <w:r>
        <w:separator/>
      </w:r>
    </w:p>
  </w:endnote>
  <w:endnote w:type="continuationSeparator" w:id="0">
    <w:p w14:paraId="379D0DE1" w14:textId="77777777" w:rsidR="00661664" w:rsidRDefault="006616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rdo">
    <w:charset w:val="00"/>
    <w:family w:val="auto"/>
    <w:pitch w:val="default"/>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96089581"/>
      <w:docPartObj>
        <w:docPartGallery w:val="Page Numbers (Bottom of Page)"/>
        <w:docPartUnique/>
      </w:docPartObj>
    </w:sdtPr>
    <w:sdtContent>
      <w:p w14:paraId="31AF26F6" w14:textId="0B0FC776" w:rsidR="00877374" w:rsidRDefault="00877374" w:rsidP="00367A1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sdtContent>
  </w:sdt>
  <w:p w14:paraId="458C47E6" w14:textId="77777777" w:rsidR="00877374" w:rsidRDefault="00877374" w:rsidP="0087737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21193899"/>
      <w:docPartObj>
        <w:docPartGallery w:val="Page Numbers (Bottom of Page)"/>
        <w:docPartUnique/>
      </w:docPartObj>
    </w:sdtPr>
    <w:sdtContent>
      <w:p w14:paraId="770125BA" w14:textId="5805BC1A" w:rsidR="00877374" w:rsidRDefault="00877374" w:rsidP="00367A1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08043081" w14:textId="77777777" w:rsidR="000C56B0" w:rsidRDefault="000C56B0" w:rsidP="00877374">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7CDE87" w14:textId="77777777" w:rsidR="00661664" w:rsidRDefault="00661664">
      <w:r>
        <w:separator/>
      </w:r>
    </w:p>
  </w:footnote>
  <w:footnote w:type="continuationSeparator" w:id="0">
    <w:p w14:paraId="0BBF9CEF" w14:textId="77777777" w:rsidR="00661664" w:rsidRDefault="006616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84EB0" w14:textId="77777777" w:rsidR="000C56B0" w:rsidRDefault="000C56B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26800"/>
    <w:multiLevelType w:val="multilevel"/>
    <w:tmpl w:val="3822C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03085F"/>
    <w:multiLevelType w:val="hybridMultilevel"/>
    <w:tmpl w:val="978C3DCA"/>
    <w:lvl w:ilvl="0" w:tplc="117659E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693600"/>
    <w:multiLevelType w:val="hybridMultilevel"/>
    <w:tmpl w:val="BB64A314"/>
    <w:lvl w:ilvl="0" w:tplc="BEC62F1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3493352">
    <w:abstractNumId w:val="2"/>
  </w:num>
  <w:num w:numId="2" w16cid:durableId="999624277">
    <w:abstractNumId w:val="1"/>
  </w:num>
  <w:num w:numId="3" w16cid:durableId="122390356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anya Brown">
    <w15:presenceInfo w15:providerId="Windows Live" w15:userId="0c1a3a240ec4ed54"/>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6B0"/>
    <w:rsid w:val="00017625"/>
    <w:rsid w:val="00056C45"/>
    <w:rsid w:val="000645BA"/>
    <w:rsid w:val="000B1A77"/>
    <w:rsid w:val="000C389A"/>
    <w:rsid w:val="000C56B0"/>
    <w:rsid w:val="000D3EFC"/>
    <w:rsid w:val="000F1A53"/>
    <w:rsid w:val="000F232E"/>
    <w:rsid w:val="000F6953"/>
    <w:rsid w:val="0013233D"/>
    <w:rsid w:val="00135CF6"/>
    <w:rsid w:val="00136E1C"/>
    <w:rsid w:val="00145E96"/>
    <w:rsid w:val="0014627D"/>
    <w:rsid w:val="001464B6"/>
    <w:rsid w:val="001575A6"/>
    <w:rsid w:val="001629F9"/>
    <w:rsid w:val="00164AD6"/>
    <w:rsid w:val="001740DA"/>
    <w:rsid w:val="001814B5"/>
    <w:rsid w:val="00184177"/>
    <w:rsid w:val="001E5A53"/>
    <w:rsid w:val="001F1143"/>
    <w:rsid w:val="00215483"/>
    <w:rsid w:val="002162E5"/>
    <w:rsid w:val="00225D56"/>
    <w:rsid w:val="00226EDD"/>
    <w:rsid w:val="00240881"/>
    <w:rsid w:val="002525FE"/>
    <w:rsid w:val="00260729"/>
    <w:rsid w:val="00263813"/>
    <w:rsid w:val="00294CA8"/>
    <w:rsid w:val="002A7753"/>
    <w:rsid w:val="002B1A46"/>
    <w:rsid w:val="002C5A9D"/>
    <w:rsid w:val="002D151D"/>
    <w:rsid w:val="002D3ECF"/>
    <w:rsid w:val="002D7370"/>
    <w:rsid w:val="002E085D"/>
    <w:rsid w:val="002F60BE"/>
    <w:rsid w:val="0030451B"/>
    <w:rsid w:val="003108E2"/>
    <w:rsid w:val="0032101F"/>
    <w:rsid w:val="003610F8"/>
    <w:rsid w:val="00367A15"/>
    <w:rsid w:val="00370AFF"/>
    <w:rsid w:val="00371BCF"/>
    <w:rsid w:val="003819EA"/>
    <w:rsid w:val="0038484F"/>
    <w:rsid w:val="0038622B"/>
    <w:rsid w:val="003A087C"/>
    <w:rsid w:val="003A1979"/>
    <w:rsid w:val="003A3B90"/>
    <w:rsid w:val="003C0F7F"/>
    <w:rsid w:val="003D55EA"/>
    <w:rsid w:val="003D7DB5"/>
    <w:rsid w:val="003E49C2"/>
    <w:rsid w:val="00406E0F"/>
    <w:rsid w:val="004076C3"/>
    <w:rsid w:val="00411416"/>
    <w:rsid w:val="00413A77"/>
    <w:rsid w:val="00416F28"/>
    <w:rsid w:val="004206C7"/>
    <w:rsid w:val="00427C6C"/>
    <w:rsid w:val="004302F8"/>
    <w:rsid w:val="004334C1"/>
    <w:rsid w:val="0044612A"/>
    <w:rsid w:val="00446BD0"/>
    <w:rsid w:val="00452973"/>
    <w:rsid w:val="00452AC3"/>
    <w:rsid w:val="004821A3"/>
    <w:rsid w:val="004A6142"/>
    <w:rsid w:val="004D4EB9"/>
    <w:rsid w:val="004E2FCE"/>
    <w:rsid w:val="004E7F60"/>
    <w:rsid w:val="004F11C4"/>
    <w:rsid w:val="004F5495"/>
    <w:rsid w:val="004F76C8"/>
    <w:rsid w:val="005022DE"/>
    <w:rsid w:val="005205A5"/>
    <w:rsid w:val="00532975"/>
    <w:rsid w:val="0053704F"/>
    <w:rsid w:val="00567FA6"/>
    <w:rsid w:val="00573459"/>
    <w:rsid w:val="0058505E"/>
    <w:rsid w:val="005A7FEC"/>
    <w:rsid w:val="005B4FBB"/>
    <w:rsid w:val="005B76DB"/>
    <w:rsid w:val="005C3394"/>
    <w:rsid w:val="005F13B6"/>
    <w:rsid w:val="005F785D"/>
    <w:rsid w:val="00601044"/>
    <w:rsid w:val="006301BE"/>
    <w:rsid w:val="00661664"/>
    <w:rsid w:val="00683698"/>
    <w:rsid w:val="006A5C0B"/>
    <w:rsid w:val="006B342A"/>
    <w:rsid w:val="006B5CC8"/>
    <w:rsid w:val="006C5538"/>
    <w:rsid w:val="006D4AD3"/>
    <w:rsid w:val="006E07C5"/>
    <w:rsid w:val="007154A5"/>
    <w:rsid w:val="0073030A"/>
    <w:rsid w:val="00737145"/>
    <w:rsid w:val="00746E7C"/>
    <w:rsid w:val="007564BA"/>
    <w:rsid w:val="007731E0"/>
    <w:rsid w:val="00782AA8"/>
    <w:rsid w:val="00785BA8"/>
    <w:rsid w:val="007B09DE"/>
    <w:rsid w:val="007B45C6"/>
    <w:rsid w:val="007C16D7"/>
    <w:rsid w:val="007C216A"/>
    <w:rsid w:val="007D2847"/>
    <w:rsid w:val="007E7A4B"/>
    <w:rsid w:val="0081677E"/>
    <w:rsid w:val="00851E72"/>
    <w:rsid w:val="00854829"/>
    <w:rsid w:val="0085517C"/>
    <w:rsid w:val="008701D6"/>
    <w:rsid w:val="00877374"/>
    <w:rsid w:val="008804E5"/>
    <w:rsid w:val="00882985"/>
    <w:rsid w:val="00882D72"/>
    <w:rsid w:val="00893EAF"/>
    <w:rsid w:val="008B1BC3"/>
    <w:rsid w:val="008C2698"/>
    <w:rsid w:val="008C31DA"/>
    <w:rsid w:val="008D011F"/>
    <w:rsid w:val="008E399A"/>
    <w:rsid w:val="008E55DC"/>
    <w:rsid w:val="008F2DE1"/>
    <w:rsid w:val="008F606A"/>
    <w:rsid w:val="00911C54"/>
    <w:rsid w:val="00944F35"/>
    <w:rsid w:val="009469C3"/>
    <w:rsid w:val="00963D8C"/>
    <w:rsid w:val="00982D25"/>
    <w:rsid w:val="009A4686"/>
    <w:rsid w:val="009B0821"/>
    <w:rsid w:val="009C1171"/>
    <w:rsid w:val="009C6F4D"/>
    <w:rsid w:val="009D5F4F"/>
    <w:rsid w:val="009E31CC"/>
    <w:rsid w:val="009E36EF"/>
    <w:rsid w:val="00A141D2"/>
    <w:rsid w:val="00A34D81"/>
    <w:rsid w:val="00A36545"/>
    <w:rsid w:val="00A63090"/>
    <w:rsid w:val="00A93871"/>
    <w:rsid w:val="00A96A89"/>
    <w:rsid w:val="00AA2B10"/>
    <w:rsid w:val="00AC3344"/>
    <w:rsid w:val="00AD1B24"/>
    <w:rsid w:val="00AD69D9"/>
    <w:rsid w:val="00B024AA"/>
    <w:rsid w:val="00B24B4C"/>
    <w:rsid w:val="00B26E5F"/>
    <w:rsid w:val="00B418C2"/>
    <w:rsid w:val="00B45807"/>
    <w:rsid w:val="00B51684"/>
    <w:rsid w:val="00B56879"/>
    <w:rsid w:val="00B63961"/>
    <w:rsid w:val="00B902F0"/>
    <w:rsid w:val="00BB276E"/>
    <w:rsid w:val="00BB5530"/>
    <w:rsid w:val="00BB6190"/>
    <w:rsid w:val="00BE4F4D"/>
    <w:rsid w:val="00BE6BFC"/>
    <w:rsid w:val="00BF2E60"/>
    <w:rsid w:val="00BF6F18"/>
    <w:rsid w:val="00C0707D"/>
    <w:rsid w:val="00C10C33"/>
    <w:rsid w:val="00C405D9"/>
    <w:rsid w:val="00C818C3"/>
    <w:rsid w:val="00CA6A4D"/>
    <w:rsid w:val="00CB02CE"/>
    <w:rsid w:val="00CD02C4"/>
    <w:rsid w:val="00CD12F0"/>
    <w:rsid w:val="00CD4665"/>
    <w:rsid w:val="00D00D47"/>
    <w:rsid w:val="00D03E1E"/>
    <w:rsid w:val="00D35C18"/>
    <w:rsid w:val="00D63E36"/>
    <w:rsid w:val="00D91CBF"/>
    <w:rsid w:val="00DB2E99"/>
    <w:rsid w:val="00DB41FE"/>
    <w:rsid w:val="00DD3784"/>
    <w:rsid w:val="00DD64F7"/>
    <w:rsid w:val="00DD66E3"/>
    <w:rsid w:val="00DF2249"/>
    <w:rsid w:val="00E04258"/>
    <w:rsid w:val="00E144A2"/>
    <w:rsid w:val="00E14517"/>
    <w:rsid w:val="00E24C39"/>
    <w:rsid w:val="00E53375"/>
    <w:rsid w:val="00E5647B"/>
    <w:rsid w:val="00E6194C"/>
    <w:rsid w:val="00E75C4F"/>
    <w:rsid w:val="00E9798F"/>
    <w:rsid w:val="00EA32D1"/>
    <w:rsid w:val="00EC2AF7"/>
    <w:rsid w:val="00EC598F"/>
    <w:rsid w:val="00ED23B9"/>
    <w:rsid w:val="00ED6351"/>
    <w:rsid w:val="00EE515C"/>
    <w:rsid w:val="00EF5197"/>
    <w:rsid w:val="00F1511C"/>
    <w:rsid w:val="00F17EE0"/>
    <w:rsid w:val="00F26166"/>
    <w:rsid w:val="00F267A3"/>
    <w:rsid w:val="00F2770B"/>
    <w:rsid w:val="00F30F9D"/>
    <w:rsid w:val="00F365D8"/>
    <w:rsid w:val="00F43BF6"/>
    <w:rsid w:val="00F51A44"/>
    <w:rsid w:val="00FB3918"/>
    <w:rsid w:val="00FC0723"/>
    <w:rsid w:val="00FC2277"/>
    <w:rsid w:val="00FC6E8F"/>
    <w:rsid w:val="00FE0DB0"/>
    <w:rsid w:val="00FE47E3"/>
    <w:rsid w:val="00FF4A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6EDBA"/>
  <w15:docId w15:val="{836D1EA1-9626-5343-A3F1-88786437B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rFonts w:ascii="Calibri" w:eastAsia="Calibri" w:hAnsi="Calibri" w:cs="Calibri"/>
      <w:b/>
      <w:color w:val="335B8A"/>
      <w:sz w:val="32"/>
      <w:szCs w:val="32"/>
    </w:rPr>
  </w:style>
  <w:style w:type="paragraph" w:styleId="Heading2">
    <w:name w:val="heading 2"/>
    <w:basedOn w:val="Normal"/>
    <w:next w:val="Normal"/>
    <w:uiPriority w:val="9"/>
    <w:unhideWhenUsed/>
    <w:qFormat/>
    <w:pPr>
      <w:keepNext/>
      <w:spacing w:before="240" w:after="60"/>
      <w:outlineLvl w:val="1"/>
    </w:pPr>
    <w:rPr>
      <w:rFonts w:ascii="Cambria" w:eastAsia="Cambria" w:hAnsi="Cambria" w:cs="Cambria"/>
      <w:b/>
      <w:i/>
      <w:sz w:val="28"/>
      <w:szCs w:val="28"/>
    </w:rPr>
  </w:style>
  <w:style w:type="paragraph" w:styleId="Heading3">
    <w:name w:val="heading 3"/>
    <w:basedOn w:val="Normal"/>
    <w:next w:val="Normal"/>
    <w:uiPriority w:val="9"/>
    <w:semiHidden/>
    <w:unhideWhenUsed/>
    <w:qFormat/>
    <w:pPr>
      <w:keepNext/>
      <w:spacing w:line="480" w:lineRule="auto"/>
      <w:outlineLvl w:val="2"/>
    </w:pPr>
    <w:rPr>
      <w:rFonts w:ascii="Times" w:eastAsia="Times" w:hAnsi="Times" w:cs="Times"/>
      <w:b/>
    </w:rPr>
  </w:style>
  <w:style w:type="paragraph" w:styleId="Heading4">
    <w:name w:val="heading 4"/>
    <w:basedOn w:val="Normal"/>
    <w:next w:val="Normal"/>
    <w:uiPriority w:val="9"/>
    <w:semiHidden/>
    <w:unhideWhenUsed/>
    <w:qFormat/>
    <w:pPr>
      <w:keepNext/>
      <w:spacing w:line="480" w:lineRule="auto"/>
      <w:outlineLvl w:val="3"/>
    </w:pPr>
    <w:rPr>
      <w:rFonts w:ascii="Times" w:eastAsia="Times" w:hAnsi="Times" w:cs="Times"/>
      <w:b/>
      <w:color w:val="0000FF"/>
      <w:sz w:val="44"/>
      <w:szCs w:val="44"/>
    </w:rPr>
  </w:style>
  <w:style w:type="paragraph" w:styleId="Heading5">
    <w:name w:val="heading 5"/>
    <w:basedOn w:val="Normal"/>
    <w:next w:val="Normal"/>
    <w:uiPriority w:val="9"/>
    <w:semiHidden/>
    <w:unhideWhenUsed/>
    <w:qFormat/>
    <w:pPr>
      <w:spacing w:before="240" w:after="60"/>
      <w:outlineLvl w:val="4"/>
    </w:pPr>
    <w:rPr>
      <w:rFonts w:ascii="Calibri" w:eastAsia="Calibri" w:hAnsi="Calibri" w:cs="Calibri"/>
      <w:b/>
      <w:i/>
      <w:sz w:val="26"/>
      <w:szCs w:val="26"/>
    </w:rPr>
  </w:style>
  <w:style w:type="paragraph" w:styleId="Heading6">
    <w:name w:val="heading 6"/>
    <w:basedOn w:val="Normal"/>
    <w:next w:val="Normal"/>
    <w:uiPriority w:val="9"/>
    <w:semiHidden/>
    <w:unhideWhenUsed/>
    <w:qFormat/>
    <w:pPr>
      <w:spacing w:before="240" w:after="60"/>
      <w:outlineLvl w:val="5"/>
    </w:pPr>
    <w:rPr>
      <w:rFonts w:ascii="Calibri" w:eastAsia="Calibri" w:hAnsi="Calibri" w:cs="Calibri"/>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Cambria" w:eastAsia="Cambria" w:hAnsi="Cambria" w:cs="Cambria"/>
      <w:b/>
      <w:sz w:val="32"/>
      <w:szCs w:val="32"/>
    </w:rPr>
  </w:style>
  <w:style w:type="paragraph" w:styleId="Subtitle">
    <w:name w:val="Subtitle"/>
    <w:basedOn w:val="Normal"/>
    <w:next w:val="Normal"/>
    <w:uiPriority w:val="11"/>
    <w:qFormat/>
    <w:pPr>
      <w:spacing w:after="60"/>
      <w:jc w:val="center"/>
    </w:pPr>
    <w:rPr>
      <w:rFonts w:ascii="Cambria" w:eastAsia="Cambria" w:hAnsi="Cambria" w:cs="Cambria"/>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FootnoteText">
    <w:name w:val="footnote text"/>
    <w:basedOn w:val="Normal"/>
    <w:link w:val="FootnoteTextChar"/>
    <w:uiPriority w:val="99"/>
    <w:semiHidden/>
    <w:unhideWhenUsed/>
    <w:rsid w:val="0013233D"/>
    <w:rPr>
      <w:sz w:val="20"/>
      <w:szCs w:val="20"/>
    </w:rPr>
  </w:style>
  <w:style w:type="character" w:customStyle="1" w:styleId="FootnoteTextChar">
    <w:name w:val="Footnote Text Char"/>
    <w:basedOn w:val="DefaultParagraphFont"/>
    <w:link w:val="FootnoteText"/>
    <w:uiPriority w:val="99"/>
    <w:semiHidden/>
    <w:rsid w:val="0013233D"/>
    <w:rPr>
      <w:sz w:val="20"/>
      <w:szCs w:val="20"/>
    </w:rPr>
  </w:style>
  <w:style w:type="character" w:styleId="FootnoteReference">
    <w:name w:val="footnote reference"/>
    <w:basedOn w:val="DefaultParagraphFont"/>
    <w:uiPriority w:val="99"/>
    <w:semiHidden/>
    <w:unhideWhenUsed/>
    <w:rsid w:val="0013233D"/>
    <w:rPr>
      <w:vertAlign w:val="superscript"/>
    </w:rPr>
  </w:style>
  <w:style w:type="paragraph" w:styleId="ListParagraph">
    <w:name w:val="List Paragraph"/>
    <w:basedOn w:val="Normal"/>
    <w:uiPriority w:val="34"/>
    <w:qFormat/>
    <w:rsid w:val="0013233D"/>
    <w:pPr>
      <w:ind w:left="720"/>
      <w:contextualSpacing/>
    </w:pPr>
  </w:style>
  <w:style w:type="character" w:styleId="LineNumber">
    <w:name w:val="line number"/>
    <w:basedOn w:val="DefaultParagraphFont"/>
    <w:uiPriority w:val="99"/>
    <w:semiHidden/>
    <w:unhideWhenUsed/>
    <w:rsid w:val="00877374"/>
  </w:style>
  <w:style w:type="paragraph" w:styleId="Footer">
    <w:name w:val="footer"/>
    <w:basedOn w:val="Normal"/>
    <w:link w:val="FooterChar"/>
    <w:uiPriority w:val="99"/>
    <w:unhideWhenUsed/>
    <w:rsid w:val="00877374"/>
    <w:pPr>
      <w:tabs>
        <w:tab w:val="center" w:pos="4680"/>
        <w:tab w:val="right" w:pos="9360"/>
      </w:tabs>
    </w:pPr>
  </w:style>
  <w:style w:type="character" w:customStyle="1" w:styleId="FooterChar">
    <w:name w:val="Footer Char"/>
    <w:basedOn w:val="DefaultParagraphFont"/>
    <w:link w:val="Footer"/>
    <w:uiPriority w:val="99"/>
    <w:rsid w:val="00877374"/>
  </w:style>
  <w:style w:type="character" w:styleId="PageNumber">
    <w:name w:val="page number"/>
    <w:basedOn w:val="DefaultParagraphFont"/>
    <w:uiPriority w:val="99"/>
    <w:semiHidden/>
    <w:unhideWhenUsed/>
    <w:rsid w:val="00877374"/>
  </w:style>
  <w:style w:type="character" w:styleId="Hyperlink">
    <w:name w:val="Hyperlink"/>
    <w:basedOn w:val="DefaultParagraphFont"/>
    <w:uiPriority w:val="99"/>
    <w:unhideWhenUsed/>
    <w:rsid w:val="00573459"/>
    <w:rPr>
      <w:color w:val="0000FF" w:themeColor="hyperlink"/>
      <w:u w:val="single"/>
    </w:rPr>
  </w:style>
  <w:style w:type="character" w:styleId="UnresolvedMention">
    <w:name w:val="Unresolved Mention"/>
    <w:basedOn w:val="DefaultParagraphFont"/>
    <w:uiPriority w:val="99"/>
    <w:semiHidden/>
    <w:unhideWhenUsed/>
    <w:rsid w:val="00573459"/>
    <w:rPr>
      <w:color w:val="605E5C"/>
      <w:shd w:val="clear" w:color="auto" w:fill="E1DFDD"/>
    </w:rPr>
  </w:style>
  <w:style w:type="paragraph" w:styleId="Bibliography">
    <w:name w:val="Bibliography"/>
    <w:basedOn w:val="Normal"/>
    <w:next w:val="Normal"/>
    <w:uiPriority w:val="37"/>
    <w:unhideWhenUsed/>
    <w:rsid w:val="00F30F9D"/>
    <w:pPr>
      <w:spacing w:after="240"/>
    </w:pPr>
  </w:style>
  <w:style w:type="paragraph" w:styleId="Revision">
    <w:name w:val="Revision"/>
    <w:hidden/>
    <w:uiPriority w:val="99"/>
    <w:semiHidden/>
    <w:rsid w:val="0030451B"/>
  </w:style>
  <w:style w:type="paragraph" w:styleId="CommentSubject">
    <w:name w:val="annotation subject"/>
    <w:basedOn w:val="CommentText"/>
    <w:next w:val="CommentText"/>
    <w:link w:val="CommentSubjectChar"/>
    <w:uiPriority w:val="99"/>
    <w:semiHidden/>
    <w:unhideWhenUsed/>
    <w:rsid w:val="00263813"/>
    <w:rPr>
      <w:b/>
      <w:bCs/>
    </w:rPr>
  </w:style>
  <w:style w:type="character" w:customStyle="1" w:styleId="CommentSubjectChar">
    <w:name w:val="Comment Subject Char"/>
    <w:basedOn w:val="CommentTextChar"/>
    <w:link w:val="CommentSubject"/>
    <w:uiPriority w:val="99"/>
    <w:semiHidden/>
    <w:rsid w:val="00263813"/>
    <w:rPr>
      <w:b/>
      <w:bCs/>
      <w:sz w:val="20"/>
      <w:szCs w:val="20"/>
    </w:rPr>
  </w:style>
  <w:style w:type="paragraph" w:styleId="NormalWeb">
    <w:name w:val="Normal (Web)"/>
    <w:basedOn w:val="Normal"/>
    <w:uiPriority w:val="99"/>
    <w:semiHidden/>
    <w:unhideWhenUsed/>
    <w:rsid w:val="003862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2560">
      <w:bodyDiv w:val="1"/>
      <w:marLeft w:val="0"/>
      <w:marRight w:val="0"/>
      <w:marTop w:val="0"/>
      <w:marBottom w:val="0"/>
      <w:divBdr>
        <w:top w:val="none" w:sz="0" w:space="0" w:color="auto"/>
        <w:left w:val="none" w:sz="0" w:space="0" w:color="auto"/>
        <w:bottom w:val="none" w:sz="0" w:space="0" w:color="auto"/>
        <w:right w:val="none" w:sz="0" w:space="0" w:color="auto"/>
      </w:divBdr>
    </w:div>
    <w:div w:id="261425550">
      <w:bodyDiv w:val="1"/>
      <w:marLeft w:val="0"/>
      <w:marRight w:val="0"/>
      <w:marTop w:val="0"/>
      <w:marBottom w:val="0"/>
      <w:divBdr>
        <w:top w:val="none" w:sz="0" w:space="0" w:color="auto"/>
        <w:left w:val="none" w:sz="0" w:space="0" w:color="auto"/>
        <w:bottom w:val="none" w:sz="0" w:space="0" w:color="auto"/>
        <w:right w:val="none" w:sz="0" w:space="0" w:color="auto"/>
      </w:divBdr>
    </w:div>
    <w:div w:id="450133937">
      <w:bodyDiv w:val="1"/>
      <w:marLeft w:val="0"/>
      <w:marRight w:val="0"/>
      <w:marTop w:val="0"/>
      <w:marBottom w:val="0"/>
      <w:divBdr>
        <w:top w:val="none" w:sz="0" w:space="0" w:color="auto"/>
        <w:left w:val="none" w:sz="0" w:space="0" w:color="auto"/>
        <w:bottom w:val="none" w:sz="0" w:space="0" w:color="auto"/>
        <w:right w:val="none" w:sz="0" w:space="0" w:color="auto"/>
      </w:divBdr>
      <w:divsChild>
        <w:div w:id="704594926">
          <w:marLeft w:val="480"/>
          <w:marRight w:val="0"/>
          <w:marTop w:val="0"/>
          <w:marBottom w:val="0"/>
          <w:divBdr>
            <w:top w:val="none" w:sz="0" w:space="0" w:color="auto"/>
            <w:left w:val="none" w:sz="0" w:space="0" w:color="auto"/>
            <w:bottom w:val="none" w:sz="0" w:space="0" w:color="auto"/>
            <w:right w:val="none" w:sz="0" w:space="0" w:color="auto"/>
          </w:divBdr>
          <w:divsChild>
            <w:div w:id="173454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39186">
      <w:bodyDiv w:val="1"/>
      <w:marLeft w:val="0"/>
      <w:marRight w:val="0"/>
      <w:marTop w:val="0"/>
      <w:marBottom w:val="0"/>
      <w:divBdr>
        <w:top w:val="none" w:sz="0" w:space="0" w:color="auto"/>
        <w:left w:val="none" w:sz="0" w:space="0" w:color="auto"/>
        <w:bottom w:val="none" w:sz="0" w:space="0" w:color="auto"/>
        <w:right w:val="none" w:sz="0" w:space="0" w:color="auto"/>
      </w:divBdr>
    </w:div>
    <w:div w:id="1180004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zotero.org/google-docs/?IGWW3m" TargetMode="External"/><Relationship Id="rId13" Type="http://schemas.openxmlformats.org/officeDocument/2006/relationships/hyperlink" Target="https://www.ncbi.nlm.nih.gov/" TargetMode="External"/><Relationship Id="rId18" Type="http://schemas.openxmlformats.org/officeDocument/2006/relationships/hyperlink" Target="https://github.com/zaneveld/GCMP_Genomics/"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3.tmp"/><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s://qiita.ucsd.edu/"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pfam.xfam.org/" TargetMode="External"/><Relationship Id="rId20" Type="http://schemas.openxmlformats.org/officeDocument/2006/relationships/image" Target="media/image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github.com/TransDecoder/TransDecoder/wiki" TargetMode="External"/><Relationship Id="rId23" Type="http://schemas.openxmlformats.org/officeDocument/2006/relationships/image" Target="media/image5.tmp"/><Relationship Id="rId28" Type="http://schemas.openxmlformats.org/officeDocument/2006/relationships/footer" Target="footer2.xml"/><Relationship Id="rId10" Type="http://schemas.microsoft.com/office/2011/relationships/commentsExtended" Target="commentsExtended.xml"/><Relationship Id="rId19" Type="http://schemas.openxmlformats.org/officeDocument/2006/relationships/image" Target="media/image1.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reefgenomics.org" TargetMode="External"/><Relationship Id="rId22" Type="http://schemas.openxmlformats.org/officeDocument/2006/relationships/image" Target="media/image4.png"/><Relationship Id="rId27" Type="http://schemas.openxmlformats.org/officeDocument/2006/relationships/footer" Target="footer1.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8523F7-1154-45E3-A20B-0DE62438C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1064</TotalTime>
  <Pages>38</Pages>
  <Words>53986</Words>
  <Characters>307722</Characters>
  <Application>Microsoft Office Word</Application>
  <DocSecurity>0</DocSecurity>
  <Lines>2564</Lines>
  <Paragraphs>721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Tanya Brown</dc:creator>
  <cp:keywords/>
  <dc:description/>
  <cp:lastModifiedBy>Tanya Brown</cp:lastModifiedBy>
  <cp:revision>15</cp:revision>
  <cp:lastPrinted>2023-09-11T20:19:00Z</cp:lastPrinted>
  <dcterms:created xsi:type="dcterms:W3CDTF">2023-10-30T19:12:00Z</dcterms:created>
  <dcterms:modified xsi:type="dcterms:W3CDTF">2023-11-27T18:03:00Z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id="P5LUwwAM"/&gt;&lt;style id="http://www.zotero.org/styles/microbiome" hasBibliography="1" bibliographyStyleHasBeenSet="1"/&gt;&lt;prefs&gt;&lt;pref name="fieldType" value="Field"/&gt;&lt;pref name="automaticJournalAbbrevi</vt:lpwstr>
  </property>
  <property fmtid="{D5CDD505-2E9C-101B-9397-08002B2CF9AE}" pid="3" name="ZOTERO_PREF_2">
    <vt:lpwstr>ations" value="true"/&gt;&lt;pref name="dontAskDelayCitationUpdates" value="true"/&gt;&lt;pref name="delayCitationUpdates" value="true"/&gt;&lt;/prefs&gt;&lt;/data&gt;</vt:lpwstr>
  </property>
</Properties>
</file>