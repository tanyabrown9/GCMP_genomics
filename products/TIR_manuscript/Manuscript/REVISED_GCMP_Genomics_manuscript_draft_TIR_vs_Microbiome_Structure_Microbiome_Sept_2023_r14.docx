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77777777" w:rsidR="000C56B0" w:rsidRPr="00FC0723" w:rsidRDefault="00367A15">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367A15">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367A15">
      <w:pPr>
        <w:spacing w:line="276" w:lineRule="auto"/>
        <w:ind w:left="360"/>
      </w:pPr>
      <w:r w:rsidRPr="00FC0723">
        <w:t>Ryan McMinds</w:t>
      </w:r>
      <w:r w:rsidRPr="00FC0723">
        <w:rPr>
          <w:sz w:val="25"/>
          <w:szCs w:val="25"/>
          <w:vertAlign w:val="superscript"/>
        </w:rPr>
        <w:t>3</w:t>
      </w:r>
    </w:p>
    <w:p w14:paraId="3099720F" w14:textId="77777777" w:rsidR="000C56B0" w:rsidRPr="00FC0723" w:rsidRDefault="00367A15">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367A15">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Pr="00FC0723"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367A15">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367A15">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367A15">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367A15">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4E2EEE39" w:rsidR="000C56B0" w:rsidRDefault="00367A15" w:rsidP="00406E0F">
      <w:r w:rsidRPr="00FC0723">
        <w:t>The 1681 described species of scleractinian corals</w:t>
      </w:r>
      <w:r>
        <w:fldChar w:fldCharType="begin"/>
      </w:r>
      <w:r w:rsidR="00B26E5F">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CA6A4D">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this microbiome is of great importance. Numerous studies have uncovered important features of coral microbiomes, including the relative influence of differences across host anatomy</w:t>
      </w:r>
      <w:r>
        <w:fldChar w:fldCharType="begin"/>
      </w:r>
      <w:r w:rsidR="00E24C39">
        <w:instrText xml:space="preserve"> ADDIN ZOTERO_ITEM CSL_CITATION {"citationID":"YvRfXru1","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r w:rsidR="00E24C39">
        <w:fldChar w:fldCharType="begin"/>
      </w:r>
      <w:r w:rsidR="00E24C39">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5"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r w:rsidR="00E24C39">
        <w:fldChar w:fldCharType="begin"/>
      </w:r>
      <w:r w:rsidR="00E24C39">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6"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r w:rsidR="00E24C39">
        <w:fldChar w:fldCharType="begin"/>
      </w:r>
      <w:r w:rsidR="00E24C39">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7"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r w:rsidR="00E24C39">
        <w:fldChar w:fldCharType="begin"/>
      </w:r>
      <w:r w:rsidR="00E24C39">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8" w:author="Microsoft Office User" w:date="2023-09-11T14:17:00Z">
        <w:r w:rsidRPr="00FC0723" w:rsidDel="00E24C39">
          <w:rPr>
            <w:vertAlign w:val="superscript"/>
          </w:rPr>
          <w:delText>10,11</w:delText>
        </w:r>
      </w:del>
      <w:r>
        <w:rPr>
          <w:vertAlign w:val="superscript"/>
        </w:rPr>
        <w:fldChar w:fldCharType="end"/>
      </w:r>
      <w:r w:rsidRPr="00FC0723">
        <w:t>, bleaching</w:t>
      </w:r>
      <w:r w:rsidR="00E24C39">
        <w:fldChar w:fldCharType="begin"/>
      </w:r>
      <w:r>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9"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r w:rsidR="00E04258">
        <w:fldChar w:fldCharType="begin"/>
      </w:r>
      <w:r w:rsidR="00E04258">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DD3784">
        <w:fldChar w:fldCharType="begin"/>
      </w:r>
      <w:r w:rsidR="00DD3784">
        <w:instrText xml:space="preserve"> ADDIN ZOTERO_ITEM CSL_CITATION {"citationID":"auPU6wkb","properties":{"formattedCitation":"[10,15,16]","plainCitation":"[10,15,16]","noteIndex":0},"citationItems":[{"id":1562,"uris":["http://zotero.org/groups/4751850/items/FC6VB6RR"],"itemData":{"id":1562,"type":"article-journal","container-title":"Frontiers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DD3784">
        <w:fldChar w:fldCharType="begin"/>
      </w:r>
      <w:r w:rsidR="00DD3784">
        <w:instrText xml:space="preserve"> ADDIN ZOTERO_ITEM CSL_CITATION {"citationID":"3ap6xL7x","properties":{"formattedCitation":"[16]","plainCitation":"[16]","noteIndex":0},"citationItems":[{"id":1622,"uris":["http://zotero.org/groups/4751850/items/CUJSGEWN"],"itemData":{"id":1622,"type":"article-journal","container-title":"Nature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[16]</w:t>
      </w:r>
      <w:r w:rsidR="00DD3784">
        <w:fldChar w:fldCharType="end"/>
      </w:r>
      <w:hyperlink r:id="rId8"/>
      <w:r w:rsidRPr="00FC0723">
        <w:t>, plastic pollution</w:t>
      </w:r>
      <w:r w:rsidR="00DD3784">
        <w:fldChar w:fldCharType="begin"/>
      </w:r>
      <w:r w:rsidR="00DD3784">
        <w:instrText xml:space="preserve"> ADDIN ZOTERO_ITEM CSL_CITATION {"citationID":"csGeXRpx","properties":{"formattedCitation":"[17]","plainCitation":"[17]","noteIndex":0},"citationItems":[{"id":1561,"uris":["http://zotero.org/groups/4751850/items/I58Z2ZQG"],"itemData":{"id":1561,"type":"article-journal","container-title":"Communications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DD3784">
        <w:fldChar w:fldCharType="begin"/>
      </w:r>
      <w:r w:rsidR="00E14517">
        <w:instrText xml:space="preserve"> ADDIN ZOTERO_ITEM CSL_CITATION {"citationID":"M6Tqs0KY","properties":{"formattedCitation":"[18\\uc0\\u8211{}20]","plainCitation":"[18–20]","noteIndex":0},"citationItems":[{"id":26,"uris":["http://zotero.org/users/4235445/items/FAQ4F7Z3"],"itemData":{"id":26,"type":"article-journal","abstract":"&lt;p&gt;\nOverfishing and nutrient pollution can damage coral reefs in part by increasing coral-algal competition. Here the authors simulate these stressors in a three year field experiment, and show that they interact to enhance sensitivity to temperature, predation and bacterial&amp;hellip;&lt;/p&gt;","container-title":"Nature Communications","DOI":"10.1038/ncomms11833","ISSN":"2041-1723","language":"en","license":"2016 Nature Publishing Group","page":"ncomms11833","source":"www.nature.com","title":"Overfishing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 M. S."},{"family":"Lemoine","given":"Nathan P."},{"family":"Rosales","given":"Stephanie"},{"family":"Fuchs","given":"Corinne"},{"family":"Maynard","given":"Jeffrey A."},{"family":"Thurber","given":"Rebecca Vega"}],"issued":{"date-parts":[["2016",6,7]]}}},{"id":1560,"uris":["http://zotero.org/groups/4751850/items/IJWVXULV"],"itemData":{"id":1560,"type":"article-journal","container-title":"Coral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J"}],"issued":{"date-parts":[["2018"]]}}},{"id":1559,"uris":["http://zotero.org/groups/4751850/items/P3GXHFX7"],"itemData":{"id":1559,"type":"article-journal","container-title":"Royal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E14517" w:rsidRPr="00E14517">
        <w:t>[18–20]</w:t>
      </w:r>
      <w:r w:rsidR="00DD3784">
        <w:fldChar w:fldCharType="end"/>
      </w:r>
      <w:r w:rsidRPr="00FC0723">
        <w:t xml:space="preserve">, etc. Genetic studies within coral species have </w:t>
      </w:r>
      <w:r w:rsidRPr="00FC0723">
        <w:lastRenderedPageBreak/>
        <w:t>further found genotypic differences that correlate with microbiome composition</w:t>
      </w:r>
      <w:r w:rsidR="001575A6">
        <w:fldChar w:fldCharType="begin"/>
      </w:r>
      <w:r w:rsidR="001575A6">
        <w:instrText xml:space="preserve"> ADDIN ZOTERO_ITEM CSL_CITATION {"citationID":"l5BQpNko","properties":{"formattedCitation":"[21,22]","plainCitation":"[21,22]","noteIndex":0},"citationItems":[{"id":1557,"uris":["http://zotero.org/groups/4751850/items/HAHAASM4"],"itemData":{"id":1557,"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L"}],"issued":{"date-parts":[["2020"]]}}},{"id":1558,"uris":["http://zotero.org/groups/4751850/items/6Q98DZFE"],"itemData":{"id":1558,"type":"article-journal","container-title":"Coral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1575A6">
        <w:rPr>
          <w:noProof/>
        </w:rPr>
        <w:t>[21,22]</w:t>
      </w:r>
      <w:r w:rsidR="001575A6">
        <w:fldChar w:fldCharType="end"/>
      </w:r>
      <w:r w:rsidR="001575A6">
        <w:t xml:space="preserve"> </w:t>
      </w:r>
      <w:hyperlink r:id="rId9">
        <w:r w:rsidRPr="00FC0723">
          <w:rPr>
            <w:vertAlign w:val="superscript"/>
          </w:rPr>
          <w:t>20,21</w:t>
        </w:r>
      </w:hyperlink>
      <w:r w:rsidRPr="00FC0723">
        <w:t>. Building on these ecological and population-genetic comparisons, specific coral microorganisms have been linked to important host health outcomes, such as protection against pathogens or susceptibility to them</w:t>
      </w:r>
      <w:r w:rsidR="001575A6">
        <w:fldChar w:fldCharType="begin"/>
      </w:r>
      <w:r w:rsidR="001575A6">
        <w:instrText xml:space="preserve"> ADDIN ZOTERO_ITEM CSL_CITATION {"citationID":"boRAAUBR","properties":{"formattedCitation":"[23]","plainCitation":"[23]","noteIndex":0},"citationItems":[{"id":1556,"uris":["http://zotero.org/groups/4751850/items/T76K2G56"],"itemData":{"id":1556,"type":"article-journal","container-title":"Scientific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1575A6">
        <w:rPr>
          <w:noProof/>
        </w:rPr>
        <w:t>[23]</w:t>
      </w:r>
      <w:r w:rsidR="001575A6">
        <w:fldChar w:fldCharType="end"/>
      </w:r>
      <w:r w:rsidR="001575A6">
        <w:t xml:space="preserve"> </w:t>
      </w:r>
      <w:hyperlink r:id="rId10">
        <w:r w:rsidRPr="00FC0723">
          <w:rPr>
            <w:vertAlign w:val="superscript"/>
          </w:rPr>
          <w:t>22</w:t>
        </w:r>
      </w:hyperlink>
      <w:r w:rsidRPr="00FC0723">
        <w:t>. Recent microbiome manipulation experiments have even begun to establish the causal role of specific coral-associated bacteria in influencing key host traits like heat resistance</w:t>
      </w:r>
      <w:r w:rsidR="001575A6">
        <w:fldChar w:fldCharType="begin"/>
      </w:r>
      <w:r w:rsidR="001575A6">
        <w:instrText xml:space="preserve"> ADDIN ZOTERO_ITEM CSL_CITATION {"citationID":"J9GzhFBv","properties":{"formattedCitation":"[24]","plainCitation":"[24]","noteIndex":0},"citationItems":[{"id":1329,"uris":["http://zotero.org/groups/2769688/items/SMX32XZZ"],"itemData":{"id":1329,"type":"article-journal","abstract":"Although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1575A6">
        <w:rPr>
          <w:noProof/>
        </w:rPr>
        <w:t>[24]</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59279817" w:rsidR="000C56B0" w:rsidRDefault="00367A15"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r w:rsidR="001575A6">
        <w:fldChar w:fldCharType="begin"/>
      </w:r>
      <w:r w:rsidR="001575A6">
        <w:instrText xml:space="preserve"> ADDIN ZOTERO_ITEM CSL_CITATION {"citationID":"pRgsaw7E","properties":{"formattedCitation":"[25]","plainCitation":"[25]","noteIndex":0},"citationItems":[{"id":1554,"uris":["http://zotero.org/groups/4751850/items/SB8YKC2G"],"itemData":{"id":1554,"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D"},{"family":"Knight","given":"Rob"}],"issued":{"date-parts":[["2008"]]}}}],"schema":"https://github.com/citation-style-language/schema/raw/master/csl-citation.json"} </w:instrText>
      </w:r>
      <w:r w:rsidR="001575A6">
        <w:fldChar w:fldCharType="separate"/>
      </w:r>
      <w:r w:rsidR="001575A6">
        <w:rPr>
          <w:noProof/>
        </w:rPr>
        <w:t>[25]</w:t>
      </w:r>
      <w:r w:rsidR="001575A6">
        <w:fldChar w:fldCharType="end"/>
      </w:r>
      <w:r w:rsidR="001575A6">
        <w:t xml:space="preserve">  </w:t>
      </w:r>
      <w:hyperlink r:id="rId11">
        <w:r w:rsidRPr="00FC0723">
          <w:rPr>
            <w:vertAlign w:val="superscript"/>
          </w:rPr>
          <w:t>24,25</w:t>
        </w:r>
      </w:hyperlink>
      <w:r w:rsidRPr="00FC0723">
        <w:t xml:space="preserve">, the traits shaping the microbiome evolution of basally divergent animal taxa are less clear. </w:t>
      </w:r>
    </w:p>
    <w:p w14:paraId="3133AC81" w14:textId="77777777" w:rsidR="00406E0F" w:rsidRPr="00FC0723" w:rsidRDefault="00406E0F" w:rsidP="00406E0F"/>
    <w:p w14:paraId="09246AEB" w14:textId="77777777" w:rsidR="005C3394" w:rsidRDefault="00367A15" w:rsidP="005C3394">
      <w:pPr>
        <w:rPr>
          <w:ins w:id="10"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particular groups of microbes. </w:t>
      </w:r>
      <w:ins w:id="11"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r w:rsidR="005C3394">
          <w:fldChar w:fldCharType="begin"/>
        </w:r>
        <w:r w:rsidR="005C3394">
          <w:instrText>HYPERLINK "https://www.zotero.org/google-docs/?P91BVe" \h</w:instrText>
        </w:r>
        <w:r w:rsidR="005C3394">
          <w:fldChar w:fldCharType="separate"/>
        </w:r>
        <w:r w:rsidR="005C3394" w:rsidRPr="00FC0723">
          <w:rPr>
            <w:vertAlign w:val="superscript"/>
          </w:rPr>
          <w:t>52</w:t>
        </w:r>
        <w:r w:rsidR="005C3394">
          <w:rPr>
            <w:vertAlign w:val="superscript"/>
          </w:rPr>
          <w:fldChar w:fldCharType="end"/>
        </w:r>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r w:rsidR="005C3394">
          <w:fldChar w:fldCharType="begin"/>
        </w:r>
        <w:r w:rsidR="005C3394">
          <w:instrText>HYPERLINK "https://www.zotero.org/google-docs/?NoJaez" \h</w:instrText>
        </w:r>
        <w:r w:rsidR="005C3394">
          <w:fldChar w:fldCharType="separate"/>
        </w:r>
        <w:r w:rsidR="005C3394" w:rsidRPr="00FC0723">
          <w:rPr>
            <w:vertAlign w:val="superscript"/>
          </w:rPr>
          <w:t>53</w:t>
        </w:r>
        <w:r w:rsidR="005C3394">
          <w:rPr>
            <w:vertAlign w:val="superscript"/>
          </w:rPr>
          <w:fldChar w:fldCharType="end"/>
        </w:r>
        <w:r w:rsidR="005C3394" w:rsidRPr="00FC0723">
          <w:t xml:space="preserve"> </w:t>
        </w:r>
      </w:ins>
      <w:ins w:id="12" w:author="Microsoft Office User" w:date="2023-09-11T12:38:00Z">
        <w:r w:rsidR="005C3394">
          <w:t>.</w:t>
        </w:r>
      </w:ins>
    </w:p>
    <w:p w14:paraId="37A9470A" w14:textId="77777777" w:rsidR="005C3394" w:rsidRDefault="005C3394" w:rsidP="005C3394">
      <w:pPr>
        <w:rPr>
          <w:ins w:id="13" w:author="Microsoft Office User" w:date="2023-09-11T12:38:00Z"/>
        </w:rPr>
      </w:pPr>
    </w:p>
    <w:p w14:paraId="36F4D6C0" w14:textId="1FE74917" w:rsidR="005C3394" w:rsidRDefault="00367A15" w:rsidP="005C3394">
      <w:pPr>
        <w:rPr>
          <w:ins w:id="14" w:author="Microsoft Office User" w:date="2023-09-11T12:36:00Z"/>
        </w:rPr>
      </w:pPr>
      <w:r w:rsidRPr="00FC0723">
        <w:t xml:space="preserve">The copy number of gene families containing Toll/Interleukin Repeat (TIR) domains in particular, </w:t>
      </w:r>
      <w:ins w:id="15" w:author="Microsoft Office User" w:date="2023-09-11T12:38:00Z">
        <w:r w:rsidR="005C3394">
          <w:t xml:space="preserve">has been proposed </w:t>
        </w:r>
      </w:ins>
      <w:del w:id="16" w:author="Microsoft Office User" w:date="2023-09-11T12:38:00Z">
        <w:r w:rsidRPr="00FC0723" w:rsidDel="005C3394">
          <w:delText xml:space="preserve">have received special attention </w:delText>
        </w:r>
      </w:del>
      <w:r w:rsidRPr="00FC0723">
        <w:t>as a possible influence on microbiome structure</w:t>
      </w:r>
      <w:hyperlink r:id="rId12">
        <w:r w:rsidRPr="00FC0723">
          <w:rPr>
            <w:vertAlign w:val="superscript"/>
          </w:rPr>
          <w:t>26</w:t>
        </w:r>
      </w:hyperlink>
      <w:r w:rsidRPr="00FC0723">
        <w:t>. TIR domains are a key intracellular signaling domain, found in multiple innate immune gene families, such as Toll-like Receptors (TLR), Interleukin-1 Receptors (IL-1R), coral-specific TIR-only genes of unknown function, and Myeloid Differentiation Factor 88 (myD88). Collectively, these genes are known as TIR-domain containing genes</w:t>
      </w:r>
      <w:hyperlink r:id="rId13">
        <w:r w:rsidRPr="00FC0723">
          <w:rPr>
            <w:vertAlign w:val="superscript"/>
          </w:rPr>
          <w:t>27</w:t>
        </w:r>
      </w:hyperlink>
      <w:r w:rsidRPr="00FC0723">
        <w:t>. The genomic copy number of some gene families of TIR-domain containing genes is known to vary greatly between coral species, and on this basis these genes have been hypothesized to influence cross-species differences in coral microbiome structure</w:t>
      </w:r>
      <w:hyperlink r:id="rId14">
        <w:r w:rsidRPr="00FC0723">
          <w:rPr>
            <w:vertAlign w:val="superscript"/>
          </w:rPr>
          <w:t>26</w:t>
        </w:r>
      </w:hyperlink>
      <w:r w:rsidRPr="00FC0723">
        <w:t xml:space="preserve">. </w:t>
      </w:r>
      <w:ins w:id="17"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18" w:author="Microsoft Office User" w:date="2023-09-11T12:36:00Z"/>
        </w:rPr>
      </w:pPr>
    </w:p>
    <w:p w14:paraId="4D90931B" w14:textId="012DB593" w:rsidR="000C56B0" w:rsidDel="005C3394" w:rsidRDefault="00367A15" w:rsidP="00406E0F">
      <w:pPr>
        <w:rPr>
          <w:del w:id="19" w:author="Microsoft Office User" w:date="2023-09-11T12:36:00Z"/>
        </w:rPr>
      </w:pPr>
      <w:del w:id="2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3E6842C2" w14:textId="657EAE49" w:rsidR="000C56B0" w:rsidRPr="00FC0723" w:rsidRDefault="00367A15" w:rsidP="00406E0F">
      <w:r w:rsidRPr="00FC0723">
        <w:t xml:space="preserve">In this study we tested whether dramatic changes in the copy number of coral TLR or IL-1R gene families have driven corresponding changes in microbiome richness, evenness, or composition during more than 250 million years of scleractinian coral evolution. Our </w:t>
      </w:r>
      <w:r w:rsidRPr="00FC0723">
        <w:lastRenderedPageBreak/>
        <w:t xml:space="preserve">analysis combined </w:t>
      </w:r>
      <w:ins w:id="21" w:author="Microsoft Office User" w:date="2023-09-11T12:12:00Z">
        <w:r w:rsidR="0030451B">
          <w:t xml:space="preserve">comparative genomics </w:t>
        </w:r>
      </w:ins>
      <w:del w:id="22"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hyperlink r:id="rId15">
        <w:r w:rsidRPr="00FC0723">
          <w:rPr>
            <w:vertAlign w:val="superscript"/>
          </w:rPr>
          <w:t>3</w:t>
        </w:r>
      </w:hyperlink>
      <w:r w:rsidRPr="00FC0723">
        <w:t xml:space="preserve"> — a collection of more than 1440 16S rRNA libraries from diverse coral species. We then used established phylogenetic comparative methods to test whether coral species’ TLR or IL-1R gene families correlated with their microbiome structure or composition. 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367A15">
      <w:pPr>
        <w:pStyle w:val="Heading2"/>
        <w:spacing w:before="300" w:line="276" w:lineRule="auto"/>
        <w:jc w:val="both"/>
        <w:rPr>
          <w:rFonts w:ascii="Times New Roman" w:hAnsi="Times New Roman" w:cs="Times New Roman"/>
          <w:i w:val="0"/>
        </w:rPr>
      </w:pPr>
      <w:bookmarkStart w:id="23" w:name="_1848r02msgb5" w:colFirst="0" w:colLast="0"/>
      <w:bookmarkEnd w:id="23"/>
      <w:r w:rsidRPr="00FC0723">
        <w:rPr>
          <w:rFonts w:ascii="Times New Roman" w:hAnsi="Times New Roman" w:cs="Times New Roman"/>
        </w:rPr>
        <w:t xml:space="preserve">Methods </w:t>
      </w:r>
    </w:p>
    <w:p w14:paraId="67DAAFA4" w14:textId="77777777" w:rsidR="000C56B0" w:rsidRPr="00406E0F" w:rsidRDefault="00367A15"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Twelve coral genomes were downloaded from NCBI (</w:t>
      </w:r>
      <w:hyperlink r:id="rId16">
        <w:r w:rsidRPr="00FC0723">
          <w:rPr>
            <w:color w:val="1155CC"/>
            <w:u w:val="single"/>
          </w:rPr>
          <w:t>https://www.ncbi.nlm.nih.gov/</w:t>
        </w:r>
      </w:hyperlink>
      <w:r w:rsidRPr="00FC0723">
        <w:t>) and Reef Genomics (</w:t>
      </w:r>
      <w:hyperlink r:id="rId17">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77777777" w:rsidR="000C56B0" w:rsidRDefault="00367A15" w:rsidP="00406E0F">
      <w:r w:rsidRPr="00FC0723">
        <w:t>The downloaded coral genomes were used to locate TIR, leucine rich repeats (LRR), and immunoglobulin (Ig) containing genes using a custom pipeline found on github (https://github.com/zaneveld/GCMP_genomics). Genome analysis occurred in two steps. First, genomes were analyzed using TransDecoder (v5.5.0) (</w:t>
      </w:r>
      <w:hyperlink r:id="rId18">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 needed to conduct this translation. 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9">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367A15" w:rsidP="00406E0F">
      <w:r w:rsidRPr="00FC0723">
        <w:t xml:space="preserve">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w:t>
      </w:r>
      <w:r w:rsidRPr="00FC0723">
        <w:lastRenderedPageBreak/>
        <w:t>more Ig domains) genes. Numbers of each type of gene, and average numbers of Ig or LRR domains within each type of gene were used in further analysis.</w:t>
      </w:r>
    </w:p>
    <w:p w14:paraId="25D45012" w14:textId="226D6C89" w:rsidR="000C56B0" w:rsidRPr="00FC0723" w:rsidRDefault="00367A15" w:rsidP="00406E0F">
      <w:r w:rsidRPr="00FC0723">
        <w:t xml:space="preserve"> </w:t>
      </w:r>
    </w:p>
    <w:p w14:paraId="05C36505" w14:textId="77777777" w:rsidR="00E5647B" w:rsidRPr="00406E0F" w:rsidRDefault="00367A15" w:rsidP="00406E0F">
      <w:pPr>
        <w:rPr>
          <w:b/>
          <w:bCs/>
        </w:rPr>
      </w:pPr>
      <w:r w:rsidRPr="00406E0F">
        <w:rPr>
          <w:b/>
          <w:bCs/>
        </w:rPr>
        <w:t>Coral sampling and microbiome analysis</w:t>
      </w:r>
    </w:p>
    <w:p w14:paraId="54DAE2FA" w14:textId="319BA478" w:rsidR="000C56B0" w:rsidRDefault="00367A15"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hyperlink r:id="rId20">
        <w:r w:rsidRPr="00FC0723">
          <w:rPr>
            <w:vertAlign w:val="superscript"/>
          </w:rPr>
          <w:t>3</w:t>
        </w:r>
      </w:hyperlink>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hyperlink r:id="rId21">
        <w:r w:rsidRPr="00FC0723">
          <w:rPr>
            <w:vertAlign w:val="superscript"/>
          </w:rPr>
          <w:t>28</w:t>
        </w:r>
      </w:hyperlink>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hyperlink r:id="rId22">
        <w:r w:rsidRPr="00FC0723">
          <w:rPr>
            <w:vertAlign w:val="superscript"/>
          </w:rPr>
          <w:t>29</w:t>
        </w:r>
      </w:hyperlink>
      <w:r w:rsidRPr="00FC0723">
        <w:rPr>
          <w:rFonts w:eastAsia="Gungsuh"/>
          <w:color w:val="222222"/>
          <w:highlight w:val="white"/>
        </w:rPr>
        <w:t xml:space="preserve"> 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hyperlink r:id="rId23">
        <w:r w:rsidRPr="00FC0723">
          <w:rPr>
            <w:vertAlign w:val="superscript"/>
          </w:rPr>
          <w:t>30</w:t>
        </w:r>
      </w:hyperlink>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hyperlink r:id="rId24">
        <w:r w:rsidRPr="00FC0723">
          <w:rPr>
            <w:vertAlign w:val="superscript"/>
          </w:rPr>
          <w:t>28,31</w:t>
        </w:r>
      </w:hyperlink>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755BD4C5" w:rsidR="000C56B0" w:rsidRPr="00FC0723" w:rsidRDefault="00367A15" w:rsidP="00406E0F">
      <w:r w:rsidRPr="00FC0723">
        <w:t>16S rRNA sequencing data were processed in Qiita</w:t>
      </w:r>
      <w:hyperlink r:id="rId25">
        <w:r w:rsidRPr="00FC0723">
          <w:rPr>
            <w:vertAlign w:val="superscript"/>
          </w:rPr>
          <w:t>32</w:t>
        </w:r>
      </w:hyperlink>
      <w:r w:rsidRPr="00FC0723">
        <w:t xml:space="preserve"> using the standard EMP workflow. Briefly, sequences were demultiplexed based on 12bp Golay barcodes using “split_libraries” with QIIME 1.9.1 default parameters</w:t>
      </w:r>
      <w:hyperlink r:id="rId26">
        <w:r w:rsidRPr="00FC0723">
          <w:rPr>
            <w:vertAlign w:val="superscript"/>
          </w:rPr>
          <w:t>33</w:t>
        </w:r>
      </w:hyperlink>
      <w:r w:rsidRPr="00FC0723">
        <w:t xml:space="preserve"> and trimmed to 100bp to remove low quality base pairs. Quality control (e.g., denoising, de-replication and chimera filtering) and identification amplicon sequence variants (ASVs) were performed using deblur 1.1.0</w:t>
      </w:r>
      <w:hyperlink r:id="rId27">
        <w:r w:rsidRPr="00FC0723">
          <w:rPr>
            <w:vertAlign w:val="superscript"/>
          </w:rPr>
          <w:t>34</w:t>
        </w:r>
      </w:hyperlink>
      <w:r w:rsidRPr="00FC0723">
        <w:t xml:space="preserve"> with default parameters. The resulting biom and taxonomy tables were obtained from Qiita (CRC32 id: 8817b8b8 and CRC32 id: ac925c85) and processed using a customized QIIME2 v. 2020.8.0 </w:t>
      </w:r>
      <w:hyperlink r:id="rId28">
        <w:r w:rsidRPr="00FC0723">
          <w:rPr>
            <w:vertAlign w:val="superscript"/>
          </w:rPr>
          <w:t>35</w:t>
        </w:r>
      </w:hyperlink>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77777777" w:rsidR="000C56B0" w:rsidRPr="00FC0723" w:rsidRDefault="00367A15" w:rsidP="00406E0F">
      <w:r w:rsidRPr="00FC0723">
        <w:t>Taxonomic assignment of ASVs was performed using vsearch</w:t>
      </w:r>
      <w:hyperlink r:id="rId29">
        <w:r w:rsidRPr="00FC0723">
          <w:rPr>
            <w:vertAlign w:val="superscript"/>
          </w:rPr>
          <w:t>36</w:t>
        </w:r>
      </w:hyperlink>
      <w:r w:rsidRPr="00FC0723">
        <w:t xml:space="preserve"> using a modified version of the SILVA v. 138</w:t>
      </w:r>
      <w:hyperlink r:id="rId30">
        <w:r w:rsidRPr="00FC0723">
          <w:rPr>
            <w:vertAlign w:val="superscript"/>
          </w:rPr>
          <w:t>37</w:t>
        </w:r>
      </w:hyperlink>
      <w:r w:rsidRPr="00FC0723">
        <w:t xml:space="preserve"> taxonomic reference. The sole change to the SILVA138 reference was supplementation with additional coral mitochondrial reads obtained from metaxa2</w:t>
      </w:r>
      <w:hyperlink r:id="rId31">
        <w:r w:rsidRPr="00FC0723">
          <w:rPr>
            <w:vertAlign w:val="superscript"/>
          </w:rPr>
          <w:t>38</w:t>
        </w:r>
      </w:hyperlink>
      <w:r w:rsidRPr="00FC0723">
        <w:t>. In benchmarks, this change greatly improves annotation of coral mitochondrial rRNAs, without increasing false positive taxonomic assignments</w:t>
      </w:r>
      <w:hyperlink r:id="rId32">
        <w:r w:rsidRPr="00FC0723">
          <w:rPr>
            <w:vertAlign w:val="superscript"/>
          </w:rPr>
          <w:t>39</w:t>
        </w:r>
      </w:hyperlink>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7777777" w:rsidR="000C56B0" w:rsidRDefault="00367A15" w:rsidP="00406E0F">
      <w:r w:rsidRPr="00FC0723">
        <w:t>The bacterial phylogenetic tree was built using the SATé-enabled phylogenetic placement (SEPP) insertion technique with the q2-fragment-insertion plugin</w:t>
      </w:r>
      <w:hyperlink r:id="rId33">
        <w:r w:rsidRPr="00FC0723">
          <w:rPr>
            <w:vertAlign w:val="superscript"/>
          </w:rPr>
          <w:t>40</w:t>
        </w:r>
      </w:hyperlink>
      <w:r w:rsidRPr="00FC0723">
        <w:t>, again using the SILVA v. 138</w:t>
      </w:r>
      <w:hyperlink r:id="rId34">
        <w:r w:rsidRPr="00FC0723">
          <w:rPr>
            <w:vertAlign w:val="superscript"/>
          </w:rPr>
          <w:t>37</w:t>
        </w:r>
      </w:hyperlink>
      <w:r w:rsidRPr="00FC0723">
        <w:t xml:space="preserve"> database as reference taxonomy. The final output from this pipeline consisted of a taxonomy table, ASV feature table and phylogenetic tree that were used for downstream analyses.</w:t>
      </w:r>
    </w:p>
    <w:p w14:paraId="27AA7742" w14:textId="77777777" w:rsidR="004302F8" w:rsidRPr="00FC0723" w:rsidRDefault="004302F8" w:rsidP="00406E0F"/>
    <w:p w14:paraId="72043D7F" w14:textId="77777777" w:rsidR="000C56B0" w:rsidRPr="00FC0723" w:rsidRDefault="00367A15" w:rsidP="00406E0F">
      <w:r w:rsidRPr="00FC0723">
        <w:lastRenderedPageBreak/>
        <w:t>Phylogenetic comparison of innate immune gene repertoire and microbiome richness</w:t>
      </w:r>
    </w:p>
    <w:p w14:paraId="27B81CE3" w14:textId="77777777" w:rsidR="000C56B0" w:rsidRDefault="00367A15" w:rsidP="00406E0F">
      <w:pPr>
        <w:rPr>
          <w:rFonts w:eastAsia="Cardo"/>
        </w:rPr>
      </w:pPr>
      <w:r w:rsidRPr="00FC0723">
        <w:rPr>
          <w:rFonts w:eastAsia="Cardo"/>
        </w:rPr>
        <w:t>Genome TIR domains were compared to the microbiome data collected from the GCMP. The α and ꞵ-diversity of the microbial community were compared to the TIR, TLR, and IL-R domain copy numbers using phylogenetically independent contrasts (PICs) with the 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6BB858C5" w14:textId="77777777" w:rsidR="000C56B0" w:rsidRPr="00FC0723" w:rsidRDefault="00367A15" w:rsidP="00406E0F">
      <w:pPr>
        <w:rPr>
          <w:rFonts w:eastAsia="Arial"/>
          <w:color w:val="222222"/>
          <w:sz w:val="27"/>
          <w:szCs w:val="27"/>
        </w:rPr>
      </w:pPr>
      <w:r w:rsidRPr="00FC0723">
        <w:t>Microbial taxonomic analysis was conducted using the ANCOM-BC package in phyloseq in R</w:t>
      </w:r>
      <w:hyperlink r:id="rId35">
        <w:r w:rsidRPr="00FC0723">
          <w:rPr>
            <w:vertAlign w:val="superscript"/>
          </w:rPr>
          <w:t>41</w:t>
        </w:r>
      </w:hyperlink>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77777777" w:rsidR="00DB41FE" w:rsidRDefault="00DB41FE" w:rsidP="00FC0723">
      <w:pPr>
        <w:pStyle w:val="Heading2"/>
      </w:pPr>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77777777"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transcriptomes.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hyperlink r:id="rId36">
        <w:r w:rsidRPr="00FC0723">
          <w:rPr>
            <w:vertAlign w:val="superscript"/>
          </w:rPr>
          <w:t>26,42</w:t>
        </w:r>
      </w:hyperlink>
      <w:r w:rsidRPr="00FC0723">
        <w:t xml:space="preserve">. </w:t>
      </w:r>
    </w:p>
    <w:p w14:paraId="66508B5E" w14:textId="77777777" w:rsidR="004302F8" w:rsidRPr="00FC0723" w:rsidRDefault="004302F8" w:rsidP="00406E0F"/>
    <w:p w14:paraId="690B8F47" w14:textId="77777777"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xml:space="preserve">). We also </w:t>
      </w:r>
      <w:r w:rsidRPr="00FC0723">
        <w:lastRenderedPageBreak/>
        <w:t>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77777777" w:rsidR="000C56B0" w:rsidRDefault="00367A15" w:rsidP="00406E0F">
      <w:r w:rsidRPr="00FC0723">
        <w:t>In keeping with past work</w:t>
      </w:r>
      <w:hyperlink r:id="rId37">
        <w:r w:rsidRPr="00FC0723">
          <w:rPr>
            <w:vertAlign w:val="superscript"/>
          </w:rPr>
          <w:t>26,42</w:t>
        </w:r>
      </w:hyperlink>
      <w:r w:rsidRPr="00FC0723">
        <w:t>, 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24" w:author="Microsoft Office User" w:date="2023-09-11T12:11:00Z">
        <w:r w:rsidR="0030451B">
          <w:rPr>
            <w:b/>
            <w:bCs/>
          </w:rPr>
          <w:t>s</w:t>
        </w:r>
      </w:ins>
      <w:del w:id="25"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7777777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367A15"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367A15"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7777777" w:rsidR="000C56B0" w:rsidRDefault="00367A15"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hyperlink r:id="rId38">
        <w:r w:rsidRPr="00FC0723">
          <w:rPr>
            <w:vertAlign w:val="superscript"/>
          </w:rPr>
          <w:t>3</w:t>
        </w:r>
      </w:hyperlink>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lastRenderedPageBreak/>
        <w:t>Endolithic skeleton microbiomes drive correlations between TLR and IL-1R gene family expansion and microbiome structure.</w:t>
      </w:r>
    </w:p>
    <w:p w14:paraId="15BEF9F5" w14:textId="77777777"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hyperlink r:id="rId39">
        <w:r w:rsidRPr="00FC0723">
          <w:rPr>
            <w:vertAlign w:val="superscript"/>
          </w:rPr>
          <w:t>3</w:t>
        </w:r>
      </w:hyperlink>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367A15"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367A15"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CA6C8F0" w:rsidR="000C56B0" w:rsidRDefault="00367A15" w:rsidP="00406E0F">
      <w:r w:rsidRPr="00FC0723">
        <w:t>Previous studies have reported that coral endolithic skeleton microbiomes are more species-rich than mucus or tissue, and show both species-specificity and signals of phylosymbiosis with their coral hosts</w:t>
      </w:r>
      <w:hyperlink r:id="rId40">
        <w:r w:rsidRPr="00FC0723">
          <w:rPr>
            <w:vertAlign w:val="superscript"/>
          </w:rPr>
          <w:t>3</w:t>
        </w:r>
      </w:hyperlink>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25EA168B"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 xml:space="preserve">Fig. </w:t>
      </w:r>
      <w:r w:rsidRPr="003C0F7F">
        <w:rPr>
          <w:b/>
          <w:bCs/>
        </w:rPr>
        <w:lastRenderedPageBreak/>
        <w:t>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4BC885A" w14:textId="719E9130"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hyperlink r:id="rId41">
        <w:r w:rsidRPr="00FC0723">
          <w:rPr>
            <w:vertAlign w:val="superscript"/>
          </w:rPr>
          <w:t>41</w:t>
        </w:r>
      </w:hyperlink>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0FC7CF9F" w14:textId="78684023" w:rsidR="000C56B0" w:rsidRDefault="00367A15"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xml:space="preserve">), both regardless of </w:t>
      </w:r>
      <w:r w:rsidRPr="00FC0723">
        <w:lastRenderedPageBreak/>
        <w:t>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77777777"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7777777"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xml:space="preserve">). Thus, microbes that are in high abundance in corals with many IL-1R gene copies also tend to be in high </w:t>
      </w:r>
      <w:r w:rsidRPr="00FC0723">
        <w:lastRenderedPageBreak/>
        <w:t>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26" w:name="_ip5hrzaifvy1" w:colFirst="0" w:colLast="0"/>
      <w:bookmarkEnd w:id="26"/>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01260A33" w:rsidR="000C56B0" w:rsidRDefault="00367A15" w:rsidP="00406E0F">
      <w:r w:rsidRPr="00FC0723">
        <w:t>A key finding of the Earth Microbiome Project was that the diverse communities of microbes associated with animals and plants are nonetheless much less diverse than most environmental microbiomes</w:t>
      </w:r>
      <w:hyperlink r:id="rId42">
        <w:r w:rsidRPr="00FC0723">
          <w:rPr>
            <w:vertAlign w:val="superscript"/>
          </w:rPr>
          <w:t>28</w:t>
        </w:r>
      </w:hyperlink>
      <w:r w:rsidRPr="00FC0723">
        <w:t>. Indeed, these animal-associated microbiomes were found to show high nestedness relative to the environment, indicating that what lives on animals is mostly — though certainly not entirely — a subset of environmental microbes</w:t>
      </w:r>
      <w:hyperlink r:id="rId43">
        <w:r w:rsidRPr="00FC0723">
          <w:rPr>
            <w:vertAlign w:val="superscript"/>
          </w:rPr>
          <w:t>28</w:t>
        </w:r>
      </w:hyperlink>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hyperlink r:id="rId44">
        <w:r w:rsidRPr="00FC0723">
          <w:rPr>
            <w:vertAlign w:val="superscript"/>
          </w:rPr>
          <w:t>3,43–45</w:t>
        </w:r>
      </w:hyperlink>
      <w:r w:rsidRPr="00FC0723">
        <w:t>),  excepting important deviations from this trend such as those driven by the evolution of specialized diets</w:t>
      </w:r>
      <w:hyperlink r:id="rId45">
        <w:r w:rsidRPr="00FC0723">
          <w:rPr>
            <w:vertAlign w:val="superscript"/>
          </w:rPr>
          <w:t>46,47</w:t>
        </w:r>
      </w:hyperlink>
      <w:r w:rsidRPr="00FC0723">
        <w:t xml:space="preserve"> or flight</w:t>
      </w:r>
      <w:hyperlink r:id="rId46">
        <w:r w:rsidRPr="00FC0723">
          <w:rPr>
            <w:vertAlign w:val="superscript"/>
          </w:rPr>
          <w:t>48</w:t>
        </w:r>
      </w:hyperlink>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777777" w:rsidR="000C56B0" w:rsidRPr="00FC0723" w:rsidRDefault="00367A15" w:rsidP="00406E0F">
      <w:r w:rsidRPr="00FC0723">
        <w:t>Our results in corals suggest that, for this group at least, immunity plays an important role in overall microbiome richness and evenness. Both coral microbiome composition</w:t>
      </w:r>
      <w:hyperlink r:id="rId47">
        <w:r w:rsidRPr="00FC0723">
          <w:rPr>
            <w:vertAlign w:val="superscript"/>
          </w:rPr>
          <w:t>3</w:t>
        </w:r>
      </w:hyperlink>
      <w:r w:rsidRPr="00FC0723">
        <w:t>, and coral innate immune responses</w:t>
      </w:r>
      <w:hyperlink r:id="rId48">
        <w:r w:rsidRPr="00FC0723">
          <w:rPr>
            <w:vertAlign w:val="superscript"/>
          </w:rPr>
          <w:t>49,50</w:t>
        </w:r>
      </w:hyperlink>
      <w:r w:rsidRPr="00FC0723">
        <w:t xml:space="preserve"> 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hyperlink r:id="rId49">
        <w:r w:rsidRPr="00FC0723">
          <w:rPr>
            <w:vertAlign w:val="superscript"/>
          </w:rPr>
          <w:t>51</w:t>
        </w:r>
      </w:hyperlink>
      <w:r w:rsidRPr="00FC0723">
        <w:t xml:space="preserve">. If such correlations extended across species, it could begin to explain why coral microbiomes differ so greatly in bacterial and archaeal biodiversity. </w:t>
      </w:r>
    </w:p>
    <w:p w14:paraId="323EBC57" w14:textId="77777777" w:rsidR="000C56B0" w:rsidRDefault="00367A15" w:rsidP="00406E0F">
      <w:r w:rsidRPr="00FC0723">
        <w:t>TIR-domain containing genes have undergone large gene-family expansions in some lineages of corals, which has been proposed as a driver of differences in coral microbiome richness</w:t>
      </w:r>
      <w:hyperlink r:id="rId50">
        <w:r w:rsidRPr="00FC0723">
          <w:rPr>
            <w:vertAlign w:val="superscript"/>
          </w:rPr>
          <w:t>26</w:t>
        </w:r>
      </w:hyperlink>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27"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lastRenderedPageBreak/>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77777777"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hyperlink r:id="rId51">
        <w:r w:rsidRPr="00FC0723">
          <w:rPr>
            <w:vertAlign w:val="superscript"/>
          </w:rPr>
          <w:t>54</w:t>
        </w:r>
      </w:hyperlink>
      <w:r w:rsidRPr="00FC0723">
        <w:t xml:space="preserve"> and microbial richness and composition across anatomy</w:t>
      </w:r>
      <w:hyperlink r:id="rId52">
        <w:r w:rsidRPr="00FC0723">
          <w:rPr>
            <w:vertAlign w:val="superscript"/>
          </w:rPr>
          <w:t>3</w:t>
        </w:r>
      </w:hyperlink>
      <w:r w:rsidRPr="00FC0723">
        <w:t>. Perhaps surprisingly, the microbiome of coral endolithic skeleton has been shown to be far more diverse than coral tissues or mucus</w:t>
      </w:r>
      <w:hyperlink r:id="rId53">
        <w:r w:rsidRPr="00FC0723">
          <w:rPr>
            <w:vertAlign w:val="superscript"/>
          </w:rPr>
          <w:t>3</w:t>
        </w:r>
      </w:hyperlink>
      <w:r w:rsidRPr="00FC0723">
        <w:t>.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13BCEB39" w:rsidR="00F30F9D" w:rsidRDefault="00367A15" w:rsidP="00F30F9D">
      <w:pPr>
        <w:ind w:hanging="480"/>
      </w:pPr>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hyperlink r:id="rId54">
        <w:r w:rsidRPr="00FC0723">
          <w:rPr>
            <w:vertAlign w:val="superscript"/>
          </w:rPr>
          <w:t>55</w:t>
        </w:r>
      </w:hyperlink>
      <w:r w:rsidRPr="00FC0723">
        <w:t>, noting that skeleton is a key barrier against pathogens, and in many species contains diverse defensive chemical compounds and enzymes. These notably include melanin, which is a key aspect of immune defense in many non-vertebrate lineages</w:t>
      </w:r>
      <w:r w:rsidR="00F30F9D">
        <w:fldChar w:fldCharType="begin"/>
      </w:r>
      <w:r w:rsidR="001575A6">
        <w:instrText xml:space="preserve"> ADDIN ZOTERO_ITEM CSL_CITATION {"citationID":"ALmfQtEq","properties":{"formattedCitation":"[26]","plainCitation":"[26]","noteIndex":0},"citationItems":[{"id":1870,"uris":["http://zotero.org/groups/4751850/items/3CM4LTVW"],"itemData":{"id":1870,"type":"article-journal","abstract":"Melanin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1575A6">
        <w:rPr>
          <w:noProof/>
        </w:rPr>
        <w:t>[26]</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77777777"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hyperlink r:id="rId55">
        <w:r w:rsidRPr="00FC0723">
          <w:rPr>
            <w:vertAlign w:val="superscript"/>
          </w:rPr>
          <w:t>56</w:t>
        </w:r>
      </w:hyperlink>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hyperlink r:id="rId56">
        <w:r w:rsidRPr="00FC0723">
          <w:rPr>
            <w:vertAlign w:val="superscript"/>
          </w:rPr>
          <w:t>57,58</w:t>
        </w:r>
      </w:hyperlink>
      <w:r w:rsidRPr="00FC0723">
        <w:t xml:space="preserve">. Alternatively, less rich microbiomes may be less functionally redundant, increasing the risk that loss of any particular beneficial microbe may degrade host health </w:t>
      </w:r>
      <w:hyperlink r:id="rId57">
        <w:r w:rsidRPr="00FC0723">
          <w:rPr>
            <w:vertAlign w:val="superscript"/>
          </w:rPr>
          <w:t>59,60</w:t>
        </w:r>
      </w:hyperlink>
      <w:r w:rsidRPr="00FC0723">
        <w:t>. Finally, the damage threshold hypothesis</w:t>
      </w:r>
      <w:hyperlink r:id="rId58">
        <w:r w:rsidRPr="00FC0723">
          <w:rPr>
            <w:vertAlign w:val="superscript"/>
          </w:rPr>
          <w:t>61</w:t>
        </w:r>
      </w:hyperlink>
      <w:r w:rsidRPr="00FC0723">
        <w:t xml:space="preserve"> 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w:t>
      </w:r>
      <w:r w:rsidRPr="00FC0723">
        <w:lastRenderedPageBreak/>
        <w:t>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59"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60"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lastRenderedPageBreak/>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367A15">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1"/>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367A15"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28" w:author="Microsoft Office User" w:date="2023-09-11T13:24:00Z">
        <w:r>
          <w:rPr>
            <w:b/>
            <w:color w:val="000000"/>
            <w:sz w:val="26"/>
            <w:szCs w:val="26"/>
          </w:rPr>
          <w:lastRenderedPageBreak/>
          <w:t xml:space="preserve">NEW </w:t>
        </w:r>
      </w:ins>
      <w:r w:rsidR="00F30F9D">
        <w:rPr>
          <w:b/>
          <w:color w:val="000000"/>
          <w:sz w:val="26"/>
          <w:szCs w:val="26"/>
        </w:rPr>
        <w:t>References</w:t>
      </w:r>
    </w:p>
    <w:p w14:paraId="5B9846A2" w14:textId="77777777" w:rsidR="001575A6" w:rsidRPr="001575A6" w:rsidRDefault="00F30F9D" w:rsidP="001575A6">
      <w:pPr>
        <w:pStyle w:val="Bibliography"/>
        <w:rPr>
          <w:color w:val="000000"/>
          <w:sz w:val="26"/>
        </w:rPr>
      </w:pPr>
      <w:r>
        <w:rPr>
          <w:bCs/>
          <w:color w:val="000000"/>
          <w:sz w:val="26"/>
          <w:szCs w:val="26"/>
        </w:rPr>
        <w:fldChar w:fldCharType="begin"/>
      </w:r>
      <w:r w:rsidR="00CA6A4D">
        <w:rPr>
          <w:bCs/>
          <w:color w:val="000000"/>
          <w:sz w:val="26"/>
          <w:szCs w:val="26"/>
        </w:rPr>
        <w:instrText xml:space="preserve"> ADDIN ZOTERO_BIBL {"uncited":[],"omitted":[],"custom":[]} CSL_BIBLIOGRAPHY </w:instrText>
      </w:r>
      <w:r>
        <w:rPr>
          <w:bCs/>
          <w:color w:val="000000"/>
          <w:sz w:val="26"/>
          <w:szCs w:val="26"/>
        </w:rPr>
        <w:fldChar w:fldCharType="separate"/>
      </w:r>
      <w:r w:rsidR="001575A6" w:rsidRPr="001575A6">
        <w:rPr>
          <w:color w:val="000000"/>
          <w:sz w:val="26"/>
        </w:rPr>
        <w:t>1. Hoeksema, BW, Cairns S. World List of Scleractinia. [Internet]. Available from: https://www.marinespecies.org/scleractinia</w:t>
      </w:r>
    </w:p>
    <w:p w14:paraId="7BDA931C" w14:textId="77777777" w:rsidR="001575A6" w:rsidRPr="001575A6" w:rsidRDefault="001575A6" w:rsidP="001575A6">
      <w:pPr>
        <w:pStyle w:val="Bibliography"/>
        <w:rPr>
          <w:color w:val="000000"/>
          <w:sz w:val="26"/>
        </w:rPr>
      </w:pPr>
      <w:r w:rsidRPr="001575A6">
        <w:rPr>
          <w:color w:val="000000"/>
          <w:sz w:val="26"/>
        </w:rPr>
        <w:t xml:space="preserve">2. Rohwer F, Seguritan V, Azam F, Knowlton N. Diversity and distribution of coral-associated bacteria. Mar Ecol Prog Ser. 2002;243:1–10. </w:t>
      </w:r>
    </w:p>
    <w:p w14:paraId="0B4A8659" w14:textId="77777777" w:rsidR="001575A6" w:rsidRPr="001575A6" w:rsidRDefault="001575A6" w:rsidP="001575A6">
      <w:pPr>
        <w:pStyle w:val="Bibliography"/>
        <w:rPr>
          <w:color w:val="000000"/>
          <w:sz w:val="26"/>
        </w:rPr>
      </w:pPr>
      <w:r w:rsidRPr="001575A6">
        <w:rPr>
          <w:color w:val="000000"/>
          <w:sz w:val="26"/>
        </w:rPr>
        <w:t xml:space="preserve">3. Ricci F, Tandon K, Black JR, Lê Cao K-A, Blackall LL, Verbruggen H. Host Traits and Phylogeny Contribute to Shaping Coral-Bacterial Symbioses. Msystems. 2022;7:e00044-22. </w:t>
      </w:r>
    </w:p>
    <w:p w14:paraId="4510AA78" w14:textId="77777777" w:rsidR="001575A6" w:rsidRPr="001575A6" w:rsidRDefault="001575A6" w:rsidP="001575A6">
      <w:pPr>
        <w:pStyle w:val="Bibliography"/>
        <w:rPr>
          <w:color w:val="000000"/>
          <w:sz w:val="26"/>
        </w:rPr>
      </w:pPr>
      <w:r w:rsidRPr="001575A6">
        <w:rPr>
          <w:color w:val="000000"/>
          <w:sz w:val="26"/>
        </w:rPr>
        <w:t xml:space="preserve">4. Pollock FJ, McMinds R, Smith S, Bourne DG, Willis BL, Medina M, et al. Coral-associated bacteria demonstrate phylosymbiosis and cophylogeny. Nat Commun. 2018;9:4921. </w:t>
      </w:r>
    </w:p>
    <w:p w14:paraId="2B68A8E5" w14:textId="77777777" w:rsidR="001575A6" w:rsidRPr="001575A6" w:rsidRDefault="001575A6" w:rsidP="001575A6">
      <w:pPr>
        <w:pStyle w:val="Bibliography"/>
        <w:rPr>
          <w:color w:val="000000"/>
          <w:sz w:val="26"/>
        </w:rPr>
      </w:pPr>
      <w:r w:rsidRPr="001575A6">
        <w:rPr>
          <w:color w:val="000000"/>
          <w:sz w:val="26"/>
        </w:rPr>
        <w:t xml:space="preserve">5. Hernandez-Agreda A, Leggat W, Bongaerts P, Herrera C, Ainsworth TD. Rethinking the coral microbiome: simplicity exists within a diverse microbial biosphere. MBio. 2018;9:e00812-18. </w:t>
      </w:r>
    </w:p>
    <w:p w14:paraId="692410DC" w14:textId="77777777" w:rsidR="001575A6" w:rsidRPr="001575A6" w:rsidRDefault="001575A6" w:rsidP="001575A6">
      <w:pPr>
        <w:pStyle w:val="Bibliography"/>
        <w:rPr>
          <w:color w:val="000000"/>
          <w:sz w:val="26"/>
        </w:rPr>
      </w:pPr>
      <w:r w:rsidRPr="001575A6">
        <w:rPr>
          <w:color w:val="000000"/>
          <w:sz w:val="26"/>
        </w:rPr>
        <w:t xml:space="preserve">6. Littman RA, Willis BL, Pfeffer C, Bourne DG. Diversities of coral-associated bacteria differ with location, but not species, for three acroporid corals on the Great Barrier Reef. FEMS Microbiol Ecol. 2009;68:152–63. </w:t>
      </w:r>
    </w:p>
    <w:p w14:paraId="27A7C68D" w14:textId="77777777" w:rsidR="001575A6" w:rsidRPr="001575A6" w:rsidRDefault="001575A6" w:rsidP="001575A6">
      <w:pPr>
        <w:pStyle w:val="Bibliography"/>
        <w:rPr>
          <w:color w:val="000000"/>
          <w:sz w:val="26"/>
        </w:rPr>
      </w:pPr>
      <w:r w:rsidRPr="001575A6">
        <w:rPr>
          <w:color w:val="000000"/>
          <w:sz w:val="26"/>
        </w:rPr>
        <w:t xml:space="preserve">7. Rodriguez‐Lanetty M, Granados‐Cifuentes C, Barberan A, Bellantuono AJ, Bastidas C. Ecological Inferences from a deep screening of the C omplex B acterial C onsortia associated with the coral, P orites astreoides. Mol Ecol. 2013;22:4349–62. </w:t>
      </w:r>
    </w:p>
    <w:p w14:paraId="6A78E803" w14:textId="77777777" w:rsidR="001575A6" w:rsidRPr="001575A6" w:rsidRDefault="001575A6" w:rsidP="001575A6">
      <w:pPr>
        <w:pStyle w:val="Bibliography"/>
        <w:rPr>
          <w:color w:val="000000"/>
          <w:sz w:val="26"/>
        </w:rPr>
      </w:pPr>
      <w:r w:rsidRPr="001575A6">
        <w:rPr>
          <w:color w:val="000000"/>
          <w:sz w:val="26"/>
        </w:rPr>
        <w:t xml:space="preserve">8. Pantos O, Bongaerts P, Dennis PG, Tyson GW, Hoegh-Guldberg O. Habitat-specific environmental conditions primarily control the microbiomes of the coral Seriatopora hystrix. ISME J. 2015;9:1916–27. </w:t>
      </w:r>
    </w:p>
    <w:p w14:paraId="3B699E4C" w14:textId="77777777" w:rsidR="001575A6" w:rsidRPr="001575A6" w:rsidRDefault="001575A6" w:rsidP="001575A6">
      <w:pPr>
        <w:pStyle w:val="Bibliography"/>
        <w:rPr>
          <w:color w:val="000000"/>
          <w:sz w:val="26"/>
        </w:rPr>
      </w:pPr>
      <w:r w:rsidRPr="001575A6">
        <w:rPr>
          <w:color w:val="000000"/>
          <w:sz w:val="26"/>
        </w:rPr>
        <w:t xml:space="preserve">9. Dunphy CM, Gouhier TC, Chu ND, Vollmer SV. Structure and stability of the coral microbiome in space and time. Sci Rep. 2019;9:1–13. </w:t>
      </w:r>
    </w:p>
    <w:p w14:paraId="5DEA8FF7" w14:textId="77777777" w:rsidR="001575A6" w:rsidRPr="001575A6" w:rsidRDefault="001575A6" w:rsidP="001575A6">
      <w:pPr>
        <w:pStyle w:val="Bibliography"/>
        <w:rPr>
          <w:color w:val="000000"/>
          <w:sz w:val="26"/>
        </w:rPr>
      </w:pPr>
      <w:r w:rsidRPr="001575A6">
        <w:rPr>
          <w:color w:val="000000"/>
          <w:sz w:val="26"/>
        </w:rPr>
        <w:t xml:space="preserve">10. Wang L, Shantz AA, Payet JP, Sharpton TJ, Foster A, Burkepile DE, et al. Corals and their microbiomes are differentially affected by exposure to elevated nutrients and a natural thermal anomaly. Front Mar Sci. 2018;5:101. </w:t>
      </w:r>
    </w:p>
    <w:p w14:paraId="0AA1E614" w14:textId="77777777" w:rsidR="001575A6" w:rsidRPr="001575A6" w:rsidRDefault="001575A6" w:rsidP="001575A6">
      <w:pPr>
        <w:pStyle w:val="Bibliography"/>
        <w:rPr>
          <w:color w:val="000000"/>
          <w:sz w:val="26"/>
        </w:rPr>
      </w:pPr>
      <w:r w:rsidRPr="001575A6">
        <w:rPr>
          <w:color w:val="000000"/>
          <w:sz w:val="26"/>
        </w:rPr>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00043D99" w14:textId="77777777" w:rsidR="001575A6" w:rsidRPr="001575A6" w:rsidRDefault="001575A6" w:rsidP="001575A6">
      <w:pPr>
        <w:pStyle w:val="Bibliography"/>
        <w:rPr>
          <w:color w:val="000000"/>
          <w:sz w:val="26"/>
        </w:rPr>
      </w:pPr>
      <w:r w:rsidRPr="001575A6">
        <w:rPr>
          <w:color w:val="000000"/>
          <w:sz w:val="26"/>
        </w:rPr>
        <w:lastRenderedPageBreak/>
        <w:t xml:space="preserve">12. Ricci F, Rossetto Marcelino V, Blackall LL, Kühl M, Medina M, Verbruggen H. Beneath the surface: community assembly and functions of the coral skeleton microbiome. Microbiome. 2019;7:1–10. </w:t>
      </w:r>
    </w:p>
    <w:p w14:paraId="3DBBD021" w14:textId="77777777" w:rsidR="001575A6" w:rsidRPr="001575A6" w:rsidRDefault="001575A6" w:rsidP="001575A6">
      <w:pPr>
        <w:pStyle w:val="Bibliography"/>
        <w:rPr>
          <w:color w:val="000000"/>
          <w:sz w:val="26"/>
        </w:rPr>
      </w:pPr>
      <w:r w:rsidRPr="001575A6">
        <w:rPr>
          <w:color w:val="000000"/>
          <w:sz w:val="26"/>
        </w:rPr>
        <w:t xml:space="preserve">13. Kusdianto H, Kullapanich C, Palasuk M, Jandang S, Pattaragulwanit K, Ouazzani J, et al. Microbiomes of Healthy and Bleached Corals During a 2016 Thermal Bleaching Event in the Upper Gulf of Thailand. Front Mar Sci. 2021;8:643962. </w:t>
      </w:r>
    </w:p>
    <w:p w14:paraId="692C48A5" w14:textId="77777777" w:rsidR="001575A6" w:rsidRPr="001575A6" w:rsidRDefault="001575A6" w:rsidP="001575A6">
      <w:pPr>
        <w:pStyle w:val="Bibliography"/>
        <w:rPr>
          <w:color w:val="000000"/>
          <w:sz w:val="26"/>
        </w:rPr>
      </w:pPr>
      <w:r w:rsidRPr="001575A6">
        <w:rPr>
          <w:color w:val="000000"/>
          <w:sz w:val="26"/>
        </w:rPr>
        <w:t xml:space="preserve">14. Fifer JE, Bui V, Berg JT, Kriefall N, Klepac C, Bentlage B, et al. Microbiome structuring within a coral colony and along a sedimentation gradient. Cell Stress Response Physiol Adapt Corals Subj Environ Stress Pollut. 2022; </w:t>
      </w:r>
    </w:p>
    <w:p w14:paraId="62EBD4A8" w14:textId="77777777" w:rsidR="001575A6" w:rsidRPr="001575A6" w:rsidRDefault="001575A6" w:rsidP="001575A6">
      <w:pPr>
        <w:pStyle w:val="Bibliography"/>
        <w:rPr>
          <w:color w:val="000000"/>
          <w:sz w:val="26"/>
        </w:rPr>
      </w:pPr>
      <w:r w:rsidRPr="001575A6">
        <w:rPr>
          <w:color w:val="000000"/>
          <w:sz w:val="26"/>
        </w:rPr>
        <w:t xml:space="preserve">15. Marchioro GM, Glasl B, Engelen AH, Serrão EA, Bourne DG, Webster NS, et al. Microbiome dynamics in the tissue and mucus of acroporid corals differ in relation to host and environmental parameters. PeerJ. 2020;8:e9644. </w:t>
      </w:r>
    </w:p>
    <w:p w14:paraId="0C4A0E65" w14:textId="77777777" w:rsidR="001575A6" w:rsidRPr="001575A6" w:rsidRDefault="001575A6" w:rsidP="001575A6">
      <w:pPr>
        <w:pStyle w:val="Bibliography"/>
        <w:rPr>
          <w:color w:val="000000"/>
          <w:sz w:val="26"/>
        </w:rPr>
      </w:pPr>
      <w:r w:rsidRPr="001575A6">
        <w:rPr>
          <w:color w:val="000000"/>
          <w:sz w:val="26"/>
        </w:rPr>
        <w:t xml:space="preserve">16. Zaneveld JR, Burkepile DE, Shantz AA, Pritchard CE, McMinds R, Payet JP, et al. Overfishing and nutrient pollution interact with temperature to disrupt coral reefs down to microbial scales. Nat Commun. 2016;7:1–12. </w:t>
      </w:r>
    </w:p>
    <w:p w14:paraId="1016F89C" w14:textId="77777777" w:rsidR="001575A6" w:rsidRPr="001575A6" w:rsidRDefault="001575A6" w:rsidP="001575A6">
      <w:pPr>
        <w:pStyle w:val="Bibliography"/>
        <w:rPr>
          <w:color w:val="000000"/>
          <w:sz w:val="26"/>
        </w:rPr>
      </w:pPr>
      <w:r w:rsidRPr="001575A6">
        <w:rPr>
          <w:color w:val="000000"/>
          <w:sz w:val="26"/>
        </w:rPr>
        <w:t xml:space="preserve">17. Corinaldesi C, Canensi S, Dell’Anno A, Tangherlini M, Di Capua I, Varrella S, et al. Multiple impacts of microplastics can threaten marine habitat-forming species. Commun Biol. 2021;4:1–13. </w:t>
      </w:r>
    </w:p>
    <w:p w14:paraId="5C4C29D3" w14:textId="77777777" w:rsidR="001575A6" w:rsidRPr="001575A6" w:rsidRDefault="001575A6" w:rsidP="001575A6">
      <w:pPr>
        <w:pStyle w:val="Bibliography"/>
        <w:rPr>
          <w:color w:val="000000"/>
          <w:sz w:val="26"/>
        </w:rPr>
      </w:pPr>
      <w:r w:rsidRPr="001575A6">
        <w:rPr>
          <w:color w:val="000000"/>
          <w:sz w:val="26"/>
        </w:rPr>
        <w:t xml:space="preserve">18. Zaneveld JR, Burkepile DE, Shantz AA, Pritchard CE, McMinds R, Payet JP, et al. Overfishing and nutrient pollution interact with temperature to disrupt coral reefs down to microbial scales. Nat Commun. 2016;7:ncomms11833. </w:t>
      </w:r>
    </w:p>
    <w:p w14:paraId="70ED637C" w14:textId="77777777" w:rsidR="001575A6" w:rsidRPr="001575A6" w:rsidRDefault="001575A6" w:rsidP="001575A6">
      <w:pPr>
        <w:pStyle w:val="Bibliography"/>
        <w:rPr>
          <w:color w:val="000000"/>
          <w:sz w:val="26"/>
        </w:rPr>
      </w:pPr>
      <w:r w:rsidRPr="001575A6">
        <w:rPr>
          <w:color w:val="000000"/>
          <w:sz w:val="26"/>
        </w:rPr>
        <w:t xml:space="preserve">19. Pratte ZA, Longo GO, Burns AS, Hay ME, Stewart FJ. Contact with turf algae alters the coral microbiome: contact versus systemic impacts. Coral Reefs. 2018;37:1–13. </w:t>
      </w:r>
    </w:p>
    <w:p w14:paraId="5E0E7219" w14:textId="77777777" w:rsidR="001575A6" w:rsidRPr="001575A6" w:rsidRDefault="001575A6" w:rsidP="001575A6">
      <w:pPr>
        <w:pStyle w:val="Bibliography"/>
        <w:rPr>
          <w:color w:val="000000"/>
          <w:sz w:val="26"/>
        </w:rPr>
      </w:pPr>
      <w:r w:rsidRPr="001575A6">
        <w:rPr>
          <w:color w:val="000000"/>
          <w:sz w:val="26"/>
        </w:rPr>
        <w:t xml:space="preserve">20. Briggs AA, Brown AL, Osenberg CW. Local versus site-level effects of algae on coral microbial communities. R Soc Open Sci. 2021;8:210035. </w:t>
      </w:r>
    </w:p>
    <w:p w14:paraId="6B3C1234" w14:textId="77777777" w:rsidR="001575A6" w:rsidRPr="001575A6" w:rsidRDefault="001575A6" w:rsidP="001575A6">
      <w:pPr>
        <w:pStyle w:val="Bibliography"/>
        <w:rPr>
          <w:color w:val="000000"/>
          <w:sz w:val="26"/>
        </w:rPr>
      </w:pPr>
      <w:r w:rsidRPr="001575A6">
        <w:rPr>
          <w:color w:val="000000"/>
          <w:sz w:val="26"/>
        </w:rPr>
        <w:t xml:space="preserve">21. Miller N, Maneval P, Manfrino C, Frazer TK, Meyer JL. Spatial distribution of microbial communities among colonies and genotypes in nursery-reared Acropora cervicornis. PeerJ. 2020;8:e9635. </w:t>
      </w:r>
    </w:p>
    <w:p w14:paraId="7A934F05" w14:textId="77777777" w:rsidR="001575A6" w:rsidRPr="001575A6" w:rsidRDefault="001575A6" w:rsidP="001575A6">
      <w:pPr>
        <w:pStyle w:val="Bibliography"/>
        <w:rPr>
          <w:color w:val="000000"/>
          <w:sz w:val="26"/>
        </w:rPr>
      </w:pPr>
      <w:r w:rsidRPr="001575A6">
        <w:rPr>
          <w:color w:val="000000"/>
          <w:sz w:val="26"/>
        </w:rPr>
        <w:t xml:space="preserve">22. Palacio-Castro AM, Rosales SM, Dennison CE, Baker AC. Microbiome signatures in Acropora cervicornis are associated with genotypic resistance to elevated nutrients and heat stress. Coral Reefs. 2022;41:1389–403. </w:t>
      </w:r>
    </w:p>
    <w:p w14:paraId="004B7605" w14:textId="77777777" w:rsidR="001575A6" w:rsidRPr="001575A6" w:rsidRDefault="001575A6" w:rsidP="001575A6">
      <w:pPr>
        <w:pStyle w:val="Bibliography"/>
        <w:rPr>
          <w:color w:val="000000"/>
          <w:sz w:val="26"/>
        </w:rPr>
      </w:pPr>
      <w:r w:rsidRPr="001575A6">
        <w:rPr>
          <w:color w:val="000000"/>
          <w:sz w:val="26"/>
        </w:rPr>
        <w:lastRenderedPageBreak/>
        <w:t xml:space="preserve">23. Rosales SM, Miller MW, Williams DE, Traylor-Knowles N, Young B, Serrano XM. Microbiome differences in disease-resistant vs. susceptible Acropora corals subjected to disease challenge assays. Sci Rep. 2019;9:1–11. </w:t>
      </w:r>
    </w:p>
    <w:p w14:paraId="69FB5363" w14:textId="77777777" w:rsidR="001575A6" w:rsidRPr="001575A6" w:rsidRDefault="001575A6" w:rsidP="001575A6">
      <w:pPr>
        <w:pStyle w:val="Bibliography"/>
        <w:rPr>
          <w:color w:val="000000"/>
          <w:sz w:val="26"/>
        </w:rPr>
      </w:pPr>
      <w:r w:rsidRPr="001575A6">
        <w:rPr>
          <w:color w:val="000000"/>
          <w:sz w:val="26"/>
        </w:rPr>
        <w:t xml:space="preserve">24. Rosado PM, Leite DCA, Duarte GAS, Chaloub RM, Jospin G, Nunes da Rocha U, et al. Marine probiotics: increasing coral resistance to bleaching through microbiome manipulation. ISME J. 2019;13:921–36. </w:t>
      </w:r>
    </w:p>
    <w:p w14:paraId="69BAF84C" w14:textId="77777777" w:rsidR="001575A6" w:rsidRPr="001575A6" w:rsidRDefault="001575A6" w:rsidP="001575A6">
      <w:pPr>
        <w:pStyle w:val="Bibliography"/>
        <w:rPr>
          <w:color w:val="000000"/>
          <w:sz w:val="26"/>
        </w:rPr>
      </w:pPr>
      <w:r w:rsidRPr="001575A6">
        <w:rPr>
          <w:color w:val="000000"/>
          <w:sz w:val="26"/>
        </w:rPr>
        <w:t xml:space="preserve">25. Ley RE, Hamady M, Lozupone C, Turnbaugh PJ, Ramey RR, Bircher JS, et al. Evolution of mammals and their gut microbes. science. 2008;320:1647–51. </w:t>
      </w:r>
    </w:p>
    <w:p w14:paraId="44D46316" w14:textId="77777777" w:rsidR="001575A6" w:rsidRPr="001575A6" w:rsidRDefault="001575A6" w:rsidP="001575A6">
      <w:pPr>
        <w:pStyle w:val="Bibliography"/>
        <w:rPr>
          <w:color w:val="000000"/>
          <w:sz w:val="26"/>
        </w:rPr>
      </w:pPr>
      <w:r w:rsidRPr="001575A6">
        <w:rPr>
          <w:color w:val="000000"/>
          <w:sz w:val="26"/>
        </w:rPr>
        <w:t xml:space="preserve">26. Cerenius L, Söderhäll K. Immune properties of invertebrate phenoloxidases. Dev Comp Immunol. 2021;122:104098. </w:t>
      </w:r>
    </w:p>
    <w:p w14:paraId="121DB894" w14:textId="71851F92"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29" w:author="Microsoft Office User" w:date="2023-09-11T13:16:00Z"/>
          <w:b/>
          <w:color w:val="000000"/>
          <w:sz w:val="26"/>
          <w:szCs w:val="26"/>
        </w:rPr>
      </w:pPr>
      <w:ins w:id="30"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31"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32" w:author="Microsoft Office User" w:date="2023-09-11T13:17:00Z">
            <w:rPr/>
          </w:rPrChange>
        </w:rPr>
        <w:pPrChange w:id="33" w:author="Microsoft Office User" w:date="2023-09-11T13:17:00Z">
          <w:pPr/>
        </w:pPrChange>
      </w:pPr>
      <w:r w:rsidRPr="00B26E5F">
        <w:rPr>
          <w:sz w:val="20"/>
          <w:szCs w:val="20"/>
          <w:rPrChange w:id="34" w:author="Microsoft Office User" w:date="2023-09-11T13:17:00Z">
            <w:rPr/>
          </w:rPrChange>
        </w:rPr>
        <w:t>1.</w:t>
      </w:r>
      <w:r w:rsidRPr="00B26E5F">
        <w:rPr>
          <w:sz w:val="20"/>
          <w:szCs w:val="20"/>
          <w:rPrChange w:id="35" w:author="Microsoft Office User" w:date="2023-09-11T13:17:00Z">
            <w:rPr/>
          </w:rPrChange>
        </w:rPr>
        <w:tab/>
      </w:r>
      <w:r w:rsidRPr="00B26E5F">
        <w:rPr>
          <w:sz w:val="20"/>
          <w:szCs w:val="20"/>
          <w:rPrChange w:id="36" w:author="Microsoft Office User" w:date="2023-09-11T13:17:00Z">
            <w:rPr/>
          </w:rPrChange>
        </w:rPr>
        <w:fldChar w:fldCharType="begin"/>
      </w:r>
      <w:r w:rsidRPr="00B26E5F">
        <w:rPr>
          <w:sz w:val="20"/>
          <w:szCs w:val="20"/>
          <w:rPrChange w:id="37" w:author="Microsoft Office User" w:date="2023-09-11T13:17:00Z">
            <w:rPr/>
          </w:rPrChange>
        </w:rPr>
        <w:instrText>HYPERLINK "https://www.zotero.org/google-docs/?n2Avay" \h</w:instrText>
      </w:r>
      <w:r w:rsidRPr="00E24C39">
        <w:rPr>
          <w:sz w:val="20"/>
          <w:szCs w:val="20"/>
        </w:rPr>
      </w:r>
      <w:r w:rsidRPr="00B26E5F">
        <w:rPr>
          <w:sz w:val="20"/>
          <w:szCs w:val="20"/>
          <w:rPrChange w:id="38" w:author="Microsoft Office User" w:date="2023-09-11T13:17:00Z">
            <w:rPr/>
          </w:rPrChange>
        </w:rPr>
        <w:fldChar w:fldCharType="separate"/>
      </w:r>
      <w:r w:rsidRPr="00B26E5F">
        <w:rPr>
          <w:sz w:val="20"/>
          <w:szCs w:val="20"/>
          <w:rPrChange w:id="39" w:author="Microsoft Office User" w:date="2023-09-11T13:17:00Z">
            <w:rPr/>
          </w:rPrChange>
        </w:rPr>
        <w:t xml:space="preserve">Hoeksema, B. W. &amp; Cairns, S. </w:t>
      </w:r>
      <w:r w:rsidRPr="00B26E5F">
        <w:rPr>
          <w:sz w:val="20"/>
          <w:szCs w:val="20"/>
          <w:rPrChange w:id="40" w:author="Microsoft Office User" w:date="2023-09-11T13:17:00Z">
            <w:rPr/>
          </w:rPrChange>
        </w:rPr>
        <w:fldChar w:fldCharType="end"/>
      </w:r>
      <w:r w:rsidRPr="00B26E5F">
        <w:rPr>
          <w:sz w:val="20"/>
          <w:szCs w:val="20"/>
          <w:rPrChange w:id="41" w:author="Microsoft Office User" w:date="2023-09-11T13:17:00Z">
            <w:rPr/>
          </w:rPrChange>
        </w:rPr>
        <w:fldChar w:fldCharType="begin"/>
      </w:r>
      <w:r w:rsidRPr="00B26E5F">
        <w:rPr>
          <w:sz w:val="20"/>
          <w:szCs w:val="20"/>
          <w:rPrChange w:id="42" w:author="Microsoft Office User" w:date="2023-09-11T13:17:00Z">
            <w:rPr/>
          </w:rPrChange>
        </w:rPr>
        <w:instrText>HYPERLINK "https://www.zotero.org/google-docs/?n2Avay" \h</w:instrText>
      </w:r>
      <w:r w:rsidRPr="00E24C39">
        <w:rPr>
          <w:sz w:val="20"/>
          <w:szCs w:val="20"/>
        </w:rPr>
      </w:r>
      <w:r w:rsidRPr="00B26E5F">
        <w:rPr>
          <w:sz w:val="20"/>
          <w:szCs w:val="20"/>
          <w:rPrChange w:id="43" w:author="Microsoft Office User" w:date="2023-09-11T13:17:00Z">
            <w:rPr>
              <w:i/>
            </w:rPr>
          </w:rPrChange>
        </w:rPr>
        <w:fldChar w:fldCharType="separate"/>
      </w:r>
      <w:r w:rsidRPr="00B26E5F">
        <w:rPr>
          <w:i/>
          <w:sz w:val="20"/>
          <w:szCs w:val="20"/>
          <w:rPrChange w:id="44" w:author="Microsoft Office User" w:date="2023-09-11T13:17:00Z">
            <w:rPr>
              <w:i/>
            </w:rPr>
          </w:rPrChange>
        </w:rPr>
        <w:t xml:space="preserve">World List of Scleractinia. </w:t>
      </w:r>
      <w:r w:rsidRPr="00B26E5F">
        <w:rPr>
          <w:i/>
          <w:sz w:val="20"/>
          <w:szCs w:val="20"/>
          <w:rPrChange w:id="45" w:author="Microsoft Office User" w:date="2023-09-11T13:17:00Z">
            <w:rPr>
              <w:i/>
            </w:rPr>
          </w:rPrChange>
        </w:rPr>
        <w:fldChar w:fldCharType="end"/>
      </w:r>
      <w:r w:rsidRPr="00B26E5F">
        <w:rPr>
          <w:sz w:val="20"/>
          <w:szCs w:val="20"/>
          <w:rPrChange w:id="46" w:author="Microsoft Office User" w:date="2023-09-11T13:17:00Z">
            <w:rPr/>
          </w:rPrChange>
        </w:rPr>
        <w:fldChar w:fldCharType="begin"/>
      </w:r>
      <w:r w:rsidRPr="00B26E5F">
        <w:rPr>
          <w:sz w:val="20"/>
          <w:szCs w:val="20"/>
          <w:rPrChange w:id="47" w:author="Microsoft Office User" w:date="2023-09-11T13:17:00Z">
            <w:rPr/>
          </w:rPrChange>
        </w:rPr>
        <w:instrText>HYPERLINK "https://www.zotero.org/google-docs/?n2Avay" \h</w:instrText>
      </w:r>
      <w:r w:rsidRPr="00E24C39">
        <w:rPr>
          <w:sz w:val="20"/>
          <w:szCs w:val="20"/>
        </w:rPr>
      </w:r>
      <w:r w:rsidRPr="00B26E5F">
        <w:rPr>
          <w:sz w:val="20"/>
          <w:szCs w:val="20"/>
          <w:rPrChange w:id="48" w:author="Microsoft Office User" w:date="2023-09-11T13:17:00Z">
            <w:rPr/>
          </w:rPrChange>
        </w:rPr>
        <w:fldChar w:fldCharType="separate"/>
      </w:r>
      <w:r w:rsidRPr="00B26E5F">
        <w:rPr>
          <w:sz w:val="20"/>
          <w:szCs w:val="20"/>
          <w:rPrChange w:id="49" w:author="Microsoft Office User" w:date="2023-09-11T13:17:00Z">
            <w:rPr/>
          </w:rPrChange>
        </w:rPr>
        <w:t>https://www.marinespecies.org/scleractinia.</w:t>
      </w:r>
      <w:r w:rsidRPr="00B26E5F">
        <w:rPr>
          <w:sz w:val="20"/>
          <w:szCs w:val="20"/>
          <w:rPrChange w:id="50"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51" w:author="Microsoft Office User" w:date="2023-09-11T13:17:00Z">
            <w:rPr/>
          </w:rPrChange>
        </w:rPr>
        <w:pPrChange w:id="52" w:author="Microsoft Office User" w:date="2023-09-11T13:17:00Z">
          <w:pPr/>
        </w:pPrChange>
      </w:pPr>
    </w:p>
    <w:p w14:paraId="4BB95724" w14:textId="77777777" w:rsidR="000C56B0" w:rsidRPr="00B26E5F" w:rsidRDefault="00367A15">
      <w:pPr>
        <w:snapToGrid w:val="0"/>
        <w:contextualSpacing/>
        <w:rPr>
          <w:sz w:val="20"/>
          <w:szCs w:val="20"/>
          <w:rPrChange w:id="53" w:author="Microsoft Office User" w:date="2023-09-11T13:17:00Z">
            <w:rPr/>
          </w:rPrChange>
        </w:rPr>
        <w:pPrChange w:id="54" w:author="Microsoft Office User" w:date="2023-09-11T13:17:00Z">
          <w:pPr/>
        </w:pPrChange>
      </w:pPr>
      <w:r w:rsidRPr="00B26E5F">
        <w:rPr>
          <w:sz w:val="20"/>
          <w:szCs w:val="20"/>
          <w:rPrChange w:id="55" w:author="Microsoft Office User" w:date="2023-09-11T13:17:00Z">
            <w:rPr/>
          </w:rPrChange>
        </w:rPr>
        <w:fldChar w:fldCharType="begin"/>
      </w:r>
      <w:r w:rsidRPr="00B26E5F">
        <w:rPr>
          <w:sz w:val="20"/>
          <w:szCs w:val="20"/>
          <w:rPrChange w:id="56" w:author="Microsoft Office User" w:date="2023-09-11T13:17:00Z">
            <w:rPr/>
          </w:rPrChange>
        </w:rPr>
        <w:instrText>HYPERLINK "https://www.zotero.org/google-docs/?n2Avay" \h</w:instrText>
      </w:r>
      <w:r w:rsidRPr="00E24C39">
        <w:rPr>
          <w:sz w:val="20"/>
          <w:szCs w:val="20"/>
        </w:rPr>
      </w:r>
      <w:r w:rsidRPr="00B26E5F">
        <w:rPr>
          <w:sz w:val="20"/>
          <w:szCs w:val="20"/>
          <w:rPrChange w:id="57" w:author="Microsoft Office User" w:date="2023-09-11T13:17:00Z">
            <w:rPr/>
          </w:rPrChange>
        </w:rPr>
        <w:fldChar w:fldCharType="separate"/>
      </w:r>
      <w:r w:rsidRPr="00B26E5F">
        <w:rPr>
          <w:sz w:val="20"/>
          <w:szCs w:val="20"/>
          <w:rPrChange w:id="58" w:author="Microsoft Office User" w:date="2023-09-11T13:17:00Z">
            <w:rPr/>
          </w:rPrChange>
        </w:rPr>
        <w:t>2.</w:t>
      </w:r>
      <w:r w:rsidRPr="00B26E5F">
        <w:rPr>
          <w:sz w:val="20"/>
          <w:szCs w:val="20"/>
          <w:rPrChange w:id="59" w:author="Microsoft Office User" w:date="2023-09-11T13:17:00Z">
            <w:rPr/>
          </w:rPrChange>
        </w:rPr>
        <w:tab/>
        <w:t xml:space="preserve">Rohwer, F., Seguritan, V., Azam, F. &amp; Knowlton, N. Diversity and distribution of coral-associated bacteria. </w:t>
      </w:r>
      <w:r w:rsidRPr="00B26E5F">
        <w:rPr>
          <w:sz w:val="20"/>
          <w:szCs w:val="20"/>
          <w:rPrChange w:id="60" w:author="Microsoft Office User" w:date="2023-09-11T13:17:00Z">
            <w:rPr/>
          </w:rPrChange>
        </w:rPr>
        <w:fldChar w:fldCharType="end"/>
      </w:r>
      <w:r w:rsidRPr="00B26E5F">
        <w:rPr>
          <w:sz w:val="20"/>
          <w:szCs w:val="20"/>
          <w:rPrChange w:id="61" w:author="Microsoft Office User" w:date="2023-09-11T13:17:00Z">
            <w:rPr/>
          </w:rPrChange>
        </w:rPr>
        <w:fldChar w:fldCharType="begin"/>
      </w:r>
      <w:r w:rsidRPr="00B26E5F">
        <w:rPr>
          <w:sz w:val="20"/>
          <w:szCs w:val="20"/>
          <w:rPrChange w:id="62" w:author="Microsoft Office User" w:date="2023-09-11T13:17:00Z">
            <w:rPr/>
          </w:rPrChange>
        </w:rPr>
        <w:instrText>HYPERLINK "https://www.zotero.org/google-docs/?n2Avay" \h</w:instrText>
      </w:r>
      <w:r w:rsidRPr="00E24C39">
        <w:rPr>
          <w:sz w:val="20"/>
          <w:szCs w:val="20"/>
        </w:rPr>
      </w:r>
      <w:r w:rsidRPr="00B26E5F">
        <w:rPr>
          <w:sz w:val="20"/>
          <w:szCs w:val="20"/>
          <w:rPrChange w:id="63" w:author="Microsoft Office User" w:date="2023-09-11T13:17:00Z">
            <w:rPr>
              <w:i/>
            </w:rPr>
          </w:rPrChange>
        </w:rPr>
        <w:fldChar w:fldCharType="separate"/>
      </w:r>
      <w:r w:rsidRPr="00B26E5F">
        <w:rPr>
          <w:i/>
          <w:sz w:val="20"/>
          <w:szCs w:val="20"/>
          <w:rPrChange w:id="64" w:author="Microsoft Office User" w:date="2023-09-11T13:17:00Z">
            <w:rPr>
              <w:i/>
            </w:rPr>
          </w:rPrChange>
        </w:rPr>
        <w:t xml:space="preserve">Mar. Ecol. Prog. Ser. </w:t>
      </w:r>
      <w:r w:rsidRPr="00B26E5F">
        <w:rPr>
          <w:i/>
          <w:sz w:val="20"/>
          <w:szCs w:val="20"/>
          <w:rPrChange w:id="65" w:author="Microsoft Office User" w:date="2023-09-11T13:17:00Z">
            <w:rPr>
              <w:i/>
            </w:rPr>
          </w:rPrChange>
        </w:rPr>
        <w:fldChar w:fldCharType="end"/>
      </w:r>
      <w:r w:rsidRPr="00B26E5F">
        <w:rPr>
          <w:sz w:val="20"/>
          <w:szCs w:val="20"/>
          <w:rPrChange w:id="66" w:author="Microsoft Office User" w:date="2023-09-11T13:17:00Z">
            <w:rPr/>
          </w:rPrChange>
        </w:rPr>
        <w:fldChar w:fldCharType="begin"/>
      </w:r>
      <w:r w:rsidRPr="00B26E5F">
        <w:rPr>
          <w:sz w:val="20"/>
          <w:szCs w:val="20"/>
          <w:rPrChange w:id="67" w:author="Microsoft Office User" w:date="2023-09-11T13:17:00Z">
            <w:rPr/>
          </w:rPrChange>
        </w:rPr>
        <w:instrText>HYPERLINK "https://www.zotero.org/google-docs/?n2Avay" \h</w:instrText>
      </w:r>
      <w:r w:rsidRPr="00E24C39">
        <w:rPr>
          <w:sz w:val="20"/>
          <w:szCs w:val="20"/>
        </w:rPr>
      </w:r>
      <w:r w:rsidRPr="00B26E5F">
        <w:rPr>
          <w:sz w:val="20"/>
          <w:szCs w:val="20"/>
          <w:rPrChange w:id="68" w:author="Microsoft Office User" w:date="2023-09-11T13:17:00Z">
            <w:rPr>
              <w:b/>
            </w:rPr>
          </w:rPrChange>
        </w:rPr>
        <w:fldChar w:fldCharType="separate"/>
      </w:r>
      <w:r w:rsidRPr="00B26E5F">
        <w:rPr>
          <w:b/>
          <w:sz w:val="20"/>
          <w:szCs w:val="20"/>
          <w:rPrChange w:id="69" w:author="Microsoft Office User" w:date="2023-09-11T13:17:00Z">
            <w:rPr>
              <w:b/>
            </w:rPr>
          </w:rPrChange>
        </w:rPr>
        <w:t>243</w:t>
      </w:r>
      <w:r w:rsidRPr="00B26E5F">
        <w:rPr>
          <w:b/>
          <w:sz w:val="20"/>
          <w:szCs w:val="20"/>
          <w:rPrChange w:id="70" w:author="Microsoft Office User" w:date="2023-09-11T13:17:00Z">
            <w:rPr>
              <w:b/>
            </w:rPr>
          </w:rPrChange>
        </w:rPr>
        <w:fldChar w:fldCharType="end"/>
      </w:r>
      <w:r w:rsidRPr="00B26E5F">
        <w:rPr>
          <w:sz w:val="20"/>
          <w:szCs w:val="20"/>
          <w:rPrChange w:id="71" w:author="Microsoft Office User" w:date="2023-09-11T13:17:00Z">
            <w:rPr/>
          </w:rPrChange>
        </w:rPr>
        <w:fldChar w:fldCharType="begin"/>
      </w:r>
      <w:r w:rsidRPr="00B26E5F">
        <w:rPr>
          <w:sz w:val="20"/>
          <w:szCs w:val="20"/>
          <w:rPrChange w:id="72" w:author="Microsoft Office User" w:date="2023-09-11T13:17:00Z">
            <w:rPr/>
          </w:rPrChange>
        </w:rPr>
        <w:instrText>HYPERLINK "https://www.zotero.org/google-docs/?n2Avay" \h</w:instrText>
      </w:r>
      <w:r w:rsidRPr="00E24C39">
        <w:rPr>
          <w:sz w:val="20"/>
          <w:szCs w:val="20"/>
        </w:rPr>
      </w:r>
      <w:r w:rsidRPr="00B26E5F">
        <w:rPr>
          <w:sz w:val="20"/>
          <w:szCs w:val="20"/>
          <w:rPrChange w:id="73" w:author="Microsoft Office User" w:date="2023-09-11T13:17:00Z">
            <w:rPr/>
          </w:rPrChange>
        </w:rPr>
        <w:fldChar w:fldCharType="separate"/>
      </w:r>
      <w:r w:rsidRPr="00B26E5F">
        <w:rPr>
          <w:sz w:val="20"/>
          <w:szCs w:val="20"/>
          <w:rPrChange w:id="74" w:author="Microsoft Office User" w:date="2023-09-11T13:17:00Z">
            <w:rPr/>
          </w:rPrChange>
        </w:rPr>
        <w:t>, 1–10 (2002).</w:t>
      </w:r>
      <w:r w:rsidRPr="00B26E5F">
        <w:rPr>
          <w:sz w:val="20"/>
          <w:szCs w:val="20"/>
          <w:rPrChange w:id="75"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76" w:author="Microsoft Office User" w:date="2023-09-11T13:17:00Z">
            <w:rPr/>
          </w:rPrChange>
        </w:rPr>
        <w:pPrChange w:id="77" w:author="Microsoft Office User" w:date="2023-09-11T13:17:00Z">
          <w:pPr/>
        </w:pPrChange>
      </w:pPr>
    </w:p>
    <w:p w14:paraId="2050E1DD" w14:textId="77777777" w:rsidR="000C56B0" w:rsidRPr="00B26E5F" w:rsidRDefault="00367A15">
      <w:pPr>
        <w:snapToGrid w:val="0"/>
        <w:contextualSpacing/>
        <w:rPr>
          <w:sz w:val="20"/>
          <w:szCs w:val="20"/>
          <w:rPrChange w:id="78" w:author="Microsoft Office User" w:date="2023-09-11T13:17:00Z">
            <w:rPr/>
          </w:rPrChange>
        </w:rPr>
        <w:pPrChange w:id="79" w:author="Microsoft Office User" w:date="2023-09-11T13:17:00Z">
          <w:pPr/>
        </w:pPrChange>
      </w:pPr>
      <w:r w:rsidRPr="00B26E5F">
        <w:rPr>
          <w:sz w:val="20"/>
          <w:szCs w:val="20"/>
          <w:rPrChange w:id="80" w:author="Microsoft Office User" w:date="2023-09-11T13:17:00Z">
            <w:rPr/>
          </w:rPrChange>
        </w:rPr>
        <w:fldChar w:fldCharType="begin"/>
      </w:r>
      <w:r w:rsidRPr="00B26E5F">
        <w:rPr>
          <w:sz w:val="20"/>
          <w:szCs w:val="20"/>
          <w:rPrChange w:id="81" w:author="Microsoft Office User" w:date="2023-09-11T13:17:00Z">
            <w:rPr/>
          </w:rPrChange>
        </w:rPr>
        <w:instrText>HYPERLINK "https://www.zotero.org/google-docs/?n2Avay" \h</w:instrText>
      </w:r>
      <w:r w:rsidRPr="00E24C39">
        <w:rPr>
          <w:sz w:val="20"/>
          <w:szCs w:val="20"/>
        </w:rPr>
      </w:r>
      <w:r w:rsidRPr="00B26E5F">
        <w:rPr>
          <w:sz w:val="20"/>
          <w:szCs w:val="20"/>
          <w:rPrChange w:id="82" w:author="Microsoft Office User" w:date="2023-09-11T13:17:00Z">
            <w:rPr/>
          </w:rPrChange>
        </w:rPr>
        <w:fldChar w:fldCharType="separate"/>
      </w:r>
      <w:r w:rsidRPr="00B26E5F">
        <w:rPr>
          <w:sz w:val="20"/>
          <w:szCs w:val="20"/>
          <w:rPrChange w:id="83" w:author="Microsoft Office User" w:date="2023-09-11T13:17:00Z">
            <w:rPr/>
          </w:rPrChange>
        </w:rPr>
        <w:t>3.</w:t>
      </w:r>
      <w:r w:rsidRPr="00B26E5F">
        <w:rPr>
          <w:sz w:val="20"/>
          <w:szCs w:val="20"/>
          <w:rPrChange w:id="84" w:author="Microsoft Office User" w:date="2023-09-11T13:17:00Z">
            <w:rPr/>
          </w:rPrChange>
        </w:rPr>
        <w:tab/>
        <w:t xml:space="preserve">Pollock, F. J. </w:t>
      </w:r>
      <w:r w:rsidRPr="00B26E5F">
        <w:rPr>
          <w:sz w:val="20"/>
          <w:szCs w:val="20"/>
          <w:rPrChange w:id="85" w:author="Microsoft Office User" w:date="2023-09-11T13:17:00Z">
            <w:rPr/>
          </w:rPrChange>
        </w:rPr>
        <w:fldChar w:fldCharType="end"/>
      </w:r>
      <w:r w:rsidRPr="00B26E5F">
        <w:rPr>
          <w:sz w:val="20"/>
          <w:szCs w:val="20"/>
          <w:rPrChange w:id="86" w:author="Microsoft Office User" w:date="2023-09-11T13:17:00Z">
            <w:rPr/>
          </w:rPrChange>
        </w:rPr>
        <w:fldChar w:fldCharType="begin"/>
      </w:r>
      <w:r w:rsidRPr="00B26E5F">
        <w:rPr>
          <w:sz w:val="20"/>
          <w:szCs w:val="20"/>
          <w:rPrChange w:id="87" w:author="Microsoft Office User" w:date="2023-09-11T13:17:00Z">
            <w:rPr/>
          </w:rPrChange>
        </w:rPr>
        <w:instrText>HYPERLINK "https://www.zotero.org/google-docs/?n2Avay" \h</w:instrText>
      </w:r>
      <w:r w:rsidRPr="00E24C39">
        <w:rPr>
          <w:sz w:val="20"/>
          <w:szCs w:val="20"/>
        </w:rPr>
      </w:r>
      <w:r w:rsidRPr="00B26E5F">
        <w:rPr>
          <w:sz w:val="20"/>
          <w:szCs w:val="20"/>
          <w:rPrChange w:id="88" w:author="Microsoft Office User" w:date="2023-09-11T13:17:00Z">
            <w:rPr>
              <w:i/>
            </w:rPr>
          </w:rPrChange>
        </w:rPr>
        <w:fldChar w:fldCharType="separate"/>
      </w:r>
      <w:r w:rsidRPr="00B26E5F">
        <w:rPr>
          <w:i/>
          <w:sz w:val="20"/>
          <w:szCs w:val="20"/>
          <w:rPrChange w:id="89" w:author="Microsoft Office User" w:date="2023-09-11T13:17:00Z">
            <w:rPr>
              <w:i/>
            </w:rPr>
          </w:rPrChange>
        </w:rPr>
        <w:t>et al.</w:t>
      </w:r>
      <w:r w:rsidRPr="00B26E5F">
        <w:rPr>
          <w:i/>
          <w:sz w:val="20"/>
          <w:szCs w:val="20"/>
          <w:rPrChange w:id="90" w:author="Microsoft Office User" w:date="2023-09-11T13:17:00Z">
            <w:rPr>
              <w:i/>
            </w:rPr>
          </w:rPrChange>
        </w:rPr>
        <w:fldChar w:fldCharType="end"/>
      </w:r>
      <w:r w:rsidRPr="00B26E5F">
        <w:rPr>
          <w:sz w:val="20"/>
          <w:szCs w:val="20"/>
          <w:rPrChange w:id="91" w:author="Microsoft Office User" w:date="2023-09-11T13:17:00Z">
            <w:rPr/>
          </w:rPrChange>
        </w:rPr>
        <w:fldChar w:fldCharType="begin"/>
      </w:r>
      <w:r w:rsidRPr="00B26E5F">
        <w:rPr>
          <w:sz w:val="20"/>
          <w:szCs w:val="20"/>
          <w:rPrChange w:id="92" w:author="Microsoft Office User" w:date="2023-09-11T13:17:00Z">
            <w:rPr/>
          </w:rPrChange>
        </w:rPr>
        <w:instrText>HYPERLINK "https://www.zotero.org/google-docs/?n2Avay" \h</w:instrText>
      </w:r>
      <w:r w:rsidRPr="00E24C39">
        <w:rPr>
          <w:sz w:val="20"/>
          <w:szCs w:val="20"/>
        </w:rPr>
      </w:r>
      <w:r w:rsidRPr="00B26E5F">
        <w:rPr>
          <w:sz w:val="20"/>
          <w:szCs w:val="20"/>
          <w:rPrChange w:id="93" w:author="Microsoft Office User" w:date="2023-09-11T13:17:00Z">
            <w:rPr/>
          </w:rPrChange>
        </w:rPr>
        <w:fldChar w:fldCharType="separate"/>
      </w:r>
      <w:r w:rsidRPr="00B26E5F">
        <w:rPr>
          <w:sz w:val="20"/>
          <w:szCs w:val="20"/>
          <w:rPrChange w:id="94" w:author="Microsoft Office User" w:date="2023-09-11T13:17:00Z">
            <w:rPr/>
          </w:rPrChange>
        </w:rPr>
        <w:t xml:space="preserve"> Coral-associated bacteria demonstrate phylosymbiosis and cophylogeny. </w:t>
      </w:r>
      <w:r w:rsidRPr="00B26E5F">
        <w:rPr>
          <w:sz w:val="20"/>
          <w:szCs w:val="20"/>
          <w:rPrChange w:id="95" w:author="Microsoft Office User" w:date="2023-09-11T13:17:00Z">
            <w:rPr/>
          </w:rPrChange>
        </w:rPr>
        <w:fldChar w:fldCharType="end"/>
      </w:r>
      <w:r w:rsidRPr="00B26E5F">
        <w:rPr>
          <w:sz w:val="20"/>
          <w:szCs w:val="20"/>
          <w:rPrChange w:id="96" w:author="Microsoft Office User" w:date="2023-09-11T13:17:00Z">
            <w:rPr/>
          </w:rPrChange>
        </w:rPr>
        <w:fldChar w:fldCharType="begin"/>
      </w:r>
      <w:r w:rsidRPr="00B26E5F">
        <w:rPr>
          <w:sz w:val="20"/>
          <w:szCs w:val="20"/>
          <w:rPrChange w:id="97" w:author="Microsoft Office User" w:date="2023-09-11T13:17:00Z">
            <w:rPr/>
          </w:rPrChange>
        </w:rPr>
        <w:instrText>HYPERLINK "https://www.zotero.org/google-docs/?n2Avay" \h</w:instrText>
      </w:r>
      <w:r w:rsidRPr="00E24C39">
        <w:rPr>
          <w:sz w:val="20"/>
          <w:szCs w:val="20"/>
        </w:rPr>
      </w:r>
      <w:r w:rsidRPr="00B26E5F">
        <w:rPr>
          <w:sz w:val="20"/>
          <w:szCs w:val="20"/>
          <w:rPrChange w:id="98" w:author="Microsoft Office User" w:date="2023-09-11T13:17:00Z">
            <w:rPr>
              <w:i/>
            </w:rPr>
          </w:rPrChange>
        </w:rPr>
        <w:fldChar w:fldCharType="separate"/>
      </w:r>
      <w:r w:rsidRPr="00B26E5F">
        <w:rPr>
          <w:i/>
          <w:sz w:val="20"/>
          <w:szCs w:val="20"/>
          <w:rPrChange w:id="99" w:author="Microsoft Office User" w:date="2023-09-11T13:17:00Z">
            <w:rPr>
              <w:i/>
            </w:rPr>
          </w:rPrChange>
        </w:rPr>
        <w:t xml:space="preserve">Nat. Commun. </w:t>
      </w:r>
      <w:r w:rsidRPr="00B26E5F">
        <w:rPr>
          <w:i/>
          <w:sz w:val="20"/>
          <w:szCs w:val="20"/>
          <w:rPrChange w:id="100" w:author="Microsoft Office User" w:date="2023-09-11T13:17:00Z">
            <w:rPr>
              <w:i/>
            </w:rPr>
          </w:rPrChange>
        </w:rPr>
        <w:fldChar w:fldCharType="end"/>
      </w:r>
      <w:r w:rsidRPr="00B26E5F">
        <w:rPr>
          <w:sz w:val="20"/>
          <w:szCs w:val="20"/>
          <w:rPrChange w:id="101" w:author="Microsoft Office User" w:date="2023-09-11T13:17:00Z">
            <w:rPr/>
          </w:rPrChange>
        </w:rPr>
        <w:fldChar w:fldCharType="begin"/>
      </w:r>
      <w:r w:rsidRPr="00B26E5F">
        <w:rPr>
          <w:sz w:val="20"/>
          <w:szCs w:val="20"/>
          <w:rPrChange w:id="102" w:author="Microsoft Office User" w:date="2023-09-11T13:17:00Z">
            <w:rPr/>
          </w:rPrChange>
        </w:rPr>
        <w:instrText>HYPERLINK "https://www.zotero.org/google-docs/?n2Avay" \h</w:instrText>
      </w:r>
      <w:r w:rsidRPr="00E24C39">
        <w:rPr>
          <w:sz w:val="20"/>
          <w:szCs w:val="20"/>
        </w:rPr>
      </w:r>
      <w:r w:rsidRPr="00B26E5F">
        <w:rPr>
          <w:sz w:val="20"/>
          <w:szCs w:val="20"/>
          <w:rPrChange w:id="103" w:author="Microsoft Office User" w:date="2023-09-11T13:17:00Z">
            <w:rPr>
              <w:b/>
            </w:rPr>
          </w:rPrChange>
        </w:rPr>
        <w:fldChar w:fldCharType="separate"/>
      </w:r>
      <w:r w:rsidRPr="00B26E5F">
        <w:rPr>
          <w:b/>
          <w:sz w:val="20"/>
          <w:szCs w:val="20"/>
          <w:rPrChange w:id="104" w:author="Microsoft Office User" w:date="2023-09-11T13:17:00Z">
            <w:rPr>
              <w:b/>
            </w:rPr>
          </w:rPrChange>
        </w:rPr>
        <w:t>9</w:t>
      </w:r>
      <w:r w:rsidRPr="00B26E5F">
        <w:rPr>
          <w:b/>
          <w:sz w:val="20"/>
          <w:szCs w:val="20"/>
          <w:rPrChange w:id="105" w:author="Microsoft Office User" w:date="2023-09-11T13:17:00Z">
            <w:rPr>
              <w:b/>
            </w:rPr>
          </w:rPrChange>
        </w:rPr>
        <w:fldChar w:fldCharType="end"/>
      </w:r>
      <w:r w:rsidRPr="00B26E5F">
        <w:rPr>
          <w:sz w:val="20"/>
          <w:szCs w:val="20"/>
          <w:rPrChange w:id="106" w:author="Microsoft Office User" w:date="2023-09-11T13:17:00Z">
            <w:rPr/>
          </w:rPrChange>
        </w:rPr>
        <w:fldChar w:fldCharType="begin"/>
      </w:r>
      <w:r w:rsidRPr="00B26E5F">
        <w:rPr>
          <w:sz w:val="20"/>
          <w:szCs w:val="20"/>
          <w:rPrChange w:id="107" w:author="Microsoft Office User" w:date="2023-09-11T13:17:00Z">
            <w:rPr/>
          </w:rPrChange>
        </w:rPr>
        <w:instrText>HYPERLINK "https://www.zotero.org/google-docs/?n2Avay" \h</w:instrText>
      </w:r>
      <w:r w:rsidRPr="00E24C39">
        <w:rPr>
          <w:sz w:val="20"/>
          <w:szCs w:val="20"/>
        </w:rPr>
      </w:r>
      <w:r w:rsidRPr="00B26E5F">
        <w:rPr>
          <w:sz w:val="20"/>
          <w:szCs w:val="20"/>
          <w:rPrChange w:id="108" w:author="Microsoft Office User" w:date="2023-09-11T13:17:00Z">
            <w:rPr/>
          </w:rPrChange>
        </w:rPr>
        <w:fldChar w:fldCharType="separate"/>
      </w:r>
      <w:r w:rsidRPr="00B26E5F">
        <w:rPr>
          <w:sz w:val="20"/>
          <w:szCs w:val="20"/>
          <w:rPrChange w:id="109" w:author="Microsoft Office User" w:date="2023-09-11T13:17:00Z">
            <w:rPr/>
          </w:rPrChange>
        </w:rPr>
        <w:t>, 4921 (2018).</w:t>
      </w:r>
      <w:r w:rsidRPr="00B26E5F">
        <w:rPr>
          <w:sz w:val="20"/>
          <w:szCs w:val="20"/>
          <w:rPrChange w:id="110"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111" w:author="Microsoft Office User" w:date="2023-09-11T13:17:00Z">
            <w:rPr/>
          </w:rPrChange>
        </w:rPr>
        <w:pPrChange w:id="112" w:author="Microsoft Office User" w:date="2023-09-11T13:17:00Z">
          <w:pPr/>
        </w:pPrChange>
      </w:pPr>
    </w:p>
    <w:p w14:paraId="59F59055" w14:textId="77777777" w:rsidR="000C56B0" w:rsidRPr="00B26E5F" w:rsidRDefault="00367A15">
      <w:pPr>
        <w:snapToGrid w:val="0"/>
        <w:contextualSpacing/>
        <w:rPr>
          <w:sz w:val="20"/>
          <w:szCs w:val="20"/>
          <w:rPrChange w:id="113" w:author="Microsoft Office User" w:date="2023-09-11T13:17:00Z">
            <w:rPr/>
          </w:rPrChange>
        </w:rPr>
        <w:pPrChange w:id="114" w:author="Microsoft Office User" w:date="2023-09-11T13:17:00Z">
          <w:pPr/>
        </w:pPrChange>
      </w:pPr>
      <w:r w:rsidRPr="00B26E5F">
        <w:rPr>
          <w:sz w:val="20"/>
          <w:szCs w:val="20"/>
          <w:rPrChange w:id="115" w:author="Microsoft Office User" w:date="2023-09-11T13:17:00Z">
            <w:rPr/>
          </w:rPrChange>
        </w:rPr>
        <w:fldChar w:fldCharType="begin"/>
      </w:r>
      <w:r w:rsidRPr="00B26E5F">
        <w:rPr>
          <w:sz w:val="20"/>
          <w:szCs w:val="20"/>
          <w:rPrChange w:id="116" w:author="Microsoft Office User" w:date="2023-09-11T13:17:00Z">
            <w:rPr/>
          </w:rPrChange>
        </w:rPr>
        <w:instrText>HYPERLINK "https://www.zotero.org/google-docs/?n2Avay" \h</w:instrText>
      </w:r>
      <w:r w:rsidRPr="00E24C39">
        <w:rPr>
          <w:sz w:val="20"/>
          <w:szCs w:val="20"/>
        </w:rPr>
      </w:r>
      <w:r w:rsidRPr="00B26E5F">
        <w:rPr>
          <w:sz w:val="20"/>
          <w:szCs w:val="20"/>
          <w:rPrChange w:id="117" w:author="Microsoft Office User" w:date="2023-09-11T13:17:00Z">
            <w:rPr/>
          </w:rPrChange>
        </w:rPr>
        <w:fldChar w:fldCharType="separate"/>
      </w:r>
      <w:r w:rsidRPr="00B26E5F">
        <w:rPr>
          <w:sz w:val="20"/>
          <w:szCs w:val="20"/>
          <w:rPrChange w:id="118" w:author="Microsoft Office User" w:date="2023-09-11T13:17:00Z">
            <w:rPr/>
          </w:rPrChange>
        </w:rPr>
        <w:t>4.</w:t>
      </w:r>
      <w:r w:rsidRPr="00B26E5F">
        <w:rPr>
          <w:sz w:val="20"/>
          <w:szCs w:val="20"/>
          <w:rPrChange w:id="119" w:author="Microsoft Office User" w:date="2023-09-11T13:17:00Z">
            <w:rPr/>
          </w:rPrChange>
        </w:rPr>
        <w:tab/>
        <w:t xml:space="preserve">Ricci, F. </w:t>
      </w:r>
      <w:r w:rsidRPr="00B26E5F">
        <w:rPr>
          <w:sz w:val="20"/>
          <w:szCs w:val="20"/>
          <w:rPrChange w:id="120" w:author="Microsoft Office User" w:date="2023-09-11T13:17:00Z">
            <w:rPr/>
          </w:rPrChange>
        </w:rPr>
        <w:fldChar w:fldCharType="end"/>
      </w:r>
      <w:r w:rsidRPr="00B26E5F">
        <w:rPr>
          <w:sz w:val="20"/>
          <w:szCs w:val="20"/>
          <w:rPrChange w:id="121" w:author="Microsoft Office User" w:date="2023-09-11T13:17:00Z">
            <w:rPr/>
          </w:rPrChange>
        </w:rPr>
        <w:fldChar w:fldCharType="begin"/>
      </w:r>
      <w:r w:rsidRPr="00B26E5F">
        <w:rPr>
          <w:sz w:val="20"/>
          <w:szCs w:val="20"/>
          <w:rPrChange w:id="122" w:author="Microsoft Office User" w:date="2023-09-11T13:17:00Z">
            <w:rPr/>
          </w:rPrChange>
        </w:rPr>
        <w:instrText>HYPERLINK "https://www.zotero.org/google-docs/?n2Avay" \h</w:instrText>
      </w:r>
      <w:r w:rsidRPr="00E24C39">
        <w:rPr>
          <w:sz w:val="20"/>
          <w:szCs w:val="20"/>
        </w:rPr>
      </w:r>
      <w:r w:rsidRPr="00B26E5F">
        <w:rPr>
          <w:sz w:val="20"/>
          <w:szCs w:val="20"/>
          <w:rPrChange w:id="123" w:author="Microsoft Office User" w:date="2023-09-11T13:17:00Z">
            <w:rPr>
              <w:i/>
            </w:rPr>
          </w:rPrChange>
        </w:rPr>
        <w:fldChar w:fldCharType="separate"/>
      </w:r>
      <w:r w:rsidRPr="00B26E5F">
        <w:rPr>
          <w:i/>
          <w:sz w:val="20"/>
          <w:szCs w:val="20"/>
          <w:rPrChange w:id="124" w:author="Microsoft Office User" w:date="2023-09-11T13:17:00Z">
            <w:rPr>
              <w:i/>
            </w:rPr>
          </w:rPrChange>
        </w:rPr>
        <w:t>et al.</w:t>
      </w:r>
      <w:r w:rsidRPr="00B26E5F">
        <w:rPr>
          <w:i/>
          <w:sz w:val="20"/>
          <w:szCs w:val="20"/>
          <w:rPrChange w:id="125" w:author="Microsoft Office User" w:date="2023-09-11T13:17:00Z">
            <w:rPr>
              <w:i/>
            </w:rPr>
          </w:rPrChange>
        </w:rPr>
        <w:fldChar w:fldCharType="end"/>
      </w:r>
      <w:r w:rsidRPr="00B26E5F">
        <w:rPr>
          <w:sz w:val="20"/>
          <w:szCs w:val="20"/>
          <w:rPrChange w:id="126" w:author="Microsoft Office User" w:date="2023-09-11T13:17:00Z">
            <w:rPr/>
          </w:rPrChange>
        </w:rPr>
        <w:fldChar w:fldCharType="begin"/>
      </w:r>
      <w:r w:rsidRPr="00B26E5F">
        <w:rPr>
          <w:sz w:val="20"/>
          <w:szCs w:val="20"/>
          <w:rPrChange w:id="127" w:author="Microsoft Office User" w:date="2023-09-11T13:17:00Z">
            <w:rPr/>
          </w:rPrChange>
        </w:rPr>
        <w:instrText>HYPERLINK "https://www.zotero.org/google-docs/?n2Avay" \h</w:instrText>
      </w:r>
      <w:r w:rsidRPr="00E24C39">
        <w:rPr>
          <w:sz w:val="20"/>
          <w:szCs w:val="20"/>
        </w:rPr>
      </w:r>
      <w:r w:rsidRPr="00B26E5F">
        <w:rPr>
          <w:sz w:val="20"/>
          <w:szCs w:val="20"/>
          <w:rPrChange w:id="128" w:author="Microsoft Office User" w:date="2023-09-11T13:17:00Z">
            <w:rPr/>
          </w:rPrChange>
        </w:rPr>
        <w:fldChar w:fldCharType="separate"/>
      </w:r>
      <w:r w:rsidRPr="00B26E5F">
        <w:rPr>
          <w:sz w:val="20"/>
          <w:szCs w:val="20"/>
          <w:rPrChange w:id="129" w:author="Microsoft Office User" w:date="2023-09-11T13:17:00Z">
            <w:rPr/>
          </w:rPrChange>
        </w:rPr>
        <w:t xml:space="preserve"> Host Traits and Phylogeny Contribute to Shaping Coral-Bacterial Symbioses. </w:t>
      </w:r>
      <w:r w:rsidRPr="00B26E5F">
        <w:rPr>
          <w:sz w:val="20"/>
          <w:szCs w:val="20"/>
          <w:rPrChange w:id="130" w:author="Microsoft Office User" w:date="2023-09-11T13:17:00Z">
            <w:rPr/>
          </w:rPrChange>
        </w:rPr>
        <w:fldChar w:fldCharType="end"/>
      </w:r>
      <w:r w:rsidRPr="00B26E5F">
        <w:rPr>
          <w:sz w:val="20"/>
          <w:szCs w:val="20"/>
          <w:rPrChange w:id="131" w:author="Microsoft Office User" w:date="2023-09-11T13:17:00Z">
            <w:rPr/>
          </w:rPrChange>
        </w:rPr>
        <w:fldChar w:fldCharType="begin"/>
      </w:r>
      <w:r w:rsidRPr="00B26E5F">
        <w:rPr>
          <w:sz w:val="20"/>
          <w:szCs w:val="20"/>
          <w:rPrChange w:id="132" w:author="Microsoft Office User" w:date="2023-09-11T13:17:00Z">
            <w:rPr/>
          </w:rPrChange>
        </w:rPr>
        <w:instrText>HYPERLINK "https://www.zotero.org/google-docs/?n2Avay" \h</w:instrText>
      </w:r>
      <w:r w:rsidRPr="00E24C39">
        <w:rPr>
          <w:sz w:val="20"/>
          <w:szCs w:val="20"/>
        </w:rPr>
      </w:r>
      <w:r w:rsidRPr="00B26E5F">
        <w:rPr>
          <w:sz w:val="20"/>
          <w:szCs w:val="20"/>
          <w:rPrChange w:id="133" w:author="Microsoft Office User" w:date="2023-09-11T13:17:00Z">
            <w:rPr>
              <w:i/>
            </w:rPr>
          </w:rPrChange>
        </w:rPr>
        <w:fldChar w:fldCharType="separate"/>
      </w:r>
      <w:r w:rsidRPr="00B26E5F">
        <w:rPr>
          <w:i/>
          <w:sz w:val="20"/>
          <w:szCs w:val="20"/>
          <w:rPrChange w:id="134" w:author="Microsoft Office User" w:date="2023-09-11T13:17:00Z">
            <w:rPr>
              <w:i/>
            </w:rPr>
          </w:rPrChange>
        </w:rPr>
        <w:t xml:space="preserve">Msystems </w:t>
      </w:r>
      <w:r w:rsidRPr="00B26E5F">
        <w:rPr>
          <w:i/>
          <w:sz w:val="20"/>
          <w:szCs w:val="20"/>
          <w:rPrChange w:id="135" w:author="Microsoft Office User" w:date="2023-09-11T13:17:00Z">
            <w:rPr>
              <w:i/>
            </w:rPr>
          </w:rPrChange>
        </w:rPr>
        <w:fldChar w:fldCharType="end"/>
      </w:r>
      <w:r w:rsidRPr="00B26E5F">
        <w:rPr>
          <w:sz w:val="20"/>
          <w:szCs w:val="20"/>
          <w:rPrChange w:id="136" w:author="Microsoft Office User" w:date="2023-09-11T13:17:00Z">
            <w:rPr/>
          </w:rPrChange>
        </w:rPr>
        <w:fldChar w:fldCharType="begin"/>
      </w:r>
      <w:r w:rsidRPr="00B26E5F">
        <w:rPr>
          <w:sz w:val="20"/>
          <w:szCs w:val="20"/>
          <w:rPrChange w:id="137" w:author="Microsoft Office User" w:date="2023-09-11T13:17:00Z">
            <w:rPr/>
          </w:rPrChange>
        </w:rPr>
        <w:instrText>HYPERLINK "https://www.zotero.org/google-docs/?n2Avay" \h</w:instrText>
      </w:r>
      <w:r w:rsidRPr="00E24C39">
        <w:rPr>
          <w:sz w:val="20"/>
          <w:szCs w:val="20"/>
        </w:rPr>
      </w:r>
      <w:r w:rsidRPr="00B26E5F">
        <w:rPr>
          <w:sz w:val="20"/>
          <w:szCs w:val="20"/>
          <w:rPrChange w:id="138" w:author="Microsoft Office User" w:date="2023-09-11T13:17:00Z">
            <w:rPr>
              <w:b/>
            </w:rPr>
          </w:rPrChange>
        </w:rPr>
        <w:fldChar w:fldCharType="separate"/>
      </w:r>
      <w:r w:rsidRPr="00B26E5F">
        <w:rPr>
          <w:b/>
          <w:sz w:val="20"/>
          <w:szCs w:val="20"/>
          <w:rPrChange w:id="139" w:author="Microsoft Office User" w:date="2023-09-11T13:17:00Z">
            <w:rPr>
              <w:b/>
            </w:rPr>
          </w:rPrChange>
        </w:rPr>
        <w:t>7</w:t>
      </w:r>
      <w:r w:rsidRPr="00B26E5F">
        <w:rPr>
          <w:b/>
          <w:sz w:val="20"/>
          <w:szCs w:val="20"/>
          <w:rPrChange w:id="140" w:author="Microsoft Office User" w:date="2023-09-11T13:17:00Z">
            <w:rPr>
              <w:b/>
            </w:rPr>
          </w:rPrChange>
        </w:rPr>
        <w:fldChar w:fldCharType="end"/>
      </w:r>
      <w:r w:rsidRPr="00B26E5F">
        <w:rPr>
          <w:sz w:val="20"/>
          <w:szCs w:val="20"/>
          <w:rPrChange w:id="141" w:author="Microsoft Office User" w:date="2023-09-11T13:17:00Z">
            <w:rPr/>
          </w:rPrChange>
        </w:rPr>
        <w:fldChar w:fldCharType="begin"/>
      </w:r>
      <w:r w:rsidRPr="00B26E5F">
        <w:rPr>
          <w:sz w:val="20"/>
          <w:szCs w:val="20"/>
          <w:rPrChange w:id="142" w:author="Microsoft Office User" w:date="2023-09-11T13:17:00Z">
            <w:rPr/>
          </w:rPrChange>
        </w:rPr>
        <w:instrText>HYPERLINK "https://www.zotero.org/google-docs/?n2Avay" \h</w:instrText>
      </w:r>
      <w:r w:rsidRPr="00E24C39">
        <w:rPr>
          <w:sz w:val="20"/>
          <w:szCs w:val="20"/>
        </w:rPr>
      </w:r>
      <w:r w:rsidRPr="00B26E5F">
        <w:rPr>
          <w:sz w:val="20"/>
          <w:szCs w:val="20"/>
          <w:rPrChange w:id="143" w:author="Microsoft Office User" w:date="2023-09-11T13:17:00Z">
            <w:rPr/>
          </w:rPrChange>
        </w:rPr>
        <w:fldChar w:fldCharType="separate"/>
      </w:r>
      <w:r w:rsidRPr="00B26E5F">
        <w:rPr>
          <w:sz w:val="20"/>
          <w:szCs w:val="20"/>
          <w:rPrChange w:id="144" w:author="Microsoft Office User" w:date="2023-09-11T13:17:00Z">
            <w:rPr/>
          </w:rPrChange>
        </w:rPr>
        <w:t>, e00044-22 (2022).</w:t>
      </w:r>
      <w:r w:rsidRPr="00B26E5F">
        <w:rPr>
          <w:sz w:val="20"/>
          <w:szCs w:val="20"/>
          <w:rPrChange w:id="145"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146" w:author="Microsoft Office User" w:date="2023-09-11T13:17:00Z">
            <w:rPr/>
          </w:rPrChange>
        </w:rPr>
        <w:pPrChange w:id="147" w:author="Microsoft Office User" w:date="2023-09-11T13:17:00Z">
          <w:pPr/>
        </w:pPrChange>
      </w:pPr>
    </w:p>
    <w:p w14:paraId="3CAEFDCC" w14:textId="77777777" w:rsidR="000C56B0" w:rsidRPr="00B26E5F" w:rsidRDefault="00367A15">
      <w:pPr>
        <w:snapToGrid w:val="0"/>
        <w:contextualSpacing/>
        <w:rPr>
          <w:sz w:val="20"/>
          <w:szCs w:val="20"/>
          <w:rPrChange w:id="148" w:author="Microsoft Office User" w:date="2023-09-11T13:17:00Z">
            <w:rPr/>
          </w:rPrChange>
        </w:rPr>
        <w:pPrChange w:id="149" w:author="Microsoft Office User" w:date="2023-09-11T13:17:00Z">
          <w:pPr/>
        </w:pPrChange>
      </w:pPr>
      <w:r w:rsidRPr="00B26E5F">
        <w:rPr>
          <w:sz w:val="20"/>
          <w:szCs w:val="20"/>
          <w:rPrChange w:id="150" w:author="Microsoft Office User" w:date="2023-09-11T13:17:00Z">
            <w:rPr/>
          </w:rPrChange>
        </w:rPr>
        <w:fldChar w:fldCharType="begin"/>
      </w:r>
      <w:r w:rsidRPr="00B26E5F">
        <w:rPr>
          <w:sz w:val="20"/>
          <w:szCs w:val="20"/>
          <w:rPrChange w:id="151" w:author="Microsoft Office User" w:date="2023-09-11T13:17:00Z">
            <w:rPr/>
          </w:rPrChange>
        </w:rPr>
        <w:instrText>HYPERLINK "https://www.zotero.org/google-docs/?n2Avay" \h</w:instrText>
      </w:r>
      <w:r w:rsidRPr="00E24C39">
        <w:rPr>
          <w:sz w:val="20"/>
          <w:szCs w:val="20"/>
        </w:rPr>
      </w:r>
      <w:r w:rsidRPr="00B26E5F">
        <w:rPr>
          <w:sz w:val="20"/>
          <w:szCs w:val="20"/>
          <w:rPrChange w:id="152" w:author="Microsoft Office User" w:date="2023-09-11T13:17:00Z">
            <w:rPr/>
          </w:rPrChange>
        </w:rPr>
        <w:fldChar w:fldCharType="separate"/>
      </w:r>
      <w:r w:rsidRPr="00B26E5F">
        <w:rPr>
          <w:sz w:val="20"/>
          <w:szCs w:val="20"/>
          <w:rPrChange w:id="153" w:author="Microsoft Office User" w:date="2023-09-11T13:17:00Z">
            <w:rPr/>
          </w:rPrChange>
        </w:rPr>
        <w:t>5.</w:t>
      </w:r>
      <w:r w:rsidRPr="00B26E5F">
        <w:rPr>
          <w:sz w:val="20"/>
          <w:szCs w:val="20"/>
          <w:rPrChange w:id="154" w:author="Microsoft Office User" w:date="2023-09-11T13:17:00Z">
            <w:rPr/>
          </w:rPrChange>
        </w:rPr>
        <w:tab/>
        <w:t xml:space="preserve">Hernandez-Agreda, A., Leggat, W., Bongaerts, P., Herrera, C. &amp; Ainsworth, T. D. Rethinking the coral microbiome: simplicity exists within a diverse microbial biosphere. </w:t>
      </w:r>
      <w:r w:rsidRPr="00B26E5F">
        <w:rPr>
          <w:sz w:val="20"/>
          <w:szCs w:val="20"/>
          <w:rPrChange w:id="155" w:author="Microsoft Office User" w:date="2023-09-11T13:17:00Z">
            <w:rPr/>
          </w:rPrChange>
        </w:rPr>
        <w:fldChar w:fldCharType="end"/>
      </w:r>
      <w:r w:rsidRPr="00B26E5F">
        <w:rPr>
          <w:sz w:val="20"/>
          <w:szCs w:val="20"/>
          <w:rPrChange w:id="156" w:author="Microsoft Office User" w:date="2023-09-11T13:17:00Z">
            <w:rPr/>
          </w:rPrChange>
        </w:rPr>
        <w:fldChar w:fldCharType="begin"/>
      </w:r>
      <w:r w:rsidRPr="00B26E5F">
        <w:rPr>
          <w:sz w:val="20"/>
          <w:szCs w:val="20"/>
          <w:rPrChange w:id="157" w:author="Microsoft Office User" w:date="2023-09-11T13:17:00Z">
            <w:rPr/>
          </w:rPrChange>
        </w:rPr>
        <w:instrText>HYPERLINK "https://www.zotero.org/google-docs/?n2Avay" \h</w:instrText>
      </w:r>
      <w:r w:rsidRPr="00E24C39">
        <w:rPr>
          <w:sz w:val="20"/>
          <w:szCs w:val="20"/>
        </w:rPr>
      </w:r>
      <w:r w:rsidRPr="00B26E5F">
        <w:rPr>
          <w:sz w:val="20"/>
          <w:szCs w:val="20"/>
          <w:rPrChange w:id="158" w:author="Microsoft Office User" w:date="2023-09-11T13:17:00Z">
            <w:rPr>
              <w:i/>
            </w:rPr>
          </w:rPrChange>
        </w:rPr>
        <w:fldChar w:fldCharType="separate"/>
      </w:r>
      <w:r w:rsidRPr="00B26E5F">
        <w:rPr>
          <w:i/>
          <w:sz w:val="20"/>
          <w:szCs w:val="20"/>
          <w:rPrChange w:id="159" w:author="Microsoft Office User" w:date="2023-09-11T13:17:00Z">
            <w:rPr>
              <w:i/>
            </w:rPr>
          </w:rPrChange>
        </w:rPr>
        <w:t xml:space="preserve">MBio </w:t>
      </w:r>
      <w:r w:rsidRPr="00B26E5F">
        <w:rPr>
          <w:i/>
          <w:sz w:val="20"/>
          <w:szCs w:val="20"/>
          <w:rPrChange w:id="160" w:author="Microsoft Office User" w:date="2023-09-11T13:17:00Z">
            <w:rPr>
              <w:i/>
            </w:rPr>
          </w:rPrChange>
        </w:rPr>
        <w:fldChar w:fldCharType="end"/>
      </w:r>
      <w:r w:rsidRPr="00B26E5F">
        <w:rPr>
          <w:sz w:val="20"/>
          <w:szCs w:val="20"/>
          <w:rPrChange w:id="161" w:author="Microsoft Office User" w:date="2023-09-11T13:17:00Z">
            <w:rPr/>
          </w:rPrChange>
        </w:rPr>
        <w:fldChar w:fldCharType="begin"/>
      </w:r>
      <w:r w:rsidRPr="00B26E5F">
        <w:rPr>
          <w:sz w:val="20"/>
          <w:szCs w:val="20"/>
          <w:rPrChange w:id="162" w:author="Microsoft Office User" w:date="2023-09-11T13:17:00Z">
            <w:rPr/>
          </w:rPrChange>
        </w:rPr>
        <w:instrText>HYPERLINK "https://www.zotero.org/google-docs/?n2Avay" \h</w:instrText>
      </w:r>
      <w:r w:rsidRPr="00E24C39">
        <w:rPr>
          <w:sz w:val="20"/>
          <w:szCs w:val="20"/>
        </w:rPr>
      </w:r>
      <w:r w:rsidRPr="00B26E5F">
        <w:rPr>
          <w:sz w:val="20"/>
          <w:szCs w:val="20"/>
          <w:rPrChange w:id="163" w:author="Microsoft Office User" w:date="2023-09-11T13:17:00Z">
            <w:rPr>
              <w:b/>
            </w:rPr>
          </w:rPrChange>
        </w:rPr>
        <w:fldChar w:fldCharType="separate"/>
      </w:r>
      <w:r w:rsidRPr="00B26E5F">
        <w:rPr>
          <w:b/>
          <w:sz w:val="20"/>
          <w:szCs w:val="20"/>
          <w:rPrChange w:id="164" w:author="Microsoft Office User" w:date="2023-09-11T13:17:00Z">
            <w:rPr>
              <w:b/>
            </w:rPr>
          </w:rPrChange>
        </w:rPr>
        <w:t>9</w:t>
      </w:r>
      <w:r w:rsidRPr="00B26E5F">
        <w:rPr>
          <w:b/>
          <w:sz w:val="20"/>
          <w:szCs w:val="20"/>
          <w:rPrChange w:id="165" w:author="Microsoft Office User" w:date="2023-09-11T13:17:00Z">
            <w:rPr>
              <w:b/>
            </w:rPr>
          </w:rPrChange>
        </w:rPr>
        <w:fldChar w:fldCharType="end"/>
      </w:r>
      <w:r w:rsidRPr="00B26E5F">
        <w:rPr>
          <w:sz w:val="20"/>
          <w:szCs w:val="20"/>
          <w:rPrChange w:id="166" w:author="Microsoft Office User" w:date="2023-09-11T13:17:00Z">
            <w:rPr/>
          </w:rPrChange>
        </w:rPr>
        <w:fldChar w:fldCharType="begin"/>
      </w:r>
      <w:r w:rsidRPr="00B26E5F">
        <w:rPr>
          <w:sz w:val="20"/>
          <w:szCs w:val="20"/>
          <w:rPrChange w:id="167" w:author="Microsoft Office User" w:date="2023-09-11T13:17:00Z">
            <w:rPr/>
          </w:rPrChange>
        </w:rPr>
        <w:instrText>HYPERLINK "https://www.zotero.org/google-docs/?n2Avay" \h</w:instrText>
      </w:r>
      <w:r w:rsidRPr="00E24C39">
        <w:rPr>
          <w:sz w:val="20"/>
          <w:szCs w:val="20"/>
        </w:rPr>
      </w:r>
      <w:r w:rsidRPr="00B26E5F">
        <w:rPr>
          <w:sz w:val="20"/>
          <w:szCs w:val="20"/>
          <w:rPrChange w:id="168" w:author="Microsoft Office User" w:date="2023-09-11T13:17:00Z">
            <w:rPr/>
          </w:rPrChange>
        </w:rPr>
        <w:fldChar w:fldCharType="separate"/>
      </w:r>
      <w:r w:rsidRPr="00B26E5F">
        <w:rPr>
          <w:sz w:val="20"/>
          <w:szCs w:val="20"/>
          <w:rPrChange w:id="169" w:author="Microsoft Office User" w:date="2023-09-11T13:17:00Z">
            <w:rPr/>
          </w:rPrChange>
        </w:rPr>
        <w:t>, e00812-18 (2018).</w:t>
      </w:r>
      <w:r w:rsidRPr="00B26E5F">
        <w:rPr>
          <w:sz w:val="20"/>
          <w:szCs w:val="20"/>
          <w:rPrChange w:id="170"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171" w:author="Microsoft Office User" w:date="2023-09-11T13:17:00Z">
            <w:rPr/>
          </w:rPrChange>
        </w:rPr>
        <w:pPrChange w:id="172" w:author="Microsoft Office User" w:date="2023-09-11T13:17:00Z">
          <w:pPr/>
        </w:pPrChange>
      </w:pPr>
    </w:p>
    <w:p w14:paraId="204B4AAF" w14:textId="77777777" w:rsidR="000C56B0" w:rsidRPr="00B26E5F" w:rsidRDefault="00367A15">
      <w:pPr>
        <w:snapToGrid w:val="0"/>
        <w:contextualSpacing/>
        <w:rPr>
          <w:sz w:val="20"/>
          <w:szCs w:val="20"/>
          <w:rPrChange w:id="173" w:author="Microsoft Office User" w:date="2023-09-11T13:17:00Z">
            <w:rPr/>
          </w:rPrChange>
        </w:rPr>
        <w:pPrChange w:id="174" w:author="Microsoft Office User" w:date="2023-09-11T13:17:00Z">
          <w:pPr/>
        </w:pPrChange>
      </w:pPr>
      <w:r w:rsidRPr="00B26E5F">
        <w:rPr>
          <w:sz w:val="20"/>
          <w:szCs w:val="20"/>
          <w:rPrChange w:id="175" w:author="Microsoft Office User" w:date="2023-09-11T13:17:00Z">
            <w:rPr/>
          </w:rPrChange>
        </w:rPr>
        <w:fldChar w:fldCharType="begin"/>
      </w:r>
      <w:r w:rsidRPr="00B26E5F">
        <w:rPr>
          <w:sz w:val="20"/>
          <w:szCs w:val="20"/>
          <w:rPrChange w:id="176" w:author="Microsoft Office User" w:date="2023-09-11T13:17:00Z">
            <w:rPr/>
          </w:rPrChange>
        </w:rPr>
        <w:instrText>HYPERLINK "https://www.zotero.org/google-docs/?n2Avay" \h</w:instrText>
      </w:r>
      <w:r w:rsidRPr="00E24C39">
        <w:rPr>
          <w:sz w:val="20"/>
          <w:szCs w:val="20"/>
        </w:rPr>
      </w:r>
      <w:r w:rsidRPr="00B26E5F">
        <w:rPr>
          <w:sz w:val="20"/>
          <w:szCs w:val="20"/>
          <w:rPrChange w:id="177" w:author="Microsoft Office User" w:date="2023-09-11T13:17:00Z">
            <w:rPr/>
          </w:rPrChange>
        </w:rPr>
        <w:fldChar w:fldCharType="separate"/>
      </w:r>
      <w:r w:rsidRPr="00B26E5F">
        <w:rPr>
          <w:sz w:val="20"/>
          <w:szCs w:val="20"/>
          <w:rPrChange w:id="178" w:author="Microsoft Office User" w:date="2023-09-11T13:17:00Z">
            <w:rPr/>
          </w:rPrChange>
        </w:rPr>
        <w:t>6.</w:t>
      </w:r>
      <w:r w:rsidRPr="00B26E5F">
        <w:rPr>
          <w:sz w:val="20"/>
          <w:szCs w:val="20"/>
          <w:rPrChange w:id="179" w:author="Microsoft Office User" w:date="2023-09-11T13:17:00Z">
            <w:rPr/>
          </w:rPrChange>
        </w:rPr>
        <w:tab/>
        <w:t xml:space="preserve">Littman, R. A., Willis, B. L., Pfeffer, C. &amp; Bourne, D. G. Diversities of coral-associated bacteria differ with location, but not species, for three acroporid corals on the Great Barrier Reef. </w:t>
      </w:r>
      <w:r w:rsidRPr="00B26E5F">
        <w:rPr>
          <w:sz w:val="20"/>
          <w:szCs w:val="20"/>
          <w:rPrChange w:id="180" w:author="Microsoft Office User" w:date="2023-09-11T13:17:00Z">
            <w:rPr/>
          </w:rPrChange>
        </w:rPr>
        <w:fldChar w:fldCharType="end"/>
      </w:r>
      <w:r w:rsidRPr="00B26E5F">
        <w:rPr>
          <w:sz w:val="20"/>
          <w:szCs w:val="20"/>
          <w:rPrChange w:id="181" w:author="Microsoft Office User" w:date="2023-09-11T13:17:00Z">
            <w:rPr/>
          </w:rPrChange>
        </w:rPr>
        <w:fldChar w:fldCharType="begin"/>
      </w:r>
      <w:r w:rsidRPr="00B26E5F">
        <w:rPr>
          <w:sz w:val="20"/>
          <w:szCs w:val="20"/>
          <w:rPrChange w:id="182" w:author="Microsoft Office User" w:date="2023-09-11T13:17:00Z">
            <w:rPr/>
          </w:rPrChange>
        </w:rPr>
        <w:instrText>HYPERLINK "https://www.zotero.org/google-docs/?n2Avay" \h</w:instrText>
      </w:r>
      <w:r w:rsidRPr="00E24C39">
        <w:rPr>
          <w:sz w:val="20"/>
          <w:szCs w:val="20"/>
        </w:rPr>
      </w:r>
      <w:r w:rsidRPr="00B26E5F">
        <w:rPr>
          <w:sz w:val="20"/>
          <w:szCs w:val="20"/>
          <w:rPrChange w:id="183" w:author="Microsoft Office User" w:date="2023-09-11T13:17:00Z">
            <w:rPr>
              <w:i/>
            </w:rPr>
          </w:rPrChange>
        </w:rPr>
        <w:fldChar w:fldCharType="separate"/>
      </w:r>
      <w:r w:rsidRPr="00B26E5F">
        <w:rPr>
          <w:i/>
          <w:sz w:val="20"/>
          <w:szCs w:val="20"/>
          <w:rPrChange w:id="184" w:author="Microsoft Office User" w:date="2023-09-11T13:17:00Z">
            <w:rPr>
              <w:i/>
            </w:rPr>
          </w:rPrChange>
        </w:rPr>
        <w:t xml:space="preserve">FEMS Microbiol. Ecol. </w:t>
      </w:r>
      <w:r w:rsidRPr="00B26E5F">
        <w:rPr>
          <w:i/>
          <w:sz w:val="20"/>
          <w:szCs w:val="20"/>
          <w:rPrChange w:id="185" w:author="Microsoft Office User" w:date="2023-09-11T13:17:00Z">
            <w:rPr>
              <w:i/>
            </w:rPr>
          </w:rPrChange>
        </w:rPr>
        <w:fldChar w:fldCharType="end"/>
      </w:r>
      <w:r w:rsidRPr="00B26E5F">
        <w:rPr>
          <w:sz w:val="20"/>
          <w:szCs w:val="20"/>
          <w:rPrChange w:id="186" w:author="Microsoft Office User" w:date="2023-09-11T13:17:00Z">
            <w:rPr/>
          </w:rPrChange>
        </w:rPr>
        <w:fldChar w:fldCharType="begin"/>
      </w:r>
      <w:r w:rsidRPr="00B26E5F">
        <w:rPr>
          <w:sz w:val="20"/>
          <w:szCs w:val="20"/>
          <w:rPrChange w:id="187" w:author="Microsoft Office User" w:date="2023-09-11T13:17:00Z">
            <w:rPr/>
          </w:rPrChange>
        </w:rPr>
        <w:instrText>HYPERLINK "https://www.zotero.org/google-docs/?n2Avay" \h</w:instrText>
      </w:r>
      <w:r w:rsidRPr="00E24C39">
        <w:rPr>
          <w:sz w:val="20"/>
          <w:szCs w:val="20"/>
        </w:rPr>
      </w:r>
      <w:r w:rsidRPr="00B26E5F">
        <w:rPr>
          <w:sz w:val="20"/>
          <w:szCs w:val="20"/>
          <w:rPrChange w:id="188" w:author="Microsoft Office User" w:date="2023-09-11T13:17:00Z">
            <w:rPr>
              <w:b/>
            </w:rPr>
          </w:rPrChange>
        </w:rPr>
        <w:fldChar w:fldCharType="separate"/>
      </w:r>
      <w:r w:rsidRPr="00B26E5F">
        <w:rPr>
          <w:b/>
          <w:sz w:val="20"/>
          <w:szCs w:val="20"/>
          <w:rPrChange w:id="189" w:author="Microsoft Office User" w:date="2023-09-11T13:17:00Z">
            <w:rPr>
              <w:b/>
            </w:rPr>
          </w:rPrChange>
        </w:rPr>
        <w:t>68</w:t>
      </w:r>
      <w:r w:rsidRPr="00B26E5F">
        <w:rPr>
          <w:b/>
          <w:sz w:val="20"/>
          <w:szCs w:val="20"/>
          <w:rPrChange w:id="190" w:author="Microsoft Office User" w:date="2023-09-11T13:17:00Z">
            <w:rPr>
              <w:b/>
            </w:rPr>
          </w:rPrChange>
        </w:rPr>
        <w:fldChar w:fldCharType="end"/>
      </w:r>
      <w:r w:rsidRPr="00B26E5F">
        <w:rPr>
          <w:sz w:val="20"/>
          <w:szCs w:val="20"/>
          <w:rPrChange w:id="191" w:author="Microsoft Office User" w:date="2023-09-11T13:17:00Z">
            <w:rPr/>
          </w:rPrChange>
        </w:rPr>
        <w:fldChar w:fldCharType="begin"/>
      </w:r>
      <w:r w:rsidRPr="00B26E5F">
        <w:rPr>
          <w:sz w:val="20"/>
          <w:szCs w:val="20"/>
          <w:rPrChange w:id="192" w:author="Microsoft Office User" w:date="2023-09-11T13:17:00Z">
            <w:rPr/>
          </w:rPrChange>
        </w:rPr>
        <w:instrText>HYPERLINK "https://www.zotero.org/google-docs/?n2Avay" \h</w:instrText>
      </w:r>
      <w:r w:rsidRPr="00E24C39">
        <w:rPr>
          <w:sz w:val="20"/>
          <w:szCs w:val="20"/>
        </w:rPr>
      </w:r>
      <w:r w:rsidRPr="00B26E5F">
        <w:rPr>
          <w:sz w:val="20"/>
          <w:szCs w:val="20"/>
          <w:rPrChange w:id="193" w:author="Microsoft Office User" w:date="2023-09-11T13:17:00Z">
            <w:rPr/>
          </w:rPrChange>
        </w:rPr>
        <w:fldChar w:fldCharType="separate"/>
      </w:r>
      <w:r w:rsidRPr="00B26E5F">
        <w:rPr>
          <w:sz w:val="20"/>
          <w:szCs w:val="20"/>
          <w:rPrChange w:id="194" w:author="Microsoft Office User" w:date="2023-09-11T13:17:00Z">
            <w:rPr/>
          </w:rPrChange>
        </w:rPr>
        <w:t>, 152–163 (2009).</w:t>
      </w:r>
      <w:r w:rsidRPr="00B26E5F">
        <w:rPr>
          <w:sz w:val="20"/>
          <w:szCs w:val="20"/>
          <w:rPrChange w:id="195"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196" w:author="Microsoft Office User" w:date="2023-09-11T13:17:00Z">
            <w:rPr/>
          </w:rPrChange>
        </w:rPr>
        <w:pPrChange w:id="197" w:author="Microsoft Office User" w:date="2023-09-11T13:17:00Z">
          <w:pPr/>
        </w:pPrChange>
      </w:pPr>
    </w:p>
    <w:p w14:paraId="037CF1AC" w14:textId="1F3F7EB5" w:rsidR="000C56B0" w:rsidRPr="00B26E5F" w:rsidRDefault="00367A15">
      <w:pPr>
        <w:snapToGrid w:val="0"/>
        <w:contextualSpacing/>
        <w:rPr>
          <w:sz w:val="20"/>
          <w:szCs w:val="20"/>
          <w:rPrChange w:id="198" w:author="Microsoft Office User" w:date="2023-09-11T13:17:00Z">
            <w:rPr/>
          </w:rPrChange>
        </w:rPr>
        <w:pPrChange w:id="199" w:author="Microsoft Office User" w:date="2023-09-11T13:17:00Z">
          <w:pPr/>
        </w:pPrChange>
      </w:pPr>
      <w:r w:rsidRPr="00B26E5F">
        <w:rPr>
          <w:sz w:val="20"/>
          <w:szCs w:val="20"/>
          <w:rPrChange w:id="200" w:author="Microsoft Office User" w:date="2023-09-11T13:17:00Z">
            <w:rPr/>
          </w:rPrChange>
        </w:rPr>
        <w:fldChar w:fldCharType="begin"/>
      </w:r>
      <w:r w:rsidRPr="00B26E5F">
        <w:rPr>
          <w:sz w:val="20"/>
          <w:szCs w:val="20"/>
          <w:rPrChange w:id="201" w:author="Microsoft Office User" w:date="2023-09-11T13:17:00Z">
            <w:rPr/>
          </w:rPrChange>
        </w:rPr>
        <w:instrText>HYPERLINK "https://www.zotero.org/google-docs/?n2Avay" \h</w:instrText>
      </w:r>
      <w:r w:rsidRPr="00E24C39">
        <w:rPr>
          <w:sz w:val="20"/>
          <w:szCs w:val="20"/>
        </w:rPr>
      </w:r>
      <w:r w:rsidRPr="00B26E5F">
        <w:rPr>
          <w:sz w:val="20"/>
          <w:szCs w:val="20"/>
          <w:rPrChange w:id="202" w:author="Microsoft Office User" w:date="2023-09-11T13:17:00Z">
            <w:rPr/>
          </w:rPrChange>
        </w:rPr>
        <w:fldChar w:fldCharType="separate"/>
      </w:r>
      <w:r w:rsidRPr="00B26E5F">
        <w:rPr>
          <w:sz w:val="20"/>
          <w:szCs w:val="20"/>
          <w:rPrChange w:id="203" w:author="Microsoft Office User" w:date="2023-09-11T13:17:00Z">
            <w:rPr/>
          </w:rPrChange>
        </w:rPr>
        <w:t>7.</w:t>
      </w:r>
      <w:r w:rsidRPr="00B26E5F">
        <w:rPr>
          <w:sz w:val="20"/>
          <w:szCs w:val="20"/>
          <w:rPrChange w:id="204" w:author="Microsoft Office User" w:date="2023-09-11T13:17:00Z">
            <w:rPr/>
          </w:rPrChange>
        </w:rPr>
        <w:tab/>
        <w:t xml:space="preserve">Rodriguez‐Lanetty, M., Granados‐Cifuentes, C., Barberan, A., Bellantuono, A. J. &amp; Bastidas, C. Ecological Inferences from a deep screening of the C omplex B acterial C onsortia associated with the coral, </w:t>
      </w:r>
      <w:r w:rsidRPr="00B26E5F">
        <w:rPr>
          <w:i/>
          <w:iCs/>
          <w:sz w:val="20"/>
          <w:szCs w:val="20"/>
          <w:rPrChange w:id="205" w:author="Microsoft Office User" w:date="2023-09-11T13:17:00Z">
            <w:rPr>
              <w:i/>
              <w:iCs/>
            </w:rPr>
          </w:rPrChange>
        </w:rPr>
        <w:t>Porites astre</w:t>
      </w:r>
      <w:r w:rsidRPr="00B26E5F">
        <w:rPr>
          <w:sz w:val="20"/>
          <w:szCs w:val="20"/>
          <w:rPrChange w:id="206" w:author="Microsoft Office User" w:date="2023-09-11T13:17:00Z">
            <w:rPr/>
          </w:rPrChange>
        </w:rPr>
        <w:t xml:space="preserve">oides. </w:t>
      </w:r>
      <w:r w:rsidRPr="00B26E5F">
        <w:rPr>
          <w:sz w:val="20"/>
          <w:szCs w:val="20"/>
          <w:rPrChange w:id="207" w:author="Microsoft Office User" w:date="2023-09-11T13:17:00Z">
            <w:rPr/>
          </w:rPrChange>
        </w:rPr>
        <w:fldChar w:fldCharType="end"/>
      </w:r>
      <w:r w:rsidRPr="00B26E5F">
        <w:rPr>
          <w:sz w:val="20"/>
          <w:szCs w:val="20"/>
          <w:rPrChange w:id="208" w:author="Microsoft Office User" w:date="2023-09-11T13:17:00Z">
            <w:rPr/>
          </w:rPrChange>
        </w:rPr>
        <w:fldChar w:fldCharType="begin"/>
      </w:r>
      <w:r w:rsidRPr="00B26E5F">
        <w:rPr>
          <w:sz w:val="20"/>
          <w:szCs w:val="20"/>
          <w:rPrChange w:id="209" w:author="Microsoft Office User" w:date="2023-09-11T13:17:00Z">
            <w:rPr/>
          </w:rPrChange>
        </w:rPr>
        <w:instrText>HYPERLINK "https://www.zotero.org/google-docs/?n2Avay" \h</w:instrText>
      </w:r>
      <w:r w:rsidRPr="00E24C39">
        <w:rPr>
          <w:sz w:val="20"/>
          <w:szCs w:val="20"/>
        </w:rPr>
      </w:r>
      <w:r w:rsidRPr="00B26E5F">
        <w:rPr>
          <w:sz w:val="20"/>
          <w:szCs w:val="20"/>
          <w:rPrChange w:id="210" w:author="Microsoft Office User" w:date="2023-09-11T13:17:00Z">
            <w:rPr>
              <w:i/>
            </w:rPr>
          </w:rPrChange>
        </w:rPr>
        <w:fldChar w:fldCharType="separate"/>
      </w:r>
      <w:r w:rsidRPr="00B26E5F">
        <w:rPr>
          <w:i/>
          <w:sz w:val="20"/>
          <w:szCs w:val="20"/>
          <w:rPrChange w:id="211" w:author="Microsoft Office User" w:date="2023-09-11T13:17:00Z">
            <w:rPr>
              <w:i/>
            </w:rPr>
          </w:rPrChange>
        </w:rPr>
        <w:t xml:space="preserve">Mol. Ecol. </w:t>
      </w:r>
      <w:r w:rsidRPr="00B26E5F">
        <w:rPr>
          <w:i/>
          <w:sz w:val="20"/>
          <w:szCs w:val="20"/>
          <w:rPrChange w:id="212" w:author="Microsoft Office User" w:date="2023-09-11T13:17:00Z">
            <w:rPr>
              <w:i/>
            </w:rPr>
          </w:rPrChange>
        </w:rPr>
        <w:fldChar w:fldCharType="end"/>
      </w:r>
      <w:r w:rsidRPr="00B26E5F">
        <w:rPr>
          <w:sz w:val="20"/>
          <w:szCs w:val="20"/>
          <w:rPrChange w:id="213" w:author="Microsoft Office User" w:date="2023-09-11T13:17:00Z">
            <w:rPr/>
          </w:rPrChange>
        </w:rPr>
        <w:fldChar w:fldCharType="begin"/>
      </w:r>
      <w:r w:rsidRPr="00B26E5F">
        <w:rPr>
          <w:sz w:val="20"/>
          <w:szCs w:val="20"/>
          <w:rPrChange w:id="214" w:author="Microsoft Office User" w:date="2023-09-11T13:17:00Z">
            <w:rPr/>
          </w:rPrChange>
        </w:rPr>
        <w:instrText>HYPERLINK "https://www.zotero.org/google-docs/?n2Avay" \h</w:instrText>
      </w:r>
      <w:r w:rsidRPr="00E24C39">
        <w:rPr>
          <w:sz w:val="20"/>
          <w:szCs w:val="20"/>
        </w:rPr>
      </w:r>
      <w:r w:rsidRPr="00B26E5F">
        <w:rPr>
          <w:sz w:val="20"/>
          <w:szCs w:val="20"/>
          <w:rPrChange w:id="215" w:author="Microsoft Office User" w:date="2023-09-11T13:17:00Z">
            <w:rPr>
              <w:b/>
            </w:rPr>
          </w:rPrChange>
        </w:rPr>
        <w:fldChar w:fldCharType="separate"/>
      </w:r>
      <w:r w:rsidRPr="00B26E5F">
        <w:rPr>
          <w:b/>
          <w:sz w:val="20"/>
          <w:szCs w:val="20"/>
          <w:rPrChange w:id="216" w:author="Microsoft Office User" w:date="2023-09-11T13:17:00Z">
            <w:rPr>
              <w:b/>
            </w:rPr>
          </w:rPrChange>
        </w:rPr>
        <w:t>22</w:t>
      </w:r>
      <w:r w:rsidRPr="00B26E5F">
        <w:rPr>
          <w:b/>
          <w:sz w:val="20"/>
          <w:szCs w:val="20"/>
          <w:rPrChange w:id="217" w:author="Microsoft Office User" w:date="2023-09-11T13:17:00Z">
            <w:rPr>
              <w:b/>
            </w:rPr>
          </w:rPrChange>
        </w:rPr>
        <w:fldChar w:fldCharType="end"/>
      </w:r>
      <w:r w:rsidRPr="00B26E5F">
        <w:rPr>
          <w:sz w:val="20"/>
          <w:szCs w:val="20"/>
          <w:rPrChange w:id="218" w:author="Microsoft Office User" w:date="2023-09-11T13:17:00Z">
            <w:rPr/>
          </w:rPrChange>
        </w:rPr>
        <w:fldChar w:fldCharType="begin"/>
      </w:r>
      <w:r w:rsidRPr="00B26E5F">
        <w:rPr>
          <w:sz w:val="20"/>
          <w:szCs w:val="20"/>
          <w:rPrChange w:id="219" w:author="Microsoft Office User" w:date="2023-09-11T13:17:00Z">
            <w:rPr/>
          </w:rPrChange>
        </w:rPr>
        <w:instrText>HYPERLINK "https://www.zotero.org/google-docs/?n2Avay" \h</w:instrText>
      </w:r>
      <w:r w:rsidRPr="00E24C39">
        <w:rPr>
          <w:sz w:val="20"/>
          <w:szCs w:val="20"/>
        </w:rPr>
      </w:r>
      <w:r w:rsidRPr="00B26E5F">
        <w:rPr>
          <w:sz w:val="20"/>
          <w:szCs w:val="20"/>
          <w:rPrChange w:id="220" w:author="Microsoft Office User" w:date="2023-09-11T13:17:00Z">
            <w:rPr/>
          </w:rPrChange>
        </w:rPr>
        <w:fldChar w:fldCharType="separate"/>
      </w:r>
      <w:r w:rsidRPr="00B26E5F">
        <w:rPr>
          <w:sz w:val="20"/>
          <w:szCs w:val="20"/>
          <w:rPrChange w:id="221" w:author="Microsoft Office User" w:date="2023-09-11T13:17:00Z">
            <w:rPr/>
          </w:rPrChange>
        </w:rPr>
        <w:t>, 4349–4362 (2013).</w:t>
      </w:r>
      <w:r w:rsidRPr="00B26E5F">
        <w:rPr>
          <w:sz w:val="20"/>
          <w:szCs w:val="20"/>
          <w:rPrChange w:id="222"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223" w:author="Microsoft Office User" w:date="2023-09-11T13:17:00Z">
            <w:rPr/>
          </w:rPrChange>
        </w:rPr>
        <w:pPrChange w:id="224" w:author="Microsoft Office User" w:date="2023-09-11T13:17:00Z">
          <w:pPr/>
        </w:pPrChange>
      </w:pPr>
    </w:p>
    <w:p w14:paraId="6B4FFBA5" w14:textId="77777777" w:rsidR="000C56B0" w:rsidRPr="00B26E5F" w:rsidRDefault="00367A15">
      <w:pPr>
        <w:snapToGrid w:val="0"/>
        <w:contextualSpacing/>
        <w:rPr>
          <w:sz w:val="20"/>
          <w:szCs w:val="20"/>
          <w:rPrChange w:id="225" w:author="Microsoft Office User" w:date="2023-09-11T13:17:00Z">
            <w:rPr/>
          </w:rPrChange>
        </w:rPr>
        <w:pPrChange w:id="226" w:author="Microsoft Office User" w:date="2023-09-11T13:17:00Z">
          <w:pPr/>
        </w:pPrChange>
      </w:pPr>
      <w:r w:rsidRPr="00B26E5F">
        <w:rPr>
          <w:sz w:val="20"/>
          <w:szCs w:val="20"/>
          <w:rPrChange w:id="227" w:author="Microsoft Office User" w:date="2023-09-11T13:17:00Z">
            <w:rPr/>
          </w:rPrChange>
        </w:rPr>
        <w:fldChar w:fldCharType="begin"/>
      </w:r>
      <w:r w:rsidRPr="00B26E5F">
        <w:rPr>
          <w:sz w:val="20"/>
          <w:szCs w:val="20"/>
          <w:rPrChange w:id="228" w:author="Microsoft Office User" w:date="2023-09-11T13:17:00Z">
            <w:rPr/>
          </w:rPrChange>
        </w:rPr>
        <w:instrText>HYPERLINK "https://www.zotero.org/google-docs/?n2Avay" \h</w:instrText>
      </w:r>
      <w:r w:rsidRPr="00E24C39">
        <w:rPr>
          <w:sz w:val="20"/>
          <w:szCs w:val="20"/>
        </w:rPr>
      </w:r>
      <w:r w:rsidRPr="00B26E5F">
        <w:rPr>
          <w:sz w:val="20"/>
          <w:szCs w:val="20"/>
          <w:rPrChange w:id="229" w:author="Microsoft Office User" w:date="2023-09-11T13:17:00Z">
            <w:rPr/>
          </w:rPrChange>
        </w:rPr>
        <w:fldChar w:fldCharType="separate"/>
      </w:r>
      <w:r w:rsidRPr="00B26E5F">
        <w:rPr>
          <w:sz w:val="20"/>
          <w:szCs w:val="20"/>
          <w:rPrChange w:id="230" w:author="Microsoft Office User" w:date="2023-09-11T13:17:00Z">
            <w:rPr/>
          </w:rPrChange>
        </w:rPr>
        <w:t>8.</w:t>
      </w:r>
      <w:r w:rsidRPr="00B26E5F">
        <w:rPr>
          <w:sz w:val="20"/>
          <w:szCs w:val="20"/>
          <w:rPrChange w:id="231" w:author="Microsoft Office User" w:date="2023-09-11T13:17:00Z">
            <w:rPr/>
          </w:rPrChange>
        </w:rPr>
        <w:tab/>
        <w:t xml:space="preserve">Pantos, O., Bongaerts, P., Dennis, P. G., Tyson, G. W. &amp; Hoegh-Guldberg, O. Habitat-specific environmental conditions primarily control the microbiomes of the coral </w:t>
      </w:r>
      <w:r w:rsidRPr="00B26E5F">
        <w:rPr>
          <w:i/>
          <w:iCs/>
          <w:sz w:val="20"/>
          <w:szCs w:val="20"/>
          <w:rPrChange w:id="232" w:author="Microsoft Office User" w:date="2023-09-11T13:17:00Z">
            <w:rPr>
              <w:i/>
              <w:iCs/>
            </w:rPr>
          </w:rPrChange>
        </w:rPr>
        <w:t>Seriatopora hystrix</w:t>
      </w:r>
      <w:r w:rsidRPr="00B26E5F">
        <w:rPr>
          <w:sz w:val="20"/>
          <w:szCs w:val="20"/>
          <w:rPrChange w:id="233" w:author="Microsoft Office User" w:date="2023-09-11T13:17:00Z">
            <w:rPr/>
          </w:rPrChange>
        </w:rPr>
        <w:t xml:space="preserve">. </w:t>
      </w:r>
      <w:r w:rsidRPr="00B26E5F">
        <w:rPr>
          <w:sz w:val="20"/>
          <w:szCs w:val="20"/>
          <w:rPrChange w:id="234" w:author="Microsoft Office User" w:date="2023-09-11T13:17:00Z">
            <w:rPr/>
          </w:rPrChange>
        </w:rPr>
        <w:fldChar w:fldCharType="end"/>
      </w:r>
      <w:r w:rsidRPr="00B26E5F">
        <w:rPr>
          <w:sz w:val="20"/>
          <w:szCs w:val="20"/>
          <w:rPrChange w:id="235" w:author="Microsoft Office User" w:date="2023-09-11T13:17:00Z">
            <w:rPr/>
          </w:rPrChange>
        </w:rPr>
        <w:fldChar w:fldCharType="begin"/>
      </w:r>
      <w:r w:rsidRPr="00B26E5F">
        <w:rPr>
          <w:sz w:val="20"/>
          <w:szCs w:val="20"/>
          <w:rPrChange w:id="236" w:author="Microsoft Office User" w:date="2023-09-11T13:17:00Z">
            <w:rPr/>
          </w:rPrChange>
        </w:rPr>
        <w:instrText>HYPERLINK "https://www.zotero.org/google-docs/?n2Avay" \h</w:instrText>
      </w:r>
      <w:r w:rsidRPr="00E24C39">
        <w:rPr>
          <w:sz w:val="20"/>
          <w:szCs w:val="20"/>
        </w:rPr>
      </w:r>
      <w:r w:rsidRPr="00B26E5F">
        <w:rPr>
          <w:sz w:val="20"/>
          <w:szCs w:val="20"/>
          <w:rPrChange w:id="237" w:author="Microsoft Office User" w:date="2023-09-11T13:17:00Z">
            <w:rPr>
              <w:i/>
            </w:rPr>
          </w:rPrChange>
        </w:rPr>
        <w:fldChar w:fldCharType="separate"/>
      </w:r>
      <w:r w:rsidRPr="00B26E5F">
        <w:rPr>
          <w:i/>
          <w:sz w:val="20"/>
          <w:szCs w:val="20"/>
          <w:rPrChange w:id="238" w:author="Microsoft Office User" w:date="2023-09-11T13:17:00Z">
            <w:rPr>
              <w:i/>
            </w:rPr>
          </w:rPrChange>
        </w:rPr>
        <w:t xml:space="preserve">ISME J. </w:t>
      </w:r>
      <w:r w:rsidRPr="00B26E5F">
        <w:rPr>
          <w:i/>
          <w:sz w:val="20"/>
          <w:szCs w:val="20"/>
          <w:rPrChange w:id="239" w:author="Microsoft Office User" w:date="2023-09-11T13:17:00Z">
            <w:rPr>
              <w:i/>
            </w:rPr>
          </w:rPrChange>
        </w:rPr>
        <w:fldChar w:fldCharType="end"/>
      </w:r>
      <w:r w:rsidRPr="00B26E5F">
        <w:rPr>
          <w:sz w:val="20"/>
          <w:szCs w:val="20"/>
          <w:rPrChange w:id="240" w:author="Microsoft Office User" w:date="2023-09-11T13:17:00Z">
            <w:rPr/>
          </w:rPrChange>
        </w:rPr>
        <w:fldChar w:fldCharType="begin"/>
      </w:r>
      <w:r w:rsidRPr="00B26E5F">
        <w:rPr>
          <w:sz w:val="20"/>
          <w:szCs w:val="20"/>
          <w:rPrChange w:id="241" w:author="Microsoft Office User" w:date="2023-09-11T13:17:00Z">
            <w:rPr/>
          </w:rPrChange>
        </w:rPr>
        <w:instrText>HYPERLINK "https://www.zotero.org/google-docs/?n2Avay" \h</w:instrText>
      </w:r>
      <w:r w:rsidRPr="00E24C39">
        <w:rPr>
          <w:sz w:val="20"/>
          <w:szCs w:val="20"/>
        </w:rPr>
      </w:r>
      <w:r w:rsidRPr="00B26E5F">
        <w:rPr>
          <w:sz w:val="20"/>
          <w:szCs w:val="20"/>
          <w:rPrChange w:id="242" w:author="Microsoft Office User" w:date="2023-09-11T13:17:00Z">
            <w:rPr>
              <w:b/>
            </w:rPr>
          </w:rPrChange>
        </w:rPr>
        <w:fldChar w:fldCharType="separate"/>
      </w:r>
      <w:r w:rsidRPr="00B26E5F">
        <w:rPr>
          <w:b/>
          <w:sz w:val="20"/>
          <w:szCs w:val="20"/>
          <w:rPrChange w:id="243" w:author="Microsoft Office User" w:date="2023-09-11T13:17:00Z">
            <w:rPr>
              <w:b/>
            </w:rPr>
          </w:rPrChange>
        </w:rPr>
        <w:t>9</w:t>
      </w:r>
      <w:r w:rsidRPr="00B26E5F">
        <w:rPr>
          <w:b/>
          <w:sz w:val="20"/>
          <w:szCs w:val="20"/>
          <w:rPrChange w:id="244" w:author="Microsoft Office User" w:date="2023-09-11T13:17:00Z">
            <w:rPr>
              <w:b/>
            </w:rPr>
          </w:rPrChange>
        </w:rPr>
        <w:fldChar w:fldCharType="end"/>
      </w:r>
      <w:r w:rsidRPr="00B26E5F">
        <w:rPr>
          <w:sz w:val="20"/>
          <w:szCs w:val="20"/>
          <w:rPrChange w:id="245" w:author="Microsoft Office User" w:date="2023-09-11T13:17:00Z">
            <w:rPr/>
          </w:rPrChange>
        </w:rPr>
        <w:fldChar w:fldCharType="begin"/>
      </w:r>
      <w:r w:rsidRPr="00B26E5F">
        <w:rPr>
          <w:sz w:val="20"/>
          <w:szCs w:val="20"/>
          <w:rPrChange w:id="246" w:author="Microsoft Office User" w:date="2023-09-11T13:17:00Z">
            <w:rPr/>
          </w:rPrChange>
        </w:rPr>
        <w:instrText>HYPERLINK "https://www.zotero.org/google-docs/?n2Avay" \h</w:instrText>
      </w:r>
      <w:r w:rsidRPr="00E24C39">
        <w:rPr>
          <w:sz w:val="20"/>
          <w:szCs w:val="20"/>
        </w:rPr>
      </w:r>
      <w:r w:rsidRPr="00B26E5F">
        <w:rPr>
          <w:sz w:val="20"/>
          <w:szCs w:val="20"/>
          <w:rPrChange w:id="247" w:author="Microsoft Office User" w:date="2023-09-11T13:17:00Z">
            <w:rPr/>
          </w:rPrChange>
        </w:rPr>
        <w:fldChar w:fldCharType="separate"/>
      </w:r>
      <w:r w:rsidRPr="00B26E5F">
        <w:rPr>
          <w:sz w:val="20"/>
          <w:szCs w:val="20"/>
          <w:rPrChange w:id="248" w:author="Microsoft Office User" w:date="2023-09-11T13:17:00Z">
            <w:rPr/>
          </w:rPrChange>
        </w:rPr>
        <w:t>, 1916–1927 (2015).</w:t>
      </w:r>
      <w:r w:rsidRPr="00B26E5F">
        <w:rPr>
          <w:sz w:val="20"/>
          <w:szCs w:val="20"/>
          <w:rPrChange w:id="249"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250" w:author="Microsoft Office User" w:date="2023-09-11T13:17:00Z">
            <w:rPr/>
          </w:rPrChange>
        </w:rPr>
        <w:pPrChange w:id="251" w:author="Microsoft Office User" w:date="2023-09-11T13:17:00Z">
          <w:pPr/>
        </w:pPrChange>
      </w:pPr>
    </w:p>
    <w:p w14:paraId="7675D090" w14:textId="77777777" w:rsidR="000C56B0" w:rsidRPr="00B26E5F" w:rsidRDefault="00367A15">
      <w:pPr>
        <w:snapToGrid w:val="0"/>
        <w:contextualSpacing/>
        <w:rPr>
          <w:sz w:val="20"/>
          <w:szCs w:val="20"/>
          <w:rPrChange w:id="252" w:author="Microsoft Office User" w:date="2023-09-11T13:17:00Z">
            <w:rPr/>
          </w:rPrChange>
        </w:rPr>
        <w:pPrChange w:id="253" w:author="Microsoft Office User" w:date="2023-09-11T13:17:00Z">
          <w:pPr/>
        </w:pPrChange>
      </w:pPr>
      <w:r w:rsidRPr="00B26E5F">
        <w:rPr>
          <w:sz w:val="20"/>
          <w:szCs w:val="20"/>
          <w:rPrChange w:id="254" w:author="Microsoft Office User" w:date="2023-09-11T13:17:00Z">
            <w:rPr/>
          </w:rPrChange>
        </w:rPr>
        <w:fldChar w:fldCharType="begin"/>
      </w:r>
      <w:r w:rsidRPr="00B26E5F">
        <w:rPr>
          <w:sz w:val="20"/>
          <w:szCs w:val="20"/>
          <w:rPrChange w:id="255" w:author="Microsoft Office User" w:date="2023-09-11T13:17:00Z">
            <w:rPr/>
          </w:rPrChange>
        </w:rPr>
        <w:instrText>HYPERLINK "https://www.zotero.org/google-docs/?n2Avay" \h</w:instrText>
      </w:r>
      <w:r w:rsidRPr="00E24C39">
        <w:rPr>
          <w:sz w:val="20"/>
          <w:szCs w:val="20"/>
        </w:rPr>
      </w:r>
      <w:r w:rsidRPr="00B26E5F">
        <w:rPr>
          <w:sz w:val="20"/>
          <w:szCs w:val="20"/>
          <w:rPrChange w:id="256" w:author="Microsoft Office User" w:date="2023-09-11T13:17:00Z">
            <w:rPr/>
          </w:rPrChange>
        </w:rPr>
        <w:fldChar w:fldCharType="separate"/>
      </w:r>
      <w:r w:rsidRPr="00B26E5F">
        <w:rPr>
          <w:sz w:val="20"/>
          <w:szCs w:val="20"/>
          <w:rPrChange w:id="257" w:author="Microsoft Office User" w:date="2023-09-11T13:17:00Z">
            <w:rPr/>
          </w:rPrChange>
        </w:rPr>
        <w:t>9.</w:t>
      </w:r>
      <w:r w:rsidRPr="00B26E5F">
        <w:rPr>
          <w:sz w:val="20"/>
          <w:szCs w:val="20"/>
          <w:rPrChange w:id="258" w:author="Microsoft Office User" w:date="2023-09-11T13:17:00Z">
            <w:rPr/>
          </w:rPrChange>
        </w:rPr>
        <w:tab/>
        <w:t xml:space="preserve">Dunphy, C. M., Gouhier, T. C., Chu, N. D. &amp; Vollmer, S. V. Structure and stability of the coral microbiome in space and time. </w:t>
      </w:r>
      <w:r w:rsidRPr="00B26E5F">
        <w:rPr>
          <w:sz w:val="20"/>
          <w:szCs w:val="20"/>
          <w:rPrChange w:id="259" w:author="Microsoft Office User" w:date="2023-09-11T13:17:00Z">
            <w:rPr/>
          </w:rPrChange>
        </w:rPr>
        <w:fldChar w:fldCharType="end"/>
      </w:r>
      <w:r w:rsidRPr="00B26E5F">
        <w:rPr>
          <w:sz w:val="20"/>
          <w:szCs w:val="20"/>
          <w:rPrChange w:id="260" w:author="Microsoft Office User" w:date="2023-09-11T13:17:00Z">
            <w:rPr/>
          </w:rPrChange>
        </w:rPr>
        <w:fldChar w:fldCharType="begin"/>
      </w:r>
      <w:r w:rsidRPr="00B26E5F">
        <w:rPr>
          <w:sz w:val="20"/>
          <w:szCs w:val="20"/>
          <w:rPrChange w:id="261" w:author="Microsoft Office User" w:date="2023-09-11T13:17:00Z">
            <w:rPr/>
          </w:rPrChange>
        </w:rPr>
        <w:instrText>HYPERLINK "https://www.zotero.org/google-docs/?n2Avay" \h</w:instrText>
      </w:r>
      <w:r w:rsidRPr="00E24C39">
        <w:rPr>
          <w:sz w:val="20"/>
          <w:szCs w:val="20"/>
        </w:rPr>
      </w:r>
      <w:r w:rsidRPr="00B26E5F">
        <w:rPr>
          <w:sz w:val="20"/>
          <w:szCs w:val="20"/>
          <w:rPrChange w:id="262" w:author="Microsoft Office User" w:date="2023-09-11T13:17:00Z">
            <w:rPr>
              <w:i/>
            </w:rPr>
          </w:rPrChange>
        </w:rPr>
        <w:fldChar w:fldCharType="separate"/>
      </w:r>
      <w:r w:rsidRPr="00B26E5F">
        <w:rPr>
          <w:i/>
          <w:sz w:val="20"/>
          <w:szCs w:val="20"/>
          <w:rPrChange w:id="263" w:author="Microsoft Office User" w:date="2023-09-11T13:17:00Z">
            <w:rPr>
              <w:i/>
            </w:rPr>
          </w:rPrChange>
        </w:rPr>
        <w:t xml:space="preserve">Sci. Rep. </w:t>
      </w:r>
      <w:r w:rsidRPr="00B26E5F">
        <w:rPr>
          <w:i/>
          <w:sz w:val="20"/>
          <w:szCs w:val="20"/>
          <w:rPrChange w:id="264" w:author="Microsoft Office User" w:date="2023-09-11T13:17:00Z">
            <w:rPr>
              <w:i/>
            </w:rPr>
          </w:rPrChange>
        </w:rPr>
        <w:fldChar w:fldCharType="end"/>
      </w:r>
      <w:r w:rsidRPr="00B26E5F">
        <w:rPr>
          <w:sz w:val="20"/>
          <w:szCs w:val="20"/>
          <w:rPrChange w:id="265" w:author="Microsoft Office User" w:date="2023-09-11T13:17:00Z">
            <w:rPr/>
          </w:rPrChange>
        </w:rPr>
        <w:fldChar w:fldCharType="begin"/>
      </w:r>
      <w:r w:rsidRPr="00B26E5F">
        <w:rPr>
          <w:sz w:val="20"/>
          <w:szCs w:val="20"/>
          <w:rPrChange w:id="266" w:author="Microsoft Office User" w:date="2023-09-11T13:17:00Z">
            <w:rPr/>
          </w:rPrChange>
        </w:rPr>
        <w:instrText>HYPERLINK "https://www.zotero.org/google-docs/?n2Avay" \h</w:instrText>
      </w:r>
      <w:r w:rsidRPr="00E24C39">
        <w:rPr>
          <w:sz w:val="20"/>
          <w:szCs w:val="20"/>
        </w:rPr>
      </w:r>
      <w:r w:rsidRPr="00B26E5F">
        <w:rPr>
          <w:sz w:val="20"/>
          <w:szCs w:val="20"/>
          <w:rPrChange w:id="267" w:author="Microsoft Office User" w:date="2023-09-11T13:17:00Z">
            <w:rPr>
              <w:b/>
            </w:rPr>
          </w:rPrChange>
        </w:rPr>
        <w:fldChar w:fldCharType="separate"/>
      </w:r>
      <w:r w:rsidRPr="00B26E5F">
        <w:rPr>
          <w:b/>
          <w:sz w:val="20"/>
          <w:szCs w:val="20"/>
          <w:rPrChange w:id="268" w:author="Microsoft Office User" w:date="2023-09-11T13:17:00Z">
            <w:rPr>
              <w:b/>
            </w:rPr>
          </w:rPrChange>
        </w:rPr>
        <w:t>9</w:t>
      </w:r>
      <w:r w:rsidRPr="00B26E5F">
        <w:rPr>
          <w:b/>
          <w:sz w:val="20"/>
          <w:szCs w:val="20"/>
          <w:rPrChange w:id="269" w:author="Microsoft Office User" w:date="2023-09-11T13:17:00Z">
            <w:rPr>
              <w:b/>
            </w:rPr>
          </w:rPrChange>
        </w:rPr>
        <w:fldChar w:fldCharType="end"/>
      </w:r>
      <w:r w:rsidRPr="00B26E5F">
        <w:rPr>
          <w:sz w:val="20"/>
          <w:szCs w:val="20"/>
          <w:rPrChange w:id="270" w:author="Microsoft Office User" w:date="2023-09-11T13:17:00Z">
            <w:rPr/>
          </w:rPrChange>
        </w:rPr>
        <w:fldChar w:fldCharType="begin"/>
      </w:r>
      <w:r w:rsidRPr="00B26E5F">
        <w:rPr>
          <w:sz w:val="20"/>
          <w:szCs w:val="20"/>
          <w:rPrChange w:id="271" w:author="Microsoft Office User" w:date="2023-09-11T13:17:00Z">
            <w:rPr/>
          </w:rPrChange>
        </w:rPr>
        <w:instrText>HYPERLINK "https://www.zotero.org/google-docs/?n2Avay" \h</w:instrText>
      </w:r>
      <w:r w:rsidRPr="00E24C39">
        <w:rPr>
          <w:sz w:val="20"/>
          <w:szCs w:val="20"/>
        </w:rPr>
      </w:r>
      <w:r w:rsidRPr="00B26E5F">
        <w:rPr>
          <w:sz w:val="20"/>
          <w:szCs w:val="20"/>
          <w:rPrChange w:id="272" w:author="Microsoft Office User" w:date="2023-09-11T13:17:00Z">
            <w:rPr/>
          </w:rPrChange>
        </w:rPr>
        <w:fldChar w:fldCharType="separate"/>
      </w:r>
      <w:r w:rsidRPr="00B26E5F">
        <w:rPr>
          <w:sz w:val="20"/>
          <w:szCs w:val="20"/>
          <w:rPrChange w:id="273" w:author="Microsoft Office User" w:date="2023-09-11T13:17:00Z">
            <w:rPr/>
          </w:rPrChange>
        </w:rPr>
        <w:t>, 1–13 (2019).</w:t>
      </w:r>
      <w:r w:rsidRPr="00B26E5F">
        <w:rPr>
          <w:sz w:val="20"/>
          <w:szCs w:val="20"/>
          <w:rPrChange w:id="274"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275" w:author="Microsoft Office User" w:date="2023-09-11T13:17:00Z">
            <w:rPr/>
          </w:rPrChange>
        </w:rPr>
        <w:pPrChange w:id="276" w:author="Microsoft Office User" w:date="2023-09-11T13:17:00Z">
          <w:pPr/>
        </w:pPrChange>
      </w:pPr>
    </w:p>
    <w:p w14:paraId="20CF2C9C" w14:textId="77777777" w:rsidR="000C56B0" w:rsidRPr="00B26E5F" w:rsidRDefault="00367A15">
      <w:pPr>
        <w:snapToGrid w:val="0"/>
        <w:contextualSpacing/>
        <w:rPr>
          <w:sz w:val="20"/>
          <w:szCs w:val="20"/>
          <w:rPrChange w:id="277" w:author="Microsoft Office User" w:date="2023-09-11T13:17:00Z">
            <w:rPr/>
          </w:rPrChange>
        </w:rPr>
        <w:pPrChange w:id="278" w:author="Microsoft Office User" w:date="2023-09-11T13:17:00Z">
          <w:pPr/>
        </w:pPrChange>
      </w:pPr>
      <w:r w:rsidRPr="00B26E5F">
        <w:rPr>
          <w:sz w:val="20"/>
          <w:szCs w:val="20"/>
          <w:rPrChange w:id="279" w:author="Microsoft Office User" w:date="2023-09-11T13:17:00Z">
            <w:rPr/>
          </w:rPrChange>
        </w:rPr>
        <w:fldChar w:fldCharType="begin"/>
      </w:r>
      <w:r w:rsidRPr="00B26E5F">
        <w:rPr>
          <w:sz w:val="20"/>
          <w:szCs w:val="20"/>
          <w:rPrChange w:id="280" w:author="Microsoft Office User" w:date="2023-09-11T13:17:00Z">
            <w:rPr/>
          </w:rPrChange>
        </w:rPr>
        <w:instrText>HYPERLINK "https://www.zotero.org/google-docs/?n2Avay" \h</w:instrText>
      </w:r>
      <w:r w:rsidRPr="00E24C39">
        <w:rPr>
          <w:sz w:val="20"/>
          <w:szCs w:val="20"/>
        </w:rPr>
      </w:r>
      <w:r w:rsidRPr="00B26E5F">
        <w:rPr>
          <w:sz w:val="20"/>
          <w:szCs w:val="20"/>
          <w:rPrChange w:id="281" w:author="Microsoft Office User" w:date="2023-09-11T13:17:00Z">
            <w:rPr/>
          </w:rPrChange>
        </w:rPr>
        <w:fldChar w:fldCharType="separate"/>
      </w:r>
      <w:r w:rsidRPr="00B26E5F">
        <w:rPr>
          <w:sz w:val="20"/>
          <w:szCs w:val="20"/>
          <w:rPrChange w:id="282" w:author="Microsoft Office User" w:date="2023-09-11T13:17:00Z">
            <w:rPr/>
          </w:rPrChange>
        </w:rPr>
        <w:t>10.</w:t>
      </w:r>
      <w:r w:rsidRPr="00B26E5F">
        <w:rPr>
          <w:sz w:val="20"/>
          <w:szCs w:val="20"/>
          <w:rPrChange w:id="283" w:author="Microsoft Office User" w:date="2023-09-11T13:17:00Z">
            <w:rPr/>
          </w:rPrChange>
        </w:rPr>
        <w:tab/>
        <w:t xml:space="preserve">Wang, L. </w:t>
      </w:r>
      <w:r w:rsidRPr="00B26E5F">
        <w:rPr>
          <w:sz w:val="20"/>
          <w:szCs w:val="20"/>
          <w:rPrChange w:id="284" w:author="Microsoft Office User" w:date="2023-09-11T13:17:00Z">
            <w:rPr/>
          </w:rPrChange>
        </w:rPr>
        <w:fldChar w:fldCharType="end"/>
      </w:r>
      <w:r w:rsidRPr="00B26E5F">
        <w:rPr>
          <w:sz w:val="20"/>
          <w:szCs w:val="20"/>
          <w:rPrChange w:id="285" w:author="Microsoft Office User" w:date="2023-09-11T13:17:00Z">
            <w:rPr/>
          </w:rPrChange>
        </w:rPr>
        <w:fldChar w:fldCharType="begin"/>
      </w:r>
      <w:r w:rsidRPr="00B26E5F">
        <w:rPr>
          <w:sz w:val="20"/>
          <w:szCs w:val="20"/>
          <w:rPrChange w:id="286" w:author="Microsoft Office User" w:date="2023-09-11T13:17:00Z">
            <w:rPr/>
          </w:rPrChange>
        </w:rPr>
        <w:instrText>HYPERLINK "https://www.zotero.org/google-docs/?n2Avay" \h</w:instrText>
      </w:r>
      <w:r w:rsidRPr="00E24C39">
        <w:rPr>
          <w:sz w:val="20"/>
          <w:szCs w:val="20"/>
        </w:rPr>
      </w:r>
      <w:r w:rsidRPr="00B26E5F">
        <w:rPr>
          <w:sz w:val="20"/>
          <w:szCs w:val="20"/>
          <w:rPrChange w:id="287" w:author="Microsoft Office User" w:date="2023-09-11T13:17:00Z">
            <w:rPr>
              <w:i/>
            </w:rPr>
          </w:rPrChange>
        </w:rPr>
        <w:fldChar w:fldCharType="separate"/>
      </w:r>
      <w:r w:rsidRPr="00B26E5F">
        <w:rPr>
          <w:i/>
          <w:sz w:val="20"/>
          <w:szCs w:val="20"/>
          <w:rPrChange w:id="288" w:author="Microsoft Office User" w:date="2023-09-11T13:17:00Z">
            <w:rPr>
              <w:i/>
            </w:rPr>
          </w:rPrChange>
        </w:rPr>
        <w:t>et al.</w:t>
      </w:r>
      <w:r w:rsidRPr="00B26E5F">
        <w:rPr>
          <w:i/>
          <w:sz w:val="20"/>
          <w:szCs w:val="20"/>
          <w:rPrChange w:id="289" w:author="Microsoft Office User" w:date="2023-09-11T13:17:00Z">
            <w:rPr>
              <w:i/>
            </w:rPr>
          </w:rPrChange>
        </w:rPr>
        <w:fldChar w:fldCharType="end"/>
      </w:r>
      <w:r w:rsidRPr="00B26E5F">
        <w:rPr>
          <w:sz w:val="20"/>
          <w:szCs w:val="20"/>
          <w:rPrChange w:id="290" w:author="Microsoft Office User" w:date="2023-09-11T13:17:00Z">
            <w:rPr/>
          </w:rPrChange>
        </w:rPr>
        <w:fldChar w:fldCharType="begin"/>
      </w:r>
      <w:r w:rsidRPr="00B26E5F">
        <w:rPr>
          <w:sz w:val="20"/>
          <w:szCs w:val="20"/>
          <w:rPrChange w:id="291" w:author="Microsoft Office User" w:date="2023-09-11T13:17:00Z">
            <w:rPr/>
          </w:rPrChange>
        </w:rPr>
        <w:instrText>HYPERLINK "https://www.zotero.org/google-docs/?n2Avay" \h</w:instrText>
      </w:r>
      <w:r w:rsidRPr="00E24C39">
        <w:rPr>
          <w:sz w:val="20"/>
          <w:szCs w:val="20"/>
        </w:rPr>
      </w:r>
      <w:r w:rsidRPr="00B26E5F">
        <w:rPr>
          <w:sz w:val="20"/>
          <w:szCs w:val="20"/>
          <w:rPrChange w:id="292" w:author="Microsoft Office User" w:date="2023-09-11T13:17:00Z">
            <w:rPr/>
          </w:rPrChange>
        </w:rPr>
        <w:fldChar w:fldCharType="separate"/>
      </w:r>
      <w:r w:rsidRPr="00B26E5F">
        <w:rPr>
          <w:sz w:val="20"/>
          <w:szCs w:val="20"/>
          <w:rPrChange w:id="293"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294" w:author="Microsoft Office User" w:date="2023-09-11T13:17:00Z">
            <w:rPr/>
          </w:rPrChange>
        </w:rPr>
        <w:fldChar w:fldCharType="end"/>
      </w:r>
      <w:r w:rsidRPr="00B26E5F">
        <w:rPr>
          <w:sz w:val="20"/>
          <w:szCs w:val="20"/>
          <w:rPrChange w:id="295" w:author="Microsoft Office User" w:date="2023-09-11T13:17:00Z">
            <w:rPr/>
          </w:rPrChange>
        </w:rPr>
        <w:fldChar w:fldCharType="begin"/>
      </w:r>
      <w:r w:rsidRPr="00B26E5F">
        <w:rPr>
          <w:sz w:val="20"/>
          <w:szCs w:val="20"/>
          <w:rPrChange w:id="296" w:author="Microsoft Office User" w:date="2023-09-11T13:17:00Z">
            <w:rPr/>
          </w:rPrChange>
        </w:rPr>
        <w:instrText>HYPERLINK "https://www.zotero.org/google-docs/?n2Avay" \h</w:instrText>
      </w:r>
      <w:r w:rsidRPr="00E24C39">
        <w:rPr>
          <w:sz w:val="20"/>
          <w:szCs w:val="20"/>
        </w:rPr>
      </w:r>
      <w:r w:rsidRPr="00B26E5F">
        <w:rPr>
          <w:sz w:val="20"/>
          <w:szCs w:val="20"/>
          <w:rPrChange w:id="297" w:author="Microsoft Office User" w:date="2023-09-11T13:17:00Z">
            <w:rPr>
              <w:i/>
            </w:rPr>
          </w:rPrChange>
        </w:rPr>
        <w:fldChar w:fldCharType="separate"/>
      </w:r>
      <w:r w:rsidRPr="00B26E5F">
        <w:rPr>
          <w:i/>
          <w:sz w:val="20"/>
          <w:szCs w:val="20"/>
          <w:rPrChange w:id="298" w:author="Microsoft Office User" w:date="2023-09-11T13:17:00Z">
            <w:rPr>
              <w:i/>
            </w:rPr>
          </w:rPrChange>
        </w:rPr>
        <w:t xml:space="preserve">Front. Mar. Sci. </w:t>
      </w:r>
      <w:r w:rsidRPr="00B26E5F">
        <w:rPr>
          <w:i/>
          <w:sz w:val="20"/>
          <w:szCs w:val="20"/>
          <w:rPrChange w:id="299" w:author="Microsoft Office User" w:date="2023-09-11T13:17:00Z">
            <w:rPr>
              <w:i/>
            </w:rPr>
          </w:rPrChange>
        </w:rPr>
        <w:fldChar w:fldCharType="end"/>
      </w:r>
      <w:r w:rsidRPr="00B26E5F">
        <w:rPr>
          <w:sz w:val="20"/>
          <w:szCs w:val="20"/>
          <w:rPrChange w:id="300" w:author="Microsoft Office User" w:date="2023-09-11T13:17:00Z">
            <w:rPr/>
          </w:rPrChange>
        </w:rPr>
        <w:fldChar w:fldCharType="begin"/>
      </w:r>
      <w:r w:rsidRPr="00B26E5F">
        <w:rPr>
          <w:sz w:val="20"/>
          <w:szCs w:val="20"/>
          <w:rPrChange w:id="301" w:author="Microsoft Office User" w:date="2023-09-11T13:17:00Z">
            <w:rPr/>
          </w:rPrChange>
        </w:rPr>
        <w:instrText>HYPERLINK "https://www.zotero.org/google-docs/?n2Avay" \h</w:instrText>
      </w:r>
      <w:r w:rsidRPr="00E24C39">
        <w:rPr>
          <w:sz w:val="20"/>
          <w:szCs w:val="20"/>
        </w:rPr>
      </w:r>
      <w:r w:rsidRPr="00B26E5F">
        <w:rPr>
          <w:sz w:val="20"/>
          <w:szCs w:val="20"/>
          <w:rPrChange w:id="302" w:author="Microsoft Office User" w:date="2023-09-11T13:17:00Z">
            <w:rPr>
              <w:b/>
            </w:rPr>
          </w:rPrChange>
        </w:rPr>
        <w:fldChar w:fldCharType="separate"/>
      </w:r>
      <w:r w:rsidRPr="00B26E5F">
        <w:rPr>
          <w:b/>
          <w:sz w:val="20"/>
          <w:szCs w:val="20"/>
          <w:rPrChange w:id="303" w:author="Microsoft Office User" w:date="2023-09-11T13:17:00Z">
            <w:rPr>
              <w:b/>
            </w:rPr>
          </w:rPrChange>
        </w:rPr>
        <w:t>5</w:t>
      </w:r>
      <w:r w:rsidRPr="00B26E5F">
        <w:rPr>
          <w:b/>
          <w:sz w:val="20"/>
          <w:szCs w:val="20"/>
          <w:rPrChange w:id="304" w:author="Microsoft Office User" w:date="2023-09-11T13:17:00Z">
            <w:rPr>
              <w:b/>
            </w:rPr>
          </w:rPrChange>
        </w:rPr>
        <w:fldChar w:fldCharType="end"/>
      </w:r>
      <w:r w:rsidRPr="00B26E5F">
        <w:rPr>
          <w:sz w:val="20"/>
          <w:szCs w:val="20"/>
          <w:rPrChange w:id="305" w:author="Microsoft Office User" w:date="2023-09-11T13:17:00Z">
            <w:rPr/>
          </w:rPrChange>
        </w:rPr>
        <w:fldChar w:fldCharType="begin"/>
      </w:r>
      <w:r w:rsidRPr="00B26E5F">
        <w:rPr>
          <w:sz w:val="20"/>
          <w:szCs w:val="20"/>
          <w:rPrChange w:id="306" w:author="Microsoft Office User" w:date="2023-09-11T13:17:00Z">
            <w:rPr/>
          </w:rPrChange>
        </w:rPr>
        <w:instrText>HYPERLINK "https://www.zotero.org/google-docs/?n2Avay" \h</w:instrText>
      </w:r>
      <w:r w:rsidRPr="00E24C39">
        <w:rPr>
          <w:sz w:val="20"/>
          <w:szCs w:val="20"/>
        </w:rPr>
      </w:r>
      <w:r w:rsidRPr="00B26E5F">
        <w:rPr>
          <w:sz w:val="20"/>
          <w:szCs w:val="20"/>
          <w:rPrChange w:id="307" w:author="Microsoft Office User" w:date="2023-09-11T13:17:00Z">
            <w:rPr/>
          </w:rPrChange>
        </w:rPr>
        <w:fldChar w:fldCharType="separate"/>
      </w:r>
      <w:r w:rsidRPr="00B26E5F">
        <w:rPr>
          <w:sz w:val="20"/>
          <w:szCs w:val="20"/>
          <w:rPrChange w:id="308" w:author="Microsoft Office User" w:date="2023-09-11T13:17:00Z">
            <w:rPr/>
          </w:rPrChange>
        </w:rPr>
        <w:t>, 101 (2018).</w:t>
      </w:r>
      <w:r w:rsidRPr="00B26E5F">
        <w:rPr>
          <w:sz w:val="20"/>
          <w:szCs w:val="20"/>
          <w:rPrChange w:id="309"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310" w:author="Microsoft Office User" w:date="2023-09-11T13:17:00Z">
            <w:rPr/>
          </w:rPrChange>
        </w:rPr>
        <w:pPrChange w:id="311" w:author="Microsoft Office User" w:date="2023-09-11T13:17:00Z">
          <w:pPr/>
        </w:pPrChange>
      </w:pPr>
    </w:p>
    <w:p w14:paraId="46EF1FBC" w14:textId="77777777" w:rsidR="000C56B0" w:rsidRPr="00B26E5F" w:rsidRDefault="00367A15">
      <w:pPr>
        <w:snapToGrid w:val="0"/>
        <w:contextualSpacing/>
        <w:rPr>
          <w:sz w:val="20"/>
          <w:szCs w:val="20"/>
          <w:rPrChange w:id="312" w:author="Microsoft Office User" w:date="2023-09-11T13:17:00Z">
            <w:rPr/>
          </w:rPrChange>
        </w:rPr>
        <w:pPrChange w:id="313" w:author="Microsoft Office User" w:date="2023-09-11T13:17:00Z">
          <w:pPr/>
        </w:pPrChange>
      </w:pPr>
      <w:r w:rsidRPr="00B26E5F">
        <w:rPr>
          <w:sz w:val="20"/>
          <w:szCs w:val="20"/>
          <w:rPrChange w:id="314" w:author="Microsoft Office User" w:date="2023-09-11T13:17:00Z">
            <w:rPr/>
          </w:rPrChange>
        </w:rPr>
        <w:fldChar w:fldCharType="begin"/>
      </w:r>
      <w:r w:rsidRPr="00B26E5F">
        <w:rPr>
          <w:sz w:val="20"/>
          <w:szCs w:val="20"/>
          <w:rPrChange w:id="315" w:author="Microsoft Office User" w:date="2023-09-11T13:17:00Z">
            <w:rPr/>
          </w:rPrChange>
        </w:rPr>
        <w:instrText>HYPERLINK "https://www.zotero.org/google-docs/?n2Avay" \h</w:instrText>
      </w:r>
      <w:r w:rsidRPr="00E24C39">
        <w:rPr>
          <w:sz w:val="20"/>
          <w:szCs w:val="20"/>
        </w:rPr>
      </w:r>
      <w:r w:rsidRPr="00B26E5F">
        <w:rPr>
          <w:sz w:val="20"/>
          <w:szCs w:val="20"/>
          <w:rPrChange w:id="316" w:author="Microsoft Office User" w:date="2023-09-11T13:17:00Z">
            <w:rPr/>
          </w:rPrChange>
        </w:rPr>
        <w:fldChar w:fldCharType="separate"/>
      </w:r>
      <w:r w:rsidRPr="00B26E5F">
        <w:rPr>
          <w:sz w:val="20"/>
          <w:szCs w:val="20"/>
          <w:rPrChange w:id="317" w:author="Microsoft Office User" w:date="2023-09-11T13:17:00Z">
            <w:rPr/>
          </w:rPrChange>
        </w:rPr>
        <w:t>11.</w:t>
      </w:r>
      <w:r w:rsidRPr="00B26E5F">
        <w:rPr>
          <w:sz w:val="20"/>
          <w:szCs w:val="20"/>
          <w:rPrChange w:id="318" w:author="Microsoft Office User" w:date="2023-09-11T13:17:00Z">
            <w:rPr/>
          </w:rPrChange>
        </w:rPr>
        <w:tab/>
        <w:t xml:space="preserve">Pootakham, W. </w:t>
      </w:r>
      <w:r w:rsidRPr="00B26E5F">
        <w:rPr>
          <w:sz w:val="20"/>
          <w:szCs w:val="20"/>
          <w:rPrChange w:id="319" w:author="Microsoft Office User" w:date="2023-09-11T13:17:00Z">
            <w:rPr/>
          </w:rPrChange>
        </w:rPr>
        <w:fldChar w:fldCharType="end"/>
      </w:r>
      <w:r w:rsidRPr="00B26E5F">
        <w:rPr>
          <w:sz w:val="20"/>
          <w:szCs w:val="20"/>
          <w:rPrChange w:id="320" w:author="Microsoft Office User" w:date="2023-09-11T13:17:00Z">
            <w:rPr/>
          </w:rPrChange>
        </w:rPr>
        <w:fldChar w:fldCharType="begin"/>
      </w:r>
      <w:r w:rsidRPr="00B26E5F">
        <w:rPr>
          <w:sz w:val="20"/>
          <w:szCs w:val="20"/>
          <w:rPrChange w:id="321" w:author="Microsoft Office User" w:date="2023-09-11T13:17:00Z">
            <w:rPr/>
          </w:rPrChange>
        </w:rPr>
        <w:instrText>HYPERLINK "https://www.zotero.org/google-docs/?n2Avay" \h</w:instrText>
      </w:r>
      <w:r w:rsidRPr="00E24C39">
        <w:rPr>
          <w:sz w:val="20"/>
          <w:szCs w:val="20"/>
        </w:rPr>
      </w:r>
      <w:r w:rsidRPr="00B26E5F">
        <w:rPr>
          <w:sz w:val="20"/>
          <w:szCs w:val="20"/>
          <w:rPrChange w:id="322" w:author="Microsoft Office User" w:date="2023-09-11T13:17:00Z">
            <w:rPr>
              <w:i/>
            </w:rPr>
          </w:rPrChange>
        </w:rPr>
        <w:fldChar w:fldCharType="separate"/>
      </w:r>
      <w:r w:rsidRPr="00B26E5F">
        <w:rPr>
          <w:i/>
          <w:sz w:val="20"/>
          <w:szCs w:val="20"/>
          <w:rPrChange w:id="323" w:author="Microsoft Office User" w:date="2023-09-11T13:17:00Z">
            <w:rPr>
              <w:i/>
            </w:rPr>
          </w:rPrChange>
        </w:rPr>
        <w:t>et al.</w:t>
      </w:r>
      <w:r w:rsidRPr="00B26E5F">
        <w:rPr>
          <w:i/>
          <w:sz w:val="20"/>
          <w:szCs w:val="20"/>
          <w:rPrChange w:id="324" w:author="Microsoft Office User" w:date="2023-09-11T13:17:00Z">
            <w:rPr>
              <w:i/>
            </w:rPr>
          </w:rPrChange>
        </w:rPr>
        <w:fldChar w:fldCharType="end"/>
      </w:r>
      <w:r w:rsidRPr="00B26E5F">
        <w:rPr>
          <w:sz w:val="20"/>
          <w:szCs w:val="20"/>
          <w:rPrChange w:id="325" w:author="Microsoft Office User" w:date="2023-09-11T13:17:00Z">
            <w:rPr/>
          </w:rPrChange>
        </w:rPr>
        <w:fldChar w:fldCharType="begin"/>
      </w:r>
      <w:r w:rsidRPr="00B26E5F">
        <w:rPr>
          <w:sz w:val="20"/>
          <w:szCs w:val="20"/>
          <w:rPrChange w:id="326" w:author="Microsoft Office User" w:date="2023-09-11T13:17:00Z">
            <w:rPr/>
          </w:rPrChange>
        </w:rPr>
        <w:instrText>HYPERLINK "https://www.zotero.org/google-docs/?n2Avay" \h</w:instrText>
      </w:r>
      <w:r w:rsidRPr="00E24C39">
        <w:rPr>
          <w:sz w:val="20"/>
          <w:szCs w:val="20"/>
        </w:rPr>
      </w:r>
      <w:r w:rsidRPr="00B26E5F">
        <w:rPr>
          <w:sz w:val="20"/>
          <w:szCs w:val="20"/>
          <w:rPrChange w:id="327" w:author="Microsoft Office User" w:date="2023-09-11T13:17:00Z">
            <w:rPr/>
          </w:rPrChange>
        </w:rPr>
        <w:fldChar w:fldCharType="separate"/>
      </w:r>
      <w:r w:rsidRPr="00B26E5F">
        <w:rPr>
          <w:sz w:val="20"/>
          <w:szCs w:val="20"/>
          <w:rPrChange w:id="328" w:author="Microsoft Office User" w:date="2023-09-11T13:17:00Z">
            <w:rPr/>
          </w:rPrChange>
        </w:rPr>
        <w:t xml:space="preserve"> Heat‐induced shift in coral microbiome reveals several members of the Rhodobacteraceae family as indicator species for thermal stress in Porites lutea. </w:t>
      </w:r>
      <w:r w:rsidRPr="00B26E5F">
        <w:rPr>
          <w:sz w:val="20"/>
          <w:szCs w:val="20"/>
          <w:rPrChange w:id="329" w:author="Microsoft Office User" w:date="2023-09-11T13:17:00Z">
            <w:rPr/>
          </w:rPrChange>
        </w:rPr>
        <w:fldChar w:fldCharType="end"/>
      </w:r>
      <w:r w:rsidRPr="00B26E5F">
        <w:rPr>
          <w:sz w:val="20"/>
          <w:szCs w:val="20"/>
          <w:rPrChange w:id="330" w:author="Microsoft Office User" w:date="2023-09-11T13:17:00Z">
            <w:rPr/>
          </w:rPrChange>
        </w:rPr>
        <w:fldChar w:fldCharType="begin"/>
      </w:r>
      <w:r w:rsidRPr="00B26E5F">
        <w:rPr>
          <w:sz w:val="20"/>
          <w:szCs w:val="20"/>
          <w:rPrChange w:id="331" w:author="Microsoft Office User" w:date="2023-09-11T13:17:00Z">
            <w:rPr/>
          </w:rPrChange>
        </w:rPr>
        <w:instrText>HYPERLINK "https://www.zotero.org/google-docs/?n2Avay" \h</w:instrText>
      </w:r>
      <w:r w:rsidRPr="00E24C39">
        <w:rPr>
          <w:sz w:val="20"/>
          <w:szCs w:val="20"/>
        </w:rPr>
      </w:r>
      <w:r w:rsidRPr="00B26E5F">
        <w:rPr>
          <w:sz w:val="20"/>
          <w:szCs w:val="20"/>
          <w:rPrChange w:id="332" w:author="Microsoft Office User" w:date="2023-09-11T13:17:00Z">
            <w:rPr>
              <w:i/>
            </w:rPr>
          </w:rPrChange>
        </w:rPr>
        <w:fldChar w:fldCharType="separate"/>
      </w:r>
      <w:r w:rsidRPr="00B26E5F">
        <w:rPr>
          <w:i/>
          <w:sz w:val="20"/>
          <w:szCs w:val="20"/>
          <w:rPrChange w:id="333" w:author="Microsoft Office User" w:date="2023-09-11T13:17:00Z">
            <w:rPr>
              <w:i/>
            </w:rPr>
          </w:rPrChange>
        </w:rPr>
        <w:t xml:space="preserve">MicrobiologyOpen </w:t>
      </w:r>
      <w:r w:rsidRPr="00B26E5F">
        <w:rPr>
          <w:i/>
          <w:sz w:val="20"/>
          <w:szCs w:val="20"/>
          <w:rPrChange w:id="334" w:author="Microsoft Office User" w:date="2023-09-11T13:17:00Z">
            <w:rPr>
              <w:i/>
            </w:rPr>
          </w:rPrChange>
        </w:rPr>
        <w:fldChar w:fldCharType="end"/>
      </w:r>
      <w:r w:rsidRPr="00B26E5F">
        <w:rPr>
          <w:sz w:val="20"/>
          <w:szCs w:val="20"/>
          <w:rPrChange w:id="335" w:author="Microsoft Office User" w:date="2023-09-11T13:17:00Z">
            <w:rPr/>
          </w:rPrChange>
        </w:rPr>
        <w:fldChar w:fldCharType="begin"/>
      </w:r>
      <w:r w:rsidRPr="00B26E5F">
        <w:rPr>
          <w:sz w:val="20"/>
          <w:szCs w:val="20"/>
          <w:rPrChange w:id="336" w:author="Microsoft Office User" w:date="2023-09-11T13:17:00Z">
            <w:rPr/>
          </w:rPrChange>
        </w:rPr>
        <w:instrText>HYPERLINK "https://www.zotero.org/google-docs/?n2Avay" \h</w:instrText>
      </w:r>
      <w:r w:rsidRPr="00E24C39">
        <w:rPr>
          <w:sz w:val="20"/>
          <w:szCs w:val="20"/>
        </w:rPr>
      </w:r>
      <w:r w:rsidRPr="00B26E5F">
        <w:rPr>
          <w:sz w:val="20"/>
          <w:szCs w:val="20"/>
          <w:rPrChange w:id="337" w:author="Microsoft Office User" w:date="2023-09-11T13:17:00Z">
            <w:rPr>
              <w:b/>
            </w:rPr>
          </w:rPrChange>
        </w:rPr>
        <w:fldChar w:fldCharType="separate"/>
      </w:r>
      <w:r w:rsidRPr="00B26E5F">
        <w:rPr>
          <w:b/>
          <w:sz w:val="20"/>
          <w:szCs w:val="20"/>
          <w:rPrChange w:id="338" w:author="Microsoft Office User" w:date="2023-09-11T13:17:00Z">
            <w:rPr>
              <w:b/>
            </w:rPr>
          </w:rPrChange>
        </w:rPr>
        <w:t>8</w:t>
      </w:r>
      <w:r w:rsidRPr="00B26E5F">
        <w:rPr>
          <w:b/>
          <w:sz w:val="20"/>
          <w:szCs w:val="20"/>
          <w:rPrChange w:id="339" w:author="Microsoft Office User" w:date="2023-09-11T13:17:00Z">
            <w:rPr>
              <w:b/>
            </w:rPr>
          </w:rPrChange>
        </w:rPr>
        <w:fldChar w:fldCharType="end"/>
      </w:r>
      <w:r w:rsidRPr="00B26E5F">
        <w:rPr>
          <w:sz w:val="20"/>
          <w:szCs w:val="20"/>
          <w:rPrChange w:id="340" w:author="Microsoft Office User" w:date="2023-09-11T13:17:00Z">
            <w:rPr/>
          </w:rPrChange>
        </w:rPr>
        <w:fldChar w:fldCharType="begin"/>
      </w:r>
      <w:r w:rsidRPr="00B26E5F">
        <w:rPr>
          <w:sz w:val="20"/>
          <w:szCs w:val="20"/>
          <w:rPrChange w:id="341" w:author="Microsoft Office User" w:date="2023-09-11T13:17:00Z">
            <w:rPr/>
          </w:rPrChange>
        </w:rPr>
        <w:instrText>HYPERLINK "https://www.zotero.org/google-docs/?n2Avay" \h</w:instrText>
      </w:r>
      <w:r w:rsidRPr="00E24C39">
        <w:rPr>
          <w:sz w:val="20"/>
          <w:szCs w:val="20"/>
        </w:rPr>
      </w:r>
      <w:r w:rsidRPr="00B26E5F">
        <w:rPr>
          <w:sz w:val="20"/>
          <w:szCs w:val="20"/>
          <w:rPrChange w:id="342" w:author="Microsoft Office User" w:date="2023-09-11T13:17:00Z">
            <w:rPr/>
          </w:rPrChange>
        </w:rPr>
        <w:fldChar w:fldCharType="separate"/>
      </w:r>
      <w:r w:rsidRPr="00B26E5F">
        <w:rPr>
          <w:sz w:val="20"/>
          <w:szCs w:val="20"/>
          <w:rPrChange w:id="343" w:author="Microsoft Office User" w:date="2023-09-11T13:17:00Z">
            <w:rPr/>
          </w:rPrChange>
        </w:rPr>
        <w:t>, e935 (2019).</w:t>
      </w:r>
      <w:r w:rsidRPr="00B26E5F">
        <w:rPr>
          <w:sz w:val="20"/>
          <w:szCs w:val="20"/>
          <w:rPrChange w:id="344"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345" w:author="Microsoft Office User" w:date="2023-09-11T13:17:00Z">
            <w:rPr/>
          </w:rPrChange>
        </w:rPr>
        <w:pPrChange w:id="346" w:author="Microsoft Office User" w:date="2023-09-11T13:17:00Z">
          <w:pPr/>
        </w:pPrChange>
      </w:pPr>
    </w:p>
    <w:p w14:paraId="5EA13893" w14:textId="77777777" w:rsidR="000C56B0" w:rsidRPr="00B26E5F" w:rsidRDefault="00367A15">
      <w:pPr>
        <w:snapToGrid w:val="0"/>
        <w:contextualSpacing/>
        <w:rPr>
          <w:sz w:val="20"/>
          <w:szCs w:val="20"/>
          <w:rPrChange w:id="347" w:author="Microsoft Office User" w:date="2023-09-11T13:17:00Z">
            <w:rPr/>
          </w:rPrChange>
        </w:rPr>
        <w:pPrChange w:id="348" w:author="Microsoft Office User" w:date="2023-09-11T13:17:00Z">
          <w:pPr/>
        </w:pPrChange>
      </w:pPr>
      <w:r w:rsidRPr="00B26E5F">
        <w:rPr>
          <w:sz w:val="20"/>
          <w:szCs w:val="20"/>
          <w:rPrChange w:id="349" w:author="Microsoft Office User" w:date="2023-09-11T13:17:00Z">
            <w:rPr/>
          </w:rPrChange>
        </w:rPr>
        <w:fldChar w:fldCharType="begin"/>
      </w:r>
      <w:r w:rsidRPr="00B26E5F">
        <w:rPr>
          <w:sz w:val="20"/>
          <w:szCs w:val="20"/>
          <w:rPrChange w:id="350" w:author="Microsoft Office User" w:date="2023-09-11T13:17:00Z">
            <w:rPr/>
          </w:rPrChange>
        </w:rPr>
        <w:instrText>HYPERLINK "https://www.zotero.org/google-docs/?n2Avay" \h</w:instrText>
      </w:r>
      <w:r w:rsidRPr="00E24C39">
        <w:rPr>
          <w:sz w:val="20"/>
          <w:szCs w:val="20"/>
        </w:rPr>
      </w:r>
      <w:r w:rsidRPr="00B26E5F">
        <w:rPr>
          <w:sz w:val="20"/>
          <w:szCs w:val="20"/>
          <w:rPrChange w:id="351" w:author="Microsoft Office User" w:date="2023-09-11T13:17:00Z">
            <w:rPr/>
          </w:rPrChange>
        </w:rPr>
        <w:fldChar w:fldCharType="separate"/>
      </w:r>
      <w:r w:rsidRPr="00B26E5F">
        <w:rPr>
          <w:sz w:val="20"/>
          <w:szCs w:val="20"/>
          <w:rPrChange w:id="352" w:author="Microsoft Office User" w:date="2023-09-11T13:17:00Z">
            <w:rPr/>
          </w:rPrChange>
        </w:rPr>
        <w:t>12.</w:t>
      </w:r>
      <w:r w:rsidRPr="00B26E5F">
        <w:rPr>
          <w:sz w:val="20"/>
          <w:szCs w:val="20"/>
          <w:rPrChange w:id="353" w:author="Microsoft Office User" w:date="2023-09-11T13:17:00Z">
            <w:rPr/>
          </w:rPrChange>
        </w:rPr>
        <w:tab/>
        <w:t xml:space="preserve">Ricci, F. </w:t>
      </w:r>
      <w:r w:rsidRPr="00B26E5F">
        <w:rPr>
          <w:sz w:val="20"/>
          <w:szCs w:val="20"/>
          <w:rPrChange w:id="354" w:author="Microsoft Office User" w:date="2023-09-11T13:17:00Z">
            <w:rPr/>
          </w:rPrChange>
        </w:rPr>
        <w:fldChar w:fldCharType="end"/>
      </w:r>
      <w:r w:rsidRPr="00B26E5F">
        <w:rPr>
          <w:sz w:val="20"/>
          <w:szCs w:val="20"/>
          <w:rPrChange w:id="355" w:author="Microsoft Office User" w:date="2023-09-11T13:17:00Z">
            <w:rPr/>
          </w:rPrChange>
        </w:rPr>
        <w:fldChar w:fldCharType="begin"/>
      </w:r>
      <w:r w:rsidRPr="00B26E5F">
        <w:rPr>
          <w:sz w:val="20"/>
          <w:szCs w:val="20"/>
          <w:rPrChange w:id="356" w:author="Microsoft Office User" w:date="2023-09-11T13:17:00Z">
            <w:rPr/>
          </w:rPrChange>
        </w:rPr>
        <w:instrText>HYPERLINK "https://www.zotero.org/google-docs/?n2Avay" \h</w:instrText>
      </w:r>
      <w:r w:rsidRPr="00E24C39">
        <w:rPr>
          <w:sz w:val="20"/>
          <w:szCs w:val="20"/>
        </w:rPr>
      </w:r>
      <w:r w:rsidRPr="00B26E5F">
        <w:rPr>
          <w:sz w:val="20"/>
          <w:szCs w:val="20"/>
          <w:rPrChange w:id="357" w:author="Microsoft Office User" w:date="2023-09-11T13:17:00Z">
            <w:rPr>
              <w:i/>
            </w:rPr>
          </w:rPrChange>
        </w:rPr>
        <w:fldChar w:fldCharType="separate"/>
      </w:r>
      <w:r w:rsidRPr="00B26E5F">
        <w:rPr>
          <w:i/>
          <w:sz w:val="20"/>
          <w:szCs w:val="20"/>
          <w:rPrChange w:id="358" w:author="Microsoft Office User" w:date="2023-09-11T13:17:00Z">
            <w:rPr>
              <w:i/>
            </w:rPr>
          </w:rPrChange>
        </w:rPr>
        <w:t>et al.</w:t>
      </w:r>
      <w:r w:rsidRPr="00B26E5F">
        <w:rPr>
          <w:i/>
          <w:sz w:val="20"/>
          <w:szCs w:val="20"/>
          <w:rPrChange w:id="359" w:author="Microsoft Office User" w:date="2023-09-11T13:17:00Z">
            <w:rPr>
              <w:i/>
            </w:rPr>
          </w:rPrChange>
        </w:rPr>
        <w:fldChar w:fldCharType="end"/>
      </w:r>
      <w:r w:rsidRPr="00B26E5F">
        <w:rPr>
          <w:sz w:val="20"/>
          <w:szCs w:val="20"/>
          <w:rPrChange w:id="360" w:author="Microsoft Office User" w:date="2023-09-11T13:17:00Z">
            <w:rPr/>
          </w:rPrChange>
        </w:rPr>
        <w:fldChar w:fldCharType="begin"/>
      </w:r>
      <w:r w:rsidRPr="00B26E5F">
        <w:rPr>
          <w:sz w:val="20"/>
          <w:szCs w:val="20"/>
          <w:rPrChange w:id="361" w:author="Microsoft Office User" w:date="2023-09-11T13:17:00Z">
            <w:rPr/>
          </w:rPrChange>
        </w:rPr>
        <w:instrText>HYPERLINK "https://www.zotero.org/google-docs/?n2Avay" \h</w:instrText>
      </w:r>
      <w:r w:rsidRPr="00E24C39">
        <w:rPr>
          <w:sz w:val="20"/>
          <w:szCs w:val="20"/>
        </w:rPr>
      </w:r>
      <w:r w:rsidRPr="00B26E5F">
        <w:rPr>
          <w:sz w:val="20"/>
          <w:szCs w:val="20"/>
          <w:rPrChange w:id="362" w:author="Microsoft Office User" w:date="2023-09-11T13:17:00Z">
            <w:rPr/>
          </w:rPrChange>
        </w:rPr>
        <w:fldChar w:fldCharType="separate"/>
      </w:r>
      <w:r w:rsidRPr="00B26E5F">
        <w:rPr>
          <w:sz w:val="20"/>
          <w:szCs w:val="20"/>
          <w:rPrChange w:id="363" w:author="Microsoft Office User" w:date="2023-09-11T13:17:00Z">
            <w:rPr/>
          </w:rPrChange>
        </w:rPr>
        <w:t xml:space="preserve"> Beneath the surface: community assembly and functions of the coral skeleton microbiome. </w:t>
      </w:r>
      <w:r w:rsidRPr="00B26E5F">
        <w:rPr>
          <w:sz w:val="20"/>
          <w:szCs w:val="20"/>
          <w:rPrChange w:id="364" w:author="Microsoft Office User" w:date="2023-09-11T13:17:00Z">
            <w:rPr/>
          </w:rPrChange>
        </w:rPr>
        <w:fldChar w:fldCharType="end"/>
      </w:r>
      <w:r w:rsidRPr="00B26E5F">
        <w:rPr>
          <w:sz w:val="20"/>
          <w:szCs w:val="20"/>
          <w:rPrChange w:id="365" w:author="Microsoft Office User" w:date="2023-09-11T13:17:00Z">
            <w:rPr/>
          </w:rPrChange>
        </w:rPr>
        <w:fldChar w:fldCharType="begin"/>
      </w:r>
      <w:r w:rsidRPr="00B26E5F">
        <w:rPr>
          <w:sz w:val="20"/>
          <w:szCs w:val="20"/>
          <w:rPrChange w:id="366" w:author="Microsoft Office User" w:date="2023-09-11T13:17:00Z">
            <w:rPr/>
          </w:rPrChange>
        </w:rPr>
        <w:instrText>HYPERLINK "https://www.zotero.org/google-docs/?n2Avay" \h</w:instrText>
      </w:r>
      <w:r w:rsidRPr="00E24C39">
        <w:rPr>
          <w:sz w:val="20"/>
          <w:szCs w:val="20"/>
        </w:rPr>
      </w:r>
      <w:r w:rsidRPr="00B26E5F">
        <w:rPr>
          <w:sz w:val="20"/>
          <w:szCs w:val="20"/>
          <w:rPrChange w:id="367" w:author="Microsoft Office User" w:date="2023-09-11T13:17:00Z">
            <w:rPr>
              <w:i/>
            </w:rPr>
          </w:rPrChange>
        </w:rPr>
        <w:fldChar w:fldCharType="separate"/>
      </w:r>
      <w:r w:rsidRPr="00B26E5F">
        <w:rPr>
          <w:i/>
          <w:sz w:val="20"/>
          <w:szCs w:val="20"/>
          <w:rPrChange w:id="368" w:author="Microsoft Office User" w:date="2023-09-11T13:17:00Z">
            <w:rPr>
              <w:i/>
            </w:rPr>
          </w:rPrChange>
        </w:rPr>
        <w:t xml:space="preserve">Microbiome </w:t>
      </w:r>
      <w:r w:rsidRPr="00B26E5F">
        <w:rPr>
          <w:i/>
          <w:sz w:val="20"/>
          <w:szCs w:val="20"/>
          <w:rPrChange w:id="369" w:author="Microsoft Office User" w:date="2023-09-11T13:17:00Z">
            <w:rPr>
              <w:i/>
            </w:rPr>
          </w:rPrChange>
        </w:rPr>
        <w:fldChar w:fldCharType="end"/>
      </w:r>
      <w:r w:rsidRPr="00B26E5F">
        <w:rPr>
          <w:sz w:val="20"/>
          <w:szCs w:val="20"/>
          <w:rPrChange w:id="370" w:author="Microsoft Office User" w:date="2023-09-11T13:17:00Z">
            <w:rPr/>
          </w:rPrChange>
        </w:rPr>
        <w:fldChar w:fldCharType="begin"/>
      </w:r>
      <w:r w:rsidRPr="00B26E5F">
        <w:rPr>
          <w:sz w:val="20"/>
          <w:szCs w:val="20"/>
          <w:rPrChange w:id="371" w:author="Microsoft Office User" w:date="2023-09-11T13:17:00Z">
            <w:rPr/>
          </w:rPrChange>
        </w:rPr>
        <w:instrText>HYPERLINK "https://www.zotero.org/google-docs/?n2Avay" \h</w:instrText>
      </w:r>
      <w:r w:rsidRPr="00E24C39">
        <w:rPr>
          <w:sz w:val="20"/>
          <w:szCs w:val="20"/>
        </w:rPr>
      </w:r>
      <w:r w:rsidRPr="00B26E5F">
        <w:rPr>
          <w:sz w:val="20"/>
          <w:szCs w:val="20"/>
          <w:rPrChange w:id="372" w:author="Microsoft Office User" w:date="2023-09-11T13:17:00Z">
            <w:rPr>
              <w:b/>
            </w:rPr>
          </w:rPrChange>
        </w:rPr>
        <w:fldChar w:fldCharType="separate"/>
      </w:r>
      <w:r w:rsidRPr="00B26E5F">
        <w:rPr>
          <w:b/>
          <w:sz w:val="20"/>
          <w:szCs w:val="20"/>
          <w:rPrChange w:id="373" w:author="Microsoft Office User" w:date="2023-09-11T13:17:00Z">
            <w:rPr>
              <w:b/>
            </w:rPr>
          </w:rPrChange>
        </w:rPr>
        <w:t>7</w:t>
      </w:r>
      <w:r w:rsidRPr="00B26E5F">
        <w:rPr>
          <w:b/>
          <w:sz w:val="20"/>
          <w:szCs w:val="20"/>
          <w:rPrChange w:id="374" w:author="Microsoft Office User" w:date="2023-09-11T13:17:00Z">
            <w:rPr>
              <w:b/>
            </w:rPr>
          </w:rPrChange>
        </w:rPr>
        <w:fldChar w:fldCharType="end"/>
      </w:r>
      <w:r w:rsidRPr="00B26E5F">
        <w:rPr>
          <w:sz w:val="20"/>
          <w:szCs w:val="20"/>
          <w:rPrChange w:id="375" w:author="Microsoft Office User" w:date="2023-09-11T13:17:00Z">
            <w:rPr/>
          </w:rPrChange>
        </w:rPr>
        <w:fldChar w:fldCharType="begin"/>
      </w:r>
      <w:r w:rsidRPr="00B26E5F">
        <w:rPr>
          <w:sz w:val="20"/>
          <w:szCs w:val="20"/>
          <w:rPrChange w:id="376" w:author="Microsoft Office User" w:date="2023-09-11T13:17:00Z">
            <w:rPr/>
          </w:rPrChange>
        </w:rPr>
        <w:instrText>HYPERLINK "https://www.zotero.org/google-docs/?n2Avay" \h</w:instrText>
      </w:r>
      <w:r w:rsidRPr="00E24C39">
        <w:rPr>
          <w:sz w:val="20"/>
          <w:szCs w:val="20"/>
        </w:rPr>
      </w:r>
      <w:r w:rsidRPr="00B26E5F">
        <w:rPr>
          <w:sz w:val="20"/>
          <w:szCs w:val="20"/>
          <w:rPrChange w:id="377" w:author="Microsoft Office User" w:date="2023-09-11T13:17:00Z">
            <w:rPr/>
          </w:rPrChange>
        </w:rPr>
        <w:fldChar w:fldCharType="separate"/>
      </w:r>
      <w:r w:rsidRPr="00B26E5F">
        <w:rPr>
          <w:sz w:val="20"/>
          <w:szCs w:val="20"/>
          <w:rPrChange w:id="378" w:author="Microsoft Office User" w:date="2023-09-11T13:17:00Z">
            <w:rPr/>
          </w:rPrChange>
        </w:rPr>
        <w:t>, 1–10 (2019).</w:t>
      </w:r>
      <w:r w:rsidRPr="00B26E5F">
        <w:rPr>
          <w:sz w:val="20"/>
          <w:szCs w:val="20"/>
          <w:rPrChange w:id="379"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380" w:author="Microsoft Office User" w:date="2023-09-11T13:17:00Z">
            <w:rPr/>
          </w:rPrChange>
        </w:rPr>
        <w:pPrChange w:id="381" w:author="Microsoft Office User" w:date="2023-09-11T13:17:00Z">
          <w:pPr/>
        </w:pPrChange>
      </w:pPr>
    </w:p>
    <w:p w14:paraId="6A0451F7" w14:textId="77777777" w:rsidR="000C56B0" w:rsidRPr="00B26E5F" w:rsidRDefault="00367A15">
      <w:pPr>
        <w:snapToGrid w:val="0"/>
        <w:contextualSpacing/>
        <w:rPr>
          <w:sz w:val="20"/>
          <w:szCs w:val="20"/>
          <w:rPrChange w:id="382" w:author="Microsoft Office User" w:date="2023-09-11T13:17:00Z">
            <w:rPr/>
          </w:rPrChange>
        </w:rPr>
        <w:pPrChange w:id="383" w:author="Microsoft Office User" w:date="2023-09-11T13:17:00Z">
          <w:pPr/>
        </w:pPrChange>
      </w:pPr>
      <w:r w:rsidRPr="00B26E5F">
        <w:rPr>
          <w:sz w:val="20"/>
          <w:szCs w:val="20"/>
          <w:rPrChange w:id="384" w:author="Microsoft Office User" w:date="2023-09-11T13:17:00Z">
            <w:rPr/>
          </w:rPrChange>
        </w:rPr>
        <w:fldChar w:fldCharType="begin"/>
      </w:r>
      <w:r w:rsidRPr="00B26E5F">
        <w:rPr>
          <w:sz w:val="20"/>
          <w:szCs w:val="20"/>
          <w:rPrChange w:id="385" w:author="Microsoft Office User" w:date="2023-09-11T13:17:00Z">
            <w:rPr/>
          </w:rPrChange>
        </w:rPr>
        <w:instrText>HYPERLINK "https://www.zotero.org/google-docs/?n2Avay" \h</w:instrText>
      </w:r>
      <w:r w:rsidRPr="00E24C39">
        <w:rPr>
          <w:sz w:val="20"/>
          <w:szCs w:val="20"/>
        </w:rPr>
      </w:r>
      <w:r w:rsidRPr="00B26E5F">
        <w:rPr>
          <w:sz w:val="20"/>
          <w:szCs w:val="20"/>
          <w:rPrChange w:id="386" w:author="Microsoft Office User" w:date="2023-09-11T13:17:00Z">
            <w:rPr/>
          </w:rPrChange>
        </w:rPr>
        <w:fldChar w:fldCharType="separate"/>
      </w:r>
      <w:r w:rsidRPr="00B26E5F">
        <w:rPr>
          <w:sz w:val="20"/>
          <w:szCs w:val="20"/>
          <w:rPrChange w:id="387" w:author="Microsoft Office User" w:date="2023-09-11T13:17:00Z">
            <w:rPr/>
          </w:rPrChange>
        </w:rPr>
        <w:t>13.</w:t>
      </w:r>
      <w:r w:rsidRPr="00B26E5F">
        <w:rPr>
          <w:sz w:val="20"/>
          <w:szCs w:val="20"/>
          <w:rPrChange w:id="388" w:author="Microsoft Office User" w:date="2023-09-11T13:17:00Z">
            <w:rPr/>
          </w:rPrChange>
        </w:rPr>
        <w:tab/>
        <w:t xml:space="preserve">Kusdianto, H. </w:t>
      </w:r>
      <w:r w:rsidRPr="00B26E5F">
        <w:rPr>
          <w:sz w:val="20"/>
          <w:szCs w:val="20"/>
          <w:rPrChange w:id="389" w:author="Microsoft Office User" w:date="2023-09-11T13:17:00Z">
            <w:rPr/>
          </w:rPrChange>
        </w:rPr>
        <w:fldChar w:fldCharType="end"/>
      </w:r>
      <w:r w:rsidRPr="00B26E5F">
        <w:rPr>
          <w:sz w:val="20"/>
          <w:szCs w:val="20"/>
          <w:rPrChange w:id="390" w:author="Microsoft Office User" w:date="2023-09-11T13:17:00Z">
            <w:rPr/>
          </w:rPrChange>
        </w:rPr>
        <w:fldChar w:fldCharType="begin"/>
      </w:r>
      <w:r w:rsidRPr="00B26E5F">
        <w:rPr>
          <w:sz w:val="20"/>
          <w:szCs w:val="20"/>
          <w:rPrChange w:id="391" w:author="Microsoft Office User" w:date="2023-09-11T13:17:00Z">
            <w:rPr/>
          </w:rPrChange>
        </w:rPr>
        <w:instrText>HYPERLINK "https://www.zotero.org/google-docs/?n2Avay" \h</w:instrText>
      </w:r>
      <w:r w:rsidRPr="00E24C39">
        <w:rPr>
          <w:sz w:val="20"/>
          <w:szCs w:val="20"/>
        </w:rPr>
      </w:r>
      <w:r w:rsidRPr="00B26E5F">
        <w:rPr>
          <w:sz w:val="20"/>
          <w:szCs w:val="20"/>
          <w:rPrChange w:id="392" w:author="Microsoft Office User" w:date="2023-09-11T13:17:00Z">
            <w:rPr>
              <w:i/>
            </w:rPr>
          </w:rPrChange>
        </w:rPr>
        <w:fldChar w:fldCharType="separate"/>
      </w:r>
      <w:r w:rsidRPr="00B26E5F">
        <w:rPr>
          <w:i/>
          <w:sz w:val="20"/>
          <w:szCs w:val="20"/>
          <w:rPrChange w:id="393" w:author="Microsoft Office User" w:date="2023-09-11T13:17:00Z">
            <w:rPr>
              <w:i/>
            </w:rPr>
          </w:rPrChange>
        </w:rPr>
        <w:t>et al.</w:t>
      </w:r>
      <w:r w:rsidRPr="00B26E5F">
        <w:rPr>
          <w:i/>
          <w:sz w:val="20"/>
          <w:szCs w:val="20"/>
          <w:rPrChange w:id="394" w:author="Microsoft Office User" w:date="2023-09-11T13:17:00Z">
            <w:rPr>
              <w:i/>
            </w:rPr>
          </w:rPrChange>
        </w:rPr>
        <w:fldChar w:fldCharType="end"/>
      </w:r>
      <w:r w:rsidRPr="00B26E5F">
        <w:rPr>
          <w:sz w:val="20"/>
          <w:szCs w:val="20"/>
          <w:rPrChange w:id="395" w:author="Microsoft Office User" w:date="2023-09-11T13:17:00Z">
            <w:rPr/>
          </w:rPrChange>
        </w:rPr>
        <w:fldChar w:fldCharType="begin"/>
      </w:r>
      <w:r w:rsidRPr="00B26E5F">
        <w:rPr>
          <w:sz w:val="20"/>
          <w:szCs w:val="20"/>
          <w:rPrChange w:id="396" w:author="Microsoft Office User" w:date="2023-09-11T13:17:00Z">
            <w:rPr/>
          </w:rPrChange>
        </w:rPr>
        <w:instrText>HYPERLINK "https://www.zotero.org/google-docs/?n2Avay" \h</w:instrText>
      </w:r>
      <w:r w:rsidRPr="00E24C39">
        <w:rPr>
          <w:sz w:val="20"/>
          <w:szCs w:val="20"/>
        </w:rPr>
      </w:r>
      <w:r w:rsidRPr="00B26E5F">
        <w:rPr>
          <w:sz w:val="20"/>
          <w:szCs w:val="20"/>
          <w:rPrChange w:id="397" w:author="Microsoft Office User" w:date="2023-09-11T13:17:00Z">
            <w:rPr/>
          </w:rPrChange>
        </w:rPr>
        <w:fldChar w:fldCharType="separate"/>
      </w:r>
      <w:r w:rsidRPr="00B26E5F">
        <w:rPr>
          <w:sz w:val="20"/>
          <w:szCs w:val="20"/>
          <w:rPrChange w:id="398" w:author="Microsoft Office User" w:date="2023-09-11T13:17:00Z">
            <w:rPr/>
          </w:rPrChange>
        </w:rPr>
        <w:t xml:space="preserve"> Microbiomes of Healthy and Bleached Corals During a 2016 Thermal Bleaching Event in the Upper Gulf of Thailand. </w:t>
      </w:r>
      <w:r w:rsidRPr="00B26E5F">
        <w:rPr>
          <w:sz w:val="20"/>
          <w:szCs w:val="20"/>
          <w:rPrChange w:id="399" w:author="Microsoft Office User" w:date="2023-09-11T13:17:00Z">
            <w:rPr/>
          </w:rPrChange>
        </w:rPr>
        <w:fldChar w:fldCharType="end"/>
      </w:r>
      <w:r w:rsidRPr="00B26E5F">
        <w:rPr>
          <w:sz w:val="20"/>
          <w:szCs w:val="20"/>
          <w:rPrChange w:id="400" w:author="Microsoft Office User" w:date="2023-09-11T13:17:00Z">
            <w:rPr/>
          </w:rPrChange>
        </w:rPr>
        <w:fldChar w:fldCharType="begin"/>
      </w:r>
      <w:r w:rsidRPr="00B26E5F">
        <w:rPr>
          <w:sz w:val="20"/>
          <w:szCs w:val="20"/>
          <w:rPrChange w:id="401" w:author="Microsoft Office User" w:date="2023-09-11T13:17:00Z">
            <w:rPr/>
          </w:rPrChange>
        </w:rPr>
        <w:instrText>HYPERLINK "https://www.zotero.org/google-docs/?n2Avay" \h</w:instrText>
      </w:r>
      <w:r w:rsidRPr="00E24C39">
        <w:rPr>
          <w:sz w:val="20"/>
          <w:szCs w:val="20"/>
        </w:rPr>
      </w:r>
      <w:r w:rsidRPr="00B26E5F">
        <w:rPr>
          <w:sz w:val="20"/>
          <w:szCs w:val="20"/>
          <w:rPrChange w:id="402" w:author="Microsoft Office User" w:date="2023-09-11T13:17:00Z">
            <w:rPr>
              <w:i/>
            </w:rPr>
          </w:rPrChange>
        </w:rPr>
        <w:fldChar w:fldCharType="separate"/>
      </w:r>
      <w:r w:rsidRPr="00B26E5F">
        <w:rPr>
          <w:i/>
          <w:sz w:val="20"/>
          <w:szCs w:val="20"/>
          <w:rPrChange w:id="403" w:author="Microsoft Office User" w:date="2023-09-11T13:17:00Z">
            <w:rPr>
              <w:i/>
            </w:rPr>
          </w:rPrChange>
        </w:rPr>
        <w:t xml:space="preserve">Front. Mar. Sci. </w:t>
      </w:r>
      <w:r w:rsidRPr="00B26E5F">
        <w:rPr>
          <w:i/>
          <w:sz w:val="20"/>
          <w:szCs w:val="20"/>
          <w:rPrChange w:id="404" w:author="Microsoft Office User" w:date="2023-09-11T13:17:00Z">
            <w:rPr>
              <w:i/>
            </w:rPr>
          </w:rPrChange>
        </w:rPr>
        <w:fldChar w:fldCharType="end"/>
      </w:r>
      <w:r w:rsidRPr="00B26E5F">
        <w:rPr>
          <w:sz w:val="20"/>
          <w:szCs w:val="20"/>
          <w:rPrChange w:id="405" w:author="Microsoft Office User" w:date="2023-09-11T13:17:00Z">
            <w:rPr/>
          </w:rPrChange>
        </w:rPr>
        <w:fldChar w:fldCharType="begin"/>
      </w:r>
      <w:r w:rsidRPr="00B26E5F">
        <w:rPr>
          <w:sz w:val="20"/>
          <w:szCs w:val="20"/>
          <w:rPrChange w:id="406" w:author="Microsoft Office User" w:date="2023-09-11T13:17:00Z">
            <w:rPr/>
          </w:rPrChange>
        </w:rPr>
        <w:instrText>HYPERLINK "https://www.zotero.org/google-docs/?n2Avay" \h</w:instrText>
      </w:r>
      <w:r w:rsidRPr="00E24C39">
        <w:rPr>
          <w:sz w:val="20"/>
          <w:szCs w:val="20"/>
        </w:rPr>
      </w:r>
      <w:r w:rsidRPr="00B26E5F">
        <w:rPr>
          <w:sz w:val="20"/>
          <w:szCs w:val="20"/>
          <w:rPrChange w:id="407" w:author="Microsoft Office User" w:date="2023-09-11T13:17:00Z">
            <w:rPr>
              <w:b/>
            </w:rPr>
          </w:rPrChange>
        </w:rPr>
        <w:fldChar w:fldCharType="separate"/>
      </w:r>
      <w:r w:rsidRPr="00B26E5F">
        <w:rPr>
          <w:b/>
          <w:sz w:val="20"/>
          <w:szCs w:val="20"/>
          <w:rPrChange w:id="408" w:author="Microsoft Office User" w:date="2023-09-11T13:17:00Z">
            <w:rPr>
              <w:b/>
            </w:rPr>
          </w:rPrChange>
        </w:rPr>
        <w:t>8</w:t>
      </w:r>
      <w:r w:rsidRPr="00B26E5F">
        <w:rPr>
          <w:b/>
          <w:sz w:val="20"/>
          <w:szCs w:val="20"/>
          <w:rPrChange w:id="409" w:author="Microsoft Office User" w:date="2023-09-11T13:17:00Z">
            <w:rPr>
              <w:b/>
            </w:rPr>
          </w:rPrChange>
        </w:rPr>
        <w:fldChar w:fldCharType="end"/>
      </w:r>
      <w:r w:rsidRPr="00B26E5F">
        <w:rPr>
          <w:sz w:val="20"/>
          <w:szCs w:val="20"/>
          <w:rPrChange w:id="410" w:author="Microsoft Office User" w:date="2023-09-11T13:17:00Z">
            <w:rPr/>
          </w:rPrChange>
        </w:rPr>
        <w:fldChar w:fldCharType="begin"/>
      </w:r>
      <w:r w:rsidRPr="00B26E5F">
        <w:rPr>
          <w:sz w:val="20"/>
          <w:szCs w:val="20"/>
          <w:rPrChange w:id="411" w:author="Microsoft Office User" w:date="2023-09-11T13:17:00Z">
            <w:rPr/>
          </w:rPrChange>
        </w:rPr>
        <w:instrText>HYPERLINK "https://www.zotero.org/google-docs/?n2Avay" \h</w:instrText>
      </w:r>
      <w:r w:rsidRPr="00E24C39">
        <w:rPr>
          <w:sz w:val="20"/>
          <w:szCs w:val="20"/>
        </w:rPr>
      </w:r>
      <w:r w:rsidRPr="00B26E5F">
        <w:rPr>
          <w:sz w:val="20"/>
          <w:szCs w:val="20"/>
          <w:rPrChange w:id="412" w:author="Microsoft Office User" w:date="2023-09-11T13:17:00Z">
            <w:rPr/>
          </w:rPrChange>
        </w:rPr>
        <w:fldChar w:fldCharType="separate"/>
      </w:r>
      <w:r w:rsidRPr="00B26E5F">
        <w:rPr>
          <w:sz w:val="20"/>
          <w:szCs w:val="20"/>
          <w:rPrChange w:id="413" w:author="Microsoft Office User" w:date="2023-09-11T13:17:00Z">
            <w:rPr/>
          </w:rPrChange>
        </w:rPr>
        <w:t>, 643962 (2021).</w:t>
      </w:r>
      <w:r w:rsidRPr="00B26E5F">
        <w:rPr>
          <w:sz w:val="20"/>
          <w:szCs w:val="20"/>
          <w:rPrChange w:id="414"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415" w:author="Microsoft Office User" w:date="2023-09-11T13:17:00Z">
            <w:rPr/>
          </w:rPrChange>
        </w:rPr>
        <w:pPrChange w:id="416" w:author="Microsoft Office User" w:date="2023-09-11T13:17:00Z">
          <w:pPr/>
        </w:pPrChange>
      </w:pPr>
    </w:p>
    <w:p w14:paraId="42C96685" w14:textId="77777777" w:rsidR="000C56B0" w:rsidRPr="00B26E5F" w:rsidRDefault="00367A15">
      <w:pPr>
        <w:snapToGrid w:val="0"/>
        <w:contextualSpacing/>
        <w:rPr>
          <w:sz w:val="20"/>
          <w:szCs w:val="20"/>
          <w:rPrChange w:id="417" w:author="Microsoft Office User" w:date="2023-09-11T13:17:00Z">
            <w:rPr/>
          </w:rPrChange>
        </w:rPr>
        <w:pPrChange w:id="418" w:author="Microsoft Office User" w:date="2023-09-11T13:17:00Z">
          <w:pPr/>
        </w:pPrChange>
      </w:pPr>
      <w:r w:rsidRPr="00B26E5F">
        <w:rPr>
          <w:sz w:val="20"/>
          <w:szCs w:val="20"/>
          <w:rPrChange w:id="419" w:author="Microsoft Office User" w:date="2023-09-11T13:17:00Z">
            <w:rPr/>
          </w:rPrChange>
        </w:rPr>
        <w:fldChar w:fldCharType="begin"/>
      </w:r>
      <w:r w:rsidRPr="00B26E5F">
        <w:rPr>
          <w:sz w:val="20"/>
          <w:szCs w:val="20"/>
          <w:rPrChange w:id="420" w:author="Microsoft Office User" w:date="2023-09-11T13:17:00Z">
            <w:rPr/>
          </w:rPrChange>
        </w:rPr>
        <w:instrText>HYPERLINK "https://www.zotero.org/google-docs/?n2Avay" \h</w:instrText>
      </w:r>
      <w:r w:rsidRPr="00E24C39">
        <w:rPr>
          <w:sz w:val="20"/>
          <w:szCs w:val="20"/>
        </w:rPr>
      </w:r>
      <w:r w:rsidRPr="00B26E5F">
        <w:rPr>
          <w:sz w:val="20"/>
          <w:szCs w:val="20"/>
          <w:rPrChange w:id="421" w:author="Microsoft Office User" w:date="2023-09-11T13:17:00Z">
            <w:rPr/>
          </w:rPrChange>
        </w:rPr>
        <w:fldChar w:fldCharType="separate"/>
      </w:r>
      <w:r w:rsidRPr="00B26E5F">
        <w:rPr>
          <w:sz w:val="20"/>
          <w:szCs w:val="20"/>
          <w:rPrChange w:id="422" w:author="Microsoft Office User" w:date="2023-09-11T13:17:00Z">
            <w:rPr/>
          </w:rPrChange>
        </w:rPr>
        <w:t>14.</w:t>
      </w:r>
      <w:r w:rsidRPr="00B26E5F">
        <w:rPr>
          <w:sz w:val="20"/>
          <w:szCs w:val="20"/>
          <w:rPrChange w:id="423" w:author="Microsoft Office User" w:date="2023-09-11T13:17:00Z">
            <w:rPr/>
          </w:rPrChange>
        </w:rPr>
        <w:tab/>
        <w:t xml:space="preserve">Marchioro, G. M. </w:t>
      </w:r>
      <w:r w:rsidRPr="00B26E5F">
        <w:rPr>
          <w:sz w:val="20"/>
          <w:szCs w:val="20"/>
          <w:rPrChange w:id="424" w:author="Microsoft Office User" w:date="2023-09-11T13:17:00Z">
            <w:rPr/>
          </w:rPrChange>
        </w:rPr>
        <w:fldChar w:fldCharType="end"/>
      </w:r>
      <w:r w:rsidRPr="00B26E5F">
        <w:rPr>
          <w:sz w:val="20"/>
          <w:szCs w:val="20"/>
          <w:rPrChange w:id="425" w:author="Microsoft Office User" w:date="2023-09-11T13:17:00Z">
            <w:rPr/>
          </w:rPrChange>
        </w:rPr>
        <w:fldChar w:fldCharType="begin"/>
      </w:r>
      <w:r w:rsidRPr="00B26E5F">
        <w:rPr>
          <w:sz w:val="20"/>
          <w:szCs w:val="20"/>
          <w:rPrChange w:id="426" w:author="Microsoft Office User" w:date="2023-09-11T13:17:00Z">
            <w:rPr/>
          </w:rPrChange>
        </w:rPr>
        <w:instrText>HYPERLINK "https://www.zotero.org/google-docs/?n2Avay" \h</w:instrText>
      </w:r>
      <w:r w:rsidRPr="00E24C39">
        <w:rPr>
          <w:sz w:val="20"/>
          <w:szCs w:val="20"/>
        </w:rPr>
      </w:r>
      <w:r w:rsidRPr="00B26E5F">
        <w:rPr>
          <w:sz w:val="20"/>
          <w:szCs w:val="20"/>
          <w:rPrChange w:id="427" w:author="Microsoft Office User" w:date="2023-09-11T13:17:00Z">
            <w:rPr>
              <w:i/>
            </w:rPr>
          </w:rPrChange>
        </w:rPr>
        <w:fldChar w:fldCharType="separate"/>
      </w:r>
      <w:r w:rsidRPr="00B26E5F">
        <w:rPr>
          <w:i/>
          <w:sz w:val="20"/>
          <w:szCs w:val="20"/>
          <w:rPrChange w:id="428" w:author="Microsoft Office User" w:date="2023-09-11T13:17:00Z">
            <w:rPr>
              <w:i/>
            </w:rPr>
          </w:rPrChange>
        </w:rPr>
        <w:t>et al.</w:t>
      </w:r>
      <w:r w:rsidRPr="00B26E5F">
        <w:rPr>
          <w:i/>
          <w:sz w:val="20"/>
          <w:szCs w:val="20"/>
          <w:rPrChange w:id="429" w:author="Microsoft Office User" w:date="2023-09-11T13:17:00Z">
            <w:rPr>
              <w:i/>
            </w:rPr>
          </w:rPrChange>
        </w:rPr>
        <w:fldChar w:fldCharType="end"/>
      </w:r>
      <w:r w:rsidRPr="00B26E5F">
        <w:rPr>
          <w:sz w:val="20"/>
          <w:szCs w:val="20"/>
          <w:rPrChange w:id="430" w:author="Microsoft Office User" w:date="2023-09-11T13:17:00Z">
            <w:rPr/>
          </w:rPrChange>
        </w:rPr>
        <w:fldChar w:fldCharType="begin"/>
      </w:r>
      <w:r w:rsidRPr="00B26E5F">
        <w:rPr>
          <w:sz w:val="20"/>
          <w:szCs w:val="20"/>
          <w:rPrChange w:id="431" w:author="Microsoft Office User" w:date="2023-09-11T13:17:00Z">
            <w:rPr/>
          </w:rPrChange>
        </w:rPr>
        <w:instrText>HYPERLINK "https://www.zotero.org/google-docs/?n2Avay" \h</w:instrText>
      </w:r>
      <w:r w:rsidRPr="00E24C39">
        <w:rPr>
          <w:sz w:val="20"/>
          <w:szCs w:val="20"/>
        </w:rPr>
      </w:r>
      <w:r w:rsidRPr="00B26E5F">
        <w:rPr>
          <w:sz w:val="20"/>
          <w:szCs w:val="20"/>
          <w:rPrChange w:id="432" w:author="Microsoft Office User" w:date="2023-09-11T13:17:00Z">
            <w:rPr/>
          </w:rPrChange>
        </w:rPr>
        <w:fldChar w:fldCharType="separate"/>
      </w:r>
      <w:r w:rsidRPr="00B26E5F">
        <w:rPr>
          <w:sz w:val="20"/>
          <w:szCs w:val="20"/>
          <w:rPrChange w:id="433" w:author="Microsoft Office User" w:date="2023-09-11T13:17:00Z">
            <w:rPr/>
          </w:rPrChange>
        </w:rPr>
        <w:t xml:space="preserve"> Microbiome dynamics in the tissue and mucus of acroporid corals differ in relation to host and environmental parameters. </w:t>
      </w:r>
      <w:r w:rsidRPr="00B26E5F">
        <w:rPr>
          <w:sz w:val="20"/>
          <w:szCs w:val="20"/>
          <w:rPrChange w:id="434" w:author="Microsoft Office User" w:date="2023-09-11T13:17:00Z">
            <w:rPr/>
          </w:rPrChange>
        </w:rPr>
        <w:fldChar w:fldCharType="end"/>
      </w:r>
      <w:r w:rsidRPr="00B26E5F">
        <w:rPr>
          <w:sz w:val="20"/>
          <w:szCs w:val="20"/>
          <w:rPrChange w:id="435" w:author="Microsoft Office User" w:date="2023-09-11T13:17:00Z">
            <w:rPr/>
          </w:rPrChange>
        </w:rPr>
        <w:fldChar w:fldCharType="begin"/>
      </w:r>
      <w:r w:rsidRPr="00B26E5F">
        <w:rPr>
          <w:sz w:val="20"/>
          <w:szCs w:val="20"/>
          <w:rPrChange w:id="436" w:author="Microsoft Office User" w:date="2023-09-11T13:17:00Z">
            <w:rPr/>
          </w:rPrChange>
        </w:rPr>
        <w:instrText>HYPERLINK "https://www.zotero.org/google-docs/?n2Avay" \h</w:instrText>
      </w:r>
      <w:r w:rsidRPr="00E24C39">
        <w:rPr>
          <w:sz w:val="20"/>
          <w:szCs w:val="20"/>
        </w:rPr>
      </w:r>
      <w:r w:rsidRPr="00B26E5F">
        <w:rPr>
          <w:sz w:val="20"/>
          <w:szCs w:val="20"/>
          <w:rPrChange w:id="437" w:author="Microsoft Office User" w:date="2023-09-11T13:17:00Z">
            <w:rPr>
              <w:i/>
            </w:rPr>
          </w:rPrChange>
        </w:rPr>
        <w:fldChar w:fldCharType="separate"/>
      </w:r>
      <w:r w:rsidRPr="00B26E5F">
        <w:rPr>
          <w:i/>
          <w:sz w:val="20"/>
          <w:szCs w:val="20"/>
          <w:rPrChange w:id="438" w:author="Microsoft Office User" w:date="2023-09-11T13:17:00Z">
            <w:rPr>
              <w:i/>
            </w:rPr>
          </w:rPrChange>
        </w:rPr>
        <w:t xml:space="preserve">PeerJ </w:t>
      </w:r>
      <w:r w:rsidRPr="00B26E5F">
        <w:rPr>
          <w:i/>
          <w:sz w:val="20"/>
          <w:szCs w:val="20"/>
          <w:rPrChange w:id="439" w:author="Microsoft Office User" w:date="2023-09-11T13:17:00Z">
            <w:rPr>
              <w:i/>
            </w:rPr>
          </w:rPrChange>
        </w:rPr>
        <w:fldChar w:fldCharType="end"/>
      </w:r>
      <w:r w:rsidRPr="00B26E5F">
        <w:rPr>
          <w:sz w:val="20"/>
          <w:szCs w:val="20"/>
          <w:rPrChange w:id="440" w:author="Microsoft Office User" w:date="2023-09-11T13:17:00Z">
            <w:rPr/>
          </w:rPrChange>
        </w:rPr>
        <w:fldChar w:fldCharType="begin"/>
      </w:r>
      <w:r w:rsidRPr="00B26E5F">
        <w:rPr>
          <w:sz w:val="20"/>
          <w:szCs w:val="20"/>
          <w:rPrChange w:id="441" w:author="Microsoft Office User" w:date="2023-09-11T13:17:00Z">
            <w:rPr/>
          </w:rPrChange>
        </w:rPr>
        <w:instrText>HYPERLINK "https://www.zotero.org/google-docs/?n2Avay" \h</w:instrText>
      </w:r>
      <w:r w:rsidRPr="00E24C39">
        <w:rPr>
          <w:sz w:val="20"/>
          <w:szCs w:val="20"/>
        </w:rPr>
      </w:r>
      <w:r w:rsidRPr="00B26E5F">
        <w:rPr>
          <w:sz w:val="20"/>
          <w:szCs w:val="20"/>
          <w:rPrChange w:id="442" w:author="Microsoft Office User" w:date="2023-09-11T13:17:00Z">
            <w:rPr>
              <w:b/>
            </w:rPr>
          </w:rPrChange>
        </w:rPr>
        <w:fldChar w:fldCharType="separate"/>
      </w:r>
      <w:r w:rsidRPr="00B26E5F">
        <w:rPr>
          <w:b/>
          <w:sz w:val="20"/>
          <w:szCs w:val="20"/>
          <w:rPrChange w:id="443" w:author="Microsoft Office User" w:date="2023-09-11T13:17:00Z">
            <w:rPr>
              <w:b/>
            </w:rPr>
          </w:rPrChange>
        </w:rPr>
        <w:t>8</w:t>
      </w:r>
      <w:r w:rsidRPr="00B26E5F">
        <w:rPr>
          <w:b/>
          <w:sz w:val="20"/>
          <w:szCs w:val="20"/>
          <w:rPrChange w:id="444" w:author="Microsoft Office User" w:date="2023-09-11T13:17:00Z">
            <w:rPr>
              <w:b/>
            </w:rPr>
          </w:rPrChange>
        </w:rPr>
        <w:fldChar w:fldCharType="end"/>
      </w:r>
      <w:r w:rsidRPr="00B26E5F">
        <w:rPr>
          <w:sz w:val="20"/>
          <w:szCs w:val="20"/>
          <w:rPrChange w:id="445" w:author="Microsoft Office User" w:date="2023-09-11T13:17:00Z">
            <w:rPr/>
          </w:rPrChange>
        </w:rPr>
        <w:fldChar w:fldCharType="begin"/>
      </w:r>
      <w:r w:rsidRPr="00B26E5F">
        <w:rPr>
          <w:sz w:val="20"/>
          <w:szCs w:val="20"/>
          <w:rPrChange w:id="446" w:author="Microsoft Office User" w:date="2023-09-11T13:17:00Z">
            <w:rPr/>
          </w:rPrChange>
        </w:rPr>
        <w:instrText>HYPERLINK "https://www.zotero.org/google-docs/?n2Avay" \h</w:instrText>
      </w:r>
      <w:r w:rsidRPr="00E24C39">
        <w:rPr>
          <w:sz w:val="20"/>
          <w:szCs w:val="20"/>
        </w:rPr>
      </w:r>
      <w:r w:rsidRPr="00B26E5F">
        <w:rPr>
          <w:sz w:val="20"/>
          <w:szCs w:val="20"/>
          <w:rPrChange w:id="447" w:author="Microsoft Office User" w:date="2023-09-11T13:17:00Z">
            <w:rPr/>
          </w:rPrChange>
        </w:rPr>
        <w:fldChar w:fldCharType="separate"/>
      </w:r>
      <w:r w:rsidRPr="00B26E5F">
        <w:rPr>
          <w:sz w:val="20"/>
          <w:szCs w:val="20"/>
          <w:rPrChange w:id="448" w:author="Microsoft Office User" w:date="2023-09-11T13:17:00Z">
            <w:rPr/>
          </w:rPrChange>
        </w:rPr>
        <w:t>, e9644 (2020).</w:t>
      </w:r>
      <w:r w:rsidRPr="00B26E5F">
        <w:rPr>
          <w:sz w:val="20"/>
          <w:szCs w:val="20"/>
          <w:rPrChange w:id="449"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450" w:author="Microsoft Office User" w:date="2023-09-11T13:17:00Z">
            <w:rPr/>
          </w:rPrChange>
        </w:rPr>
        <w:pPrChange w:id="451" w:author="Microsoft Office User" w:date="2023-09-11T13:17:00Z">
          <w:pPr/>
        </w:pPrChange>
      </w:pPr>
    </w:p>
    <w:p w14:paraId="436EC479" w14:textId="77777777" w:rsidR="000C56B0" w:rsidRPr="00B26E5F" w:rsidRDefault="00367A15">
      <w:pPr>
        <w:snapToGrid w:val="0"/>
        <w:contextualSpacing/>
        <w:rPr>
          <w:sz w:val="20"/>
          <w:szCs w:val="20"/>
          <w:rPrChange w:id="452" w:author="Microsoft Office User" w:date="2023-09-11T13:17:00Z">
            <w:rPr/>
          </w:rPrChange>
        </w:rPr>
        <w:pPrChange w:id="453" w:author="Microsoft Office User" w:date="2023-09-11T13:17:00Z">
          <w:pPr/>
        </w:pPrChange>
      </w:pPr>
      <w:r w:rsidRPr="00B26E5F">
        <w:rPr>
          <w:sz w:val="20"/>
          <w:szCs w:val="20"/>
          <w:rPrChange w:id="454" w:author="Microsoft Office User" w:date="2023-09-11T13:17:00Z">
            <w:rPr/>
          </w:rPrChange>
        </w:rPr>
        <w:fldChar w:fldCharType="begin"/>
      </w:r>
      <w:r w:rsidRPr="00B26E5F">
        <w:rPr>
          <w:sz w:val="20"/>
          <w:szCs w:val="20"/>
          <w:rPrChange w:id="455" w:author="Microsoft Office User" w:date="2023-09-11T13:17:00Z">
            <w:rPr/>
          </w:rPrChange>
        </w:rPr>
        <w:instrText>HYPERLINK "https://www.zotero.org/google-docs/?n2Avay" \h</w:instrText>
      </w:r>
      <w:r w:rsidRPr="00E24C39">
        <w:rPr>
          <w:sz w:val="20"/>
          <w:szCs w:val="20"/>
        </w:rPr>
      </w:r>
      <w:r w:rsidRPr="00B26E5F">
        <w:rPr>
          <w:sz w:val="20"/>
          <w:szCs w:val="20"/>
          <w:rPrChange w:id="456" w:author="Microsoft Office User" w:date="2023-09-11T13:17:00Z">
            <w:rPr/>
          </w:rPrChange>
        </w:rPr>
        <w:fldChar w:fldCharType="separate"/>
      </w:r>
      <w:r w:rsidRPr="00B26E5F">
        <w:rPr>
          <w:sz w:val="20"/>
          <w:szCs w:val="20"/>
          <w:rPrChange w:id="457" w:author="Microsoft Office User" w:date="2023-09-11T13:17:00Z">
            <w:rPr/>
          </w:rPrChange>
        </w:rPr>
        <w:t>15.</w:t>
      </w:r>
      <w:r w:rsidRPr="00B26E5F">
        <w:rPr>
          <w:sz w:val="20"/>
          <w:szCs w:val="20"/>
          <w:rPrChange w:id="458" w:author="Microsoft Office User" w:date="2023-09-11T13:17:00Z">
            <w:rPr/>
          </w:rPrChange>
        </w:rPr>
        <w:tab/>
        <w:t xml:space="preserve">Fifer, J. E. </w:t>
      </w:r>
      <w:r w:rsidRPr="00B26E5F">
        <w:rPr>
          <w:sz w:val="20"/>
          <w:szCs w:val="20"/>
          <w:rPrChange w:id="459" w:author="Microsoft Office User" w:date="2023-09-11T13:17:00Z">
            <w:rPr/>
          </w:rPrChange>
        </w:rPr>
        <w:fldChar w:fldCharType="end"/>
      </w:r>
      <w:r w:rsidRPr="00B26E5F">
        <w:rPr>
          <w:sz w:val="20"/>
          <w:szCs w:val="20"/>
          <w:rPrChange w:id="460" w:author="Microsoft Office User" w:date="2023-09-11T13:17:00Z">
            <w:rPr/>
          </w:rPrChange>
        </w:rPr>
        <w:fldChar w:fldCharType="begin"/>
      </w:r>
      <w:r w:rsidRPr="00B26E5F">
        <w:rPr>
          <w:sz w:val="20"/>
          <w:szCs w:val="20"/>
          <w:rPrChange w:id="461" w:author="Microsoft Office User" w:date="2023-09-11T13:17:00Z">
            <w:rPr/>
          </w:rPrChange>
        </w:rPr>
        <w:instrText>HYPERLINK "https://www.zotero.org/google-docs/?n2Avay" \h</w:instrText>
      </w:r>
      <w:r w:rsidRPr="00E24C39">
        <w:rPr>
          <w:sz w:val="20"/>
          <w:szCs w:val="20"/>
        </w:rPr>
      </w:r>
      <w:r w:rsidRPr="00B26E5F">
        <w:rPr>
          <w:sz w:val="20"/>
          <w:szCs w:val="20"/>
          <w:rPrChange w:id="462" w:author="Microsoft Office User" w:date="2023-09-11T13:17:00Z">
            <w:rPr>
              <w:i/>
            </w:rPr>
          </w:rPrChange>
        </w:rPr>
        <w:fldChar w:fldCharType="separate"/>
      </w:r>
      <w:r w:rsidRPr="00B26E5F">
        <w:rPr>
          <w:i/>
          <w:sz w:val="20"/>
          <w:szCs w:val="20"/>
          <w:rPrChange w:id="463" w:author="Microsoft Office User" w:date="2023-09-11T13:17:00Z">
            <w:rPr>
              <w:i/>
            </w:rPr>
          </w:rPrChange>
        </w:rPr>
        <w:t>et al.</w:t>
      </w:r>
      <w:r w:rsidRPr="00B26E5F">
        <w:rPr>
          <w:i/>
          <w:sz w:val="20"/>
          <w:szCs w:val="20"/>
          <w:rPrChange w:id="464" w:author="Microsoft Office User" w:date="2023-09-11T13:17:00Z">
            <w:rPr>
              <w:i/>
            </w:rPr>
          </w:rPrChange>
        </w:rPr>
        <w:fldChar w:fldCharType="end"/>
      </w:r>
      <w:r w:rsidRPr="00B26E5F">
        <w:rPr>
          <w:sz w:val="20"/>
          <w:szCs w:val="20"/>
          <w:rPrChange w:id="465" w:author="Microsoft Office User" w:date="2023-09-11T13:17:00Z">
            <w:rPr/>
          </w:rPrChange>
        </w:rPr>
        <w:fldChar w:fldCharType="begin"/>
      </w:r>
      <w:r w:rsidRPr="00B26E5F">
        <w:rPr>
          <w:sz w:val="20"/>
          <w:szCs w:val="20"/>
          <w:rPrChange w:id="466" w:author="Microsoft Office User" w:date="2023-09-11T13:17:00Z">
            <w:rPr/>
          </w:rPrChange>
        </w:rPr>
        <w:instrText>HYPERLINK "https://www.zotero.org/google-docs/?n2Avay" \h</w:instrText>
      </w:r>
      <w:r w:rsidRPr="00E24C39">
        <w:rPr>
          <w:sz w:val="20"/>
          <w:szCs w:val="20"/>
        </w:rPr>
      </w:r>
      <w:r w:rsidRPr="00B26E5F">
        <w:rPr>
          <w:sz w:val="20"/>
          <w:szCs w:val="20"/>
          <w:rPrChange w:id="467" w:author="Microsoft Office User" w:date="2023-09-11T13:17:00Z">
            <w:rPr/>
          </w:rPrChange>
        </w:rPr>
        <w:fldChar w:fldCharType="separate"/>
      </w:r>
      <w:r w:rsidRPr="00B26E5F">
        <w:rPr>
          <w:sz w:val="20"/>
          <w:szCs w:val="20"/>
          <w:rPrChange w:id="468" w:author="Microsoft Office User" w:date="2023-09-11T13:17:00Z">
            <w:rPr/>
          </w:rPrChange>
        </w:rPr>
        <w:t xml:space="preserve"> Microbiome structuring within a coral colony and along a sedimentation gradient. </w:t>
      </w:r>
      <w:r w:rsidRPr="00B26E5F">
        <w:rPr>
          <w:sz w:val="20"/>
          <w:szCs w:val="20"/>
          <w:rPrChange w:id="469" w:author="Microsoft Office User" w:date="2023-09-11T13:17:00Z">
            <w:rPr/>
          </w:rPrChange>
        </w:rPr>
        <w:fldChar w:fldCharType="end"/>
      </w:r>
      <w:r w:rsidRPr="00B26E5F">
        <w:rPr>
          <w:sz w:val="20"/>
          <w:szCs w:val="20"/>
          <w:rPrChange w:id="470" w:author="Microsoft Office User" w:date="2023-09-11T13:17:00Z">
            <w:rPr/>
          </w:rPrChange>
        </w:rPr>
        <w:fldChar w:fldCharType="begin"/>
      </w:r>
      <w:r w:rsidRPr="00B26E5F">
        <w:rPr>
          <w:sz w:val="20"/>
          <w:szCs w:val="20"/>
          <w:rPrChange w:id="471" w:author="Microsoft Office User" w:date="2023-09-11T13:17:00Z">
            <w:rPr/>
          </w:rPrChange>
        </w:rPr>
        <w:instrText>HYPERLINK "https://www.zotero.org/google-docs/?n2Avay" \h</w:instrText>
      </w:r>
      <w:r w:rsidRPr="00E24C39">
        <w:rPr>
          <w:sz w:val="20"/>
          <w:szCs w:val="20"/>
        </w:rPr>
      </w:r>
      <w:r w:rsidRPr="00B26E5F">
        <w:rPr>
          <w:sz w:val="20"/>
          <w:szCs w:val="20"/>
          <w:rPrChange w:id="472" w:author="Microsoft Office User" w:date="2023-09-11T13:17:00Z">
            <w:rPr>
              <w:i/>
            </w:rPr>
          </w:rPrChange>
        </w:rPr>
        <w:fldChar w:fldCharType="separate"/>
      </w:r>
      <w:r w:rsidRPr="00B26E5F">
        <w:rPr>
          <w:i/>
          <w:sz w:val="20"/>
          <w:szCs w:val="20"/>
          <w:rPrChange w:id="473" w:author="Microsoft Office User" w:date="2023-09-11T13:17:00Z">
            <w:rPr>
              <w:i/>
            </w:rPr>
          </w:rPrChange>
        </w:rPr>
        <w:t>Cell. Stress Response Physiol. Adapt. Corals Subj. Environ. Stress. Pollut.</w:t>
      </w:r>
      <w:r w:rsidRPr="00B26E5F">
        <w:rPr>
          <w:i/>
          <w:sz w:val="20"/>
          <w:szCs w:val="20"/>
          <w:rPrChange w:id="474" w:author="Microsoft Office User" w:date="2023-09-11T13:17:00Z">
            <w:rPr>
              <w:i/>
            </w:rPr>
          </w:rPrChange>
        </w:rPr>
        <w:fldChar w:fldCharType="end"/>
      </w:r>
      <w:r w:rsidRPr="00B26E5F">
        <w:rPr>
          <w:sz w:val="20"/>
          <w:szCs w:val="20"/>
          <w:rPrChange w:id="475" w:author="Microsoft Office User" w:date="2023-09-11T13:17:00Z">
            <w:rPr/>
          </w:rPrChange>
        </w:rPr>
        <w:fldChar w:fldCharType="begin"/>
      </w:r>
      <w:r w:rsidRPr="00B26E5F">
        <w:rPr>
          <w:sz w:val="20"/>
          <w:szCs w:val="20"/>
          <w:rPrChange w:id="476" w:author="Microsoft Office User" w:date="2023-09-11T13:17:00Z">
            <w:rPr/>
          </w:rPrChange>
        </w:rPr>
        <w:instrText>HYPERLINK "https://www.zotero.org/google-docs/?n2Avay" \h</w:instrText>
      </w:r>
      <w:r w:rsidRPr="00E24C39">
        <w:rPr>
          <w:sz w:val="20"/>
          <w:szCs w:val="20"/>
        </w:rPr>
      </w:r>
      <w:r w:rsidRPr="00B26E5F">
        <w:rPr>
          <w:sz w:val="20"/>
          <w:szCs w:val="20"/>
          <w:rPrChange w:id="477" w:author="Microsoft Office User" w:date="2023-09-11T13:17:00Z">
            <w:rPr/>
          </w:rPrChange>
        </w:rPr>
        <w:fldChar w:fldCharType="separate"/>
      </w:r>
      <w:r w:rsidRPr="00B26E5F">
        <w:rPr>
          <w:sz w:val="20"/>
          <w:szCs w:val="20"/>
          <w:rPrChange w:id="478" w:author="Microsoft Office User" w:date="2023-09-11T13:17:00Z">
            <w:rPr/>
          </w:rPrChange>
        </w:rPr>
        <w:t xml:space="preserve"> (2022).</w:t>
      </w:r>
      <w:r w:rsidRPr="00B26E5F">
        <w:rPr>
          <w:sz w:val="20"/>
          <w:szCs w:val="20"/>
          <w:rPrChange w:id="479"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480" w:author="Microsoft Office User" w:date="2023-09-11T13:17:00Z">
            <w:rPr/>
          </w:rPrChange>
        </w:rPr>
        <w:pPrChange w:id="481" w:author="Microsoft Office User" w:date="2023-09-11T13:17:00Z">
          <w:pPr/>
        </w:pPrChange>
      </w:pPr>
    </w:p>
    <w:p w14:paraId="0B742CBA" w14:textId="77777777" w:rsidR="000C56B0" w:rsidRPr="00B26E5F" w:rsidRDefault="00367A15">
      <w:pPr>
        <w:snapToGrid w:val="0"/>
        <w:contextualSpacing/>
        <w:rPr>
          <w:sz w:val="20"/>
          <w:szCs w:val="20"/>
          <w:rPrChange w:id="482" w:author="Microsoft Office User" w:date="2023-09-11T13:17:00Z">
            <w:rPr/>
          </w:rPrChange>
        </w:rPr>
        <w:pPrChange w:id="483" w:author="Microsoft Office User" w:date="2023-09-11T13:17:00Z">
          <w:pPr/>
        </w:pPrChange>
      </w:pPr>
      <w:r w:rsidRPr="00B26E5F">
        <w:rPr>
          <w:sz w:val="20"/>
          <w:szCs w:val="20"/>
          <w:rPrChange w:id="484" w:author="Microsoft Office User" w:date="2023-09-11T13:17:00Z">
            <w:rPr/>
          </w:rPrChange>
        </w:rPr>
        <w:fldChar w:fldCharType="begin"/>
      </w:r>
      <w:r w:rsidRPr="00B26E5F">
        <w:rPr>
          <w:sz w:val="20"/>
          <w:szCs w:val="20"/>
          <w:rPrChange w:id="485" w:author="Microsoft Office User" w:date="2023-09-11T13:17:00Z">
            <w:rPr/>
          </w:rPrChange>
        </w:rPr>
        <w:instrText>HYPERLINK "https://www.zotero.org/google-docs/?n2Avay" \h</w:instrText>
      </w:r>
      <w:r w:rsidRPr="00E24C39">
        <w:rPr>
          <w:sz w:val="20"/>
          <w:szCs w:val="20"/>
        </w:rPr>
      </w:r>
      <w:r w:rsidRPr="00B26E5F">
        <w:rPr>
          <w:sz w:val="20"/>
          <w:szCs w:val="20"/>
          <w:rPrChange w:id="486" w:author="Microsoft Office User" w:date="2023-09-11T13:17:00Z">
            <w:rPr/>
          </w:rPrChange>
        </w:rPr>
        <w:fldChar w:fldCharType="separate"/>
      </w:r>
      <w:r w:rsidRPr="00B26E5F">
        <w:rPr>
          <w:sz w:val="20"/>
          <w:szCs w:val="20"/>
          <w:rPrChange w:id="487" w:author="Microsoft Office User" w:date="2023-09-11T13:17:00Z">
            <w:rPr/>
          </w:rPrChange>
        </w:rPr>
        <w:t>16.</w:t>
      </w:r>
      <w:r w:rsidRPr="00B26E5F">
        <w:rPr>
          <w:sz w:val="20"/>
          <w:szCs w:val="20"/>
          <w:rPrChange w:id="488" w:author="Microsoft Office User" w:date="2023-09-11T13:17:00Z">
            <w:rPr/>
          </w:rPrChange>
        </w:rPr>
        <w:tab/>
        <w:t xml:space="preserve">Zaneveld, J. R. </w:t>
      </w:r>
      <w:r w:rsidRPr="00B26E5F">
        <w:rPr>
          <w:sz w:val="20"/>
          <w:szCs w:val="20"/>
          <w:rPrChange w:id="489" w:author="Microsoft Office User" w:date="2023-09-11T13:17:00Z">
            <w:rPr/>
          </w:rPrChange>
        </w:rPr>
        <w:fldChar w:fldCharType="end"/>
      </w:r>
      <w:r w:rsidRPr="00B26E5F">
        <w:rPr>
          <w:sz w:val="20"/>
          <w:szCs w:val="20"/>
          <w:rPrChange w:id="490" w:author="Microsoft Office User" w:date="2023-09-11T13:17:00Z">
            <w:rPr/>
          </w:rPrChange>
        </w:rPr>
        <w:fldChar w:fldCharType="begin"/>
      </w:r>
      <w:r w:rsidRPr="00B26E5F">
        <w:rPr>
          <w:sz w:val="20"/>
          <w:szCs w:val="20"/>
          <w:rPrChange w:id="491" w:author="Microsoft Office User" w:date="2023-09-11T13:17:00Z">
            <w:rPr/>
          </w:rPrChange>
        </w:rPr>
        <w:instrText>HYPERLINK "https://www.zotero.org/google-docs/?n2Avay" \h</w:instrText>
      </w:r>
      <w:r w:rsidRPr="00E24C39">
        <w:rPr>
          <w:sz w:val="20"/>
          <w:szCs w:val="20"/>
        </w:rPr>
      </w:r>
      <w:r w:rsidRPr="00B26E5F">
        <w:rPr>
          <w:sz w:val="20"/>
          <w:szCs w:val="20"/>
          <w:rPrChange w:id="492" w:author="Microsoft Office User" w:date="2023-09-11T13:17:00Z">
            <w:rPr>
              <w:i/>
            </w:rPr>
          </w:rPrChange>
        </w:rPr>
        <w:fldChar w:fldCharType="separate"/>
      </w:r>
      <w:r w:rsidRPr="00B26E5F">
        <w:rPr>
          <w:i/>
          <w:sz w:val="20"/>
          <w:szCs w:val="20"/>
          <w:rPrChange w:id="493" w:author="Microsoft Office User" w:date="2023-09-11T13:17:00Z">
            <w:rPr>
              <w:i/>
            </w:rPr>
          </w:rPrChange>
        </w:rPr>
        <w:t>et al.</w:t>
      </w:r>
      <w:r w:rsidRPr="00B26E5F">
        <w:rPr>
          <w:i/>
          <w:sz w:val="20"/>
          <w:szCs w:val="20"/>
          <w:rPrChange w:id="494" w:author="Microsoft Office User" w:date="2023-09-11T13:17:00Z">
            <w:rPr>
              <w:i/>
            </w:rPr>
          </w:rPrChange>
        </w:rPr>
        <w:fldChar w:fldCharType="end"/>
      </w:r>
      <w:r w:rsidRPr="00B26E5F">
        <w:rPr>
          <w:sz w:val="20"/>
          <w:szCs w:val="20"/>
          <w:rPrChange w:id="495" w:author="Microsoft Office User" w:date="2023-09-11T13:17:00Z">
            <w:rPr/>
          </w:rPrChange>
        </w:rPr>
        <w:fldChar w:fldCharType="begin"/>
      </w:r>
      <w:r w:rsidRPr="00B26E5F">
        <w:rPr>
          <w:sz w:val="20"/>
          <w:szCs w:val="20"/>
          <w:rPrChange w:id="496" w:author="Microsoft Office User" w:date="2023-09-11T13:17:00Z">
            <w:rPr/>
          </w:rPrChange>
        </w:rPr>
        <w:instrText>HYPERLINK "https://www.zotero.org/google-docs/?n2Avay" \h</w:instrText>
      </w:r>
      <w:r w:rsidRPr="00E24C39">
        <w:rPr>
          <w:sz w:val="20"/>
          <w:szCs w:val="20"/>
        </w:rPr>
      </w:r>
      <w:r w:rsidRPr="00B26E5F">
        <w:rPr>
          <w:sz w:val="20"/>
          <w:szCs w:val="20"/>
          <w:rPrChange w:id="497" w:author="Microsoft Office User" w:date="2023-09-11T13:17:00Z">
            <w:rPr/>
          </w:rPrChange>
        </w:rPr>
        <w:fldChar w:fldCharType="separate"/>
      </w:r>
      <w:r w:rsidRPr="00B26E5F">
        <w:rPr>
          <w:sz w:val="20"/>
          <w:szCs w:val="20"/>
          <w:rPrChange w:id="498" w:author="Microsoft Office User" w:date="2023-09-11T13:17:00Z">
            <w:rPr/>
          </w:rPrChange>
        </w:rPr>
        <w:t xml:space="preserve"> Overfishing and nutrient pollution interact with temperature to disrupt coral reefs down to microbial scales. </w:t>
      </w:r>
      <w:r w:rsidRPr="00B26E5F">
        <w:rPr>
          <w:sz w:val="20"/>
          <w:szCs w:val="20"/>
          <w:rPrChange w:id="499" w:author="Microsoft Office User" w:date="2023-09-11T13:17:00Z">
            <w:rPr/>
          </w:rPrChange>
        </w:rPr>
        <w:fldChar w:fldCharType="end"/>
      </w:r>
      <w:r w:rsidRPr="00B26E5F">
        <w:rPr>
          <w:sz w:val="20"/>
          <w:szCs w:val="20"/>
          <w:rPrChange w:id="500" w:author="Microsoft Office User" w:date="2023-09-11T13:17:00Z">
            <w:rPr/>
          </w:rPrChange>
        </w:rPr>
        <w:fldChar w:fldCharType="begin"/>
      </w:r>
      <w:r w:rsidRPr="00B26E5F">
        <w:rPr>
          <w:sz w:val="20"/>
          <w:szCs w:val="20"/>
          <w:rPrChange w:id="501" w:author="Microsoft Office User" w:date="2023-09-11T13:17:00Z">
            <w:rPr/>
          </w:rPrChange>
        </w:rPr>
        <w:instrText>HYPERLINK "https://www.zotero.org/google-docs/?n2Avay" \h</w:instrText>
      </w:r>
      <w:r w:rsidRPr="00E24C39">
        <w:rPr>
          <w:sz w:val="20"/>
          <w:szCs w:val="20"/>
        </w:rPr>
      </w:r>
      <w:r w:rsidRPr="00B26E5F">
        <w:rPr>
          <w:sz w:val="20"/>
          <w:szCs w:val="20"/>
          <w:rPrChange w:id="502" w:author="Microsoft Office User" w:date="2023-09-11T13:17:00Z">
            <w:rPr>
              <w:i/>
            </w:rPr>
          </w:rPrChange>
        </w:rPr>
        <w:fldChar w:fldCharType="separate"/>
      </w:r>
      <w:r w:rsidRPr="00B26E5F">
        <w:rPr>
          <w:i/>
          <w:sz w:val="20"/>
          <w:szCs w:val="20"/>
          <w:rPrChange w:id="503" w:author="Microsoft Office User" w:date="2023-09-11T13:17:00Z">
            <w:rPr>
              <w:i/>
            </w:rPr>
          </w:rPrChange>
        </w:rPr>
        <w:t xml:space="preserve">Nat. Commun. </w:t>
      </w:r>
      <w:r w:rsidRPr="00B26E5F">
        <w:rPr>
          <w:i/>
          <w:sz w:val="20"/>
          <w:szCs w:val="20"/>
          <w:rPrChange w:id="504" w:author="Microsoft Office User" w:date="2023-09-11T13:17:00Z">
            <w:rPr>
              <w:i/>
            </w:rPr>
          </w:rPrChange>
        </w:rPr>
        <w:fldChar w:fldCharType="end"/>
      </w:r>
      <w:r w:rsidRPr="00B26E5F">
        <w:rPr>
          <w:sz w:val="20"/>
          <w:szCs w:val="20"/>
          <w:rPrChange w:id="505" w:author="Microsoft Office User" w:date="2023-09-11T13:17:00Z">
            <w:rPr/>
          </w:rPrChange>
        </w:rPr>
        <w:fldChar w:fldCharType="begin"/>
      </w:r>
      <w:r w:rsidRPr="00B26E5F">
        <w:rPr>
          <w:sz w:val="20"/>
          <w:szCs w:val="20"/>
          <w:rPrChange w:id="506" w:author="Microsoft Office User" w:date="2023-09-11T13:17:00Z">
            <w:rPr/>
          </w:rPrChange>
        </w:rPr>
        <w:instrText>HYPERLINK "https://www.zotero.org/google-docs/?n2Avay" \h</w:instrText>
      </w:r>
      <w:r w:rsidRPr="00E24C39">
        <w:rPr>
          <w:sz w:val="20"/>
          <w:szCs w:val="20"/>
        </w:rPr>
      </w:r>
      <w:r w:rsidRPr="00B26E5F">
        <w:rPr>
          <w:sz w:val="20"/>
          <w:szCs w:val="20"/>
          <w:rPrChange w:id="507" w:author="Microsoft Office User" w:date="2023-09-11T13:17:00Z">
            <w:rPr>
              <w:b/>
            </w:rPr>
          </w:rPrChange>
        </w:rPr>
        <w:fldChar w:fldCharType="separate"/>
      </w:r>
      <w:r w:rsidRPr="00B26E5F">
        <w:rPr>
          <w:b/>
          <w:sz w:val="20"/>
          <w:szCs w:val="20"/>
          <w:rPrChange w:id="508" w:author="Microsoft Office User" w:date="2023-09-11T13:17:00Z">
            <w:rPr>
              <w:b/>
            </w:rPr>
          </w:rPrChange>
        </w:rPr>
        <w:t>7</w:t>
      </w:r>
      <w:r w:rsidRPr="00B26E5F">
        <w:rPr>
          <w:b/>
          <w:sz w:val="20"/>
          <w:szCs w:val="20"/>
          <w:rPrChange w:id="509" w:author="Microsoft Office User" w:date="2023-09-11T13:17:00Z">
            <w:rPr>
              <w:b/>
            </w:rPr>
          </w:rPrChange>
        </w:rPr>
        <w:fldChar w:fldCharType="end"/>
      </w:r>
      <w:r w:rsidRPr="00B26E5F">
        <w:rPr>
          <w:sz w:val="20"/>
          <w:szCs w:val="20"/>
          <w:rPrChange w:id="510" w:author="Microsoft Office User" w:date="2023-09-11T13:17:00Z">
            <w:rPr/>
          </w:rPrChange>
        </w:rPr>
        <w:fldChar w:fldCharType="begin"/>
      </w:r>
      <w:r w:rsidRPr="00B26E5F">
        <w:rPr>
          <w:sz w:val="20"/>
          <w:szCs w:val="20"/>
          <w:rPrChange w:id="511" w:author="Microsoft Office User" w:date="2023-09-11T13:17:00Z">
            <w:rPr/>
          </w:rPrChange>
        </w:rPr>
        <w:instrText>HYPERLINK "https://www.zotero.org/google-docs/?n2Avay" \h</w:instrText>
      </w:r>
      <w:r w:rsidRPr="00E24C39">
        <w:rPr>
          <w:sz w:val="20"/>
          <w:szCs w:val="20"/>
        </w:rPr>
      </w:r>
      <w:r w:rsidRPr="00B26E5F">
        <w:rPr>
          <w:sz w:val="20"/>
          <w:szCs w:val="20"/>
          <w:rPrChange w:id="512" w:author="Microsoft Office User" w:date="2023-09-11T13:17:00Z">
            <w:rPr/>
          </w:rPrChange>
        </w:rPr>
        <w:fldChar w:fldCharType="separate"/>
      </w:r>
      <w:r w:rsidRPr="00B26E5F">
        <w:rPr>
          <w:sz w:val="20"/>
          <w:szCs w:val="20"/>
          <w:rPrChange w:id="513" w:author="Microsoft Office User" w:date="2023-09-11T13:17:00Z">
            <w:rPr/>
          </w:rPrChange>
        </w:rPr>
        <w:t>, 1–12 (2016).</w:t>
      </w:r>
      <w:r w:rsidRPr="00B26E5F">
        <w:rPr>
          <w:sz w:val="20"/>
          <w:szCs w:val="20"/>
          <w:rPrChange w:id="514"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515" w:author="Microsoft Office User" w:date="2023-09-11T13:17:00Z">
            <w:rPr/>
          </w:rPrChange>
        </w:rPr>
        <w:pPrChange w:id="516" w:author="Microsoft Office User" w:date="2023-09-11T13:17:00Z">
          <w:pPr/>
        </w:pPrChange>
      </w:pPr>
    </w:p>
    <w:p w14:paraId="02E49C16" w14:textId="77777777" w:rsidR="000C56B0" w:rsidRPr="00B26E5F" w:rsidRDefault="00367A15">
      <w:pPr>
        <w:snapToGrid w:val="0"/>
        <w:contextualSpacing/>
        <w:rPr>
          <w:sz w:val="20"/>
          <w:szCs w:val="20"/>
          <w:rPrChange w:id="517" w:author="Microsoft Office User" w:date="2023-09-11T13:17:00Z">
            <w:rPr/>
          </w:rPrChange>
        </w:rPr>
        <w:pPrChange w:id="518" w:author="Microsoft Office User" w:date="2023-09-11T13:17:00Z">
          <w:pPr/>
        </w:pPrChange>
      </w:pPr>
      <w:r w:rsidRPr="00B26E5F">
        <w:rPr>
          <w:sz w:val="20"/>
          <w:szCs w:val="20"/>
          <w:rPrChange w:id="519" w:author="Microsoft Office User" w:date="2023-09-11T13:17:00Z">
            <w:rPr/>
          </w:rPrChange>
        </w:rPr>
        <w:fldChar w:fldCharType="begin"/>
      </w:r>
      <w:r w:rsidRPr="00B26E5F">
        <w:rPr>
          <w:sz w:val="20"/>
          <w:szCs w:val="20"/>
          <w:rPrChange w:id="520" w:author="Microsoft Office User" w:date="2023-09-11T13:17:00Z">
            <w:rPr/>
          </w:rPrChange>
        </w:rPr>
        <w:instrText>HYPERLINK "https://www.zotero.org/google-docs/?n2Avay" \h</w:instrText>
      </w:r>
      <w:r w:rsidRPr="00E24C39">
        <w:rPr>
          <w:sz w:val="20"/>
          <w:szCs w:val="20"/>
        </w:rPr>
      </w:r>
      <w:r w:rsidRPr="00B26E5F">
        <w:rPr>
          <w:sz w:val="20"/>
          <w:szCs w:val="20"/>
          <w:rPrChange w:id="521" w:author="Microsoft Office User" w:date="2023-09-11T13:17:00Z">
            <w:rPr/>
          </w:rPrChange>
        </w:rPr>
        <w:fldChar w:fldCharType="separate"/>
      </w:r>
      <w:r w:rsidRPr="00B26E5F">
        <w:rPr>
          <w:sz w:val="20"/>
          <w:szCs w:val="20"/>
          <w:rPrChange w:id="522" w:author="Microsoft Office User" w:date="2023-09-11T13:17:00Z">
            <w:rPr/>
          </w:rPrChange>
        </w:rPr>
        <w:t>17.</w:t>
      </w:r>
      <w:r w:rsidRPr="00B26E5F">
        <w:rPr>
          <w:sz w:val="20"/>
          <w:szCs w:val="20"/>
          <w:rPrChange w:id="523" w:author="Microsoft Office User" w:date="2023-09-11T13:17:00Z">
            <w:rPr/>
          </w:rPrChange>
        </w:rPr>
        <w:tab/>
        <w:t xml:space="preserve">Corinaldesi, C. </w:t>
      </w:r>
      <w:r w:rsidRPr="00B26E5F">
        <w:rPr>
          <w:sz w:val="20"/>
          <w:szCs w:val="20"/>
          <w:rPrChange w:id="524" w:author="Microsoft Office User" w:date="2023-09-11T13:17:00Z">
            <w:rPr/>
          </w:rPrChange>
        </w:rPr>
        <w:fldChar w:fldCharType="end"/>
      </w:r>
      <w:r w:rsidRPr="00B26E5F">
        <w:rPr>
          <w:sz w:val="20"/>
          <w:szCs w:val="20"/>
          <w:rPrChange w:id="525" w:author="Microsoft Office User" w:date="2023-09-11T13:17:00Z">
            <w:rPr/>
          </w:rPrChange>
        </w:rPr>
        <w:fldChar w:fldCharType="begin"/>
      </w:r>
      <w:r w:rsidRPr="00B26E5F">
        <w:rPr>
          <w:sz w:val="20"/>
          <w:szCs w:val="20"/>
          <w:rPrChange w:id="526" w:author="Microsoft Office User" w:date="2023-09-11T13:17:00Z">
            <w:rPr/>
          </w:rPrChange>
        </w:rPr>
        <w:instrText>HYPERLINK "https://www.zotero.org/google-docs/?n2Avay" \h</w:instrText>
      </w:r>
      <w:r w:rsidRPr="00E24C39">
        <w:rPr>
          <w:sz w:val="20"/>
          <w:szCs w:val="20"/>
        </w:rPr>
      </w:r>
      <w:r w:rsidRPr="00B26E5F">
        <w:rPr>
          <w:sz w:val="20"/>
          <w:szCs w:val="20"/>
          <w:rPrChange w:id="527" w:author="Microsoft Office User" w:date="2023-09-11T13:17:00Z">
            <w:rPr>
              <w:i/>
            </w:rPr>
          </w:rPrChange>
        </w:rPr>
        <w:fldChar w:fldCharType="separate"/>
      </w:r>
      <w:r w:rsidRPr="00B26E5F">
        <w:rPr>
          <w:i/>
          <w:sz w:val="20"/>
          <w:szCs w:val="20"/>
          <w:rPrChange w:id="528" w:author="Microsoft Office User" w:date="2023-09-11T13:17:00Z">
            <w:rPr>
              <w:i/>
            </w:rPr>
          </w:rPrChange>
        </w:rPr>
        <w:t>et al.</w:t>
      </w:r>
      <w:r w:rsidRPr="00B26E5F">
        <w:rPr>
          <w:i/>
          <w:sz w:val="20"/>
          <w:szCs w:val="20"/>
          <w:rPrChange w:id="529" w:author="Microsoft Office User" w:date="2023-09-11T13:17:00Z">
            <w:rPr>
              <w:i/>
            </w:rPr>
          </w:rPrChange>
        </w:rPr>
        <w:fldChar w:fldCharType="end"/>
      </w:r>
      <w:r w:rsidRPr="00B26E5F">
        <w:rPr>
          <w:sz w:val="20"/>
          <w:szCs w:val="20"/>
          <w:rPrChange w:id="530" w:author="Microsoft Office User" w:date="2023-09-11T13:17:00Z">
            <w:rPr/>
          </w:rPrChange>
        </w:rPr>
        <w:fldChar w:fldCharType="begin"/>
      </w:r>
      <w:r w:rsidRPr="00B26E5F">
        <w:rPr>
          <w:sz w:val="20"/>
          <w:szCs w:val="20"/>
          <w:rPrChange w:id="531" w:author="Microsoft Office User" w:date="2023-09-11T13:17:00Z">
            <w:rPr/>
          </w:rPrChange>
        </w:rPr>
        <w:instrText>HYPERLINK "https://www.zotero.org/google-docs/?n2Avay" \h</w:instrText>
      </w:r>
      <w:r w:rsidRPr="00E24C39">
        <w:rPr>
          <w:sz w:val="20"/>
          <w:szCs w:val="20"/>
        </w:rPr>
      </w:r>
      <w:r w:rsidRPr="00B26E5F">
        <w:rPr>
          <w:sz w:val="20"/>
          <w:szCs w:val="20"/>
          <w:rPrChange w:id="532" w:author="Microsoft Office User" w:date="2023-09-11T13:17:00Z">
            <w:rPr/>
          </w:rPrChange>
        </w:rPr>
        <w:fldChar w:fldCharType="separate"/>
      </w:r>
      <w:r w:rsidRPr="00B26E5F">
        <w:rPr>
          <w:sz w:val="20"/>
          <w:szCs w:val="20"/>
          <w:rPrChange w:id="533" w:author="Microsoft Office User" w:date="2023-09-11T13:17:00Z">
            <w:rPr/>
          </w:rPrChange>
        </w:rPr>
        <w:t xml:space="preserve"> Multiple impacts of microplastics can threaten marine habitat-forming species. </w:t>
      </w:r>
      <w:r w:rsidRPr="00B26E5F">
        <w:rPr>
          <w:sz w:val="20"/>
          <w:szCs w:val="20"/>
          <w:rPrChange w:id="534" w:author="Microsoft Office User" w:date="2023-09-11T13:17:00Z">
            <w:rPr/>
          </w:rPrChange>
        </w:rPr>
        <w:fldChar w:fldCharType="end"/>
      </w:r>
      <w:r w:rsidRPr="00B26E5F">
        <w:rPr>
          <w:sz w:val="20"/>
          <w:szCs w:val="20"/>
          <w:rPrChange w:id="535" w:author="Microsoft Office User" w:date="2023-09-11T13:17:00Z">
            <w:rPr/>
          </w:rPrChange>
        </w:rPr>
        <w:fldChar w:fldCharType="begin"/>
      </w:r>
      <w:r w:rsidRPr="00B26E5F">
        <w:rPr>
          <w:sz w:val="20"/>
          <w:szCs w:val="20"/>
          <w:rPrChange w:id="536" w:author="Microsoft Office User" w:date="2023-09-11T13:17:00Z">
            <w:rPr/>
          </w:rPrChange>
        </w:rPr>
        <w:instrText>HYPERLINK "https://www.zotero.org/google-docs/?n2Avay" \h</w:instrText>
      </w:r>
      <w:r w:rsidRPr="00E24C39">
        <w:rPr>
          <w:sz w:val="20"/>
          <w:szCs w:val="20"/>
        </w:rPr>
      </w:r>
      <w:r w:rsidRPr="00B26E5F">
        <w:rPr>
          <w:sz w:val="20"/>
          <w:szCs w:val="20"/>
          <w:rPrChange w:id="537" w:author="Microsoft Office User" w:date="2023-09-11T13:17:00Z">
            <w:rPr>
              <w:i/>
            </w:rPr>
          </w:rPrChange>
        </w:rPr>
        <w:fldChar w:fldCharType="separate"/>
      </w:r>
      <w:r w:rsidRPr="00B26E5F">
        <w:rPr>
          <w:i/>
          <w:sz w:val="20"/>
          <w:szCs w:val="20"/>
          <w:rPrChange w:id="538" w:author="Microsoft Office User" w:date="2023-09-11T13:17:00Z">
            <w:rPr>
              <w:i/>
            </w:rPr>
          </w:rPrChange>
        </w:rPr>
        <w:t xml:space="preserve">Commun. Biol. </w:t>
      </w:r>
      <w:r w:rsidRPr="00B26E5F">
        <w:rPr>
          <w:i/>
          <w:sz w:val="20"/>
          <w:szCs w:val="20"/>
          <w:rPrChange w:id="539" w:author="Microsoft Office User" w:date="2023-09-11T13:17:00Z">
            <w:rPr>
              <w:i/>
            </w:rPr>
          </w:rPrChange>
        </w:rPr>
        <w:fldChar w:fldCharType="end"/>
      </w:r>
      <w:r w:rsidRPr="00B26E5F">
        <w:rPr>
          <w:sz w:val="20"/>
          <w:szCs w:val="20"/>
          <w:rPrChange w:id="540" w:author="Microsoft Office User" w:date="2023-09-11T13:17:00Z">
            <w:rPr/>
          </w:rPrChange>
        </w:rPr>
        <w:fldChar w:fldCharType="begin"/>
      </w:r>
      <w:r w:rsidRPr="00B26E5F">
        <w:rPr>
          <w:sz w:val="20"/>
          <w:szCs w:val="20"/>
          <w:rPrChange w:id="541" w:author="Microsoft Office User" w:date="2023-09-11T13:17:00Z">
            <w:rPr/>
          </w:rPrChange>
        </w:rPr>
        <w:instrText>HYPERLINK "https://www.zotero.org/google-docs/?n2Avay" \h</w:instrText>
      </w:r>
      <w:r w:rsidRPr="00E24C39">
        <w:rPr>
          <w:sz w:val="20"/>
          <w:szCs w:val="20"/>
        </w:rPr>
      </w:r>
      <w:r w:rsidRPr="00B26E5F">
        <w:rPr>
          <w:sz w:val="20"/>
          <w:szCs w:val="20"/>
          <w:rPrChange w:id="542" w:author="Microsoft Office User" w:date="2023-09-11T13:17:00Z">
            <w:rPr>
              <w:b/>
            </w:rPr>
          </w:rPrChange>
        </w:rPr>
        <w:fldChar w:fldCharType="separate"/>
      </w:r>
      <w:r w:rsidRPr="00B26E5F">
        <w:rPr>
          <w:b/>
          <w:sz w:val="20"/>
          <w:szCs w:val="20"/>
          <w:rPrChange w:id="543" w:author="Microsoft Office User" w:date="2023-09-11T13:17:00Z">
            <w:rPr>
              <w:b/>
            </w:rPr>
          </w:rPrChange>
        </w:rPr>
        <w:t>4</w:t>
      </w:r>
      <w:r w:rsidRPr="00B26E5F">
        <w:rPr>
          <w:b/>
          <w:sz w:val="20"/>
          <w:szCs w:val="20"/>
          <w:rPrChange w:id="544" w:author="Microsoft Office User" w:date="2023-09-11T13:17:00Z">
            <w:rPr>
              <w:b/>
            </w:rPr>
          </w:rPrChange>
        </w:rPr>
        <w:fldChar w:fldCharType="end"/>
      </w:r>
      <w:r w:rsidRPr="00B26E5F">
        <w:rPr>
          <w:sz w:val="20"/>
          <w:szCs w:val="20"/>
          <w:rPrChange w:id="545" w:author="Microsoft Office User" w:date="2023-09-11T13:17:00Z">
            <w:rPr/>
          </w:rPrChange>
        </w:rPr>
        <w:fldChar w:fldCharType="begin"/>
      </w:r>
      <w:r w:rsidRPr="00B26E5F">
        <w:rPr>
          <w:sz w:val="20"/>
          <w:szCs w:val="20"/>
          <w:rPrChange w:id="546" w:author="Microsoft Office User" w:date="2023-09-11T13:17:00Z">
            <w:rPr/>
          </w:rPrChange>
        </w:rPr>
        <w:instrText>HYPERLINK "https://www.zotero.org/google-docs/?n2Avay" \h</w:instrText>
      </w:r>
      <w:r w:rsidRPr="00E24C39">
        <w:rPr>
          <w:sz w:val="20"/>
          <w:szCs w:val="20"/>
        </w:rPr>
      </w:r>
      <w:r w:rsidRPr="00B26E5F">
        <w:rPr>
          <w:sz w:val="20"/>
          <w:szCs w:val="20"/>
          <w:rPrChange w:id="547" w:author="Microsoft Office User" w:date="2023-09-11T13:17:00Z">
            <w:rPr/>
          </w:rPrChange>
        </w:rPr>
        <w:fldChar w:fldCharType="separate"/>
      </w:r>
      <w:r w:rsidRPr="00B26E5F">
        <w:rPr>
          <w:sz w:val="20"/>
          <w:szCs w:val="20"/>
          <w:rPrChange w:id="548" w:author="Microsoft Office User" w:date="2023-09-11T13:17:00Z">
            <w:rPr/>
          </w:rPrChange>
        </w:rPr>
        <w:t>, 1–13 (2021).</w:t>
      </w:r>
      <w:r w:rsidRPr="00B26E5F">
        <w:rPr>
          <w:sz w:val="20"/>
          <w:szCs w:val="20"/>
          <w:rPrChange w:id="549"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550" w:author="Microsoft Office User" w:date="2023-09-11T13:17:00Z">
            <w:rPr/>
          </w:rPrChange>
        </w:rPr>
        <w:pPrChange w:id="551" w:author="Microsoft Office User" w:date="2023-09-11T13:17:00Z">
          <w:pPr/>
        </w:pPrChange>
      </w:pPr>
    </w:p>
    <w:p w14:paraId="1744BA88" w14:textId="77777777" w:rsidR="000C56B0" w:rsidRPr="00B26E5F" w:rsidRDefault="00367A15">
      <w:pPr>
        <w:snapToGrid w:val="0"/>
        <w:contextualSpacing/>
        <w:rPr>
          <w:sz w:val="20"/>
          <w:szCs w:val="20"/>
          <w:rPrChange w:id="552" w:author="Microsoft Office User" w:date="2023-09-11T13:17:00Z">
            <w:rPr/>
          </w:rPrChange>
        </w:rPr>
        <w:pPrChange w:id="553" w:author="Microsoft Office User" w:date="2023-09-11T13:17:00Z">
          <w:pPr/>
        </w:pPrChange>
      </w:pPr>
      <w:r w:rsidRPr="00B26E5F">
        <w:rPr>
          <w:sz w:val="20"/>
          <w:szCs w:val="20"/>
          <w:rPrChange w:id="554" w:author="Microsoft Office User" w:date="2023-09-11T13:17:00Z">
            <w:rPr/>
          </w:rPrChange>
        </w:rPr>
        <w:fldChar w:fldCharType="begin"/>
      </w:r>
      <w:r w:rsidRPr="00B26E5F">
        <w:rPr>
          <w:sz w:val="20"/>
          <w:szCs w:val="20"/>
          <w:rPrChange w:id="555" w:author="Microsoft Office User" w:date="2023-09-11T13:17:00Z">
            <w:rPr/>
          </w:rPrChange>
        </w:rPr>
        <w:instrText>HYPERLINK "https://www.zotero.org/google-docs/?n2Avay" \h</w:instrText>
      </w:r>
      <w:r w:rsidRPr="00E24C39">
        <w:rPr>
          <w:sz w:val="20"/>
          <w:szCs w:val="20"/>
        </w:rPr>
      </w:r>
      <w:r w:rsidRPr="00B26E5F">
        <w:rPr>
          <w:sz w:val="20"/>
          <w:szCs w:val="20"/>
          <w:rPrChange w:id="556" w:author="Microsoft Office User" w:date="2023-09-11T13:17:00Z">
            <w:rPr/>
          </w:rPrChange>
        </w:rPr>
        <w:fldChar w:fldCharType="separate"/>
      </w:r>
      <w:r w:rsidRPr="00B26E5F">
        <w:rPr>
          <w:sz w:val="20"/>
          <w:szCs w:val="20"/>
          <w:rPrChange w:id="557" w:author="Microsoft Office User" w:date="2023-09-11T13:17:00Z">
            <w:rPr/>
          </w:rPrChange>
        </w:rPr>
        <w:t>18.</w:t>
      </w:r>
      <w:r w:rsidRPr="00B26E5F">
        <w:rPr>
          <w:sz w:val="20"/>
          <w:szCs w:val="20"/>
          <w:rPrChange w:id="558"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559" w:author="Microsoft Office User" w:date="2023-09-11T13:17:00Z">
            <w:rPr/>
          </w:rPrChange>
        </w:rPr>
        <w:fldChar w:fldCharType="end"/>
      </w:r>
      <w:r w:rsidRPr="00B26E5F">
        <w:rPr>
          <w:sz w:val="20"/>
          <w:szCs w:val="20"/>
          <w:rPrChange w:id="560" w:author="Microsoft Office User" w:date="2023-09-11T13:17:00Z">
            <w:rPr/>
          </w:rPrChange>
        </w:rPr>
        <w:fldChar w:fldCharType="begin"/>
      </w:r>
      <w:r w:rsidRPr="00B26E5F">
        <w:rPr>
          <w:sz w:val="20"/>
          <w:szCs w:val="20"/>
          <w:rPrChange w:id="561" w:author="Microsoft Office User" w:date="2023-09-11T13:17:00Z">
            <w:rPr/>
          </w:rPrChange>
        </w:rPr>
        <w:instrText>HYPERLINK "https://www.zotero.org/google-docs/?n2Avay" \h</w:instrText>
      </w:r>
      <w:r w:rsidRPr="00E24C39">
        <w:rPr>
          <w:sz w:val="20"/>
          <w:szCs w:val="20"/>
        </w:rPr>
      </w:r>
      <w:r w:rsidRPr="00B26E5F">
        <w:rPr>
          <w:sz w:val="20"/>
          <w:szCs w:val="20"/>
          <w:rPrChange w:id="562" w:author="Microsoft Office User" w:date="2023-09-11T13:17:00Z">
            <w:rPr>
              <w:i/>
            </w:rPr>
          </w:rPrChange>
        </w:rPr>
        <w:fldChar w:fldCharType="separate"/>
      </w:r>
      <w:r w:rsidRPr="00B26E5F">
        <w:rPr>
          <w:i/>
          <w:sz w:val="20"/>
          <w:szCs w:val="20"/>
          <w:rPrChange w:id="563" w:author="Microsoft Office User" w:date="2023-09-11T13:17:00Z">
            <w:rPr>
              <w:i/>
            </w:rPr>
          </w:rPrChange>
        </w:rPr>
        <w:t xml:space="preserve">Coral Reefs </w:t>
      </w:r>
      <w:r w:rsidRPr="00B26E5F">
        <w:rPr>
          <w:i/>
          <w:sz w:val="20"/>
          <w:szCs w:val="20"/>
          <w:rPrChange w:id="564" w:author="Microsoft Office User" w:date="2023-09-11T13:17:00Z">
            <w:rPr>
              <w:i/>
            </w:rPr>
          </w:rPrChange>
        </w:rPr>
        <w:fldChar w:fldCharType="end"/>
      </w:r>
      <w:r w:rsidRPr="00B26E5F">
        <w:rPr>
          <w:sz w:val="20"/>
          <w:szCs w:val="20"/>
          <w:rPrChange w:id="565" w:author="Microsoft Office User" w:date="2023-09-11T13:17:00Z">
            <w:rPr/>
          </w:rPrChange>
        </w:rPr>
        <w:fldChar w:fldCharType="begin"/>
      </w:r>
      <w:r w:rsidRPr="00B26E5F">
        <w:rPr>
          <w:sz w:val="20"/>
          <w:szCs w:val="20"/>
          <w:rPrChange w:id="566" w:author="Microsoft Office User" w:date="2023-09-11T13:17:00Z">
            <w:rPr/>
          </w:rPrChange>
        </w:rPr>
        <w:instrText>HYPERLINK "https://www.zotero.org/google-docs/?n2Avay" \h</w:instrText>
      </w:r>
      <w:r w:rsidRPr="00E24C39">
        <w:rPr>
          <w:sz w:val="20"/>
          <w:szCs w:val="20"/>
        </w:rPr>
      </w:r>
      <w:r w:rsidRPr="00B26E5F">
        <w:rPr>
          <w:sz w:val="20"/>
          <w:szCs w:val="20"/>
          <w:rPrChange w:id="567" w:author="Microsoft Office User" w:date="2023-09-11T13:17:00Z">
            <w:rPr>
              <w:b/>
            </w:rPr>
          </w:rPrChange>
        </w:rPr>
        <w:fldChar w:fldCharType="separate"/>
      </w:r>
      <w:r w:rsidRPr="00B26E5F">
        <w:rPr>
          <w:b/>
          <w:sz w:val="20"/>
          <w:szCs w:val="20"/>
          <w:rPrChange w:id="568" w:author="Microsoft Office User" w:date="2023-09-11T13:17:00Z">
            <w:rPr>
              <w:b/>
            </w:rPr>
          </w:rPrChange>
        </w:rPr>
        <w:t>37</w:t>
      </w:r>
      <w:r w:rsidRPr="00B26E5F">
        <w:rPr>
          <w:b/>
          <w:sz w:val="20"/>
          <w:szCs w:val="20"/>
          <w:rPrChange w:id="569" w:author="Microsoft Office User" w:date="2023-09-11T13:17:00Z">
            <w:rPr>
              <w:b/>
            </w:rPr>
          </w:rPrChange>
        </w:rPr>
        <w:fldChar w:fldCharType="end"/>
      </w:r>
      <w:r w:rsidRPr="00B26E5F">
        <w:rPr>
          <w:sz w:val="20"/>
          <w:szCs w:val="20"/>
          <w:rPrChange w:id="570" w:author="Microsoft Office User" w:date="2023-09-11T13:17:00Z">
            <w:rPr/>
          </w:rPrChange>
        </w:rPr>
        <w:fldChar w:fldCharType="begin"/>
      </w:r>
      <w:r w:rsidRPr="00B26E5F">
        <w:rPr>
          <w:sz w:val="20"/>
          <w:szCs w:val="20"/>
          <w:rPrChange w:id="571" w:author="Microsoft Office User" w:date="2023-09-11T13:17:00Z">
            <w:rPr/>
          </w:rPrChange>
        </w:rPr>
        <w:instrText>HYPERLINK "https://www.zotero.org/google-docs/?n2Avay" \h</w:instrText>
      </w:r>
      <w:r w:rsidRPr="00E24C39">
        <w:rPr>
          <w:sz w:val="20"/>
          <w:szCs w:val="20"/>
        </w:rPr>
      </w:r>
      <w:r w:rsidRPr="00B26E5F">
        <w:rPr>
          <w:sz w:val="20"/>
          <w:szCs w:val="20"/>
          <w:rPrChange w:id="572" w:author="Microsoft Office User" w:date="2023-09-11T13:17:00Z">
            <w:rPr/>
          </w:rPrChange>
        </w:rPr>
        <w:fldChar w:fldCharType="separate"/>
      </w:r>
      <w:r w:rsidRPr="00B26E5F">
        <w:rPr>
          <w:sz w:val="20"/>
          <w:szCs w:val="20"/>
          <w:rPrChange w:id="573" w:author="Microsoft Office User" w:date="2023-09-11T13:17:00Z">
            <w:rPr/>
          </w:rPrChange>
        </w:rPr>
        <w:t>, 1–13 (2018).</w:t>
      </w:r>
      <w:r w:rsidRPr="00B26E5F">
        <w:rPr>
          <w:sz w:val="20"/>
          <w:szCs w:val="20"/>
          <w:rPrChange w:id="574"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575" w:author="Microsoft Office User" w:date="2023-09-11T13:17:00Z">
            <w:rPr/>
          </w:rPrChange>
        </w:rPr>
        <w:pPrChange w:id="576" w:author="Microsoft Office User" w:date="2023-09-11T13:17:00Z">
          <w:pPr/>
        </w:pPrChange>
      </w:pPr>
    </w:p>
    <w:p w14:paraId="42B4B246" w14:textId="77777777" w:rsidR="000C56B0" w:rsidRPr="00B26E5F" w:rsidRDefault="00367A15">
      <w:pPr>
        <w:snapToGrid w:val="0"/>
        <w:contextualSpacing/>
        <w:rPr>
          <w:sz w:val="20"/>
          <w:szCs w:val="20"/>
          <w:rPrChange w:id="577" w:author="Microsoft Office User" w:date="2023-09-11T13:17:00Z">
            <w:rPr/>
          </w:rPrChange>
        </w:rPr>
        <w:pPrChange w:id="578" w:author="Microsoft Office User" w:date="2023-09-11T13:17:00Z">
          <w:pPr/>
        </w:pPrChange>
      </w:pPr>
      <w:r w:rsidRPr="00B26E5F">
        <w:rPr>
          <w:sz w:val="20"/>
          <w:szCs w:val="20"/>
          <w:rPrChange w:id="579" w:author="Microsoft Office User" w:date="2023-09-11T13:17:00Z">
            <w:rPr/>
          </w:rPrChange>
        </w:rPr>
        <w:fldChar w:fldCharType="begin"/>
      </w:r>
      <w:r w:rsidRPr="00B26E5F">
        <w:rPr>
          <w:sz w:val="20"/>
          <w:szCs w:val="20"/>
          <w:rPrChange w:id="580" w:author="Microsoft Office User" w:date="2023-09-11T13:17:00Z">
            <w:rPr/>
          </w:rPrChange>
        </w:rPr>
        <w:instrText>HYPERLINK "https://www.zotero.org/google-docs/?n2Avay" \h</w:instrText>
      </w:r>
      <w:r w:rsidRPr="00E24C39">
        <w:rPr>
          <w:sz w:val="20"/>
          <w:szCs w:val="20"/>
        </w:rPr>
      </w:r>
      <w:r w:rsidRPr="00B26E5F">
        <w:rPr>
          <w:sz w:val="20"/>
          <w:szCs w:val="20"/>
          <w:rPrChange w:id="581" w:author="Microsoft Office User" w:date="2023-09-11T13:17:00Z">
            <w:rPr/>
          </w:rPrChange>
        </w:rPr>
        <w:fldChar w:fldCharType="separate"/>
      </w:r>
      <w:r w:rsidRPr="00B26E5F">
        <w:rPr>
          <w:sz w:val="20"/>
          <w:szCs w:val="20"/>
          <w:rPrChange w:id="582" w:author="Microsoft Office User" w:date="2023-09-11T13:17:00Z">
            <w:rPr/>
          </w:rPrChange>
        </w:rPr>
        <w:t>19.</w:t>
      </w:r>
      <w:r w:rsidRPr="00B26E5F">
        <w:rPr>
          <w:sz w:val="20"/>
          <w:szCs w:val="20"/>
          <w:rPrChange w:id="583" w:author="Microsoft Office User" w:date="2023-09-11T13:17:00Z">
            <w:rPr/>
          </w:rPrChange>
        </w:rPr>
        <w:tab/>
        <w:t xml:space="preserve">Briggs, A. A., Brown, A. L. &amp; Osenberg, C. W. Local versus site-level effects of algae on coral microbial communities. </w:t>
      </w:r>
      <w:r w:rsidRPr="00B26E5F">
        <w:rPr>
          <w:sz w:val="20"/>
          <w:szCs w:val="20"/>
          <w:rPrChange w:id="584" w:author="Microsoft Office User" w:date="2023-09-11T13:17:00Z">
            <w:rPr/>
          </w:rPrChange>
        </w:rPr>
        <w:fldChar w:fldCharType="end"/>
      </w:r>
      <w:r w:rsidRPr="00B26E5F">
        <w:rPr>
          <w:sz w:val="20"/>
          <w:szCs w:val="20"/>
          <w:rPrChange w:id="585" w:author="Microsoft Office User" w:date="2023-09-11T13:17:00Z">
            <w:rPr/>
          </w:rPrChange>
        </w:rPr>
        <w:fldChar w:fldCharType="begin"/>
      </w:r>
      <w:r w:rsidRPr="00B26E5F">
        <w:rPr>
          <w:sz w:val="20"/>
          <w:szCs w:val="20"/>
          <w:rPrChange w:id="586" w:author="Microsoft Office User" w:date="2023-09-11T13:17:00Z">
            <w:rPr/>
          </w:rPrChange>
        </w:rPr>
        <w:instrText>HYPERLINK "https://www.zotero.org/google-docs/?n2Avay" \h</w:instrText>
      </w:r>
      <w:r w:rsidRPr="00E24C39">
        <w:rPr>
          <w:sz w:val="20"/>
          <w:szCs w:val="20"/>
        </w:rPr>
      </w:r>
      <w:r w:rsidRPr="00B26E5F">
        <w:rPr>
          <w:sz w:val="20"/>
          <w:szCs w:val="20"/>
          <w:rPrChange w:id="587" w:author="Microsoft Office User" w:date="2023-09-11T13:17:00Z">
            <w:rPr>
              <w:i/>
            </w:rPr>
          </w:rPrChange>
        </w:rPr>
        <w:fldChar w:fldCharType="separate"/>
      </w:r>
      <w:r w:rsidRPr="00B26E5F">
        <w:rPr>
          <w:i/>
          <w:sz w:val="20"/>
          <w:szCs w:val="20"/>
          <w:rPrChange w:id="588" w:author="Microsoft Office User" w:date="2023-09-11T13:17:00Z">
            <w:rPr>
              <w:i/>
            </w:rPr>
          </w:rPrChange>
        </w:rPr>
        <w:t xml:space="preserve">R. Soc. Open Sci. </w:t>
      </w:r>
      <w:r w:rsidRPr="00B26E5F">
        <w:rPr>
          <w:i/>
          <w:sz w:val="20"/>
          <w:szCs w:val="20"/>
          <w:rPrChange w:id="589" w:author="Microsoft Office User" w:date="2023-09-11T13:17:00Z">
            <w:rPr>
              <w:i/>
            </w:rPr>
          </w:rPrChange>
        </w:rPr>
        <w:fldChar w:fldCharType="end"/>
      </w:r>
      <w:r w:rsidRPr="00B26E5F">
        <w:rPr>
          <w:sz w:val="20"/>
          <w:szCs w:val="20"/>
          <w:rPrChange w:id="590" w:author="Microsoft Office User" w:date="2023-09-11T13:17:00Z">
            <w:rPr/>
          </w:rPrChange>
        </w:rPr>
        <w:fldChar w:fldCharType="begin"/>
      </w:r>
      <w:r w:rsidRPr="00B26E5F">
        <w:rPr>
          <w:sz w:val="20"/>
          <w:szCs w:val="20"/>
          <w:rPrChange w:id="591" w:author="Microsoft Office User" w:date="2023-09-11T13:17:00Z">
            <w:rPr/>
          </w:rPrChange>
        </w:rPr>
        <w:instrText>HYPERLINK "https://www.zotero.org/google-docs/?n2Avay" \h</w:instrText>
      </w:r>
      <w:r w:rsidRPr="00E24C39">
        <w:rPr>
          <w:sz w:val="20"/>
          <w:szCs w:val="20"/>
        </w:rPr>
      </w:r>
      <w:r w:rsidRPr="00B26E5F">
        <w:rPr>
          <w:sz w:val="20"/>
          <w:szCs w:val="20"/>
          <w:rPrChange w:id="592" w:author="Microsoft Office User" w:date="2023-09-11T13:17:00Z">
            <w:rPr>
              <w:b/>
            </w:rPr>
          </w:rPrChange>
        </w:rPr>
        <w:fldChar w:fldCharType="separate"/>
      </w:r>
      <w:r w:rsidRPr="00B26E5F">
        <w:rPr>
          <w:b/>
          <w:sz w:val="20"/>
          <w:szCs w:val="20"/>
          <w:rPrChange w:id="593" w:author="Microsoft Office User" w:date="2023-09-11T13:17:00Z">
            <w:rPr>
              <w:b/>
            </w:rPr>
          </w:rPrChange>
        </w:rPr>
        <w:t>8</w:t>
      </w:r>
      <w:r w:rsidRPr="00B26E5F">
        <w:rPr>
          <w:b/>
          <w:sz w:val="20"/>
          <w:szCs w:val="20"/>
          <w:rPrChange w:id="594" w:author="Microsoft Office User" w:date="2023-09-11T13:17:00Z">
            <w:rPr>
              <w:b/>
            </w:rPr>
          </w:rPrChange>
        </w:rPr>
        <w:fldChar w:fldCharType="end"/>
      </w:r>
      <w:r w:rsidRPr="00B26E5F">
        <w:rPr>
          <w:sz w:val="20"/>
          <w:szCs w:val="20"/>
          <w:rPrChange w:id="595" w:author="Microsoft Office User" w:date="2023-09-11T13:17:00Z">
            <w:rPr/>
          </w:rPrChange>
        </w:rPr>
        <w:fldChar w:fldCharType="begin"/>
      </w:r>
      <w:r w:rsidRPr="00B26E5F">
        <w:rPr>
          <w:sz w:val="20"/>
          <w:szCs w:val="20"/>
          <w:rPrChange w:id="596" w:author="Microsoft Office User" w:date="2023-09-11T13:17:00Z">
            <w:rPr/>
          </w:rPrChange>
        </w:rPr>
        <w:instrText>HYPERLINK "https://www.zotero.org/google-docs/?n2Avay" \h</w:instrText>
      </w:r>
      <w:r w:rsidRPr="00E24C39">
        <w:rPr>
          <w:sz w:val="20"/>
          <w:szCs w:val="20"/>
        </w:rPr>
      </w:r>
      <w:r w:rsidRPr="00B26E5F">
        <w:rPr>
          <w:sz w:val="20"/>
          <w:szCs w:val="20"/>
          <w:rPrChange w:id="597" w:author="Microsoft Office User" w:date="2023-09-11T13:17:00Z">
            <w:rPr/>
          </w:rPrChange>
        </w:rPr>
        <w:fldChar w:fldCharType="separate"/>
      </w:r>
      <w:r w:rsidRPr="00B26E5F">
        <w:rPr>
          <w:sz w:val="20"/>
          <w:szCs w:val="20"/>
          <w:rPrChange w:id="598" w:author="Microsoft Office User" w:date="2023-09-11T13:17:00Z">
            <w:rPr/>
          </w:rPrChange>
        </w:rPr>
        <w:t>, 210035 (2021).</w:t>
      </w:r>
      <w:r w:rsidRPr="00B26E5F">
        <w:rPr>
          <w:sz w:val="20"/>
          <w:szCs w:val="20"/>
          <w:rPrChange w:id="599"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600" w:author="Microsoft Office User" w:date="2023-09-11T13:17:00Z">
            <w:rPr/>
          </w:rPrChange>
        </w:rPr>
        <w:pPrChange w:id="601" w:author="Microsoft Office User" w:date="2023-09-11T13:17:00Z">
          <w:pPr/>
        </w:pPrChange>
      </w:pPr>
    </w:p>
    <w:p w14:paraId="2928011F" w14:textId="77777777" w:rsidR="000C56B0" w:rsidRPr="00B26E5F" w:rsidRDefault="00367A15">
      <w:pPr>
        <w:snapToGrid w:val="0"/>
        <w:contextualSpacing/>
        <w:rPr>
          <w:sz w:val="20"/>
          <w:szCs w:val="20"/>
          <w:rPrChange w:id="602" w:author="Microsoft Office User" w:date="2023-09-11T13:17:00Z">
            <w:rPr/>
          </w:rPrChange>
        </w:rPr>
        <w:pPrChange w:id="603" w:author="Microsoft Office User" w:date="2023-09-11T13:17:00Z">
          <w:pPr/>
        </w:pPrChange>
      </w:pPr>
      <w:r w:rsidRPr="00B26E5F">
        <w:rPr>
          <w:sz w:val="20"/>
          <w:szCs w:val="20"/>
          <w:rPrChange w:id="604" w:author="Microsoft Office User" w:date="2023-09-11T13:17:00Z">
            <w:rPr/>
          </w:rPrChange>
        </w:rPr>
        <w:fldChar w:fldCharType="begin"/>
      </w:r>
      <w:r w:rsidRPr="00B26E5F">
        <w:rPr>
          <w:sz w:val="20"/>
          <w:szCs w:val="20"/>
          <w:rPrChange w:id="605" w:author="Microsoft Office User" w:date="2023-09-11T13:17:00Z">
            <w:rPr/>
          </w:rPrChange>
        </w:rPr>
        <w:instrText>HYPERLINK "https://www.zotero.org/google-docs/?n2Avay" \h</w:instrText>
      </w:r>
      <w:r w:rsidRPr="00E24C39">
        <w:rPr>
          <w:sz w:val="20"/>
          <w:szCs w:val="20"/>
        </w:rPr>
      </w:r>
      <w:r w:rsidRPr="00B26E5F">
        <w:rPr>
          <w:sz w:val="20"/>
          <w:szCs w:val="20"/>
          <w:rPrChange w:id="606" w:author="Microsoft Office User" w:date="2023-09-11T13:17:00Z">
            <w:rPr/>
          </w:rPrChange>
        </w:rPr>
        <w:fldChar w:fldCharType="separate"/>
      </w:r>
      <w:r w:rsidRPr="00B26E5F">
        <w:rPr>
          <w:sz w:val="20"/>
          <w:szCs w:val="20"/>
          <w:rPrChange w:id="607" w:author="Microsoft Office User" w:date="2023-09-11T13:17:00Z">
            <w:rPr/>
          </w:rPrChange>
        </w:rPr>
        <w:t>20.</w:t>
      </w:r>
      <w:r w:rsidRPr="00B26E5F">
        <w:rPr>
          <w:sz w:val="20"/>
          <w:szCs w:val="20"/>
          <w:rPrChange w:id="608" w:author="Microsoft Office User" w:date="2023-09-11T13:17:00Z">
            <w:rPr/>
          </w:rPrChange>
        </w:rPr>
        <w:tab/>
        <w:t xml:space="preserve">Miller, N., Maneval, P., Manfrino, C., Frazer, T. K. &amp; Meyer, J. L. Spatial distribution of microbial communities among colonies and genotypes in nursery-reared </w:t>
      </w:r>
      <w:r w:rsidRPr="00B26E5F">
        <w:rPr>
          <w:i/>
          <w:iCs/>
          <w:sz w:val="20"/>
          <w:szCs w:val="20"/>
          <w:rPrChange w:id="609" w:author="Microsoft Office User" w:date="2023-09-11T13:17:00Z">
            <w:rPr>
              <w:i/>
              <w:iCs/>
            </w:rPr>
          </w:rPrChange>
        </w:rPr>
        <w:t>Acropora cervicornis</w:t>
      </w:r>
      <w:r w:rsidRPr="00B26E5F">
        <w:rPr>
          <w:sz w:val="20"/>
          <w:szCs w:val="20"/>
          <w:rPrChange w:id="610" w:author="Microsoft Office User" w:date="2023-09-11T13:17:00Z">
            <w:rPr/>
          </w:rPrChange>
        </w:rPr>
        <w:t xml:space="preserve">. </w:t>
      </w:r>
      <w:r w:rsidRPr="00B26E5F">
        <w:rPr>
          <w:sz w:val="20"/>
          <w:szCs w:val="20"/>
          <w:rPrChange w:id="611" w:author="Microsoft Office User" w:date="2023-09-11T13:17:00Z">
            <w:rPr/>
          </w:rPrChange>
        </w:rPr>
        <w:fldChar w:fldCharType="end"/>
      </w:r>
      <w:r w:rsidRPr="00B26E5F">
        <w:rPr>
          <w:sz w:val="20"/>
          <w:szCs w:val="20"/>
          <w:rPrChange w:id="612" w:author="Microsoft Office User" w:date="2023-09-11T13:17:00Z">
            <w:rPr/>
          </w:rPrChange>
        </w:rPr>
        <w:fldChar w:fldCharType="begin"/>
      </w:r>
      <w:r w:rsidRPr="00B26E5F">
        <w:rPr>
          <w:sz w:val="20"/>
          <w:szCs w:val="20"/>
          <w:rPrChange w:id="613" w:author="Microsoft Office User" w:date="2023-09-11T13:17:00Z">
            <w:rPr/>
          </w:rPrChange>
        </w:rPr>
        <w:instrText>HYPERLINK "https://www.zotero.org/google-docs/?n2Avay" \h</w:instrText>
      </w:r>
      <w:r w:rsidRPr="00E24C39">
        <w:rPr>
          <w:sz w:val="20"/>
          <w:szCs w:val="20"/>
        </w:rPr>
      </w:r>
      <w:r w:rsidRPr="00B26E5F">
        <w:rPr>
          <w:sz w:val="20"/>
          <w:szCs w:val="20"/>
          <w:rPrChange w:id="614" w:author="Microsoft Office User" w:date="2023-09-11T13:17:00Z">
            <w:rPr>
              <w:i/>
            </w:rPr>
          </w:rPrChange>
        </w:rPr>
        <w:fldChar w:fldCharType="separate"/>
      </w:r>
      <w:r w:rsidRPr="00B26E5F">
        <w:rPr>
          <w:i/>
          <w:sz w:val="20"/>
          <w:szCs w:val="20"/>
          <w:rPrChange w:id="615" w:author="Microsoft Office User" w:date="2023-09-11T13:17:00Z">
            <w:rPr>
              <w:i/>
            </w:rPr>
          </w:rPrChange>
        </w:rPr>
        <w:t xml:space="preserve">PeerJ </w:t>
      </w:r>
      <w:r w:rsidRPr="00B26E5F">
        <w:rPr>
          <w:i/>
          <w:sz w:val="20"/>
          <w:szCs w:val="20"/>
          <w:rPrChange w:id="616" w:author="Microsoft Office User" w:date="2023-09-11T13:17:00Z">
            <w:rPr>
              <w:i/>
            </w:rPr>
          </w:rPrChange>
        </w:rPr>
        <w:fldChar w:fldCharType="end"/>
      </w:r>
      <w:r w:rsidRPr="00B26E5F">
        <w:rPr>
          <w:sz w:val="20"/>
          <w:szCs w:val="20"/>
          <w:rPrChange w:id="617" w:author="Microsoft Office User" w:date="2023-09-11T13:17:00Z">
            <w:rPr/>
          </w:rPrChange>
        </w:rPr>
        <w:fldChar w:fldCharType="begin"/>
      </w:r>
      <w:r w:rsidRPr="00B26E5F">
        <w:rPr>
          <w:sz w:val="20"/>
          <w:szCs w:val="20"/>
          <w:rPrChange w:id="618" w:author="Microsoft Office User" w:date="2023-09-11T13:17:00Z">
            <w:rPr/>
          </w:rPrChange>
        </w:rPr>
        <w:instrText>HYPERLINK "https://www.zotero.org/google-docs/?n2Avay" \h</w:instrText>
      </w:r>
      <w:r w:rsidRPr="00E24C39">
        <w:rPr>
          <w:sz w:val="20"/>
          <w:szCs w:val="20"/>
        </w:rPr>
      </w:r>
      <w:r w:rsidRPr="00B26E5F">
        <w:rPr>
          <w:sz w:val="20"/>
          <w:szCs w:val="20"/>
          <w:rPrChange w:id="619" w:author="Microsoft Office User" w:date="2023-09-11T13:17:00Z">
            <w:rPr>
              <w:b/>
            </w:rPr>
          </w:rPrChange>
        </w:rPr>
        <w:fldChar w:fldCharType="separate"/>
      </w:r>
      <w:r w:rsidRPr="00B26E5F">
        <w:rPr>
          <w:b/>
          <w:sz w:val="20"/>
          <w:szCs w:val="20"/>
          <w:rPrChange w:id="620" w:author="Microsoft Office User" w:date="2023-09-11T13:17:00Z">
            <w:rPr>
              <w:b/>
            </w:rPr>
          </w:rPrChange>
        </w:rPr>
        <w:t>8</w:t>
      </w:r>
      <w:r w:rsidRPr="00B26E5F">
        <w:rPr>
          <w:b/>
          <w:sz w:val="20"/>
          <w:szCs w:val="20"/>
          <w:rPrChange w:id="621" w:author="Microsoft Office User" w:date="2023-09-11T13:17:00Z">
            <w:rPr>
              <w:b/>
            </w:rPr>
          </w:rPrChange>
        </w:rPr>
        <w:fldChar w:fldCharType="end"/>
      </w:r>
      <w:r w:rsidRPr="00B26E5F">
        <w:rPr>
          <w:sz w:val="20"/>
          <w:szCs w:val="20"/>
          <w:rPrChange w:id="622" w:author="Microsoft Office User" w:date="2023-09-11T13:17:00Z">
            <w:rPr/>
          </w:rPrChange>
        </w:rPr>
        <w:fldChar w:fldCharType="begin"/>
      </w:r>
      <w:r w:rsidRPr="00B26E5F">
        <w:rPr>
          <w:sz w:val="20"/>
          <w:szCs w:val="20"/>
          <w:rPrChange w:id="623" w:author="Microsoft Office User" w:date="2023-09-11T13:17:00Z">
            <w:rPr/>
          </w:rPrChange>
        </w:rPr>
        <w:instrText>HYPERLINK "https://www.zotero.org/google-docs/?n2Avay" \h</w:instrText>
      </w:r>
      <w:r w:rsidRPr="00E24C39">
        <w:rPr>
          <w:sz w:val="20"/>
          <w:szCs w:val="20"/>
        </w:rPr>
      </w:r>
      <w:r w:rsidRPr="00B26E5F">
        <w:rPr>
          <w:sz w:val="20"/>
          <w:szCs w:val="20"/>
          <w:rPrChange w:id="624" w:author="Microsoft Office User" w:date="2023-09-11T13:17:00Z">
            <w:rPr/>
          </w:rPrChange>
        </w:rPr>
        <w:fldChar w:fldCharType="separate"/>
      </w:r>
      <w:r w:rsidRPr="00B26E5F">
        <w:rPr>
          <w:sz w:val="20"/>
          <w:szCs w:val="20"/>
          <w:rPrChange w:id="625" w:author="Microsoft Office User" w:date="2023-09-11T13:17:00Z">
            <w:rPr/>
          </w:rPrChange>
        </w:rPr>
        <w:t>, e9635 (2020).</w:t>
      </w:r>
      <w:r w:rsidRPr="00B26E5F">
        <w:rPr>
          <w:sz w:val="20"/>
          <w:szCs w:val="20"/>
          <w:rPrChange w:id="626"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627" w:author="Microsoft Office User" w:date="2023-09-11T13:17:00Z">
            <w:rPr/>
          </w:rPrChange>
        </w:rPr>
        <w:pPrChange w:id="628" w:author="Microsoft Office User" w:date="2023-09-11T13:17:00Z">
          <w:pPr/>
        </w:pPrChange>
      </w:pPr>
    </w:p>
    <w:p w14:paraId="7EBFC5FE" w14:textId="77777777" w:rsidR="000C56B0" w:rsidRPr="00B26E5F" w:rsidRDefault="00367A15">
      <w:pPr>
        <w:snapToGrid w:val="0"/>
        <w:contextualSpacing/>
        <w:rPr>
          <w:sz w:val="20"/>
          <w:szCs w:val="20"/>
          <w:rPrChange w:id="629" w:author="Microsoft Office User" w:date="2023-09-11T13:17:00Z">
            <w:rPr/>
          </w:rPrChange>
        </w:rPr>
        <w:pPrChange w:id="630" w:author="Microsoft Office User" w:date="2023-09-11T13:17:00Z">
          <w:pPr/>
        </w:pPrChange>
      </w:pPr>
      <w:r w:rsidRPr="00B26E5F">
        <w:rPr>
          <w:sz w:val="20"/>
          <w:szCs w:val="20"/>
          <w:rPrChange w:id="631" w:author="Microsoft Office User" w:date="2023-09-11T13:17:00Z">
            <w:rPr/>
          </w:rPrChange>
        </w:rPr>
        <w:fldChar w:fldCharType="begin"/>
      </w:r>
      <w:r w:rsidRPr="00B26E5F">
        <w:rPr>
          <w:sz w:val="20"/>
          <w:szCs w:val="20"/>
          <w:rPrChange w:id="632" w:author="Microsoft Office User" w:date="2023-09-11T13:17:00Z">
            <w:rPr/>
          </w:rPrChange>
        </w:rPr>
        <w:instrText>HYPERLINK "https://www.zotero.org/google-docs/?n2Avay" \h</w:instrText>
      </w:r>
      <w:r w:rsidRPr="00E24C39">
        <w:rPr>
          <w:sz w:val="20"/>
          <w:szCs w:val="20"/>
        </w:rPr>
      </w:r>
      <w:r w:rsidRPr="00B26E5F">
        <w:rPr>
          <w:sz w:val="20"/>
          <w:szCs w:val="20"/>
          <w:rPrChange w:id="633" w:author="Microsoft Office User" w:date="2023-09-11T13:17:00Z">
            <w:rPr/>
          </w:rPrChange>
        </w:rPr>
        <w:fldChar w:fldCharType="separate"/>
      </w:r>
      <w:r w:rsidRPr="00B26E5F">
        <w:rPr>
          <w:sz w:val="20"/>
          <w:szCs w:val="20"/>
          <w:rPrChange w:id="634" w:author="Microsoft Office User" w:date="2023-09-11T13:17:00Z">
            <w:rPr/>
          </w:rPrChange>
        </w:rPr>
        <w:t>21.</w:t>
      </w:r>
      <w:r w:rsidRPr="00B26E5F">
        <w:rPr>
          <w:sz w:val="20"/>
          <w:szCs w:val="20"/>
          <w:rPrChange w:id="635" w:author="Microsoft Office User" w:date="2023-09-11T13:17:00Z">
            <w:rPr/>
          </w:rPrChange>
        </w:rPr>
        <w:tab/>
        <w:t xml:space="preserve">Palacio-Castro, A. M., Rosales, S. M., Dennison, C. E. &amp; Baker, A. C. Microbiome signatures in </w:t>
      </w:r>
      <w:r w:rsidRPr="00B26E5F">
        <w:rPr>
          <w:i/>
          <w:iCs/>
          <w:sz w:val="20"/>
          <w:szCs w:val="20"/>
          <w:rPrChange w:id="636" w:author="Microsoft Office User" w:date="2023-09-11T13:17:00Z">
            <w:rPr>
              <w:i/>
              <w:iCs/>
            </w:rPr>
          </w:rPrChange>
        </w:rPr>
        <w:t>Acropora cervicornis</w:t>
      </w:r>
      <w:r w:rsidRPr="00B26E5F">
        <w:rPr>
          <w:sz w:val="20"/>
          <w:szCs w:val="20"/>
          <w:rPrChange w:id="637" w:author="Microsoft Office User" w:date="2023-09-11T13:17:00Z">
            <w:rPr/>
          </w:rPrChange>
        </w:rPr>
        <w:t xml:space="preserve"> are associated with genotypic resistance to elevated nutrients and heat stress. </w:t>
      </w:r>
      <w:r w:rsidRPr="00B26E5F">
        <w:rPr>
          <w:sz w:val="20"/>
          <w:szCs w:val="20"/>
          <w:rPrChange w:id="638" w:author="Microsoft Office User" w:date="2023-09-11T13:17:00Z">
            <w:rPr/>
          </w:rPrChange>
        </w:rPr>
        <w:fldChar w:fldCharType="end"/>
      </w:r>
      <w:r w:rsidRPr="00B26E5F">
        <w:rPr>
          <w:sz w:val="20"/>
          <w:szCs w:val="20"/>
          <w:rPrChange w:id="639" w:author="Microsoft Office User" w:date="2023-09-11T13:17:00Z">
            <w:rPr/>
          </w:rPrChange>
        </w:rPr>
        <w:fldChar w:fldCharType="begin"/>
      </w:r>
      <w:r w:rsidRPr="00B26E5F">
        <w:rPr>
          <w:sz w:val="20"/>
          <w:szCs w:val="20"/>
          <w:rPrChange w:id="640" w:author="Microsoft Office User" w:date="2023-09-11T13:17:00Z">
            <w:rPr/>
          </w:rPrChange>
        </w:rPr>
        <w:instrText>HYPERLINK "https://www.zotero.org/google-docs/?n2Avay" \h</w:instrText>
      </w:r>
      <w:r w:rsidRPr="00E24C39">
        <w:rPr>
          <w:sz w:val="20"/>
          <w:szCs w:val="20"/>
        </w:rPr>
      </w:r>
      <w:r w:rsidRPr="00B26E5F">
        <w:rPr>
          <w:sz w:val="20"/>
          <w:szCs w:val="20"/>
          <w:rPrChange w:id="641" w:author="Microsoft Office User" w:date="2023-09-11T13:17:00Z">
            <w:rPr>
              <w:i/>
            </w:rPr>
          </w:rPrChange>
        </w:rPr>
        <w:fldChar w:fldCharType="separate"/>
      </w:r>
      <w:r w:rsidRPr="00B26E5F">
        <w:rPr>
          <w:i/>
          <w:sz w:val="20"/>
          <w:szCs w:val="20"/>
          <w:rPrChange w:id="642" w:author="Microsoft Office User" w:date="2023-09-11T13:17:00Z">
            <w:rPr>
              <w:i/>
            </w:rPr>
          </w:rPrChange>
        </w:rPr>
        <w:t xml:space="preserve">Coral Reefs </w:t>
      </w:r>
      <w:r w:rsidRPr="00B26E5F">
        <w:rPr>
          <w:i/>
          <w:sz w:val="20"/>
          <w:szCs w:val="20"/>
          <w:rPrChange w:id="643" w:author="Microsoft Office User" w:date="2023-09-11T13:17:00Z">
            <w:rPr>
              <w:i/>
            </w:rPr>
          </w:rPrChange>
        </w:rPr>
        <w:fldChar w:fldCharType="end"/>
      </w:r>
      <w:r w:rsidRPr="00B26E5F">
        <w:rPr>
          <w:sz w:val="20"/>
          <w:szCs w:val="20"/>
          <w:rPrChange w:id="644" w:author="Microsoft Office User" w:date="2023-09-11T13:17:00Z">
            <w:rPr/>
          </w:rPrChange>
        </w:rPr>
        <w:fldChar w:fldCharType="begin"/>
      </w:r>
      <w:r w:rsidRPr="00B26E5F">
        <w:rPr>
          <w:sz w:val="20"/>
          <w:szCs w:val="20"/>
          <w:rPrChange w:id="645" w:author="Microsoft Office User" w:date="2023-09-11T13:17:00Z">
            <w:rPr/>
          </w:rPrChange>
        </w:rPr>
        <w:instrText>HYPERLINK "https://www.zotero.org/google-docs/?n2Avay" \h</w:instrText>
      </w:r>
      <w:r w:rsidRPr="00E24C39">
        <w:rPr>
          <w:sz w:val="20"/>
          <w:szCs w:val="20"/>
        </w:rPr>
      </w:r>
      <w:r w:rsidRPr="00B26E5F">
        <w:rPr>
          <w:sz w:val="20"/>
          <w:szCs w:val="20"/>
          <w:rPrChange w:id="646" w:author="Microsoft Office User" w:date="2023-09-11T13:17:00Z">
            <w:rPr>
              <w:b/>
            </w:rPr>
          </w:rPrChange>
        </w:rPr>
        <w:fldChar w:fldCharType="separate"/>
      </w:r>
      <w:r w:rsidRPr="00B26E5F">
        <w:rPr>
          <w:b/>
          <w:sz w:val="20"/>
          <w:szCs w:val="20"/>
          <w:rPrChange w:id="647" w:author="Microsoft Office User" w:date="2023-09-11T13:17:00Z">
            <w:rPr>
              <w:b/>
            </w:rPr>
          </w:rPrChange>
        </w:rPr>
        <w:t>41</w:t>
      </w:r>
      <w:r w:rsidRPr="00B26E5F">
        <w:rPr>
          <w:b/>
          <w:sz w:val="20"/>
          <w:szCs w:val="20"/>
          <w:rPrChange w:id="648" w:author="Microsoft Office User" w:date="2023-09-11T13:17:00Z">
            <w:rPr>
              <w:b/>
            </w:rPr>
          </w:rPrChange>
        </w:rPr>
        <w:fldChar w:fldCharType="end"/>
      </w:r>
      <w:r w:rsidRPr="00B26E5F">
        <w:rPr>
          <w:sz w:val="20"/>
          <w:szCs w:val="20"/>
          <w:rPrChange w:id="649" w:author="Microsoft Office User" w:date="2023-09-11T13:17:00Z">
            <w:rPr/>
          </w:rPrChange>
        </w:rPr>
        <w:fldChar w:fldCharType="begin"/>
      </w:r>
      <w:r w:rsidRPr="00B26E5F">
        <w:rPr>
          <w:sz w:val="20"/>
          <w:szCs w:val="20"/>
          <w:rPrChange w:id="650" w:author="Microsoft Office User" w:date="2023-09-11T13:17:00Z">
            <w:rPr/>
          </w:rPrChange>
        </w:rPr>
        <w:instrText>HYPERLINK "https://www.zotero.org/google-docs/?n2Avay" \h</w:instrText>
      </w:r>
      <w:r w:rsidRPr="00E24C39">
        <w:rPr>
          <w:sz w:val="20"/>
          <w:szCs w:val="20"/>
        </w:rPr>
      </w:r>
      <w:r w:rsidRPr="00B26E5F">
        <w:rPr>
          <w:sz w:val="20"/>
          <w:szCs w:val="20"/>
          <w:rPrChange w:id="651" w:author="Microsoft Office User" w:date="2023-09-11T13:17:00Z">
            <w:rPr/>
          </w:rPrChange>
        </w:rPr>
        <w:fldChar w:fldCharType="separate"/>
      </w:r>
      <w:r w:rsidRPr="00B26E5F">
        <w:rPr>
          <w:sz w:val="20"/>
          <w:szCs w:val="20"/>
          <w:rPrChange w:id="652" w:author="Microsoft Office User" w:date="2023-09-11T13:17:00Z">
            <w:rPr/>
          </w:rPrChange>
        </w:rPr>
        <w:t>, 1389–1403 (2022).</w:t>
      </w:r>
      <w:r w:rsidRPr="00B26E5F">
        <w:rPr>
          <w:sz w:val="20"/>
          <w:szCs w:val="20"/>
          <w:rPrChange w:id="653"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654" w:author="Microsoft Office User" w:date="2023-09-11T13:17:00Z">
            <w:rPr/>
          </w:rPrChange>
        </w:rPr>
        <w:pPrChange w:id="655" w:author="Microsoft Office User" w:date="2023-09-11T13:17:00Z">
          <w:pPr/>
        </w:pPrChange>
      </w:pPr>
    </w:p>
    <w:p w14:paraId="1E1BA945" w14:textId="77777777" w:rsidR="000C56B0" w:rsidRPr="00B26E5F" w:rsidRDefault="00367A15">
      <w:pPr>
        <w:snapToGrid w:val="0"/>
        <w:contextualSpacing/>
        <w:rPr>
          <w:sz w:val="20"/>
          <w:szCs w:val="20"/>
          <w:rPrChange w:id="656" w:author="Microsoft Office User" w:date="2023-09-11T13:17:00Z">
            <w:rPr/>
          </w:rPrChange>
        </w:rPr>
        <w:pPrChange w:id="657" w:author="Microsoft Office User" w:date="2023-09-11T13:17:00Z">
          <w:pPr/>
        </w:pPrChange>
      </w:pPr>
      <w:r w:rsidRPr="00B26E5F">
        <w:rPr>
          <w:sz w:val="20"/>
          <w:szCs w:val="20"/>
          <w:rPrChange w:id="658" w:author="Microsoft Office User" w:date="2023-09-11T13:17:00Z">
            <w:rPr/>
          </w:rPrChange>
        </w:rPr>
        <w:fldChar w:fldCharType="begin"/>
      </w:r>
      <w:r w:rsidRPr="00B26E5F">
        <w:rPr>
          <w:sz w:val="20"/>
          <w:szCs w:val="20"/>
          <w:rPrChange w:id="659" w:author="Microsoft Office User" w:date="2023-09-11T13:17:00Z">
            <w:rPr/>
          </w:rPrChange>
        </w:rPr>
        <w:instrText>HYPERLINK "https://www.zotero.org/google-docs/?n2Avay" \h</w:instrText>
      </w:r>
      <w:r w:rsidRPr="00E24C39">
        <w:rPr>
          <w:sz w:val="20"/>
          <w:szCs w:val="20"/>
        </w:rPr>
      </w:r>
      <w:r w:rsidRPr="00B26E5F">
        <w:rPr>
          <w:sz w:val="20"/>
          <w:szCs w:val="20"/>
          <w:rPrChange w:id="660" w:author="Microsoft Office User" w:date="2023-09-11T13:17:00Z">
            <w:rPr/>
          </w:rPrChange>
        </w:rPr>
        <w:fldChar w:fldCharType="separate"/>
      </w:r>
      <w:r w:rsidRPr="00B26E5F">
        <w:rPr>
          <w:sz w:val="20"/>
          <w:szCs w:val="20"/>
          <w:rPrChange w:id="661" w:author="Microsoft Office User" w:date="2023-09-11T13:17:00Z">
            <w:rPr/>
          </w:rPrChange>
        </w:rPr>
        <w:t>22.</w:t>
      </w:r>
      <w:r w:rsidRPr="00B26E5F">
        <w:rPr>
          <w:sz w:val="20"/>
          <w:szCs w:val="20"/>
          <w:rPrChange w:id="662" w:author="Microsoft Office User" w:date="2023-09-11T13:17:00Z">
            <w:rPr/>
          </w:rPrChange>
        </w:rPr>
        <w:tab/>
        <w:t xml:space="preserve">Rosales, S. M. </w:t>
      </w:r>
      <w:r w:rsidRPr="00B26E5F">
        <w:rPr>
          <w:sz w:val="20"/>
          <w:szCs w:val="20"/>
          <w:rPrChange w:id="663" w:author="Microsoft Office User" w:date="2023-09-11T13:17:00Z">
            <w:rPr/>
          </w:rPrChange>
        </w:rPr>
        <w:fldChar w:fldCharType="end"/>
      </w:r>
      <w:r w:rsidRPr="00B26E5F">
        <w:rPr>
          <w:sz w:val="20"/>
          <w:szCs w:val="20"/>
          <w:rPrChange w:id="664" w:author="Microsoft Office User" w:date="2023-09-11T13:17:00Z">
            <w:rPr/>
          </w:rPrChange>
        </w:rPr>
        <w:fldChar w:fldCharType="begin"/>
      </w:r>
      <w:r w:rsidRPr="00B26E5F">
        <w:rPr>
          <w:sz w:val="20"/>
          <w:szCs w:val="20"/>
          <w:rPrChange w:id="665" w:author="Microsoft Office User" w:date="2023-09-11T13:17:00Z">
            <w:rPr/>
          </w:rPrChange>
        </w:rPr>
        <w:instrText>HYPERLINK "https://www.zotero.org/google-docs/?n2Avay" \h</w:instrText>
      </w:r>
      <w:r w:rsidRPr="00E24C39">
        <w:rPr>
          <w:sz w:val="20"/>
          <w:szCs w:val="20"/>
        </w:rPr>
      </w:r>
      <w:r w:rsidRPr="00B26E5F">
        <w:rPr>
          <w:sz w:val="20"/>
          <w:szCs w:val="20"/>
          <w:rPrChange w:id="666" w:author="Microsoft Office User" w:date="2023-09-11T13:17:00Z">
            <w:rPr>
              <w:i/>
            </w:rPr>
          </w:rPrChange>
        </w:rPr>
        <w:fldChar w:fldCharType="separate"/>
      </w:r>
      <w:r w:rsidRPr="00B26E5F">
        <w:rPr>
          <w:i/>
          <w:sz w:val="20"/>
          <w:szCs w:val="20"/>
          <w:rPrChange w:id="667" w:author="Microsoft Office User" w:date="2023-09-11T13:17:00Z">
            <w:rPr>
              <w:i/>
            </w:rPr>
          </w:rPrChange>
        </w:rPr>
        <w:t>et al.</w:t>
      </w:r>
      <w:r w:rsidRPr="00B26E5F">
        <w:rPr>
          <w:i/>
          <w:sz w:val="20"/>
          <w:szCs w:val="20"/>
          <w:rPrChange w:id="668" w:author="Microsoft Office User" w:date="2023-09-11T13:17:00Z">
            <w:rPr>
              <w:i/>
            </w:rPr>
          </w:rPrChange>
        </w:rPr>
        <w:fldChar w:fldCharType="end"/>
      </w:r>
      <w:r w:rsidRPr="00B26E5F">
        <w:rPr>
          <w:sz w:val="20"/>
          <w:szCs w:val="20"/>
          <w:rPrChange w:id="669" w:author="Microsoft Office User" w:date="2023-09-11T13:17:00Z">
            <w:rPr/>
          </w:rPrChange>
        </w:rPr>
        <w:fldChar w:fldCharType="begin"/>
      </w:r>
      <w:r w:rsidRPr="00B26E5F">
        <w:rPr>
          <w:sz w:val="20"/>
          <w:szCs w:val="20"/>
          <w:rPrChange w:id="670" w:author="Microsoft Office User" w:date="2023-09-11T13:17:00Z">
            <w:rPr/>
          </w:rPrChange>
        </w:rPr>
        <w:instrText>HYPERLINK "https://www.zotero.org/google-docs/?n2Avay" \h</w:instrText>
      </w:r>
      <w:r w:rsidRPr="00E24C39">
        <w:rPr>
          <w:sz w:val="20"/>
          <w:szCs w:val="20"/>
        </w:rPr>
      </w:r>
      <w:r w:rsidRPr="00B26E5F">
        <w:rPr>
          <w:sz w:val="20"/>
          <w:szCs w:val="20"/>
          <w:rPrChange w:id="671" w:author="Microsoft Office User" w:date="2023-09-11T13:17:00Z">
            <w:rPr/>
          </w:rPrChange>
        </w:rPr>
        <w:fldChar w:fldCharType="separate"/>
      </w:r>
      <w:r w:rsidRPr="00B26E5F">
        <w:rPr>
          <w:sz w:val="20"/>
          <w:szCs w:val="20"/>
          <w:rPrChange w:id="672" w:author="Microsoft Office User" w:date="2023-09-11T13:17:00Z">
            <w:rPr/>
          </w:rPrChange>
        </w:rPr>
        <w:t xml:space="preserve"> Microbiome differences in disease-resistant vs. susceptible Acropora corals subjected to disease challenge assays. </w:t>
      </w:r>
      <w:r w:rsidRPr="00B26E5F">
        <w:rPr>
          <w:sz w:val="20"/>
          <w:szCs w:val="20"/>
          <w:rPrChange w:id="673" w:author="Microsoft Office User" w:date="2023-09-11T13:17:00Z">
            <w:rPr/>
          </w:rPrChange>
        </w:rPr>
        <w:fldChar w:fldCharType="end"/>
      </w:r>
      <w:r w:rsidRPr="00B26E5F">
        <w:rPr>
          <w:sz w:val="20"/>
          <w:szCs w:val="20"/>
          <w:rPrChange w:id="674" w:author="Microsoft Office User" w:date="2023-09-11T13:17:00Z">
            <w:rPr/>
          </w:rPrChange>
        </w:rPr>
        <w:fldChar w:fldCharType="begin"/>
      </w:r>
      <w:r w:rsidRPr="00B26E5F">
        <w:rPr>
          <w:sz w:val="20"/>
          <w:szCs w:val="20"/>
          <w:rPrChange w:id="675" w:author="Microsoft Office User" w:date="2023-09-11T13:17:00Z">
            <w:rPr/>
          </w:rPrChange>
        </w:rPr>
        <w:instrText>HYPERLINK "https://www.zotero.org/google-docs/?n2Avay" \h</w:instrText>
      </w:r>
      <w:r w:rsidRPr="00E24C39">
        <w:rPr>
          <w:sz w:val="20"/>
          <w:szCs w:val="20"/>
        </w:rPr>
      </w:r>
      <w:r w:rsidRPr="00B26E5F">
        <w:rPr>
          <w:sz w:val="20"/>
          <w:szCs w:val="20"/>
          <w:rPrChange w:id="676" w:author="Microsoft Office User" w:date="2023-09-11T13:17:00Z">
            <w:rPr>
              <w:i/>
            </w:rPr>
          </w:rPrChange>
        </w:rPr>
        <w:fldChar w:fldCharType="separate"/>
      </w:r>
      <w:r w:rsidRPr="00B26E5F">
        <w:rPr>
          <w:i/>
          <w:sz w:val="20"/>
          <w:szCs w:val="20"/>
          <w:rPrChange w:id="677" w:author="Microsoft Office User" w:date="2023-09-11T13:17:00Z">
            <w:rPr>
              <w:i/>
            </w:rPr>
          </w:rPrChange>
        </w:rPr>
        <w:t xml:space="preserve">Sci. Rep. </w:t>
      </w:r>
      <w:r w:rsidRPr="00B26E5F">
        <w:rPr>
          <w:i/>
          <w:sz w:val="20"/>
          <w:szCs w:val="20"/>
          <w:rPrChange w:id="678" w:author="Microsoft Office User" w:date="2023-09-11T13:17:00Z">
            <w:rPr>
              <w:i/>
            </w:rPr>
          </w:rPrChange>
        </w:rPr>
        <w:fldChar w:fldCharType="end"/>
      </w:r>
      <w:r w:rsidRPr="00B26E5F">
        <w:rPr>
          <w:sz w:val="20"/>
          <w:szCs w:val="20"/>
          <w:rPrChange w:id="679" w:author="Microsoft Office User" w:date="2023-09-11T13:17:00Z">
            <w:rPr/>
          </w:rPrChange>
        </w:rPr>
        <w:fldChar w:fldCharType="begin"/>
      </w:r>
      <w:r w:rsidRPr="00B26E5F">
        <w:rPr>
          <w:sz w:val="20"/>
          <w:szCs w:val="20"/>
          <w:rPrChange w:id="680" w:author="Microsoft Office User" w:date="2023-09-11T13:17:00Z">
            <w:rPr/>
          </w:rPrChange>
        </w:rPr>
        <w:instrText>HYPERLINK "https://www.zotero.org/google-docs/?n2Avay" \h</w:instrText>
      </w:r>
      <w:r w:rsidRPr="00E24C39">
        <w:rPr>
          <w:sz w:val="20"/>
          <w:szCs w:val="20"/>
        </w:rPr>
      </w:r>
      <w:r w:rsidRPr="00B26E5F">
        <w:rPr>
          <w:sz w:val="20"/>
          <w:szCs w:val="20"/>
          <w:rPrChange w:id="681" w:author="Microsoft Office User" w:date="2023-09-11T13:17:00Z">
            <w:rPr>
              <w:b/>
            </w:rPr>
          </w:rPrChange>
        </w:rPr>
        <w:fldChar w:fldCharType="separate"/>
      </w:r>
      <w:r w:rsidRPr="00B26E5F">
        <w:rPr>
          <w:b/>
          <w:sz w:val="20"/>
          <w:szCs w:val="20"/>
          <w:rPrChange w:id="682" w:author="Microsoft Office User" w:date="2023-09-11T13:17:00Z">
            <w:rPr>
              <w:b/>
            </w:rPr>
          </w:rPrChange>
        </w:rPr>
        <w:t>9</w:t>
      </w:r>
      <w:r w:rsidRPr="00B26E5F">
        <w:rPr>
          <w:b/>
          <w:sz w:val="20"/>
          <w:szCs w:val="20"/>
          <w:rPrChange w:id="683" w:author="Microsoft Office User" w:date="2023-09-11T13:17:00Z">
            <w:rPr>
              <w:b/>
            </w:rPr>
          </w:rPrChange>
        </w:rPr>
        <w:fldChar w:fldCharType="end"/>
      </w:r>
      <w:r w:rsidRPr="00B26E5F">
        <w:rPr>
          <w:sz w:val="20"/>
          <w:szCs w:val="20"/>
          <w:rPrChange w:id="684" w:author="Microsoft Office User" w:date="2023-09-11T13:17:00Z">
            <w:rPr/>
          </w:rPrChange>
        </w:rPr>
        <w:fldChar w:fldCharType="begin"/>
      </w:r>
      <w:r w:rsidRPr="00B26E5F">
        <w:rPr>
          <w:sz w:val="20"/>
          <w:szCs w:val="20"/>
          <w:rPrChange w:id="685" w:author="Microsoft Office User" w:date="2023-09-11T13:17:00Z">
            <w:rPr/>
          </w:rPrChange>
        </w:rPr>
        <w:instrText>HYPERLINK "https://www.zotero.org/google-docs/?n2Avay" \h</w:instrText>
      </w:r>
      <w:r w:rsidRPr="00E24C39">
        <w:rPr>
          <w:sz w:val="20"/>
          <w:szCs w:val="20"/>
        </w:rPr>
      </w:r>
      <w:r w:rsidRPr="00B26E5F">
        <w:rPr>
          <w:sz w:val="20"/>
          <w:szCs w:val="20"/>
          <w:rPrChange w:id="686" w:author="Microsoft Office User" w:date="2023-09-11T13:17:00Z">
            <w:rPr/>
          </w:rPrChange>
        </w:rPr>
        <w:fldChar w:fldCharType="separate"/>
      </w:r>
      <w:r w:rsidRPr="00B26E5F">
        <w:rPr>
          <w:sz w:val="20"/>
          <w:szCs w:val="20"/>
          <w:rPrChange w:id="687" w:author="Microsoft Office User" w:date="2023-09-11T13:17:00Z">
            <w:rPr/>
          </w:rPrChange>
        </w:rPr>
        <w:t>, 18279 (2019).</w:t>
      </w:r>
      <w:r w:rsidRPr="00B26E5F">
        <w:rPr>
          <w:sz w:val="20"/>
          <w:szCs w:val="20"/>
          <w:rPrChange w:id="688"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689" w:author="Microsoft Office User" w:date="2023-09-11T13:17:00Z">
            <w:rPr/>
          </w:rPrChange>
        </w:rPr>
        <w:pPrChange w:id="690" w:author="Microsoft Office User" w:date="2023-09-11T13:17:00Z">
          <w:pPr/>
        </w:pPrChange>
      </w:pPr>
    </w:p>
    <w:p w14:paraId="2639899E" w14:textId="77777777" w:rsidR="000C56B0" w:rsidRPr="00B26E5F" w:rsidRDefault="00367A15">
      <w:pPr>
        <w:snapToGrid w:val="0"/>
        <w:contextualSpacing/>
        <w:rPr>
          <w:sz w:val="20"/>
          <w:szCs w:val="20"/>
          <w:rPrChange w:id="691" w:author="Microsoft Office User" w:date="2023-09-11T13:17:00Z">
            <w:rPr/>
          </w:rPrChange>
        </w:rPr>
        <w:pPrChange w:id="692" w:author="Microsoft Office User" w:date="2023-09-11T13:17:00Z">
          <w:pPr/>
        </w:pPrChange>
      </w:pPr>
      <w:r w:rsidRPr="00B26E5F">
        <w:rPr>
          <w:sz w:val="20"/>
          <w:szCs w:val="20"/>
          <w:rPrChange w:id="693" w:author="Microsoft Office User" w:date="2023-09-11T13:17:00Z">
            <w:rPr/>
          </w:rPrChange>
        </w:rPr>
        <w:fldChar w:fldCharType="begin"/>
      </w:r>
      <w:r w:rsidRPr="00B26E5F">
        <w:rPr>
          <w:sz w:val="20"/>
          <w:szCs w:val="20"/>
          <w:rPrChange w:id="694" w:author="Microsoft Office User" w:date="2023-09-11T13:17:00Z">
            <w:rPr/>
          </w:rPrChange>
        </w:rPr>
        <w:instrText>HYPERLINK "https://www.zotero.org/google-docs/?n2Avay" \h</w:instrText>
      </w:r>
      <w:r w:rsidRPr="00E24C39">
        <w:rPr>
          <w:sz w:val="20"/>
          <w:szCs w:val="20"/>
        </w:rPr>
      </w:r>
      <w:r w:rsidRPr="00B26E5F">
        <w:rPr>
          <w:sz w:val="20"/>
          <w:szCs w:val="20"/>
          <w:rPrChange w:id="695" w:author="Microsoft Office User" w:date="2023-09-11T13:17:00Z">
            <w:rPr/>
          </w:rPrChange>
        </w:rPr>
        <w:fldChar w:fldCharType="separate"/>
      </w:r>
      <w:r w:rsidRPr="00B26E5F">
        <w:rPr>
          <w:sz w:val="20"/>
          <w:szCs w:val="20"/>
          <w:rPrChange w:id="696" w:author="Microsoft Office User" w:date="2023-09-11T13:17:00Z">
            <w:rPr/>
          </w:rPrChange>
        </w:rPr>
        <w:t>23.</w:t>
      </w:r>
      <w:r w:rsidRPr="00B26E5F">
        <w:rPr>
          <w:sz w:val="20"/>
          <w:szCs w:val="20"/>
          <w:rPrChange w:id="697" w:author="Microsoft Office User" w:date="2023-09-11T13:17:00Z">
            <w:rPr/>
          </w:rPrChange>
        </w:rPr>
        <w:tab/>
        <w:t xml:space="preserve">Rosado, P. M. </w:t>
      </w:r>
      <w:r w:rsidRPr="00B26E5F">
        <w:rPr>
          <w:sz w:val="20"/>
          <w:szCs w:val="20"/>
          <w:rPrChange w:id="698" w:author="Microsoft Office User" w:date="2023-09-11T13:17:00Z">
            <w:rPr/>
          </w:rPrChange>
        </w:rPr>
        <w:fldChar w:fldCharType="end"/>
      </w:r>
      <w:r w:rsidRPr="00B26E5F">
        <w:rPr>
          <w:sz w:val="20"/>
          <w:szCs w:val="20"/>
          <w:rPrChange w:id="699" w:author="Microsoft Office User" w:date="2023-09-11T13:17:00Z">
            <w:rPr/>
          </w:rPrChange>
        </w:rPr>
        <w:fldChar w:fldCharType="begin"/>
      </w:r>
      <w:r w:rsidRPr="00B26E5F">
        <w:rPr>
          <w:sz w:val="20"/>
          <w:szCs w:val="20"/>
          <w:rPrChange w:id="700" w:author="Microsoft Office User" w:date="2023-09-11T13:17:00Z">
            <w:rPr/>
          </w:rPrChange>
        </w:rPr>
        <w:instrText>HYPERLINK "https://www.zotero.org/google-docs/?n2Avay" \h</w:instrText>
      </w:r>
      <w:r w:rsidRPr="00E24C39">
        <w:rPr>
          <w:sz w:val="20"/>
          <w:szCs w:val="20"/>
        </w:rPr>
      </w:r>
      <w:r w:rsidRPr="00B26E5F">
        <w:rPr>
          <w:sz w:val="20"/>
          <w:szCs w:val="20"/>
          <w:rPrChange w:id="701" w:author="Microsoft Office User" w:date="2023-09-11T13:17:00Z">
            <w:rPr>
              <w:i/>
            </w:rPr>
          </w:rPrChange>
        </w:rPr>
        <w:fldChar w:fldCharType="separate"/>
      </w:r>
      <w:r w:rsidRPr="00B26E5F">
        <w:rPr>
          <w:i/>
          <w:sz w:val="20"/>
          <w:szCs w:val="20"/>
          <w:rPrChange w:id="702" w:author="Microsoft Office User" w:date="2023-09-11T13:17:00Z">
            <w:rPr>
              <w:i/>
            </w:rPr>
          </w:rPrChange>
        </w:rPr>
        <w:t>et al.</w:t>
      </w:r>
      <w:r w:rsidRPr="00B26E5F">
        <w:rPr>
          <w:i/>
          <w:sz w:val="20"/>
          <w:szCs w:val="20"/>
          <w:rPrChange w:id="703" w:author="Microsoft Office User" w:date="2023-09-11T13:17:00Z">
            <w:rPr>
              <w:i/>
            </w:rPr>
          </w:rPrChange>
        </w:rPr>
        <w:fldChar w:fldCharType="end"/>
      </w:r>
      <w:r w:rsidRPr="00B26E5F">
        <w:rPr>
          <w:sz w:val="20"/>
          <w:szCs w:val="20"/>
          <w:rPrChange w:id="704" w:author="Microsoft Office User" w:date="2023-09-11T13:17:00Z">
            <w:rPr/>
          </w:rPrChange>
        </w:rPr>
        <w:fldChar w:fldCharType="begin"/>
      </w:r>
      <w:r w:rsidRPr="00B26E5F">
        <w:rPr>
          <w:sz w:val="20"/>
          <w:szCs w:val="20"/>
          <w:rPrChange w:id="705" w:author="Microsoft Office User" w:date="2023-09-11T13:17:00Z">
            <w:rPr/>
          </w:rPrChange>
        </w:rPr>
        <w:instrText>HYPERLINK "https://www.zotero.org/google-docs/?n2Avay" \h</w:instrText>
      </w:r>
      <w:r w:rsidRPr="00E24C39">
        <w:rPr>
          <w:sz w:val="20"/>
          <w:szCs w:val="20"/>
        </w:rPr>
      </w:r>
      <w:r w:rsidRPr="00B26E5F">
        <w:rPr>
          <w:sz w:val="20"/>
          <w:szCs w:val="20"/>
          <w:rPrChange w:id="706" w:author="Microsoft Office User" w:date="2023-09-11T13:17:00Z">
            <w:rPr/>
          </w:rPrChange>
        </w:rPr>
        <w:fldChar w:fldCharType="separate"/>
      </w:r>
      <w:r w:rsidRPr="00B26E5F">
        <w:rPr>
          <w:sz w:val="20"/>
          <w:szCs w:val="20"/>
          <w:rPrChange w:id="707" w:author="Microsoft Office User" w:date="2023-09-11T13:17:00Z">
            <w:rPr/>
          </w:rPrChange>
        </w:rPr>
        <w:t xml:space="preserve"> Marine probiotics: increasing coral resistance to bleaching through microbiome manipulation. </w:t>
      </w:r>
      <w:r w:rsidRPr="00B26E5F">
        <w:rPr>
          <w:sz w:val="20"/>
          <w:szCs w:val="20"/>
          <w:rPrChange w:id="708" w:author="Microsoft Office User" w:date="2023-09-11T13:17:00Z">
            <w:rPr/>
          </w:rPrChange>
        </w:rPr>
        <w:fldChar w:fldCharType="end"/>
      </w:r>
      <w:r w:rsidRPr="00B26E5F">
        <w:rPr>
          <w:sz w:val="20"/>
          <w:szCs w:val="20"/>
          <w:rPrChange w:id="709" w:author="Microsoft Office User" w:date="2023-09-11T13:17:00Z">
            <w:rPr/>
          </w:rPrChange>
        </w:rPr>
        <w:fldChar w:fldCharType="begin"/>
      </w:r>
      <w:r w:rsidRPr="00B26E5F">
        <w:rPr>
          <w:sz w:val="20"/>
          <w:szCs w:val="20"/>
          <w:rPrChange w:id="710" w:author="Microsoft Office User" w:date="2023-09-11T13:17:00Z">
            <w:rPr/>
          </w:rPrChange>
        </w:rPr>
        <w:instrText>HYPERLINK "https://www.zotero.org/google-docs/?n2Avay" \h</w:instrText>
      </w:r>
      <w:r w:rsidRPr="00E24C39">
        <w:rPr>
          <w:sz w:val="20"/>
          <w:szCs w:val="20"/>
        </w:rPr>
      </w:r>
      <w:r w:rsidRPr="00B26E5F">
        <w:rPr>
          <w:sz w:val="20"/>
          <w:szCs w:val="20"/>
          <w:rPrChange w:id="711" w:author="Microsoft Office User" w:date="2023-09-11T13:17:00Z">
            <w:rPr>
              <w:i/>
            </w:rPr>
          </w:rPrChange>
        </w:rPr>
        <w:fldChar w:fldCharType="separate"/>
      </w:r>
      <w:r w:rsidRPr="00B26E5F">
        <w:rPr>
          <w:i/>
          <w:sz w:val="20"/>
          <w:szCs w:val="20"/>
          <w:rPrChange w:id="712" w:author="Microsoft Office User" w:date="2023-09-11T13:17:00Z">
            <w:rPr>
              <w:i/>
            </w:rPr>
          </w:rPrChange>
        </w:rPr>
        <w:t xml:space="preserve">ISME J. </w:t>
      </w:r>
      <w:r w:rsidRPr="00B26E5F">
        <w:rPr>
          <w:i/>
          <w:sz w:val="20"/>
          <w:szCs w:val="20"/>
          <w:rPrChange w:id="713" w:author="Microsoft Office User" w:date="2023-09-11T13:17:00Z">
            <w:rPr>
              <w:i/>
            </w:rPr>
          </w:rPrChange>
        </w:rPr>
        <w:fldChar w:fldCharType="end"/>
      </w:r>
      <w:r w:rsidRPr="00B26E5F">
        <w:rPr>
          <w:sz w:val="20"/>
          <w:szCs w:val="20"/>
          <w:rPrChange w:id="714" w:author="Microsoft Office User" w:date="2023-09-11T13:17:00Z">
            <w:rPr/>
          </w:rPrChange>
        </w:rPr>
        <w:fldChar w:fldCharType="begin"/>
      </w:r>
      <w:r w:rsidRPr="00B26E5F">
        <w:rPr>
          <w:sz w:val="20"/>
          <w:szCs w:val="20"/>
          <w:rPrChange w:id="715" w:author="Microsoft Office User" w:date="2023-09-11T13:17:00Z">
            <w:rPr/>
          </w:rPrChange>
        </w:rPr>
        <w:instrText>HYPERLINK "https://www.zotero.org/google-docs/?n2Avay" \h</w:instrText>
      </w:r>
      <w:r w:rsidRPr="00E24C39">
        <w:rPr>
          <w:sz w:val="20"/>
          <w:szCs w:val="20"/>
        </w:rPr>
      </w:r>
      <w:r w:rsidRPr="00B26E5F">
        <w:rPr>
          <w:sz w:val="20"/>
          <w:szCs w:val="20"/>
          <w:rPrChange w:id="716" w:author="Microsoft Office User" w:date="2023-09-11T13:17:00Z">
            <w:rPr>
              <w:b/>
            </w:rPr>
          </w:rPrChange>
        </w:rPr>
        <w:fldChar w:fldCharType="separate"/>
      </w:r>
      <w:r w:rsidRPr="00B26E5F">
        <w:rPr>
          <w:b/>
          <w:sz w:val="20"/>
          <w:szCs w:val="20"/>
          <w:rPrChange w:id="717" w:author="Microsoft Office User" w:date="2023-09-11T13:17:00Z">
            <w:rPr>
              <w:b/>
            </w:rPr>
          </w:rPrChange>
        </w:rPr>
        <w:t>13</w:t>
      </w:r>
      <w:r w:rsidRPr="00B26E5F">
        <w:rPr>
          <w:b/>
          <w:sz w:val="20"/>
          <w:szCs w:val="20"/>
          <w:rPrChange w:id="718" w:author="Microsoft Office User" w:date="2023-09-11T13:17:00Z">
            <w:rPr>
              <w:b/>
            </w:rPr>
          </w:rPrChange>
        </w:rPr>
        <w:fldChar w:fldCharType="end"/>
      </w:r>
      <w:r w:rsidRPr="00B26E5F">
        <w:rPr>
          <w:sz w:val="20"/>
          <w:szCs w:val="20"/>
          <w:rPrChange w:id="719" w:author="Microsoft Office User" w:date="2023-09-11T13:17:00Z">
            <w:rPr/>
          </w:rPrChange>
        </w:rPr>
        <w:fldChar w:fldCharType="begin"/>
      </w:r>
      <w:r w:rsidRPr="00B26E5F">
        <w:rPr>
          <w:sz w:val="20"/>
          <w:szCs w:val="20"/>
          <w:rPrChange w:id="720" w:author="Microsoft Office User" w:date="2023-09-11T13:17:00Z">
            <w:rPr/>
          </w:rPrChange>
        </w:rPr>
        <w:instrText>HYPERLINK "https://www.zotero.org/google-docs/?n2Avay" \h</w:instrText>
      </w:r>
      <w:r w:rsidRPr="00E24C39">
        <w:rPr>
          <w:sz w:val="20"/>
          <w:szCs w:val="20"/>
        </w:rPr>
      </w:r>
      <w:r w:rsidRPr="00B26E5F">
        <w:rPr>
          <w:sz w:val="20"/>
          <w:szCs w:val="20"/>
          <w:rPrChange w:id="721" w:author="Microsoft Office User" w:date="2023-09-11T13:17:00Z">
            <w:rPr/>
          </w:rPrChange>
        </w:rPr>
        <w:fldChar w:fldCharType="separate"/>
      </w:r>
      <w:r w:rsidRPr="00B26E5F">
        <w:rPr>
          <w:sz w:val="20"/>
          <w:szCs w:val="20"/>
          <w:rPrChange w:id="722" w:author="Microsoft Office User" w:date="2023-09-11T13:17:00Z">
            <w:rPr/>
          </w:rPrChange>
        </w:rPr>
        <w:t>, 921–936 (2019).</w:t>
      </w:r>
      <w:r w:rsidRPr="00B26E5F">
        <w:rPr>
          <w:sz w:val="20"/>
          <w:szCs w:val="20"/>
          <w:rPrChange w:id="723"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724" w:author="Microsoft Office User" w:date="2023-09-11T13:17:00Z">
            <w:rPr/>
          </w:rPrChange>
        </w:rPr>
        <w:pPrChange w:id="725" w:author="Microsoft Office User" w:date="2023-09-11T13:17:00Z">
          <w:pPr/>
        </w:pPrChange>
      </w:pPr>
    </w:p>
    <w:p w14:paraId="08614C2B" w14:textId="77777777" w:rsidR="000C56B0" w:rsidRPr="00B26E5F" w:rsidRDefault="00367A15">
      <w:pPr>
        <w:snapToGrid w:val="0"/>
        <w:contextualSpacing/>
        <w:rPr>
          <w:sz w:val="20"/>
          <w:szCs w:val="20"/>
          <w:rPrChange w:id="726" w:author="Microsoft Office User" w:date="2023-09-11T13:17:00Z">
            <w:rPr/>
          </w:rPrChange>
        </w:rPr>
        <w:pPrChange w:id="727" w:author="Microsoft Office User" w:date="2023-09-11T13:17:00Z">
          <w:pPr/>
        </w:pPrChange>
      </w:pPr>
      <w:r w:rsidRPr="00B26E5F">
        <w:rPr>
          <w:sz w:val="20"/>
          <w:szCs w:val="20"/>
          <w:rPrChange w:id="728" w:author="Microsoft Office User" w:date="2023-09-11T13:17:00Z">
            <w:rPr/>
          </w:rPrChange>
        </w:rPr>
        <w:fldChar w:fldCharType="begin"/>
      </w:r>
      <w:r w:rsidRPr="00B26E5F">
        <w:rPr>
          <w:sz w:val="20"/>
          <w:szCs w:val="20"/>
          <w:rPrChange w:id="729" w:author="Microsoft Office User" w:date="2023-09-11T13:17:00Z">
            <w:rPr/>
          </w:rPrChange>
        </w:rPr>
        <w:instrText>HYPERLINK "https://www.zotero.org/google-docs/?n2Avay" \h</w:instrText>
      </w:r>
      <w:r w:rsidRPr="00E24C39">
        <w:rPr>
          <w:sz w:val="20"/>
          <w:szCs w:val="20"/>
        </w:rPr>
      </w:r>
      <w:r w:rsidRPr="00B26E5F">
        <w:rPr>
          <w:sz w:val="20"/>
          <w:szCs w:val="20"/>
          <w:rPrChange w:id="730" w:author="Microsoft Office User" w:date="2023-09-11T13:17:00Z">
            <w:rPr/>
          </w:rPrChange>
        </w:rPr>
        <w:fldChar w:fldCharType="separate"/>
      </w:r>
      <w:r w:rsidRPr="00B26E5F">
        <w:rPr>
          <w:sz w:val="20"/>
          <w:szCs w:val="20"/>
          <w:rPrChange w:id="731" w:author="Microsoft Office User" w:date="2023-09-11T13:17:00Z">
            <w:rPr/>
          </w:rPrChange>
        </w:rPr>
        <w:t>24.</w:t>
      </w:r>
      <w:r w:rsidRPr="00B26E5F">
        <w:rPr>
          <w:sz w:val="20"/>
          <w:szCs w:val="20"/>
          <w:rPrChange w:id="732" w:author="Microsoft Office User" w:date="2023-09-11T13:17:00Z">
            <w:rPr/>
          </w:rPrChange>
        </w:rPr>
        <w:tab/>
        <w:t xml:space="preserve">Ley, R. E. </w:t>
      </w:r>
      <w:r w:rsidRPr="00B26E5F">
        <w:rPr>
          <w:sz w:val="20"/>
          <w:szCs w:val="20"/>
          <w:rPrChange w:id="733" w:author="Microsoft Office User" w:date="2023-09-11T13:17:00Z">
            <w:rPr/>
          </w:rPrChange>
        </w:rPr>
        <w:fldChar w:fldCharType="end"/>
      </w:r>
      <w:r w:rsidRPr="00B26E5F">
        <w:rPr>
          <w:sz w:val="20"/>
          <w:szCs w:val="20"/>
          <w:rPrChange w:id="734" w:author="Microsoft Office User" w:date="2023-09-11T13:17:00Z">
            <w:rPr/>
          </w:rPrChange>
        </w:rPr>
        <w:fldChar w:fldCharType="begin"/>
      </w:r>
      <w:r w:rsidRPr="00B26E5F">
        <w:rPr>
          <w:sz w:val="20"/>
          <w:szCs w:val="20"/>
          <w:rPrChange w:id="735" w:author="Microsoft Office User" w:date="2023-09-11T13:17:00Z">
            <w:rPr/>
          </w:rPrChange>
        </w:rPr>
        <w:instrText>HYPERLINK "https://www.zotero.org/google-docs/?n2Avay" \h</w:instrText>
      </w:r>
      <w:r w:rsidRPr="00E24C39">
        <w:rPr>
          <w:sz w:val="20"/>
          <w:szCs w:val="20"/>
        </w:rPr>
      </w:r>
      <w:r w:rsidRPr="00B26E5F">
        <w:rPr>
          <w:sz w:val="20"/>
          <w:szCs w:val="20"/>
          <w:rPrChange w:id="736" w:author="Microsoft Office User" w:date="2023-09-11T13:17:00Z">
            <w:rPr>
              <w:i/>
            </w:rPr>
          </w:rPrChange>
        </w:rPr>
        <w:fldChar w:fldCharType="separate"/>
      </w:r>
      <w:r w:rsidRPr="00B26E5F">
        <w:rPr>
          <w:i/>
          <w:sz w:val="20"/>
          <w:szCs w:val="20"/>
          <w:rPrChange w:id="737" w:author="Microsoft Office User" w:date="2023-09-11T13:17:00Z">
            <w:rPr>
              <w:i/>
            </w:rPr>
          </w:rPrChange>
        </w:rPr>
        <w:t>et al.</w:t>
      </w:r>
      <w:r w:rsidRPr="00B26E5F">
        <w:rPr>
          <w:i/>
          <w:sz w:val="20"/>
          <w:szCs w:val="20"/>
          <w:rPrChange w:id="738" w:author="Microsoft Office User" w:date="2023-09-11T13:17:00Z">
            <w:rPr>
              <w:i/>
            </w:rPr>
          </w:rPrChange>
        </w:rPr>
        <w:fldChar w:fldCharType="end"/>
      </w:r>
      <w:r w:rsidRPr="00B26E5F">
        <w:rPr>
          <w:sz w:val="20"/>
          <w:szCs w:val="20"/>
          <w:rPrChange w:id="739" w:author="Microsoft Office User" w:date="2023-09-11T13:17:00Z">
            <w:rPr/>
          </w:rPrChange>
        </w:rPr>
        <w:fldChar w:fldCharType="begin"/>
      </w:r>
      <w:r w:rsidRPr="00B26E5F">
        <w:rPr>
          <w:sz w:val="20"/>
          <w:szCs w:val="20"/>
          <w:rPrChange w:id="740" w:author="Microsoft Office User" w:date="2023-09-11T13:17:00Z">
            <w:rPr/>
          </w:rPrChange>
        </w:rPr>
        <w:instrText>HYPERLINK "https://www.zotero.org/google-docs/?n2Avay" \h</w:instrText>
      </w:r>
      <w:r w:rsidRPr="00E24C39">
        <w:rPr>
          <w:sz w:val="20"/>
          <w:szCs w:val="20"/>
        </w:rPr>
      </w:r>
      <w:r w:rsidRPr="00B26E5F">
        <w:rPr>
          <w:sz w:val="20"/>
          <w:szCs w:val="20"/>
          <w:rPrChange w:id="741" w:author="Microsoft Office User" w:date="2023-09-11T13:17:00Z">
            <w:rPr/>
          </w:rPrChange>
        </w:rPr>
        <w:fldChar w:fldCharType="separate"/>
      </w:r>
      <w:r w:rsidRPr="00B26E5F">
        <w:rPr>
          <w:sz w:val="20"/>
          <w:szCs w:val="20"/>
          <w:rPrChange w:id="742" w:author="Microsoft Office User" w:date="2023-09-11T13:17:00Z">
            <w:rPr/>
          </w:rPrChange>
        </w:rPr>
        <w:t xml:space="preserve"> Evolution of mammals and their gut microbes. </w:t>
      </w:r>
      <w:r w:rsidRPr="00B26E5F">
        <w:rPr>
          <w:sz w:val="20"/>
          <w:szCs w:val="20"/>
          <w:rPrChange w:id="743" w:author="Microsoft Office User" w:date="2023-09-11T13:17:00Z">
            <w:rPr/>
          </w:rPrChange>
        </w:rPr>
        <w:fldChar w:fldCharType="end"/>
      </w:r>
      <w:r w:rsidRPr="00B26E5F">
        <w:rPr>
          <w:sz w:val="20"/>
          <w:szCs w:val="20"/>
          <w:rPrChange w:id="744" w:author="Microsoft Office User" w:date="2023-09-11T13:17:00Z">
            <w:rPr/>
          </w:rPrChange>
        </w:rPr>
        <w:fldChar w:fldCharType="begin"/>
      </w:r>
      <w:r w:rsidRPr="00B26E5F">
        <w:rPr>
          <w:sz w:val="20"/>
          <w:szCs w:val="20"/>
          <w:rPrChange w:id="745" w:author="Microsoft Office User" w:date="2023-09-11T13:17:00Z">
            <w:rPr/>
          </w:rPrChange>
        </w:rPr>
        <w:instrText>HYPERLINK "https://www.zotero.org/google-docs/?n2Avay" \h</w:instrText>
      </w:r>
      <w:r w:rsidRPr="00E24C39">
        <w:rPr>
          <w:sz w:val="20"/>
          <w:szCs w:val="20"/>
        </w:rPr>
      </w:r>
      <w:r w:rsidRPr="00B26E5F">
        <w:rPr>
          <w:sz w:val="20"/>
          <w:szCs w:val="20"/>
          <w:rPrChange w:id="746" w:author="Microsoft Office User" w:date="2023-09-11T13:17:00Z">
            <w:rPr>
              <w:i/>
            </w:rPr>
          </w:rPrChange>
        </w:rPr>
        <w:fldChar w:fldCharType="separate"/>
      </w:r>
      <w:r w:rsidRPr="00B26E5F">
        <w:rPr>
          <w:i/>
          <w:sz w:val="20"/>
          <w:szCs w:val="20"/>
          <w:rPrChange w:id="747" w:author="Microsoft Office User" w:date="2023-09-11T13:17:00Z">
            <w:rPr>
              <w:i/>
            </w:rPr>
          </w:rPrChange>
        </w:rPr>
        <w:t xml:space="preserve">science </w:t>
      </w:r>
      <w:r w:rsidRPr="00B26E5F">
        <w:rPr>
          <w:i/>
          <w:sz w:val="20"/>
          <w:szCs w:val="20"/>
          <w:rPrChange w:id="748" w:author="Microsoft Office User" w:date="2023-09-11T13:17:00Z">
            <w:rPr>
              <w:i/>
            </w:rPr>
          </w:rPrChange>
        </w:rPr>
        <w:fldChar w:fldCharType="end"/>
      </w:r>
      <w:r w:rsidRPr="00B26E5F">
        <w:rPr>
          <w:sz w:val="20"/>
          <w:szCs w:val="20"/>
          <w:rPrChange w:id="749" w:author="Microsoft Office User" w:date="2023-09-11T13:17:00Z">
            <w:rPr/>
          </w:rPrChange>
        </w:rPr>
        <w:fldChar w:fldCharType="begin"/>
      </w:r>
      <w:r w:rsidRPr="00B26E5F">
        <w:rPr>
          <w:sz w:val="20"/>
          <w:szCs w:val="20"/>
          <w:rPrChange w:id="750" w:author="Microsoft Office User" w:date="2023-09-11T13:17:00Z">
            <w:rPr/>
          </w:rPrChange>
        </w:rPr>
        <w:instrText>HYPERLINK "https://www.zotero.org/google-docs/?n2Avay" \h</w:instrText>
      </w:r>
      <w:r w:rsidRPr="00E24C39">
        <w:rPr>
          <w:sz w:val="20"/>
          <w:szCs w:val="20"/>
        </w:rPr>
      </w:r>
      <w:r w:rsidRPr="00B26E5F">
        <w:rPr>
          <w:sz w:val="20"/>
          <w:szCs w:val="20"/>
          <w:rPrChange w:id="751" w:author="Microsoft Office User" w:date="2023-09-11T13:17:00Z">
            <w:rPr>
              <w:b/>
            </w:rPr>
          </w:rPrChange>
        </w:rPr>
        <w:fldChar w:fldCharType="separate"/>
      </w:r>
      <w:r w:rsidRPr="00B26E5F">
        <w:rPr>
          <w:b/>
          <w:sz w:val="20"/>
          <w:szCs w:val="20"/>
          <w:rPrChange w:id="752" w:author="Microsoft Office User" w:date="2023-09-11T13:17:00Z">
            <w:rPr>
              <w:b/>
            </w:rPr>
          </w:rPrChange>
        </w:rPr>
        <w:t>320</w:t>
      </w:r>
      <w:r w:rsidRPr="00B26E5F">
        <w:rPr>
          <w:b/>
          <w:sz w:val="20"/>
          <w:szCs w:val="20"/>
          <w:rPrChange w:id="753" w:author="Microsoft Office User" w:date="2023-09-11T13:17:00Z">
            <w:rPr>
              <w:b/>
            </w:rPr>
          </w:rPrChange>
        </w:rPr>
        <w:fldChar w:fldCharType="end"/>
      </w:r>
      <w:r w:rsidRPr="00B26E5F">
        <w:rPr>
          <w:sz w:val="20"/>
          <w:szCs w:val="20"/>
          <w:rPrChange w:id="754" w:author="Microsoft Office User" w:date="2023-09-11T13:17:00Z">
            <w:rPr/>
          </w:rPrChange>
        </w:rPr>
        <w:fldChar w:fldCharType="begin"/>
      </w:r>
      <w:r w:rsidRPr="00B26E5F">
        <w:rPr>
          <w:sz w:val="20"/>
          <w:szCs w:val="20"/>
          <w:rPrChange w:id="755" w:author="Microsoft Office User" w:date="2023-09-11T13:17:00Z">
            <w:rPr/>
          </w:rPrChange>
        </w:rPr>
        <w:instrText>HYPERLINK "https://www.zotero.org/google-docs/?n2Avay" \h</w:instrText>
      </w:r>
      <w:r w:rsidRPr="00E24C39">
        <w:rPr>
          <w:sz w:val="20"/>
          <w:szCs w:val="20"/>
        </w:rPr>
      </w:r>
      <w:r w:rsidRPr="00B26E5F">
        <w:rPr>
          <w:sz w:val="20"/>
          <w:szCs w:val="20"/>
          <w:rPrChange w:id="756" w:author="Microsoft Office User" w:date="2023-09-11T13:17:00Z">
            <w:rPr/>
          </w:rPrChange>
        </w:rPr>
        <w:fldChar w:fldCharType="separate"/>
      </w:r>
      <w:r w:rsidRPr="00B26E5F">
        <w:rPr>
          <w:sz w:val="20"/>
          <w:szCs w:val="20"/>
          <w:rPrChange w:id="757" w:author="Microsoft Office User" w:date="2023-09-11T13:17:00Z">
            <w:rPr/>
          </w:rPrChange>
        </w:rPr>
        <w:t>, 1647–1651 (2008).</w:t>
      </w:r>
      <w:r w:rsidRPr="00B26E5F">
        <w:rPr>
          <w:sz w:val="20"/>
          <w:szCs w:val="20"/>
          <w:rPrChange w:id="758"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759" w:author="Microsoft Office User" w:date="2023-09-11T13:17:00Z">
            <w:rPr/>
          </w:rPrChange>
        </w:rPr>
        <w:pPrChange w:id="760" w:author="Microsoft Office User" w:date="2023-09-11T13:17:00Z">
          <w:pPr/>
        </w:pPrChange>
      </w:pPr>
    </w:p>
    <w:p w14:paraId="17B3B1F7" w14:textId="77777777" w:rsidR="000C56B0" w:rsidRPr="00B26E5F" w:rsidRDefault="00367A15">
      <w:pPr>
        <w:snapToGrid w:val="0"/>
        <w:contextualSpacing/>
        <w:rPr>
          <w:sz w:val="20"/>
          <w:szCs w:val="20"/>
          <w:rPrChange w:id="761" w:author="Microsoft Office User" w:date="2023-09-11T13:17:00Z">
            <w:rPr/>
          </w:rPrChange>
        </w:rPr>
        <w:pPrChange w:id="762" w:author="Microsoft Office User" w:date="2023-09-11T13:17:00Z">
          <w:pPr/>
        </w:pPrChange>
      </w:pPr>
      <w:r w:rsidRPr="00B26E5F">
        <w:rPr>
          <w:sz w:val="20"/>
          <w:szCs w:val="20"/>
          <w:rPrChange w:id="763" w:author="Microsoft Office User" w:date="2023-09-11T13:17:00Z">
            <w:rPr/>
          </w:rPrChange>
        </w:rPr>
        <w:fldChar w:fldCharType="begin"/>
      </w:r>
      <w:r w:rsidRPr="00B26E5F">
        <w:rPr>
          <w:sz w:val="20"/>
          <w:szCs w:val="20"/>
          <w:rPrChange w:id="764" w:author="Microsoft Office User" w:date="2023-09-11T13:17:00Z">
            <w:rPr/>
          </w:rPrChange>
        </w:rPr>
        <w:instrText>HYPERLINK "https://www.zotero.org/google-docs/?n2Avay" \h</w:instrText>
      </w:r>
      <w:r w:rsidRPr="00E24C39">
        <w:rPr>
          <w:sz w:val="20"/>
          <w:szCs w:val="20"/>
        </w:rPr>
      </w:r>
      <w:r w:rsidRPr="00B26E5F">
        <w:rPr>
          <w:sz w:val="20"/>
          <w:szCs w:val="20"/>
          <w:rPrChange w:id="765" w:author="Microsoft Office User" w:date="2023-09-11T13:17:00Z">
            <w:rPr/>
          </w:rPrChange>
        </w:rPr>
        <w:fldChar w:fldCharType="separate"/>
      </w:r>
      <w:r w:rsidRPr="00B26E5F">
        <w:rPr>
          <w:sz w:val="20"/>
          <w:szCs w:val="20"/>
          <w:rPrChange w:id="766" w:author="Microsoft Office User" w:date="2023-09-11T13:17:00Z">
            <w:rPr/>
          </w:rPrChange>
        </w:rPr>
        <w:t>25.</w:t>
      </w:r>
      <w:r w:rsidRPr="00B26E5F">
        <w:rPr>
          <w:sz w:val="20"/>
          <w:szCs w:val="20"/>
          <w:rPrChange w:id="767" w:author="Microsoft Office User" w:date="2023-09-11T13:17:00Z">
            <w:rPr/>
          </w:rPrChange>
        </w:rPr>
        <w:tab/>
        <w:t xml:space="preserve">Bodawatta, K. H. </w:t>
      </w:r>
      <w:r w:rsidRPr="00B26E5F">
        <w:rPr>
          <w:sz w:val="20"/>
          <w:szCs w:val="20"/>
          <w:rPrChange w:id="768" w:author="Microsoft Office User" w:date="2023-09-11T13:17:00Z">
            <w:rPr/>
          </w:rPrChange>
        </w:rPr>
        <w:fldChar w:fldCharType="end"/>
      </w:r>
      <w:r w:rsidRPr="00B26E5F">
        <w:rPr>
          <w:sz w:val="20"/>
          <w:szCs w:val="20"/>
          <w:rPrChange w:id="769" w:author="Microsoft Office User" w:date="2023-09-11T13:17:00Z">
            <w:rPr/>
          </w:rPrChange>
        </w:rPr>
        <w:fldChar w:fldCharType="begin"/>
      </w:r>
      <w:r w:rsidRPr="00B26E5F">
        <w:rPr>
          <w:sz w:val="20"/>
          <w:szCs w:val="20"/>
          <w:rPrChange w:id="770" w:author="Microsoft Office User" w:date="2023-09-11T13:17:00Z">
            <w:rPr/>
          </w:rPrChange>
        </w:rPr>
        <w:instrText>HYPERLINK "https://www.zotero.org/google-docs/?n2Avay" \h</w:instrText>
      </w:r>
      <w:r w:rsidRPr="00E24C39">
        <w:rPr>
          <w:sz w:val="20"/>
          <w:szCs w:val="20"/>
        </w:rPr>
      </w:r>
      <w:r w:rsidRPr="00B26E5F">
        <w:rPr>
          <w:sz w:val="20"/>
          <w:szCs w:val="20"/>
          <w:rPrChange w:id="771" w:author="Microsoft Office User" w:date="2023-09-11T13:17:00Z">
            <w:rPr>
              <w:i/>
            </w:rPr>
          </w:rPrChange>
        </w:rPr>
        <w:fldChar w:fldCharType="separate"/>
      </w:r>
      <w:r w:rsidRPr="00B26E5F">
        <w:rPr>
          <w:i/>
          <w:sz w:val="20"/>
          <w:szCs w:val="20"/>
          <w:rPrChange w:id="772" w:author="Microsoft Office User" w:date="2023-09-11T13:17:00Z">
            <w:rPr>
              <w:i/>
            </w:rPr>
          </w:rPrChange>
        </w:rPr>
        <w:t>et al.</w:t>
      </w:r>
      <w:r w:rsidRPr="00B26E5F">
        <w:rPr>
          <w:i/>
          <w:sz w:val="20"/>
          <w:szCs w:val="20"/>
          <w:rPrChange w:id="773" w:author="Microsoft Office User" w:date="2023-09-11T13:17:00Z">
            <w:rPr>
              <w:i/>
            </w:rPr>
          </w:rPrChange>
        </w:rPr>
        <w:fldChar w:fldCharType="end"/>
      </w:r>
      <w:r w:rsidRPr="00B26E5F">
        <w:rPr>
          <w:sz w:val="20"/>
          <w:szCs w:val="20"/>
          <w:rPrChange w:id="774" w:author="Microsoft Office User" w:date="2023-09-11T13:17:00Z">
            <w:rPr/>
          </w:rPrChange>
        </w:rPr>
        <w:fldChar w:fldCharType="begin"/>
      </w:r>
      <w:r w:rsidRPr="00B26E5F">
        <w:rPr>
          <w:sz w:val="20"/>
          <w:szCs w:val="20"/>
          <w:rPrChange w:id="775" w:author="Microsoft Office User" w:date="2023-09-11T13:17:00Z">
            <w:rPr/>
          </w:rPrChange>
        </w:rPr>
        <w:instrText>HYPERLINK "https://www.zotero.org/google-docs/?n2Avay" \h</w:instrText>
      </w:r>
      <w:r w:rsidRPr="00E24C39">
        <w:rPr>
          <w:sz w:val="20"/>
          <w:szCs w:val="20"/>
        </w:rPr>
      </w:r>
      <w:r w:rsidRPr="00B26E5F">
        <w:rPr>
          <w:sz w:val="20"/>
          <w:szCs w:val="20"/>
          <w:rPrChange w:id="776" w:author="Microsoft Office User" w:date="2023-09-11T13:17:00Z">
            <w:rPr/>
          </w:rPrChange>
        </w:rPr>
        <w:fldChar w:fldCharType="separate"/>
      </w:r>
      <w:r w:rsidRPr="00B26E5F">
        <w:rPr>
          <w:sz w:val="20"/>
          <w:szCs w:val="20"/>
          <w:rPrChange w:id="777" w:author="Microsoft Office User" w:date="2023-09-11T13:17:00Z">
            <w:rPr/>
          </w:rPrChange>
        </w:rPr>
        <w:t xml:space="preserve"> Species-specific but not phylosymbiotic gut microbiomes of New Guinean passerine birds are shaped by diet and flight-associated gut modifications. </w:t>
      </w:r>
      <w:r w:rsidRPr="00B26E5F">
        <w:rPr>
          <w:sz w:val="20"/>
          <w:szCs w:val="20"/>
          <w:rPrChange w:id="778" w:author="Microsoft Office User" w:date="2023-09-11T13:17:00Z">
            <w:rPr/>
          </w:rPrChange>
        </w:rPr>
        <w:fldChar w:fldCharType="end"/>
      </w:r>
      <w:r w:rsidRPr="00B26E5F">
        <w:rPr>
          <w:sz w:val="20"/>
          <w:szCs w:val="20"/>
          <w:rPrChange w:id="779" w:author="Microsoft Office User" w:date="2023-09-11T13:17:00Z">
            <w:rPr/>
          </w:rPrChange>
        </w:rPr>
        <w:fldChar w:fldCharType="begin"/>
      </w:r>
      <w:r w:rsidRPr="00B26E5F">
        <w:rPr>
          <w:sz w:val="20"/>
          <w:szCs w:val="20"/>
          <w:rPrChange w:id="780" w:author="Microsoft Office User" w:date="2023-09-11T13:17:00Z">
            <w:rPr/>
          </w:rPrChange>
        </w:rPr>
        <w:instrText>HYPERLINK "https://www.zotero.org/google-docs/?n2Avay" \h</w:instrText>
      </w:r>
      <w:r w:rsidRPr="00E24C39">
        <w:rPr>
          <w:sz w:val="20"/>
          <w:szCs w:val="20"/>
        </w:rPr>
      </w:r>
      <w:r w:rsidRPr="00B26E5F">
        <w:rPr>
          <w:sz w:val="20"/>
          <w:szCs w:val="20"/>
          <w:rPrChange w:id="781" w:author="Microsoft Office User" w:date="2023-09-11T13:17:00Z">
            <w:rPr>
              <w:i/>
            </w:rPr>
          </w:rPrChange>
        </w:rPr>
        <w:fldChar w:fldCharType="separate"/>
      </w:r>
      <w:r w:rsidRPr="00B26E5F">
        <w:rPr>
          <w:i/>
          <w:sz w:val="20"/>
          <w:szCs w:val="20"/>
          <w:rPrChange w:id="782" w:author="Microsoft Office User" w:date="2023-09-11T13:17:00Z">
            <w:rPr>
              <w:i/>
            </w:rPr>
          </w:rPrChange>
        </w:rPr>
        <w:t xml:space="preserve">Proc. R. Soc. B </w:t>
      </w:r>
      <w:r w:rsidRPr="00B26E5F">
        <w:rPr>
          <w:i/>
          <w:sz w:val="20"/>
          <w:szCs w:val="20"/>
          <w:rPrChange w:id="783" w:author="Microsoft Office User" w:date="2023-09-11T13:17:00Z">
            <w:rPr>
              <w:i/>
            </w:rPr>
          </w:rPrChange>
        </w:rPr>
        <w:fldChar w:fldCharType="end"/>
      </w:r>
      <w:r w:rsidRPr="00B26E5F">
        <w:rPr>
          <w:sz w:val="20"/>
          <w:szCs w:val="20"/>
          <w:rPrChange w:id="784" w:author="Microsoft Office User" w:date="2023-09-11T13:17:00Z">
            <w:rPr/>
          </w:rPrChange>
        </w:rPr>
        <w:fldChar w:fldCharType="begin"/>
      </w:r>
      <w:r w:rsidRPr="00B26E5F">
        <w:rPr>
          <w:sz w:val="20"/>
          <w:szCs w:val="20"/>
          <w:rPrChange w:id="785" w:author="Microsoft Office User" w:date="2023-09-11T13:17:00Z">
            <w:rPr/>
          </w:rPrChange>
        </w:rPr>
        <w:instrText>HYPERLINK "https://www.zotero.org/google-docs/?n2Avay" \h</w:instrText>
      </w:r>
      <w:r w:rsidRPr="00E24C39">
        <w:rPr>
          <w:sz w:val="20"/>
          <w:szCs w:val="20"/>
        </w:rPr>
      </w:r>
      <w:r w:rsidRPr="00B26E5F">
        <w:rPr>
          <w:sz w:val="20"/>
          <w:szCs w:val="20"/>
          <w:rPrChange w:id="786" w:author="Microsoft Office User" w:date="2023-09-11T13:17:00Z">
            <w:rPr>
              <w:b/>
            </w:rPr>
          </w:rPrChange>
        </w:rPr>
        <w:fldChar w:fldCharType="separate"/>
      </w:r>
      <w:r w:rsidRPr="00B26E5F">
        <w:rPr>
          <w:b/>
          <w:sz w:val="20"/>
          <w:szCs w:val="20"/>
          <w:rPrChange w:id="787" w:author="Microsoft Office User" w:date="2023-09-11T13:17:00Z">
            <w:rPr>
              <w:b/>
            </w:rPr>
          </w:rPrChange>
        </w:rPr>
        <w:t>288</w:t>
      </w:r>
      <w:r w:rsidRPr="00B26E5F">
        <w:rPr>
          <w:b/>
          <w:sz w:val="20"/>
          <w:szCs w:val="20"/>
          <w:rPrChange w:id="788" w:author="Microsoft Office User" w:date="2023-09-11T13:17:00Z">
            <w:rPr>
              <w:b/>
            </w:rPr>
          </w:rPrChange>
        </w:rPr>
        <w:fldChar w:fldCharType="end"/>
      </w:r>
      <w:r w:rsidRPr="00B26E5F">
        <w:rPr>
          <w:sz w:val="20"/>
          <w:szCs w:val="20"/>
          <w:rPrChange w:id="789" w:author="Microsoft Office User" w:date="2023-09-11T13:17:00Z">
            <w:rPr/>
          </w:rPrChange>
        </w:rPr>
        <w:fldChar w:fldCharType="begin"/>
      </w:r>
      <w:r w:rsidRPr="00B26E5F">
        <w:rPr>
          <w:sz w:val="20"/>
          <w:szCs w:val="20"/>
          <w:rPrChange w:id="790" w:author="Microsoft Office User" w:date="2023-09-11T13:17:00Z">
            <w:rPr/>
          </w:rPrChange>
        </w:rPr>
        <w:instrText>HYPERLINK "https://www.zotero.org/google-docs/?n2Avay" \h</w:instrText>
      </w:r>
      <w:r w:rsidRPr="00E24C39">
        <w:rPr>
          <w:sz w:val="20"/>
          <w:szCs w:val="20"/>
        </w:rPr>
      </w:r>
      <w:r w:rsidRPr="00B26E5F">
        <w:rPr>
          <w:sz w:val="20"/>
          <w:szCs w:val="20"/>
          <w:rPrChange w:id="791" w:author="Microsoft Office User" w:date="2023-09-11T13:17:00Z">
            <w:rPr/>
          </w:rPrChange>
        </w:rPr>
        <w:fldChar w:fldCharType="separate"/>
      </w:r>
      <w:r w:rsidRPr="00B26E5F">
        <w:rPr>
          <w:sz w:val="20"/>
          <w:szCs w:val="20"/>
          <w:rPrChange w:id="792" w:author="Microsoft Office User" w:date="2023-09-11T13:17:00Z">
            <w:rPr/>
          </w:rPrChange>
        </w:rPr>
        <w:t>, 20210446 (2021).</w:t>
      </w:r>
      <w:r w:rsidRPr="00B26E5F">
        <w:rPr>
          <w:sz w:val="20"/>
          <w:szCs w:val="20"/>
          <w:rPrChange w:id="793"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794" w:author="Microsoft Office User" w:date="2023-09-11T13:17:00Z">
            <w:rPr/>
          </w:rPrChange>
        </w:rPr>
        <w:pPrChange w:id="795" w:author="Microsoft Office User" w:date="2023-09-11T13:17:00Z">
          <w:pPr/>
        </w:pPrChange>
      </w:pPr>
    </w:p>
    <w:p w14:paraId="63BF07E0" w14:textId="77777777" w:rsidR="000C56B0" w:rsidRPr="00B26E5F" w:rsidRDefault="00367A15">
      <w:pPr>
        <w:snapToGrid w:val="0"/>
        <w:contextualSpacing/>
        <w:rPr>
          <w:sz w:val="20"/>
          <w:szCs w:val="20"/>
          <w:rPrChange w:id="796" w:author="Microsoft Office User" w:date="2023-09-11T13:17:00Z">
            <w:rPr/>
          </w:rPrChange>
        </w:rPr>
        <w:pPrChange w:id="797" w:author="Microsoft Office User" w:date="2023-09-11T13:17:00Z">
          <w:pPr/>
        </w:pPrChange>
      </w:pPr>
      <w:r w:rsidRPr="00B26E5F">
        <w:rPr>
          <w:sz w:val="20"/>
          <w:szCs w:val="20"/>
          <w:rPrChange w:id="798" w:author="Microsoft Office User" w:date="2023-09-11T13:17:00Z">
            <w:rPr/>
          </w:rPrChange>
        </w:rPr>
        <w:fldChar w:fldCharType="begin"/>
      </w:r>
      <w:r w:rsidRPr="00B26E5F">
        <w:rPr>
          <w:sz w:val="20"/>
          <w:szCs w:val="20"/>
          <w:rPrChange w:id="799" w:author="Microsoft Office User" w:date="2023-09-11T13:17:00Z">
            <w:rPr/>
          </w:rPrChange>
        </w:rPr>
        <w:instrText>HYPERLINK "https://www.zotero.org/google-docs/?n2Avay" \h</w:instrText>
      </w:r>
      <w:r w:rsidRPr="00E24C39">
        <w:rPr>
          <w:sz w:val="20"/>
          <w:szCs w:val="20"/>
        </w:rPr>
      </w:r>
      <w:r w:rsidRPr="00B26E5F">
        <w:rPr>
          <w:sz w:val="20"/>
          <w:szCs w:val="20"/>
          <w:rPrChange w:id="800" w:author="Microsoft Office User" w:date="2023-09-11T13:17:00Z">
            <w:rPr/>
          </w:rPrChange>
        </w:rPr>
        <w:fldChar w:fldCharType="separate"/>
      </w:r>
      <w:r w:rsidRPr="00B26E5F">
        <w:rPr>
          <w:sz w:val="20"/>
          <w:szCs w:val="20"/>
          <w:rPrChange w:id="801" w:author="Microsoft Office User" w:date="2023-09-11T13:17:00Z">
            <w:rPr/>
          </w:rPrChange>
        </w:rPr>
        <w:t>26.</w:t>
      </w:r>
      <w:r w:rsidRPr="00B26E5F">
        <w:rPr>
          <w:sz w:val="20"/>
          <w:szCs w:val="20"/>
          <w:rPrChange w:id="802"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803" w:author="Microsoft Office User" w:date="2023-09-11T13:17:00Z">
            <w:rPr/>
          </w:rPrChange>
        </w:rPr>
        <w:fldChar w:fldCharType="end"/>
      </w:r>
      <w:r w:rsidRPr="00B26E5F">
        <w:rPr>
          <w:sz w:val="20"/>
          <w:szCs w:val="20"/>
          <w:rPrChange w:id="804" w:author="Microsoft Office User" w:date="2023-09-11T13:17:00Z">
            <w:rPr/>
          </w:rPrChange>
        </w:rPr>
        <w:fldChar w:fldCharType="begin"/>
      </w:r>
      <w:r w:rsidRPr="00B26E5F">
        <w:rPr>
          <w:sz w:val="20"/>
          <w:szCs w:val="20"/>
          <w:rPrChange w:id="805" w:author="Microsoft Office User" w:date="2023-09-11T13:17:00Z">
            <w:rPr/>
          </w:rPrChange>
        </w:rPr>
        <w:instrText>HYPERLINK "https://www.zotero.org/google-docs/?n2Avay" \h</w:instrText>
      </w:r>
      <w:r w:rsidRPr="00E24C39">
        <w:rPr>
          <w:sz w:val="20"/>
          <w:szCs w:val="20"/>
        </w:rPr>
      </w:r>
      <w:r w:rsidRPr="00B26E5F">
        <w:rPr>
          <w:sz w:val="20"/>
          <w:szCs w:val="20"/>
          <w:rPrChange w:id="806" w:author="Microsoft Office User" w:date="2023-09-11T13:17:00Z">
            <w:rPr>
              <w:i/>
            </w:rPr>
          </w:rPrChange>
        </w:rPr>
        <w:fldChar w:fldCharType="separate"/>
      </w:r>
      <w:r w:rsidRPr="00B26E5F">
        <w:rPr>
          <w:i/>
          <w:sz w:val="20"/>
          <w:szCs w:val="20"/>
          <w:rPrChange w:id="807" w:author="Microsoft Office User" w:date="2023-09-11T13:17:00Z">
            <w:rPr>
              <w:i/>
            </w:rPr>
          </w:rPrChange>
        </w:rPr>
        <w:t xml:space="preserve">Dev. Comp. Immunol. </w:t>
      </w:r>
      <w:r w:rsidRPr="00B26E5F">
        <w:rPr>
          <w:i/>
          <w:sz w:val="20"/>
          <w:szCs w:val="20"/>
          <w:rPrChange w:id="808" w:author="Microsoft Office User" w:date="2023-09-11T13:17:00Z">
            <w:rPr>
              <w:i/>
            </w:rPr>
          </w:rPrChange>
        </w:rPr>
        <w:fldChar w:fldCharType="end"/>
      </w:r>
      <w:r w:rsidRPr="00B26E5F">
        <w:rPr>
          <w:sz w:val="20"/>
          <w:szCs w:val="20"/>
          <w:rPrChange w:id="809" w:author="Microsoft Office User" w:date="2023-09-11T13:17:00Z">
            <w:rPr/>
          </w:rPrChange>
        </w:rPr>
        <w:fldChar w:fldCharType="begin"/>
      </w:r>
      <w:r w:rsidRPr="00B26E5F">
        <w:rPr>
          <w:sz w:val="20"/>
          <w:szCs w:val="20"/>
          <w:rPrChange w:id="810" w:author="Microsoft Office User" w:date="2023-09-11T13:17:00Z">
            <w:rPr/>
          </w:rPrChange>
        </w:rPr>
        <w:instrText>HYPERLINK "https://www.zotero.org/google-docs/?n2Avay" \h</w:instrText>
      </w:r>
      <w:r w:rsidRPr="00E24C39">
        <w:rPr>
          <w:sz w:val="20"/>
          <w:szCs w:val="20"/>
        </w:rPr>
      </w:r>
      <w:r w:rsidRPr="00B26E5F">
        <w:rPr>
          <w:sz w:val="20"/>
          <w:szCs w:val="20"/>
          <w:rPrChange w:id="811" w:author="Microsoft Office User" w:date="2023-09-11T13:17:00Z">
            <w:rPr>
              <w:b/>
            </w:rPr>
          </w:rPrChange>
        </w:rPr>
        <w:fldChar w:fldCharType="separate"/>
      </w:r>
      <w:r w:rsidRPr="00B26E5F">
        <w:rPr>
          <w:b/>
          <w:sz w:val="20"/>
          <w:szCs w:val="20"/>
          <w:rPrChange w:id="812" w:author="Microsoft Office User" w:date="2023-09-11T13:17:00Z">
            <w:rPr>
              <w:b/>
            </w:rPr>
          </w:rPrChange>
        </w:rPr>
        <w:t>46</w:t>
      </w:r>
      <w:r w:rsidRPr="00B26E5F">
        <w:rPr>
          <w:b/>
          <w:sz w:val="20"/>
          <w:szCs w:val="20"/>
          <w:rPrChange w:id="813" w:author="Microsoft Office User" w:date="2023-09-11T13:17:00Z">
            <w:rPr>
              <w:b/>
            </w:rPr>
          </w:rPrChange>
        </w:rPr>
        <w:fldChar w:fldCharType="end"/>
      </w:r>
      <w:r w:rsidRPr="00B26E5F">
        <w:rPr>
          <w:sz w:val="20"/>
          <w:szCs w:val="20"/>
          <w:rPrChange w:id="814" w:author="Microsoft Office User" w:date="2023-09-11T13:17:00Z">
            <w:rPr/>
          </w:rPrChange>
        </w:rPr>
        <w:fldChar w:fldCharType="begin"/>
      </w:r>
      <w:r w:rsidRPr="00B26E5F">
        <w:rPr>
          <w:sz w:val="20"/>
          <w:szCs w:val="20"/>
          <w:rPrChange w:id="815" w:author="Microsoft Office User" w:date="2023-09-11T13:17:00Z">
            <w:rPr/>
          </w:rPrChange>
        </w:rPr>
        <w:instrText>HYPERLINK "https://www.zotero.org/google-docs/?n2Avay" \h</w:instrText>
      </w:r>
      <w:r w:rsidRPr="00E24C39">
        <w:rPr>
          <w:sz w:val="20"/>
          <w:szCs w:val="20"/>
        </w:rPr>
      </w:r>
      <w:r w:rsidRPr="00B26E5F">
        <w:rPr>
          <w:sz w:val="20"/>
          <w:szCs w:val="20"/>
          <w:rPrChange w:id="816" w:author="Microsoft Office User" w:date="2023-09-11T13:17:00Z">
            <w:rPr/>
          </w:rPrChange>
        </w:rPr>
        <w:fldChar w:fldCharType="separate"/>
      </w:r>
      <w:r w:rsidRPr="00B26E5F">
        <w:rPr>
          <w:sz w:val="20"/>
          <w:szCs w:val="20"/>
          <w:rPrChange w:id="817" w:author="Microsoft Office User" w:date="2023-09-11T13:17:00Z">
            <w:rPr/>
          </w:rPrChange>
        </w:rPr>
        <w:t>, 480–488 (2014).</w:t>
      </w:r>
      <w:r w:rsidRPr="00B26E5F">
        <w:rPr>
          <w:sz w:val="20"/>
          <w:szCs w:val="20"/>
          <w:rPrChange w:id="818"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819" w:author="Microsoft Office User" w:date="2023-09-11T13:17:00Z">
            <w:rPr/>
          </w:rPrChange>
        </w:rPr>
        <w:pPrChange w:id="820" w:author="Microsoft Office User" w:date="2023-09-11T13:17:00Z">
          <w:pPr/>
        </w:pPrChange>
      </w:pPr>
    </w:p>
    <w:p w14:paraId="329E1097" w14:textId="77777777" w:rsidR="000C56B0" w:rsidRPr="00B26E5F" w:rsidRDefault="00367A15">
      <w:pPr>
        <w:snapToGrid w:val="0"/>
        <w:contextualSpacing/>
        <w:rPr>
          <w:sz w:val="20"/>
          <w:szCs w:val="20"/>
          <w:rPrChange w:id="821" w:author="Microsoft Office User" w:date="2023-09-11T13:17:00Z">
            <w:rPr/>
          </w:rPrChange>
        </w:rPr>
        <w:pPrChange w:id="822" w:author="Microsoft Office User" w:date="2023-09-11T13:17:00Z">
          <w:pPr/>
        </w:pPrChange>
      </w:pPr>
      <w:r w:rsidRPr="00B26E5F">
        <w:rPr>
          <w:sz w:val="20"/>
          <w:szCs w:val="20"/>
          <w:rPrChange w:id="823" w:author="Microsoft Office User" w:date="2023-09-11T13:17:00Z">
            <w:rPr/>
          </w:rPrChange>
        </w:rPr>
        <w:fldChar w:fldCharType="begin"/>
      </w:r>
      <w:r w:rsidRPr="00B26E5F">
        <w:rPr>
          <w:sz w:val="20"/>
          <w:szCs w:val="20"/>
          <w:rPrChange w:id="824" w:author="Microsoft Office User" w:date="2023-09-11T13:17:00Z">
            <w:rPr/>
          </w:rPrChange>
        </w:rPr>
        <w:instrText>HYPERLINK "https://www.zotero.org/google-docs/?n2Avay" \h</w:instrText>
      </w:r>
      <w:r w:rsidRPr="00E24C39">
        <w:rPr>
          <w:sz w:val="20"/>
          <w:szCs w:val="20"/>
        </w:rPr>
      </w:r>
      <w:r w:rsidRPr="00B26E5F">
        <w:rPr>
          <w:sz w:val="20"/>
          <w:szCs w:val="20"/>
          <w:rPrChange w:id="825" w:author="Microsoft Office User" w:date="2023-09-11T13:17:00Z">
            <w:rPr/>
          </w:rPrChange>
        </w:rPr>
        <w:fldChar w:fldCharType="separate"/>
      </w:r>
      <w:r w:rsidRPr="00B26E5F">
        <w:rPr>
          <w:sz w:val="20"/>
          <w:szCs w:val="20"/>
          <w:rPrChange w:id="826" w:author="Microsoft Office User" w:date="2023-09-11T13:17:00Z">
            <w:rPr/>
          </w:rPrChange>
        </w:rPr>
        <w:t>27.</w:t>
      </w:r>
      <w:r w:rsidRPr="00B26E5F">
        <w:rPr>
          <w:sz w:val="20"/>
          <w:szCs w:val="20"/>
          <w:rPrChange w:id="827" w:author="Microsoft Office User" w:date="2023-09-11T13:17:00Z">
            <w:rPr/>
          </w:rPrChange>
        </w:rPr>
        <w:tab/>
        <w:t xml:space="preserve">Medzhitov, R. &amp; Janeway, C. A. Innate immunity: the virtues of a nonclonal system of recognition. </w:t>
      </w:r>
      <w:r w:rsidRPr="00B26E5F">
        <w:rPr>
          <w:sz w:val="20"/>
          <w:szCs w:val="20"/>
          <w:rPrChange w:id="828" w:author="Microsoft Office User" w:date="2023-09-11T13:17:00Z">
            <w:rPr/>
          </w:rPrChange>
        </w:rPr>
        <w:fldChar w:fldCharType="end"/>
      </w:r>
      <w:r w:rsidRPr="00B26E5F">
        <w:rPr>
          <w:sz w:val="20"/>
          <w:szCs w:val="20"/>
          <w:rPrChange w:id="829" w:author="Microsoft Office User" w:date="2023-09-11T13:17:00Z">
            <w:rPr/>
          </w:rPrChange>
        </w:rPr>
        <w:fldChar w:fldCharType="begin"/>
      </w:r>
      <w:r w:rsidRPr="00B26E5F">
        <w:rPr>
          <w:sz w:val="20"/>
          <w:szCs w:val="20"/>
          <w:rPrChange w:id="830" w:author="Microsoft Office User" w:date="2023-09-11T13:17:00Z">
            <w:rPr/>
          </w:rPrChange>
        </w:rPr>
        <w:instrText>HYPERLINK "https://www.zotero.org/google-docs/?n2Avay" \h</w:instrText>
      </w:r>
      <w:r w:rsidRPr="00E24C39">
        <w:rPr>
          <w:sz w:val="20"/>
          <w:szCs w:val="20"/>
        </w:rPr>
      </w:r>
      <w:r w:rsidRPr="00B26E5F">
        <w:rPr>
          <w:sz w:val="20"/>
          <w:szCs w:val="20"/>
          <w:rPrChange w:id="831" w:author="Microsoft Office User" w:date="2023-09-11T13:17:00Z">
            <w:rPr>
              <w:i/>
            </w:rPr>
          </w:rPrChange>
        </w:rPr>
        <w:fldChar w:fldCharType="separate"/>
      </w:r>
      <w:r w:rsidRPr="00B26E5F">
        <w:rPr>
          <w:i/>
          <w:sz w:val="20"/>
          <w:szCs w:val="20"/>
          <w:rPrChange w:id="832" w:author="Microsoft Office User" w:date="2023-09-11T13:17:00Z">
            <w:rPr>
              <w:i/>
            </w:rPr>
          </w:rPrChange>
        </w:rPr>
        <w:t xml:space="preserve">Cell </w:t>
      </w:r>
      <w:r w:rsidRPr="00B26E5F">
        <w:rPr>
          <w:i/>
          <w:sz w:val="20"/>
          <w:szCs w:val="20"/>
          <w:rPrChange w:id="833" w:author="Microsoft Office User" w:date="2023-09-11T13:17:00Z">
            <w:rPr>
              <w:i/>
            </w:rPr>
          </w:rPrChange>
        </w:rPr>
        <w:fldChar w:fldCharType="end"/>
      </w:r>
      <w:r w:rsidRPr="00B26E5F">
        <w:rPr>
          <w:sz w:val="20"/>
          <w:szCs w:val="20"/>
          <w:rPrChange w:id="834" w:author="Microsoft Office User" w:date="2023-09-11T13:17:00Z">
            <w:rPr/>
          </w:rPrChange>
        </w:rPr>
        <w:fldChar w:fldCharType="begin"/>
      </w:r>
      <w:r w:rsidRPr="00B26E5F">
        <w:rPr>
          <w:sz w:val="20"/>
          <w:szCs w:val="20"/>
          <w:rPrChange w:id="835" w:author="Microsoft Office User" w:date="2023-09-11T13:17:00Z">
            <w:rPr/>
          </w:rPrChange>
        </w:rPr>
        <w:instrText>HYPERLINK "https://www.zotero.org/google-docs/?n2Avay" \h</w:instrText>
      </w:r>
      <w:r w:rsidRPr="00E24C39">
        <w:rPr>
          <w:sz w:val="20"/>
          <w:szCs w:val="20"/>
        </w:rPr>
      </w:r>
      <w:r w:rsidRPr="00B26E5F">
        <w:rPr>
          <w:sz w:val="20"/>
          <w:szCs w:val="20"/>
          <w:rPrChange w:id="836" w:author="Microsoft Office User" w:date="2023-09-11T13:17:00Z">
            <w:rPr>
              <w:b/>
            </w:rPr>
          </w:rPrChange>
        </w:rPr>
        <w:fldChar w:fldCharType="separate"/>
      </w:r>
      <w:r w:rsidRPr="00B26E5F">
        <w:rPr>
          <w:b/>
          <w:sz w:val="20"/>
          <w:szCs w:val="20"/>
          <w:rPrChange w:id="837" w:author="Microsoft Office User" w:date="2023-09-11T13:17:00Z">
            <w:rPr>
              <w:b/>
            </w:rPr>
          </w:rPrChange>
        </w:rPr>
        <w:t>91</w:t>
      </w:r>
      <w:r w:rsidRPr="00B26E5F">
        <w:rPr>
          <w:b/>
          <w:sz w:val="20"/>
          <w:szCs w:val="20"/>
          <w:rPrChange w:id="838" w:author="Microsoft Office User" w:date="2023-09-11T13:17:00Z">
            <w:rPr>
              <w:b/>
            </w:rPr>
          </w:rPrChange>
        </w:rPr>
        <w:fldChar w:fldCharType="end"/>
      </w:r>
      <w:r w:rsidRPr="00B26E5F">
        <w:rPr>
          <w:sz w:val="20"/>
          <w:szCs w:val="20"/>
          <w:rPrChange w:id="839" w:author="Microsoft Office User" w:date="2023-09-11T13:17:00Z">
            <w:rPr/>
          </w:rPrChange>
        </w:rPr>
        <w:fldChar w:fldCharType="begin"/>
      </w:r>
      <w:r w:rsidRPr="00B26E5F">
        <w:rPr>
          <w:sz w:val="20"/>
          <w:szCs w:val="20"/>
          <w:rPrChange w:id="840" w:author="Microsoft Office User" w:date="2023-09-11T13:17:00Z">
            <w:rPr/>
          </w:rPrChange>
        </w:rPr>
        <w:instrText>HYPERLINK "https://www.zotero.org/google-docs/?n2Avay" \h</w:instrText>
      </w:r>
      <w:r w:rsidRPr="00E24C39">
        <w:rPr>
          <w:sz w:val="20"/>
          <w:szCs w:val="20"/>
        </w:rPr>
      </w:r>
      <w:r w:rsidRPr="00B26E5F">
        <w:rPr>
          <w:sz w:val="20"/>
          <w:szCs w:val="20"/>
          <w:rPrChange w:id="841" w:author="Microsoft Office User" w:date="2023-09-11T13:17:00Z">
            <w:rPr/>
          </w:rPrChange>
        </w:rPr>
        <w:fldChar w:fldCharType="separate"/>
      </w:r>
      <w:r w:rsidRPr="00B26E5F">
        <w:rPr>
          <w:sz w:val="20"/>
          <w:szCs w:val="20"/>
          <w:rPrChange w:id="842" w:author="Microsoft Office User" w:date="2023-09-11T13:17:00Z">
            <w:rPr/>
          </w:rPrChange>
        </w:rPr>
        <w:t>, 295–298 (1997).</w:t>
      </w:r>
      <w:r w:rsidRPr="00B26E5F">
        <w:rPr>
          <w:sz w:val="20"/>
          <w:szCs w:val="20"/>
          <w:rPrChange w:id="843"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844" w:author="Microsoft Office User" w:date="2023-09-11T13:17:00Z">
            <w:rPr/>
          </w:rPrChange>
        </w:rPr>
        <w:pPrChange w:id="845" w:author="Microsoft Office User" w:date="2023-09-11T13:17:00Z">
          <w:pPr/>
        </w:pPrChange>
      </w:pPr>
    </w:p>
    <w:p w14:paraId="74EF4020" w14:textId="77777777" w:rsidR="000C56B0" w:rsidRPr="00B26E5F" w:rsidRDefault="00367A15">
      <w:pPr>
        <w:snapToGrid w:val="0"/>
        <w:contextualSpacing/>
        <w:rPr>
          <w:sz w:val="20"/>
          <w:szCs w:val="20"/>
          <w:rPrChange w:id="846" w:author="Microsoft Office User" w:date="2023-09-11T13:17:00Z">
            <w:rPr/>
          </w:rPrChange>
        </w:rPr>
        <w:pPrChange w:id="847" w:author="Microsoft Office User" w:date="2023-09-11T13:17:00Z">
          <w:pPr/>
        </w:pPrChange>
      </w:pPr>
      <w:r w:rsidRPr="00B26E5F">
        <w:rPr>
          <w:sz w:val="20"/>
          <w:szCs w:val="20"/>
          <w:rPrChange w:id="848" w:author="Microsoft Office User" w:date="2023-09-11T13:17:00Z">
            <w:rPr/>
          </w:rPrChange>
        </w:rPr>
        <w:fldChar w:fldCharType="begin"/>
      </w:r>
      <w:r w:rsidRPr="00B26E5F">
        <w:rPr>
          <w:sz w:val="20"/>
          <w:szCs w:val="20"/>
          <w:rPrChange w:id="849" w:author="Microsoft Office User" w:date="2023-09-11T13:17:00Z">
            <w:rPr/>
          </w:rPrChange>
        </w:rPr>
        <w:instrText>HYPERLINK "https://www.zotero.org/google-docs/?n2Avay" \h</w:instrText>
      </w:r>
      <w:r w:rsidRPr="00E24C39">
        <w:rPr>
          <w:sz w:val="20"/>
          <w:szCs w:val="20"/>
        </w:rPr>
      </w:r>
      <w:r w:rsidRPr="00B26E5F">
        <w:rPr>
          <w:sz w:val="20"/>
          <w:szCs w:val="20"/>
          <w:rPrChange w:id="850" w:author="Microsoft Office User" w:date="2023-09-11T13:17:00Z">
            <w:rPr/>
          </w:rPrChange>
        </w:rPr>
        <w:fldChar w:fldCharType="separate"/>
      </w:r>
      <w:r w:rsidRPr="00B26E5F">
        <w:rPr>
          <w:sz w:val="20"/>
          <w:szCs w:val="20"/>
          <w:rPrChange w:id="851" w:author="Microsoft Office User" w:date="2023-09-11T13:17:00Z">
            <w:rPr/>
          </w:rPrChange>
        </w:rPr>
        <w:t>28.</w:t>
      </w:r>
      <w:r w:rsidRPr="00B26E5F">
        <w:rPr>
          <w:sz w:val="20"/>
          <w:szCs w:val="20"/>
          <w:rPrChange w:id="852" w:author="Microsoft Office User" w:date="2023-09-11T13:17:00Z">
            <w:rPr/>
          </w:rPrChange>
        </w:rPr>
        <w:tab/>
        <w:t xml:space="preserve">Thompson, L. R. </w:t>
      </w:r>
      <w:r w:rsidRPr="00B26E5F">
        <w:rPr>
          <w:sz w:val="20"/>
          <w:szCs w:val="20"/>
          <w:rPrChange w:id="853" w:author="Microsoft Office User" w:date="2023-09-11T13:17:00Z">
            <w:rPr/>
          </w:rPrChange>
        </w:rPr>
        <w:fldChar w:fldCharType="end"/>
      </w:r>
      <w:r w:rsidRPr="00B26E5F">
        <w:rPr>
          <w:sz w:val="20"/>
          <w:szCs w:val="20"/>
          <w:rPrChange w:id="854" w:author="Microsoft Office User" w:date="2023-09-11T13:17:00Z">
            <w:rPr/>
          </w:rPrChange>
        </w:rPr>
        <w:fldChar w:fldCharType="begin"/>
      </w:r>
      <w:r w:rsidRPr="00B26E5F">
        <w:rPr>
          <w:sz w:val="20"/>
          <w:szCs w:val="20"/>
          <w:rPrChange w:id="855" w:author="Microsoft Office User" w:date="2023-09-11T13:17:00Z">
            <w:rPr/>
          </w:rPrChange>
        </w:rPr>
        <w:instrText>HYPERLINK "https://www.zotero.org/google-docs/?n2Avay" \h</w:instrText>
      </w:r>
      <w:r w:rsidRPr="00E24C39">
        <w:rPr>
          <w:sz w:val="20"/>
          <w:szCs w:val="20"/>
        </w:rPr>
      </w:r>
      <w:r w:rsidRPr="00B26E5F">
        <w:rPr>
          <w:sz w:val="20"/>
          <w:szCs w:val="20"/>
          <w:rPrChange w:id="856" w:author="Microsoft Office User" w:date="2023-09-11T13:17:00Z">
            <w:rPr>
              <w:i/>
            </w:rPr>
          </w:rPrChange>
        </w:rPr>
        <w:fldChar w:fldCharType="separate"/>
      </w:r>
      <w:r w:rsidRPr="00B26E5F">
        <w:rPr>
          <w:i/>
          <w:sz w:val="20"/>
          <w:szCs w:val="20"/>
          <w:rPrChange w:id="857" w:author="Microsoft Office User" w:date="2023-09-11T13:17:00Z">
            <w:rPr>
              <w:i/>
            </w:rPr>
          </w:rPrChange>
        </w:rPr>
        <w:t>et al.</w:t>
      </w:r>
      <w:r w:rsidRPr="00B26E5F">
        <w:rPr>
          <w:i/>
          <w:sz w:val="20"/>
          <w:szCs w:val="20"/>
          <w:rPrChange w:id="858" w:author="Microsoft Office User" w:date="2023-09-11T13:17:00Z">
            <w:rPr>
              <w:i/>
            </w:rPr>
          </w:rPrChange>
        </w:rPr>
        <w:fldChar w:fldCharType="end"/>
      </w:r>
      <w:r w:rsidRPr="00B26E5F">
        <w:rPr>
          <w:sz w:val="20"/>
          <w:szCs w:val="20"/>
          <w:rPrChange w:id="859" w:author="Microsoft Office User" w:date="2023-09-11T13:17:00Z">
            <w:rPr/>
          </w:rPrChange>
        </w:rPr>
        <w:fldChar w:fldCharType="begin"/>
      </w:r>
      <w:r w:rsidRPr="00B26E5F">
        <w:rPr>
          <w:sz w:val="20"/>
          <w:szCs w:val="20"/>
          <w:rPrChange w:id="860" w:author="Microsoft Office User" w:date="2023-09-11T13:17:00Z">
            <w:rPr/>
          </w:rPrChange>
        </w:rPr>
        <w:instrText>HYPERLINK "https://www.zotero.org/google-docs/?n2Avay" \h</w:instrText>
      </w:r>
      <w:r w:rsidRPr="00E24C39">
        <w:rPr>
          <w:sz w:val="20"/>
          <w:szCs w:val="20"/>
        </w:rPr>
      </w:r>
      <w:r w:rsidRPr="00B26E5F">
        <w:rPr>
          <w:sz w:val="20"/>
          <w:szCs w:val="20"/>
          <w:rPrChange w:id="861" w:author="Microsoft Office User" w:date="2023-09-11T13:17:00Z">
            <w:rPr/>
          </w:rPrChange>
        </w:rPr>
        <w:fldChar w:fldCharType="separate"/>
      </w:r>
      <w:r w:rsidRPr="00B26E5F">
        <w:rPr>
          <w:sz w:val="20"/>
          <w:szCs w:val="20"/>
          <w:rPrChange w:id="862" w:author="Microsoft Office User" w:date="2023-09-11T13:17:00Z">
            <w:rPr/>
          </w:rPrChange>
        </w:rPr>
        <w:t xml:space="preserve"> A communal catalogue reveals Earth’s multiscale microbial diversity. </w:t>
      </w:r>
      <w:r w:rsidRPr="00B26E5F">
        <w:rPr>
          <w:sz w:val="20"/>
          <w:szCs w:val="20"/>
          <w:rPrChange w:id="863" w:author="Microsoft Office User" w:date="2023-09-11T13:17:00Z">
            <w:rPr/>
          </w:rPrChange>
        </w:rPr>
        <w:fldChar w:fldCharType="end"/>
      </w:r>
      <w:r w:rsidRPr="00B26E5F">
        <w:rPr>
          <w:sz w:val="20"/>
          <w:szCs w:val="20"/>
          <w:rPrChange w:id="864" w:author="Microsoft Office User" w:date="2023-09-11T13:17:00Z">
            <w:rPr/>
          </w:rPrChange>
        </w:rPr>
        <w:fldChar w:fldCharType="begin"/>
      </w:r>
      <w:r w:rsidRPr="00B26E5F">
        <w:rPr>
          <w:sz w:val="20"/>
          <w:szCs w:val="20"/>
          <w:rPrChange w:id="865" w:author="Microsoft Office User" w:date="2023-09-11T13:17:00Z">
            <w:rPr/>
          </w:rPrChange>
        </w:rPr>
        <w:instrText>HYPERLINK "https://www.zotero.org/google-docs/?n2Avay" \h</w:instrText>
      </w:r>
      <w:r w:rsidRPr="00E24C39">
        <w:rPr>
          <w:sz w:val="20"/>
          <w:szCs w:val="20"/>
        </w:rPr>
      </w:r>
      <w:r w:rsidRPr="00B26E5F">
        <w:rPr>
          <w:sz w:val="20"/>
          <w:szCs w:val="20"/>
          <w:rPrChange w:id="866" w:author="Microsoft Office User" w:date="2023-09-11T13:17:00Z">
            <w:rPr>
              <w:i/>
            </w:rPr>
          </w:rPrChange>
        </w:rPr>
        <w:fldChar w:fldCharType="separate"/>
      </w:r>
      <w:r w:rsidRPr="00B26E5F">
        <w:rPr>
          <w:i/>
          <w:sz w:val="20"/>
          <w:szCs w:val="20"/>
          <w:rPrChange w:id="867" w:author="Microsoft Office User" w:date="2023-09-11T13:17:00Z">
            <w:rPr>
              <w:i/>
            </w:rPr>
          </w:rPrChange>
        </w:rPr>
        <w:t xml:space="preserve">Nature </w:t>
      </w:r>
      <w:r w:rsidRPr="00B26E5F">
        <w:rPr>
          <w:i/>
          <w:sz w:val="20"/>
          <w:szCs w:val="20"/>
          <w:rPrChange w:id="868" w:author="Microsoft Office User" w:date="2023-09-11T13:17:00Z">
            <w:rPr>
              <w:i/>
            </w:rPr>
          </w:rPrChange>
        </w:rPr>
        <w:fldChar w:fldCharType="end"/>
      </w:r>
      <w:r w:rsidRPr="00B26E5F">
        <w:rPr>
          <w:sz w:val="20"/>
          <w:szCs w:val="20"/>
          <w:rPrChange w:id="869" w:author="Microsoft Office User" w:date="2023-09-11T13:17:00Z">
            <w:rPr/>
          </w:rPrChange>
        </w:rPr>
        <w:fldChar w:fldCharType="begin"/>
      </w:r>
      <w:r w:rsidRPr="00B26E5F">
        <w:rPr>
          <w:sz w:val="20"/>
          <w:szCs w:val="20"/>
          <w:rPrChange w:id="870" w:author="Microsoft Office User" w:date="2023-09-11T13:17:00Z">
            <w:rPr/>
          </w:rPrChange>
        </w:rPr>
        <w:instrText>HYPERLINK "https://www.zotero.org/google-docs/?n2Avay" \h</w:instrText>
      </w:r>
      <w:r w:rsidRPr="00E24C39">
        <w:rPr>
          <w:sz w:val="20"/>
          <w:szCs w:val="20"/>
        </w:rPr>
      </w:r>
      <w:r w:rsidRPr="00B26E5F">
        <w:rPr>
          <w:sz w:val="20"/>
          <w:szCs w:val="20"/>
          <w:rPrChange w:id="871" w:author="Microsoft Office User" w:date="2023-09-11T13:17:00Z">
            <w:rPr>
              <w:b/>
            </w:rPr>
          </w:rPrChange>
        </w:rPr>
        <w:fldChar w:fldCharType="separate"/>
      </w:r>
      <w:r w:rsidRPr="00B26E5F">
        <w:rPr>
          <w:b/>
          <w:sz w:val="20"/>
          <w:szCs w:val="20"/>
          <w:rPrChange w:id="872" w:author="Microsoft Office User" w:date="2023-09-11T13:17:00Z">
            <w:rPr>
              <w:b/>
            </w:rPr>
          </w:rPrChange>
        </w:rPr>
        <w:t>551</w:t>
      </w:r>
      <w:r w:rsidRPr="00B26E5F">
        <w:rPr>
          <w:b/>
          <w:sz w:val="20"/>
          <w:szCs w:val="20"/>
          <w:rPrChange w:id="873" w:author="Microsoft Office User" w:date="2023-09-11T13:17:00Z">
            <w:rPr>
              <w:b/>
            </w:rPr>
          </w:rPrChange>
        </w:rPr>
        <w:fldChar w:fldCharType="end"/>
      </w:r>
      <w:r w:rsidRPr="00B26E5F">
        <w:rPr>
          <w:sz w:val="20"/>
          <w:szCs w:val="20"/>
          <w:rPrChange w:id="874" w:author="Microsoft Office User" w:date="2023-09-11T13:17:00Z">
            <w:rPr/>
          </w:rPrChange>
        </w:rPr>
        <w:fldChar w:fldCharType="begin"/>
      </w:r>
      <w:r w:rsidRPr="00B26E5F">
        <w:rPr>
          <w:sz w:val="20"/>
          <w:szCs w:val="20"/>
          <w:rPrChange w:id="875" w:author="Microsoft Office User" w:date="2023-09-11T13:17:00Z">
            <w:rPr/>
          </w:rPrChange>
        </w:rPr>
        <w:instrText>HYPERLINK "https://www.zotero.org/google-docs/?n2Avay" \h</w:instrText>
      </w:r>
      <w:r w:rsidRPr="00E24C39">
        <w:rPr>
          <w:sz w:val="20"/>
          <w:szCs w:val="20"/>
        </w:rPr>
      </w:r>
      <w:r w:rsidRPr="00B26E5F">
        <w:rPr>
          <w:sz w:val="20"/>
          <w:szCs w:val="20"/>
          <w:rPrChange w:id="876" w:author="Microsoft Office User" w:date="2023-09-11T13:17:00Z">
            <w:rPr/>
          </w:rPrChange>
        </w:rPr>
        <w:fldChar w:fldCharType="separate"/>
      </w:r>
      <w:r w:rsidRPr="00B26E5F">
        <w:rPr>
          <w:sz w:val="20"/>
          <w:szCs w:val="20"/>
          <w:rPrChange w:id="877" w:author="Microsoft Office User" w:date="2023-09-11T13:17:00Z">
            <w:rPr/>
          </w:rPrChange>
        </w:rPr>
        <w:t>, 457–463 (2017).</w:t>
      </w:r>
      <w:r w:rsidRPr="00B26E5F">
        <w:rPr>
          <w:sz w:val="20"/>
          <w:szCs w:val="20"/>
          <w:rPrChange w:id="878"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879" w:author="Microsoft Office User" w:date="2023-09-11T13:17:00Z">
            <w:rPr/>
          </w:rPrChange>
        </w:rPr>
        <w:pPrChange w:id="880" w:author="Microsoft Office User" w:date="2023-09-11T13:17:00Z">
          <w:pPr/>
        </w:pPrChange>
      </w:pPr>
    </w:p>
    <w:p w14:paraId="197C1293" w14:textId="77777777" w:rsidR="000C56B0" w:rsidRPr="00B26E5F" w:rsidRDefault="00367A15">
      <w:pPr>
        <w:snapToGrid w:val="0"/>
        <w:contextualSpacing/>
        <w:rPr>
          <w:sz w:val="20"/>
          <w:szCs w:val="20"/>
          <w:rPrChange w:id="881" w:author="Microsoft Office User" w:date="2023-09-11T13:17:00Z">
            <w:rPr/>
          </w:rPrChange>
        </w:rPr>
        <w:pPrChange w:id="882" w:author="Microsoft Office User" w:date="2023-09-11T13:17:00Z">
          <w:pPr/>
        </w:pPrChange>
      </w:pPr>
      <w:r w:rsidRPr="00B26E5F">
        <w:rPr>
          <w:sz w:val="20"/>
          <w:szCs w:val="20"/>
          <w:rPrChange w:id="883" w:author="Microsoft Office User" w:date="2023-09-11T13:17:00Z">
            <w:rPr/>
          </w:rPrChange>
        </w:rPr>
        <w:fldChar w:fldCharType="begin"/>
      </w:r>
      <w:r w:rsidRPr="00B26E5F">
        <w:rPr>
          <w:sz w:val="20"/>
          <w:szCs w:val="20"/>
          <w:rPrChange w:id="884" w:author="Microsoft Office User" w:date="2023-09-11T13:17:00Z">
            <w:rPr/>
          </w:rPrChange>
        </w:rPr>
        <w:instrText>HYPERLINK "https://www.zotero.org/google-docs/?n2Avay" \h</w:instrText>
      </w:r>
      <w:r w:rsidRPr="00E24C39">
        <w:rPr>
          <w:sz w:val="20"/>
          <w:szCs w:val="20"/>
        </w:rPr>
      </w:r>
      <w:r w:rsidRPr="00B26E5F">
        <w:rPr>
          <w:sz w:val="20"/>
          <w:szCs w:val="20"/>
          <w:rPrChange w:id="885" w:author="Microsoft Office User" w:date="2023-09-11T13:17:00Z">
            <w:rPr/>
          </w:rPrChange>
        </w:rPr>
        <w:fldChar w:fldCharType="separate"/>
      </w:r>
      <w:r w:rsidRPr="00B26E5F">
        <w:rPr>
          <w:sz w:val="20"/>
          <w:szCs w:val="20"/>
          <w:rPrChange w:id="886" w:author="Microsoft Office User" w:date="2023-09-11T13:17:00Z">
            <w:rPr/>
          </w:rPrChange>
        </w:rPr>
        <w:t>29.</w:t>
      </w:r>
      <w:r w:rsidRPr="00B26E5F">
        <w:rPr>
          <w:sz w:val="20"/>
          <w:szCs w:val="20"/>
          <w:rPrChange w:id="887" w:author="Microsoft Office User" w:date="2023-09-11T13:17:00Z">
            <w:rPr/>
          </w:rPrChange>
        </w:rPr>
        <w:tab/>
        <w:t xml:space="preserve">Parada, A. E., Needham, D. M. &amp; Fuhrman, J. A. Every base matters: assessing small subunit rRNA primers for marine microbiomes with mock communities, time series and global field samples. </w:t>
      </w:r>
      <w:r w:rsidRPr="00B26E5F">
        <w:rPr>
          <w:sz w:val="20"/>
          <w:szCs w:val="20"/>
          <w:rPrChange w:id="888" w:author="Microsoft Office User" w:date="2023-09-11T13:17:00Z">
            <w:rPr/>
          </w:rPrChange>
        </w:rPr>
        <w:fldChar w:fldCharType="end"/>
      </w:r>
      <w:r w:rsidRPr="00B26E5F">
        <w:rPr>
          <w:sz w:val="20"/>
          <w:szCs w:val="20"/>
          <w:rPrChange w:id="889" w:author="Microsoft Office User" w:date="2023-09-11T13:17:00Z">
            <w:rPr/>
          </w:rPrChange>
        </w:rPr>
        <w:fldChar w:fldCharType="begin"/>
      </w:r>
      <w:r w:rsidRPr="00B26E5F">
        <w:rPr>
          <w:sz w:val="20"/>
          <w:szCs w:val="20"/>
          <w:rPrChange w:id="890" w:author="Microsoft Office User" w:date="2023-09-11T13:17:00Z">
            <w:rPr/>
          </w:rPrChange>
        </w:rPr>
        <w:instrText>HYPERLINK "https://www.zotero.org/google-docs/?n2Avay" \h</w:instrText>
      </w:r>
      <w:r w:rsidRPr="00E24C39">
        <w:rPr>
          <w:sz w:val="20"/>
          <w:szCs w:val="20"/>
        </w:rPr>
      </w:r>
      <w:r w:rsidRPr="00B26E5F">
        <w:rPr>
          <w:sz w:val="20"/>
          <w:szCs w:val="20"/>
          <w:rPrChange w:id="891" w:author="Microsoft Office User" w:date="2023-09-11T13:17:00Z">
            <w:rPr>
              <w:i/>
            </w:rPr>
          </w:rPrChange>
        </w:rPr>
        <w:fldChar w:fldCharType="separate"/>
      </w:r>
      <w:r w:rsidRPr="00B26E5F">
        <w:rPr>
          <w:i/>
          <w:sz w:val="20"/>
          <w:szCs w:val="20"/>
          <w:rPrChange w:id="892" w:author="Microsoft Office User" w:date="2023-09-11T13:17:00Z">
            <w:rPr>
              <w:i/>
            </w:rPr>
          </w:rPrChange>
        </w:rPr>
        <w:t xml:space="preserve">Environ. Microbiol. </w:t>
      </w:r>
      <w:r w:rsidRPr="00B26E5F">
        <w:rPr>
          <w:i/>
          <w:sz w:val="20"/>
          <w:szCs w:val="20"/>
          <w:rPrChange w:id="893" w:author="Microsoft Office User" w:date="2023-09-11T13:17:00Z">
            <w:rPr>
              <w:i/>
            </w:rPr>
          </w:rPrChange>
        </w:rPr>
        <w:fldChar w:fldCharType="end"/>
      </w:r>
      <w:r w:rsidRPr="00B26E5F">
        <w:rPr>
          <w:sz w:val="20"/>
          <w:szCs w:val="20"/>
          <w:rPrChange w:id="894" w:author="Microsoft Office User" w:date="2023-09-11T13:17:00Z">
            <w:rPr/>
          </w:rPrChange>
        </w:rPr>
        <w:fldChar w:fldCharType="begin"/>
      </w:r>
      <w:r w:rsidRPr="00B26E5F">
        <w:rPr>
          <w:sz w:val="20"/>
          <w:szCs w:val="20"/>
          <w:rPrChange w:id="895" w:author="Microsoft Office User" w:date="2023-09-11T13:17:00Z">
            <w:rPr/>
          </w:rPrChange>
        </w:rPr>
        <w:instrText>HYPERLINK "https://www.zotero.org/google-docs/?n2Avay" \h</w:instrText>
      </w:r>
      <w:r w:rsidRPr="00E24C39">
        <w:rPr>
          <w:sz w:val="20"/>
          <w:szCs w:val="20"/>
        </w:rPr>
      </w:r>
      <w:r w:rsidRPr="00B26E5F">
        <w:rPr>
          <w:sz w:val="20"/>
          <w:szCs w:val="20"/>
          <w:rPrChange w:id="896" w:author="Microsoft Office User" w:date="2023-09-11T13:17:00Z">
            <w:rPr>
              <w:b/>
            </w:rPr>
          </w:rPrChange>
        </w:rPr>
        <w:fldChar w:fldCharType="separate"/>
      </w:r>
      <w:r w:rsidRPr="00B26E5F">
        <w:rPr>
          <w:b/>
          <w:sz w:val="20"/>
          <w:szCs w:val="20"/>
          <w:rPrChange w:id="897" w:author="Microsoft Office User" w:date="2023-09-11T13:17:00Z">
            <w:rPr>
              <w:b/>
            </w:rPr>
          </w:rPrChange>
        </w:rPr>
        <w:t>18</w:t>
      </w:r>
      <w:r w:rsidRPr="00B26E5F">
        <w:rPr>
          <w:b/>
          <w:sz w:val="20"/>
          <w:szCs w:val="20"/>
          <w:rPrChange w:id="898" w:author="Microsoft Office User" w:date="2023-09-11T13:17:00Z">
            <w:rPr>
              <w:b/>
            </w:rPr>
          </w:rPrChange>
        </w:rPr>
        <w:fldChar w:fldCharType="end"/>
      </w:r>
      <w:r w:rsidRPr="00B26E5F">
        <w:rPr>
          <w:sz w:val="20"/>
          <w:szCs w:val="20"/>
          <w:rPrChange w:id="899" w:author="Microsoft Office User" w:date="2023-09-11T13:17:00Z">
            <w:rPr/>
          </w:rPrChange>
        </w:rPr>
        <w:fldChar w:fldCharType="begin"/>
      </w:r>
      <w:r w:rsidRPr="00B26E5F">
        <w:rPr>
          <w:sz w:val="20"/>
          <w:szCs w:val="20"/>
          <w:rPrChange w:id="900" w:author="Microsoft Office User" w:date="2023-09-11T13:17:00Z">
            <w:rPr/>
          </w:rPrChange>
        </w:rPr>
        <w:instrText>HYPERLINK "https://www.zotero.org/google-docs/?n2Avay" \h</w:instrText>
      </w:r>
      <w:r w:rsidRPr="00E24C39">
        <w:rPr>
          <w:sz w:val="20"/>
          <w:szCs w:val="20"/>
        </w:rPr>
      </w:r>
      <w:r w:rsidRPr="00B26E5F">
        <w:rPr>
          <w:sz w:val="20"/>
          <w:szCs w:val="20"/>
          <w:rPrChange w:id="901" w:author="Microsoft Office User" w:date="2023-09-11T13:17:00Z">
            <w:rPr/>
          </w:rPrChange>
        </w:rPr>
        <w:fldChar w:fldCharType="separate"/>
      </w:r>
      <w:r w:rsidRPr="00B26E5F">
        <w:rPr>
          <w:sz w:val="20"/>
          <w:szCs w:val="20"/>
          <w:rPrChange w:id="902" w:author="Microsoft Office User" w:date="2023-09-11T13:17:00Z">
            <w:rPr/>
          </w:rPrChange>
        </w:rPr>
        <w:t>, 1403–1414 (2016).</w:t>
      </w:r>
      <w:r w:rsidRPr="00B26E5F">
        <w:rPr>
          <w:sz w:val="20"/>
          <w:szCs w:val="20"/>
          <w:rPrChange w:id="903"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904" w:author="Microsoft Office User" w:date="2023-09-11T13:17:00Z">
            <w:rPr/>
          </w:rPrChange>
        </w:rPr>
        <w:pPrChange w:id="905" w:author="Microsoft Office User" w:date="2023-09-11T13:17:00Z">
          <w:pPr/>
        </w:pPrChange>
      </w:pPr>
    </w:p>
    <w:p w14:paraId="47E14A1F" w14:textId="77777777" w:rsidR="000C56B0" w:rsidRPr="00B26E5F" w:rsidRDefault="00367A15">
      <w:pPr>
        <w:snapToGrid w:val="0"/>
        <w:contextualSpacing/>
        <w:rPr>
          <w:sz w:val="20"/>
          <w:szCs w:val="20"/>
          <w:rPrChange w:id="906" w:author="Microsoft Office User" w:date="2023-09-11T13:17:00Z">
            <w:rPr/>
          </w:rPrChange>
        </w:rPr>
        <w:pPrChange w:id="907" w:author="Microsoft Office User" w:date="2023-09-11T13:17:00Z">
          <w:pPr/>
        </w:pPrChange>
      </w:pPr>
      <w:r w:rsidRPr="00B26E5F">
        <w:rPr>
          <w:sz w:val="20"/>
          <w:szCs w:val="20"/>
          <w:rPrChange w:id="908" w:author="Microsoft Office User" w:date="2023-09-11T13:17:00Z">
            <w:rPr/>
          </w:rPrChange>
        </w:rPr>
        <w:fldChar w:fldCharType="begin"/>
      </w:r>
      <w:r w:rsidRPr="00B26E5F">
        <w:rPr>
          <w:sz w:val="20"/>
          <w:szCs w:val="20"/>
          <w:rPrChange w:id="909" w:author="Microsoft Office User" w:date="2023-09-11T13:17:00Z">
            <w:rPr/>
          </w:rPrChange>
        </w:rPr>
        <w:instrText>HYPERLINK "https://www.zotero.org/google-docs/?n2Avay" \h</w:instrText>
      </w:r>
      <w:r w:rsidRPr="00E24C39">
        <w:rPr>
          <w:sz w:val="20"/>
          <w:szCs w:val="20"/>
        </w:rPr>
      </w:r>
      <w:r w:rsidRPr="00B26E5F">
        <w:rPr>
          <w:sz w:val="20"/>
          <w:szCs w:val="20"/>
          <w:rPrChange w:id="910" w:author="Microsoft Office User" w:date="2023-09-11T13:17:00Z">
            <w:rPr/>
          </w:rPrChange>
        </w:rPr>
        <w:fldChar w:fldCharType="separate"/>
      </w:r>
      <w:r w:rsidRPr="00B26E5F">
        <w:rPr>
          <w:sz w:val="20"/>
          <w:szCs w:val="20"/>
          <w:rPrChange w:id="911" w:author="Microsoft Office User" w:date="2023-09-11T13:17:00Z">
            <w:rPr/>
          </w:rPrChange>
        </w:rPr>
        <w:t>30.</w:t>
      </w:r>
      <w:r w:rsidRPr="00B26E5F">
        <w:rPr>
          <w:sz w:val="20"/>
          <w:szCs w:val="20"/>
          <w:rPrChange w:id="912"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913" w:author="Microsoft Office User" w:date="2023-09-11T13:17:00Z">
            <w:rPr/>
          </w:rPrChange>
        </w:rPr>
        <w:fldChar w:fldCharType="end"/>
      </w:r>
      <w:r w:rsidRPr="00B26E5F">
        <w:rPr>
          <w:sz w:val="20"/>
          <w:szCs w:val="20"/>
          <w:rPrChange w:id="914" w:author="Microsoft Office User" w:date="2023-09-11T13:17:00Z">
            <w:rPr/>
          </w:rPrChange>
        </w:rPr>
        <w:fldChar w:fldCharType="begin"/>
      </w:r>
      <w:r w:rsidRPr="00B26E5F">
        <w:rPr>
          <w:sz w:val="20"/>
          <w:szCs w:val="20"/>
          <w:rPrChange w:id="915" w:author="Microsoft Office User" w:date="2023-09-11T13:17:00Z">
            <w:rPr/>
          </w:rPrChange>
        </w:rPr>
        <w:instrText>HYPERLINK "https://www.zotero.org/google-docs/?n2Avay" \h</w:instrText>
      </w:r>
      <w:r w:rsidRPr="00E24C39">
        <w:rPr>
          <w:sz w:val="20"/>
          <w:szCs w:val="20"/>
        </w:rPr>
      </w:r>
      <w:r w:rsidRPr="00B26E5F">
        <w:rPr>
          <w:sz w:val="20"/>
          <w:szCs w:val="20"/>
          <w:rPrChange w:id="916" w:author="Microsoft Office User" w:date="2023-09-11T13:17:00Z">
            <w:rPr>
              <w:i/>
            </w:rPr>
          </w:rPrChange>
        </w:rPr>
        <w:fldChar w:fldCharType="separate"/>
      </w:r>
      <w:r w:rsidRPr="00B26E5F">
        <w:rPr>
          <w:i/>
          <w:sz w:val="20"/>
          <w:szCs w:val="20"/>
          <w:rPrChange w:id="917" w:author="Microsoft Office User" w:date="2023-09-11T13:17:00Z">
            <w:rPr>
              <w:i/>
            </w:rPr>
          </w:rPrChange>
        </w:rPr>
        <w:t xml:space="preserve">Aquat. Microb. Ecol. </w:t>
      </w:r>
      <w:r w:rsidRPr="00B26E5F">
        <w:rPr>
          <w:i/>
          <w:sz w:val="20"/>
          <w:szCs w:val="20"/>
          <w:rPrChange w:id="918" w:author="Microsoft Office User" w:date="2023-09-11T13:17:00Z">
            <w:rPr>
              <w:i/>
            </w:rPr>
          </w:rPrChange>
        </w:rPr>
        <w:fldChar w:fldCharType="end"/>
      </w:r>
      <w:r w:rsidRPr="00B26E5F">
        <w:rPr>
          <w:sz w:val="20"/>
          <w:szCs w:val="20"/>
          <w:rPrChange w:id="919" w:author="Microsoft Office User" w:date="2023-09-11T13:17:00Z">
            <w:rPr/>
          </w:rPrChange>
        </w:rPr>
        <w:fldChar w:fldCharType="begin"/>
      </w:r>
      <w:r w:rsidRPr="00B26E5F">
        <w:rPr>
          <w:sz w:val="20"/>
          <w:szCs w:val="20"/>
          <w:rPrChange w:id="920" w:author="Microsoft Office User" w:date="2023-09-11T13:17:00Z">
            <w:rPr/>
          </w:rPrChange>
        </w:rPr>
        <w:instrText>HYPERLINK "https://www.zotero.org/google-docs/?n2Avay" \h</w:instrText>
      </w:r>
      <w:r w:rsidRPr="00E24C39">
        <w:rPr>
          <w:sz w:val="20"/>
          <w:szCs w:val="20"/>
        </w:rPr>
      </w:r>
      <w:r w:rsidRPr="00B26E5F">
        <w:rPr>
          <w:sz w:val="20"/>
          <w:szCs w:val="20"/>
          <w:rPrChange w:id="921" w:author="Microsoft Office User" w:date="2023-09-11T13:17:00Z">
            <w:rPr>
              <w:b/>
            </w:rPr>
          </w:rPrChange>
        </w:rPr>
        <w:fldChar w:fldCharType="separate"/>
      </w:r>
      <w:r w:rsidRPr="00B26E5F">
        <w:rPr>
          <w:b/>
          <w:sz w:val="20"/>
          <w:szCs w:val="20"/>
          <w:rPrChange w:id="922" w:author="Microsoft Office User" w:date="2023-09-11T13:17:00Z">
            <w:rPr>
              <w:b/>
            </w:rPr>
          </w:rPrChange>
        </w:rPr>
        <w:t>75</w:t>
      </w:r>
      <w:r w:rsidRPr="00B26E5F">
        <w:rPr>
          <w:b/>
          <w:sz w:val="20"/>
          <w:szCs w:val="20"/>
          <w:rPrChange w:id="923" w:author="Microsoft Office User" w:date="2023-09-11T13:17:00Z">
            <w:rPr>
              <w:b/>
            </w:rPr>
          </w:rPrChange>
        </w:rPr>
        <w:fldChar w:fldCharType="end"/>
      </w:r>
      <w:r w:rsidRPr="00B26E5F">
        <w:rPr>
          <w:sz w:val="20"/>
          <w:szCs w:val="20"/>
          <w:rPrChange w:id="924" w:author="Microsoft Office User" w:date="2023-09-11T13:17:00Z">
            <w:rPr/>
          </w:rPrChange>
        </w:rPr>
        <w:fldChar w:fldCharType="begin"/>
      </w:r>
      <w:r w:rsidRPr="00B26E5F">
        <w:rPr>
          <w:sz w:val="20"/>
          <w:szCs w:val="20"/>
          <w:rPrChange w:id="925" w:author="Microsoft Office User" w:date="2023-09-11T13:17:00Z">
            <w:rPr/>
          </w:rPrChange>
        </w:rPr>
        <w:instrText>HYPERLINK "https://www.zotero.org/google-docs/?n2Avay" \h</w:instrText>
      </w:r>
      <w:r w:rsidRPr="00E24C39">
        <w:rPr>
          <w:sz w:val="20"/>
          <w:szCs w:val="20"/>
        </w:rPr>
      </w:r>
      <w:r w:rsidRPr="00B26E5F">
        <w:rPr>
          <w:sz w:val="20"/>
          <w:szCs w:val="20"/>
          <w:rPrChange w:id="926" w:author="Microsoft Office User" w:date="2023-09-11T13:17:00Z">
            <w:rPr/>
          </w:rPrChange>
        </w:rPr>
        <w:fldChar w:fldCharType="separate"/>
      </w:r>
      <w:r w:rsidRPr="00B26E5F">
        <w:rPr>
          <w:sz w:val="20"/>
          <w:szCs w:val="20"/>
          <w:rPrChange w:id="927" w:author="Microsoft Office User" w:date="2023-09-11T13:17:00Z">
            <w:rPr/>
          </w:rPrChange>
        </w:rPr>
        <w:t>, 129–137 (2015).</w:t>
      </w:r>
      <w:r w:rsidRPr="00B26E5F">
        <w:rPr>
          <w:sz w:val="20"/>
          <w:szCs w:val="20"/>
          <w:rPrChange w:id="928"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929" w:author="Microsoft Office User" w:date="2023-09-11T13:17:00Z">
            <w:rPr/>
          </w:rPrChange>
        </w:rPr>
        <w:pPrChange w:id="930" w:author="Microsoft Office User" w:date="2023-09-11T13:17:00Z">
          <w:pPr/>
        </w:pPrChange>
      </w:pPr>
    </w:p>
    <w:p w14:paraId="28E5745C" w14:textId="77777777" w:rsidR="000C56B0" w:rsidRPr="00B26E5F" w:rsidRDefault="00367A15">
      <w:pPr>
        <w:snapToGrid w:val="0"/>
        <w:contextualSpacing/>
        <w:rPr>
          <w:sz w:val="20"/>
          <w:szCs w:val="20"/>
          <w:rPrChange w:id="931" w:author="Microsoft Office User" w:date="2023-09-11T13:17:00Z">
            <w:rPr/>
          </w:rPrChange>
        </w:rPr>
        <w:pPrChange w:id="932" w:author="Microsoft Office User" w:date="2023-09-11T13:17:00Z">
          <w:pPr/>
        </w:pPrChange>
      </w:pPr>
      <w:r w:rsidRPr="00B26E5F">
        <w:rPr>
          <w:sz w:val="20"/>
          <w:szCs w:val="20"/>
          <w:rPrChange w:id="933" w:author="Microsoft Office User" w:date="2023-09-11T13:17:00Z">
            <w:rPr/>
          </w:rPrChange>
        </w:rPr>
        <w:fldChar w:fldCharType="begin"/>
      </w:r>
      <w:r w:rsidRPr="00B26E5F">
        <w:rPr>
          <w:sz w:val="20"/>
          <w:szCs w:val="20"/>
          <w:rPrChange w:id="934" w:author="Microsoft Office User" w:date="2023-09-11T13:17:00Z">
            <w:rPr/>
          </w:rPrChange>
        </w:rPr>
        <w:instrText>HYPERLINK "https://www.zotero.org/google-docs/?n2Avay" \h</w:instrText>
      </w:r>
      <w:r w:rsidRPr="00E24C39">
        <w:rPr>
          <w:sz w:val="20"/>
          <w:szCs w:val="20"/>
        </w:rPr>
      </w:r>
      <w:r w:rsidRPr="00B26E5F">
        <w:rPr>
          <w:sz w:val="20"/>
          <w:szCs w:val="20"/>
          <w:rPrChange w:id="935" w:author="Microsoft Office User" w:date="2023-09-11T13:17:00Z">
            <w:rPr/>
          </w:rPrChange>
        </w:rPr>
        <w:fldChar w:fldCharType="separate"/>
      </w:r>
      <w:r w:rsidRPr="00B26E5F">
        <w:rPr>
          <w:sz w:val="20"/>
          <w:szCs w:val="20"/>
          <w:rPrChange w:id="936" w:author="Microsoft Office User" w:date="2023-09-11T13:17:00Z">
            <w:rPr/>
          </w:rPrChange>
        </w:rPr>
        <w:t>31.</w:t>
      </w:r>
      <w:r w:rsidRPr="00B26E5F">
        <w:rPr>
          <w:sz w:val="20"/>
          <w:szCs w:val="20"/>
          <w:rPrChange w:id="937" w:author="Microsoft Office User" w:date="2023-09-11T13:17:00Z">
            <w:rPr/>
          </w:rPrChange>
        </w:rPr>
        <w:tab/>
        <w:t>Caporaso, J. G. EMP 16S Illumina Amplicon Protocol. (2018) doi:10.17504/protocols.io.nuudeww.</w:t>
      </w:r>
      <w:r w:rsidRPr="00B26E5F">
        <w:rPr>
          <w:sz w:val="20"/>
          <w:szCs w:val="20"/>
          <w:rPrChange w:id="938"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939" w:author="Microsoft Office User" w:date="2023-09-11T13:17:00Z">
            <w:rPr/>
          </w:rPrChange>
        </w:rPr>
        <w:pPrChange w:id="940" w:author="Microsoft Office User" w:date="2023-09-11T13:17:00Z">
          <w:pPr/>
        </w:pPrChange>
      </w:pPr>
    </w:p>
    <w:p w14:paraId="05ADB2E2" w14:textId="77777777" w:rsidR="000C56B0" w:rsidRPr="00B26E5F" w:rsidRDefault="00367A15">
      <w:pPr>
        <w:snapToGrid w:val="0"/>
        <w:contextualSpacing/>
        <w:rPr>
          <w:sz w:val="20"/>
          <w:szCs w:val="20"/>
          <w:rPrChange w:id="941" w:author="Microsoft Office User" w:date="2023-09-11T13:17:00Z">
            <w:rPr/>
          </w:rPrChange>
        </w:rPr>
        <w:pPrChange w:id="942" w:author="Microsoft Office User" w:date="2023-09-11T13:17:00Z">
          <w:pPr/>
        </w:pPrChange>
      </w:pPr>
      <w:r w:rsidRPr="00B26E5F">
        <w:rPr>
          <w:sz w:val="20"/>
          <w:szCs w:val="20"/>
          <w:rPrChange w:id="943" w:author="Microsoft Office User" w:date="2023-09-11T13:17:00Z">
            <w:rPr/>
          </w:rPrChange>
        </w:rPr>
        <w:fldChar w:fldCharType="begin"/>
      </w:r>
      <w:r w:rsidRPr="00B26E5F">
        <w:rPr>
          <w:sz w:val="20"/>
          <w:szCs w:val="20"/>
          <w:rPrChange w:id="944" w:author="Microsoft Office User" w:date="2023-09-11T13:17:00Z">
            <w:rPr/>
          </w:rPrChange>
        </w:rPr>
        <w:instrText>HYPERLINK "https://www.zotero.org/google-docs/?n2Avay" \h</w:instrText>
      </w:r>
      <w:r w:rsidRPr="00E24C39">
        <w:rPr>
          <w:sz w:val="20"/>
          <w:szCs w:val="20"/>
        </w:rPr>
      </w:r>
      <w:r w:rsidRPr="00B26E5F">
        <w:rPr>
          <w:sz w:val="20"/>
          <w:szCs w:val="20"/>
          <w:rPrChange w:id="945" w:author="Microsoft Office User" w:date="2023-09-11T13:17:00Z">
            <w:rPr/>
          </w:rPrChange>
        </w:rPr>
        <w:fldChar w:fldCharType="separate"/>
      </w:r>
      <w:r w:rsidRPr="00B26E5F">
        <w:rPr>
          <w:sz w:val="20"/>
          <w:szCs w:val="20"/>
          <w:rPrChange w:id="946" w:author="Microsoft Office User" w:date="2023-09-11T13:17:00Z">
            <w:rPr/>
          </w:rPrChange>
        </w:rPr>
        <w:t>32.</w:t>
      </w:r>
      <w:r w:rsidRPr="00B26E5F">
        <w:rPr>
          <w:sz w:val="20"/>
          <w:szCs w:val="20"/>
          <w:rPrChange w:id="947" w:author="Microsoft Office User" w:date="2023-09-11T13:17:00Z">
            <w:rPr/>
          </w:rPrChange>
        </w:rPr>
        <w:tab/>
        <w:t xml:space="preserve">Gonzalez, A. </w:t>
      </w:r>
      <w:r w:rsidRPr="00B26E5F">
        <w:rPr>
          <w:sz w:val="20"/>
          <w:szCs w:val="20"/>
          <w:rPrChange w:id="948" w:author="Microsoft Office User" w:date="2023-09-11T13:17:00Z">
            <w:rPr/>
          </w:rPrChange>
        </w:rPr>
        <w:fldChar w:fldCharType="end"/>
      </w:r>
      <w:r w:rsidRPr="00B26E5F">
        <w:rPr>
          <w:sz w:val="20"/>
          <w:szCs w:val="20"/>
          <w:rPrChange w:id="949" w:author="Microsoft Office User" w:date="2023-09-11T13:17:00Z">
            <w:rPr/>
          </w:rPrChange>
        </w:rPr>
        <w:fldChar w:fldCharType="begin"/>
      </w:r>
      <w:r w:rsidRPr="00B26E5F">
        <w:rPr>
          <w:sz w:val="20"/>
          <w:szCs w:val="20"/>
          <w:rPrChange w:id="950" w:author="Microsoft Office User" w:date="2023-09-11T13:17:00Z">
            <w:rPr/>
          </w:rPrChange>
        </w:rPr>
        <w:instrText>HYPERLINK "https://www.zotero.org/google-docs/?n2Avay" \h</w:instrText>
      </w:r>
      <w:r w:rsidRPr="00E24C39">
        <w:rPr>
          <w:sz w:val="20"/>
          <w:szCs w:val="20"/>
        </w:rPr>
      </w:r>
      <w:r w:rsidRPr="00B26E5F">
        <w:rPr>
          <w:sz w:val="20"/>
          <w:szCs w:val="20"/>
          <w:rPrChange w:id="951" w:author="Microsoft Office User" w:date="2023-09-11T13:17:00Z">
            <w:rPr>
              <w:i/>
            </w:rPr>
          </w:rPrChange>
        </w:rPr>
        <w:fldChar w:fldCharType="separate"/>
      </w:r>
      <w:r w:rsidRPr="00B26E5F">
        <w:rPr>
          <w:i/>
          <w:sz w:val="20"/>
          <w:szCs w:val="20"/>
          <w:rPrChange w:id="952" w:author="Microsoft Office User" w:date="2023-09-11T13:17:00Z">
            <w:rPr>
              <w:i/>
            </w:rPr>
          </w:rPrChange>
        </w:rPr>
        <w:t>et al.</w:t>
      </w:r>
      <w:r w:rsidRPr="00B26E5F">
        <w:rPr>
          <w:i/>
          <w:sz w:val="20"/>
          <w:szCs w:val="20"/>
          <w:rPrChange w:id="953" w:author="Microsoft Office User" w:date="2023-09-11T13:17:00Z">
            <w:rPr>
              <w:i/>
            </w:rPr>
          </w:rPrChange>
        </w:rPr>
        <w:fldChar w:fldCharType="end"/>
      </w:r>
      <w:r w:rsidRPr="00B26E5F">
        <w:rPr>
          <w:sz w:val="20"/>
          <w:szCs w:val="20"/>
          <w:rPrChange w:id="954" w:author="Microsoft Office User" w:date="2023-09-11T13:17:00Z">
            <w:rPr/>
          </w:rPrChange>
        </w:rPr>
        <w:fldChar w:fldCharType="begin"/>
      </w:r>
      <w:r w:rsidRPr="00B26E5F">
        <w:rPr>
          <w:sz w:val="20"/>
          <w:szCs w:val="20"/>
          <w:rPrChange w:id="955" w:author="Microsoft Office User" w:date="2023-09-11T13:17:00Z">
            <w:rPr/>
          </w:rPrChange>
        </w:rPr>
        <w:instrText>HYPERLINK "https://www.zotero.org/google-docs/?n2Avay" \h</w:instrText>
      </w:r>
      <w:r w:rsidRPr="00E24C39">
        <w:rPr>
          <w:sz w:val="20"/>
          <w:szCs w:val="20"/>
        </w:rPr>
      </w:r>
      <w:r w:rsidRPr="00B26E5F">
        <w:rPr>
          <w:sz w:val="20"/>
          <w:szCs w:val="20"/>
          <w:rPrChange w:id="956" w:author="Microsoft Office User" w:date="2023-09-11T13:17:00Z">
            <w:rPr/>
          </w:rPrChange>
        </w:rPr>
        <w:fldChar w:fldCharType="separate"/>
      </w:r>
      <w:r w:rsidRPr="00B26E5F">
        <w:rPr>
          <w:sz w:val="20"/>
          <w:szCs w:val="20"/>
          <w:rPrChange w:id="957" w:author="Microsoft Office User" w:date="2023-09-11T13:17:00Z">
            <w:rPr/>
          </w:rPrChange>
        </w:rPr>
        <w:t xml:space="preserve"> Qiita: rapid, web-enabled microbiome meta-analysis. </w:t>
      </w:r>
      <w:r w:rsidRPr="00B26E5F">
        <w:rPr>
          <w:sz w:val="20"/>
          <w:szCs w:val="20"/>
          <w:rPrChange w:id="958" w:author="Microsoft Office User" w:date="2023-09-11T13:17:00Z">
            <w:rPr/>
          </w:rPrChange>
        </w:rPr>
        <w:fldChar w:fldCharType="end"/>
      </w:r>
      <w:r w:rsidRPr="00B26E5F">
        <w:rPr>
          <w:sz w:val="20"/>
          <w:szCs w:val="20"/>
          <w:rPrChange w:id="959" w:author="Microsoft Office User" w:date="2023-09-11T13:17:00Z">
            <w:rPr/>
          </w:rPrChange>
        </w:rPr>
        <w:fldChar w:fldCharType="begin"/>
      </w:r>
      <w:r w:rsidRPr="00B26E5F">
        <w:rPr>
          <w:sz w:val="20"/>
          <w:szCs w:val="20"/>
          <w:rPrChange w:id="960" w:author="Microsoft Office User" w:date="2023-09-11T13:17:00Z">
            <w:rPr/>
          </w:rPrChange>
        </w:rPr>
        <w:instrText>HYPERLINK "https://www.zotero.org/google-docs/?n2Avay" \h</w:instrText>
      </w:r>
      <w:r w:rsidRPr="00E24C39">
        <w:rPr>
          <w:sz w:val="20"/>
          <w:szCs w:val="20"/>
        </w:rPr>
      </w:r>
      <w:r w:rsidRPr="00B26E5F">
        <w:rPr>
          <w:sz w:val="20"/>
          <w:szCs w:val="20"/>
          <w:rPrChange w:id="961" w:author="Microsoft Office User" w:date="2023-09-11T13:17:00Z">
            <w:rPr>
              <w:i/>
            </w:rPr>
          </w:rPrChange>
        </w:rPr>
        <w:fldChar w:fldCharType="separate"/>
      </w:r>
      <w:r w:rsidRPr="00B26E5F">
        <w:rPr>
          <w:i/>
          <w:sz w:val="20"/>
          <w:szCs w:val="20"/>
          <w:rPrChange w:id="962" w:author="Microsoft Office User" w:date="2023-09-11T13:17:00Z">
            <w:rPr>
              <w:i/>
            </w:rPr>
          </w:rPrChange>
        </w:rPr>
        <w:t xml:space="preserve">Nat. Methods </w:t>
      </w:r>
      <w:r w:rsidRPr="00B26E5F">
        <w:rPr>
          <w:i/>
          <w:sz w:val="20"/>
          <w:szCs w:val="20"/>
          <w:rPrChange w:id="963" w:author="Microsoft Office User" w:date="2023-09-11T13:17:00Z">
            <w:rPr>
              <w:i/>
            </w:rPr>
          </w:rPrChange>
        </w:rPr>
        <w:fldChar w:fldCharType="end"/>
      </w:r>
      <w:r w:rsidRPr="00B26E5F">
        <w:rPr>
          <w:sz w:val="20"/>
          <w:szCs w:val="20"/>
          <w:rPrChange w:id="964" w:author="Microsoft Office User" w:date="2023-09-11T13:17:00Z">
            <w:rPr/>
          </w:rPrChange>
        </w:rPr>
        <w:fldChar w:fldCharType="begin"/>
      </w:r>
      <w:r w:rsidRPr="00B26E5F">
        <w:rPr>
          <w:sz w:val="20"/>
          <w:szCs w:val="20"/>
          <w:rPrChange w:id="965" w:author="Microsoft Office User" w:date="2023-09-11T13:17:00Z">
            <w:rPr/>
          </w:rPrChange>
        </w:rPr>
        <w:instrText>HYPERLINK "https://www.zotero.org/google-docs/?n2Avay" \h</w:instrText>
      </w:r>
      <w:r w:rsidRPr="00E24C39">
        <w:rPr>
          <w:sz w:val="20"/>
          <w:szCs w:val="20"/>
        </w:rPr>
      </w:r>
      <w:r w:rsidRPr="00B26E5F">
        <w:rPr>
          <w:sz w:val="20"/>
          <w:szCs w:val="20"/>
          <w:rPrChange w:id="966" w:author="Microsoft Office User" w:date="2023-09-11T13:17:00Z">
            <w:rPr>
              <w:b/>
            </w:rPr>
          </w:rPrChange>
        </w:rPr>
        <w:fldChar w:fldCharType="separate"/>
      </w:r>
      <w:r w:rsidRPr="00B26E5F">
        <w:rPr>
          <w:b/>
          <w:sz w:val="20"/>
          <w:szCs w:val="20"/>
          <w:rPrChange w:id="967" w:author="Microsoft Office User" w:date="2023-09-11T13:17:00Z">
            <w:rPr>
              <w:b/>
            </w:rPr>
          </w:rPrChange>
        </w:rPr>
        <w:t>15</w:t>
      </w:r>
      <w:r w:rsidRPr="00B26E5F">
        <w:rPr>
          <w:b/>
          <w:sz w:val="20"/>
          <w:szCs w:val="20"/>
          <w:rPrChange w:id="968" w:author="Microsoft Office User" w:date="2023-09-11T13:17:00Z">
            <w:rPr>
              <w:b/>
            </w:rPr>
          </w:rPrChange>
        </w:rPr>
        <w:fldChar w:fldCharType="end"/>
      </w:r>
      <w:r w:rsidRPr="00B26E5F">
        <w:rPr>
          <w:sz w:val="20"/>
          <w:szCs w:val="20"/>
          <w:rPrChange w:id="969" w:author="Microsoft Office User" w:date="2023-09-11T13:17:00Z">
            <w:rPr/>
          </w:rPrChange>
        </w:rPr>
        <w:fldChar w:fldCharType="begin"/>
      </w:r>
      <w:r w:rsidRPr="00B26E5F">
        <w:rPr>
          <w:sz w:val="20"/>
          <w:szCs w:val="20"/>
          <w:rPrChange w:id="970" w:author="Microsoft Office User" w:date="2023-09-11T13:17:00Z">
            <w:rPr/>
          </w:rPrChange>
        </w:rPr>
        <w:instrText>HYPERLINK "https://www.zotero.org/google-docs/?n2Avay" \h</w:instrText>
      </w:r>
      <w:r w:rsidRPr="00E24C39">
        <w:rPr>
          <w:sz w:val="20"/>
          <w:szCs w:val="20"/>
        </w:rPr>
      </w:r>
      <w:r w:rsidRPr="00B26E5F">
        <w:rPr>
          <w:sz w:val="20"/>
          <w:szCs w:val="20"/>
          <w:rPrChange w:id="971" w:author="Microsoft Office User" w:date="2023-09-11T13:17:00Z">
            <w:rPr/>
          </w:rPrChange>
        </w:rPr>
        <w:fldChar w:fldCharType="separate"/>
      </w:r>
      <w:r w:rsidRPr="00B26E5F">
        <w:rPr>
          <w:sz w:val="20"/>
          <w:szCs w:val="20"/>
          <w:rPrChange w:id="972" w:author="Microsoft Office User" w:date="2023-09-11T13:17:00Z">
            <w:rPr/>
          </w:rPrChange>
        </w:rPr>
        <w:t>, 796–798 (2018).</w:t>
      </w:r>
      <w:r w:rsidRPr="00B26E5F">
        <w:rPr>
          <w:sz w:val="20"/>
          <w:szCs w:val="20"/>
          <w:rPrChange w:id="973"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974" w:author="Microsoft Office User" w:date="2023-09-11T13:17:00Z">
            <w:rPr/>
          </w:rPrChange>
        </w:rPr>
        <w:pPrChange w:id="975" w:author="Microsoft Office User" w:date="2023-09-11T13:17:00Z">
          <w:pPr/>
        </w:pPrChange>
      </w:pPr>
    </w:p>
    <w:p w14:paraId="73B44A2F" w14:textId="77777777" w:rsidR="000C56B0" w:rsidRPr="00B26E5F" w:rsidRDefault="00367A15">
      <w:pPr>
        <w:snapToGrid w:val="0"/>
        <w:contextualSpacing/>
        <w:rPr>
          <w:sz w:val="20"/>
          <w:szCs w:val="20"/>
          <w:rPrChange w:id="976" w:author="Microsoft Office User" w:date="2023-09-11T13:17:00Z">
            <w:rPr/>
          </w:rPrChange>
        </w:rPr>
        <w:pPrChange w:id="977" w:author="Microsoft Office User" w:date="2023-09-11T13:17:00Z">
          <w:pPr/>
        </w:pPrChange>
      </w:pPr>
      <w:r w:rsidRPr="00B26E5F">
        <w:rPr>
          <w:sz w:val="20"/>
          <w:szCs w:val="20"/>
          <w:rPrChange w:id="978" w:author="Microsoft Office User" w:date="2023-09-11T13:17:00Z">
            <w:rPr/>
          </w:rPrChange>
        </w:rPr>
        <w:fldChar w:fldCharType="begin"/>
      </w:r>
      <w:r w:rsidRPr="00B26E5F">
        <w:rPr>
          <w:sz w:val="20"/>
          <w:szCs w:val="20"/>
          <w:rPrChange w:id="979" w:author="Microsoft Office User" w:date="2023-09-11T13:17:00Z">
            <w:rPr/>
          </w:rPrChange>
        </w:rPr>
        <w:instrText>HYPERLINK "https://www.zotero.org/google-docs/?n2Avay" \h</w:instrText>
      </w:r>
      <w:r w:rsidRPr="00E24C39">
        <w:rPr>
          <w:sz w:val="20"/>
          <w:szCs w:val="20"/>
        </w:rPr>
      </w:r>
      <w:r w:rsidRPr="00B26E5F">
        <w:rPr>
          <w:sz w:val="20"/>
          <w:szCs w:val="20"/>
          <w:rPrChange w:id="980" w:author="Microsoft Office User" w:date="2023-09-11T13:17:00Z">
            <w:rPr/>
          </w:rPrChange>
        </w:rPr>
        <w:fldChar w:fldCharType="separate"/>
      </w:r>
      <w:r w:rsidRPr="00B26E5F">
        <w:rPr>
          <w:sz w:val="20"/>
          <w:szCs w:val="20"/>
          <w:rPrChange w:id="981" w:author="Microsoft Office User" w:date="2023-09-11T13:17:00Z">
            <w:rPr/>
          </w:rPrChange>
        </w:rPr>
        <w:t>33.</w:t>
      </w:r>
      <w:r w:rsidRPr="00B26E5F">
        <w:rPr>
          <w:sz w:val="20"/>
          <w:szCs w:val="20"/>
          <w:rPrChange w:id="982" w:author="Microsoft Office User" w:date="2023-09-11T13:17:00Z">
            <w:rPr/>
          </w:rPrChange>
        </w:rPr>
        <w:tab/>
        <w:t xml:space="preserve">Caporaso, J. G. </w:t>
      </w:r>
      <w:r w:rsidRPr="00B26E5F">
        <w:rPr>
          <w:sz w:val="20"/>
          <w:szCs w:val="20"/>
          <w:rPrChange w:id="983" w:author="Microsoft Office User" w:date="2023-09-11T13:17:00Z">
            <w:rPr/>
          </w:rPrChange>
        </w:rPr>
        <w:fldChar w:fldCharType="end"/>
      </w:r>
      <w:r w:rsidRPr="00B26E5F">
        <w:rPr>
          <w:sz w:val="20"/>
          <w:szCs w:val="20"/>
          <w:rPrChange w:id="984" w:author="Microsoft Office User" w:date="2023-09-11T13:17:00Z">
            <w:rPr/>
          </w:rPrChange>
        </w:rPr>
        <w:fldChar w:fldCharType="begin"/>
      </w:r>
      <w:r w:rsidRPr="00B26E5F">
        <w:rPr>
          <w:sz w:val="20"/>
          <w:szCs w:val="20"/>
          <w:rPrChange w:id="985" w:author="Microsoft Office User" w:date="2023-09-11T13:17:00Z">
            <w:rPr/>
          </w:rPrChange>
        </w:rPr>
        <w:instrText>HYPERLINK "https://www.zotero.org/google-docs/?n2Avay" \h</w:instrText>
      </w:r>
      <w:r w:rsidRPr="00E24C39">
        <w:rPr>
          <w:sz w:val="20"/>
          <w:szCs w:val="20"/>
        </w:rPr>
      </w:r>
      <w:r w:rsidRPr="00B26E5F">
        <w:rPr>
          <w:sz w:val="20"/>
          <w:szCs w:val="20"/>
          <w:rPrChange w:id="986" w:author="Microsoft Office User" w:date="2023-09-11T13:17:00Z">
            <w:rPr>
              <w:i/>
            </w:rPr>
          </w:rPrChange>
        </w:rPr>
        <w:fldChar w:fldCharType="separate"/>
      </w:r>
      <w:r w:rsidRPr="00B26E5F">
        <w:rPr>
          <w:i/>
          <w:sz w:val="20"/>
          <w:szCs w:val="20"/>
          <w:rPrChange w:id="987" w:author="Microsoft Office User" w:date="2023-09-11T13:17:00Z">
            <w:rPr>
              <w:i/>
            </w:rPr>
          </w:rPrChange>
        </w:rPr>
        <w:t>et al.</w:t>
      </w:r>
      <w:r w:rsidRPr="00B26E5F">
        <w:rPr>
          <w:i/>
          <w:sz w:val="20"/>
          <w:szCs w:val="20"/>
          <w:rPrChange w:id="988" w:author="Microsoft Office User" w:date="2023-09-11T13:17:00Z">
            <w:rPr>
              <w:i/>
            </w:rPr>
          </w:rPrChange>
        </w:rPr>
        <w:fldChar w:fldCharType="end"/>
      </w:r>
      <w:r w:rsidRPr="00B26E5F">
        <w:rPr>
          <w:sz w:val="20"/>
          <w:szCs w:val="20"/>
          <w:rPrChange w:id="989" w:author="Microsoft Office User" w:date="2023-09-11T13:17:00Z">
            <w:rPr/>
          </w:rPrChange>
        </w:rPr>
        <w:fldChar w:fldCharType="begin"/>
      </w:r>
      <w:r w:rsidRPr="00B26E5F">
        <w:rPr>
          <w:sz w:val="20"/>
          <w:szCs w:val="20"/>
          <w:rPrChange w:id="990" w:author="Microsoft Office User" w:date="2023-09-11T13:17:00Z">
            <w:rPr/>
          </w:rPrChange>
        </w:rPr>
        <w:instrText>HYPERLINK "https://www.zotero.org/google-docs/?n2Avay" \h</w:instrText>
      </w:r>
      <w:r w:rsidRPr="00E24C39">
        <w:rPr>
          <w:sz w:val="20"/>
          <w:szCs w:val="20"/>
        </w:rPr>
      </w:r>
      <w:r w:rsidRPr="00B26E5F">
        <w:rPr>
          <w:sz w:val="20"/>
          <w:szCs w:val="20"/>
          <w:rPrChange w:id="991" w:author="Microsoft Office User" w:date="2023-09-11T13:17:00Z">
            <w:rPr/>
          </w:rPrChange>
        </w:rPr>
        <w:fldChar w:fldCharType="separate"/>
      </w:r>
      <w:r w:rsidRPr="00B26E5F">
        <w:rPr>
          <w:sz w:val="20"/>
          <w:szCs w:val="20"/>
          <w:rPrChange w:id="992" w:author="Microsoft Office User" w:date="2023-09-11T13:17:00Z">
            <w:rPr/>
          </w:rPrChange>
        </w:rPr>
        <w:t xml:space="preserve"> QIIME allows analysis of high-throughput community sequencing data. </w:t>
      </w:r>
      <w:r w:rsidRPr="00B26E5F">
        <w:rPr>
          <w:sz w:val="20"/>
          <w:szCs w:val="20"/>
          <w:rPrChange w:id="993" w:author="Microsoft Office User" w:date="2023-09-11T13:17:00Z">
            <w:rPr/>
          </w:rPrChange>
        </w:rPr>
        <w:fldChar w:fldCharType="end"/>
      </w:r>
      <w:r w:rsidRPr="00B26E5F">
        <w:rPr>
          <w:sz w:val="20"/>
          <w:szCs w:val="20"/>
          <w:rPrChange w:id="994" w:author="Microsoft Office User" w:date="2023-09-11T13:17:00Z">
            <w:rPr/>
          </w:rPrChange>
        </w:rPr>
        <w:fldChar w:fldCharType="begin"/>
      </w:r>
      <w:r w:rsidRPr="00B26E5F">
        <w:rPr>
          <w:sz w:val="20"/>
          <w:szCs w:val="20"/>
          <w:rPrChange w:id="995" w:author="Microsoft Office User" w:date="2023-09-11T13:17:00Z">
            <w:rPr/>
          </w:rPrChange>
        </w:rPr>
        <w:instrText>HYPERLINK "https://www.zotero.org/google-docs/?n2Avay" \h</w:instrText>
      </w:r>
      <w:r w:rsidRPr="00E24C39">
        <w:rPr>
          <w:sz w:val="20"/>
          <w:szCs w:val="20"/>
        </w:rPr>
      </w:r>
      <w:r w:rsidRPr="00B26E5F">
        <w:rPr>
          <w:sz w:val="20"/>
          <w:szCs w:val="20"/>
          <w:rPrChange w:id="996" w:author="Microsoft Office User" w:date="2023-09-11T13:17:00Z">
            <w:rPr>
              <w:i/>
            </w:rPr>
          </w:rPrChange>
        </w:rPr>
        <w:fldChar w:fldCharType="separate"/>
      </w:r>
      <w:r w:rsidRPr="00B26E5F">
        <w:rPr>
          <w:i/>
          <w:sz w:val="20"/>
          <w:szCs w:val="20"/>
          <w:rPrChange w:id="997" w:author="Microsoft Office User" w:date="2023-09-11T13:17:00Z">
            <w:rPr>
              <w:i/>
            </w:rPr>
          </w:rPrChange>
        </w:rPr>
        <w:t xml:space="preserve">Nat. Methods </w:t>
      </w:r>
      <w:r w:rsidRPr="00B26E5F">
        <w:rPr>
          <w:i/>
          <w:sz w:val="20"/>
          <w:szCs w:val="20"/>
          <w:rPrChange w:id="998" w:author="Microsoft Office User" w:date="2023-09-11T13:17:00Z">
            <w:rPr>
              <w:i/>
            </w:rPr>
          </w:rPrChange>
        </w:rPr>
        <w:fldChar w:fldCharType="end"/>
      </w:r>
      <w:r w:rsidRPr="00B26E5F">
        <w:rPr>
          <w:sz w:val="20"/>
          <w:szCs w:val="20"/>
          <w:rPrChange w:id="999" w:author="Microsoft Office User" w:date="2023-09-11T13:17:00Z">
            <w:rPr/>
          </w:rPrChange>
        </w:rPr>
        <w:fldChar w:fldCharType="begin"/>
      </w:r>
      <w:r w:rsidRPr="00B26E5F">
        <w:rPr>
          <w:sz w:val="20"/>
          <w:szCs w:val="20"/>
          <w:rPrChange w:id="1000" w:author="Microsoft Office User" w:date="2023-09-11T13:17:00Z">
            <w:rPr/>
          </w:rPrChange>
        </w:rPr>
        <w:instrText>HYPERLINK "https://www.zotero.org/google-docs/?n2Avay" \h</w:instrText>
      </w:r>
      <w:r w:rsidRPr="00E24C39">
        <w:rPr>
          <w:sz w:val="20"/>
          <w:szCs w:val="20"/>
        </w:rPr>
      </w:r>
      <w:r w:rsidRPr="00B26E5F">
        <w:rPr>
          <w:sz w:val="20"/>
          <w:szCs w:val="20"/>
          <w:rPrChange w:id="1001" w:author="Microsoft Office User" w:date="2023-09-11T13:17:00Z">
            <w:rPr>
              <w:b/>
            </w:rPr>
          </w:rPrChange>
        </w:rPr>
        <w:fldChar w:fldCharType="separate"/>
      </w:r>
      <w:r w:rsidRPr="00B26E5F">
        <w:rPr>
          <w:b/>
          <w:sz w:val="20"/>
          <w:szCs w:val="20"/>
          <w:rPrChange w:id="1002" w:author="Microsoft Office User" w:date="2023-09-11T13:17:00Z">
            <w:rPr>
              <w:b/>
            </w:rPr>
          </w:rPrChange>
        </w:rPr>
        <w:t>7</w:t>
      </w:r>
      <w:r w:rsidRPr="00B26E5F">
        <w:rPr>
          <w:b/>
          <w:sz w:val="20"/>
          <w:szCs w:val="20"/>
          <w:rPrChange w:id="1003" w:author="Microsoft Office User" w:date="2023-09-11T13:17:00Z">
            <w:rPr>
              <w:b/>
            </w:rPr>
          </w:rPrChange>
        </w:rPr>
        <w:fldChar w:fldCharType="end"/>
      </w:r>
      <w:r w:rsidRPr="00B26E5F">
        <w:rPr>
          <w:sz w:val="20"/>
          <w:szCs w:val="20"/>
          <w:rPrChange w:id="1004" w:author="Microsoft Office User" w:date="2023-09-11T13:17:00Z">
            <w:rPr/>
          </w:rPrChange>
        </w:rPr>
        <w:fldChar w:fldCharType="begin"/>
      </w:r>
      <w:r w:rsidRPr="00B26E5F">
        <w:rPr>
          <w:sz w:val="20"/>
          <w:szCs w:val="20"/>
          <w:rPrChange w:id="1005" w:author="Microsoft Office User" w:date="2023-09-11T13:17:00Z">
            <w:rPr/>
          </w:rPrChange>
        </w:rPr>
        <w:instrText>HYPERLINK "https://www.zotero.org/google-docs/?n2Avay" \h</w:instrText>
      </w:r>
      <w:r w:rsidRPr="00E24C39">
        <w:rPr>
          <w:sz w:val="20"/>
          <w:szCs w:val="20"/>
        </w:rPr>
      </w:r>
      <w:r w:rsidRPr="00B26E5F">
        <w:rPr>
          <w:sz w:val="20"/>
          <w:szCs w:val="20"/>
          <w:rPrChange w:id="1006" w:author="Microsoft Office User" w:date="2023-09-11T13:17:00Z">
            <w:rPr/>
          </w:rPrChange>
        </w:rPr>
        <w:fldChar w:fldCharType="separate"/>
      </w:r>
      <w:r w:rsidRPr="00B26E5F">
        <w:rPr>
          <w:sz w:val="20"/>
          <w:szCs w:val="20"/>
          <w:rPrChange w:id="1007" w:author="Microsoft Office User" w:date="2023-09-11T13:17:00Z">
            <w:rPr/>
          </w:rPrChange>
        </w:rPr>
        <w:t>, 335–336 (2010).</w:t>
      </w:r>
      <w:r w:rsidRPr="00B26E5F">
        <w:rPr>
          <w:sz w:val="20"/>
          <w:szCs w:val="20"/>
          <w:rPrChange w:id="1008"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009" w:author="Microsoft Office User" w:date="2023-09-11T13:17:00Z">
            <w:rPr/>
          </w:rPrChange>
        </w:rPr>
        <w:pPrChange w:id="1010" w:author="Microsoft Office User" w:date="2023-09-11T13:17:00Z">
          <w:pPr/>
        </w:pPrChange>
      </w:pPr>
    </w:p>
    <w:p w14:paraId="668EF538" w14:textId="77777777" w:rsidR="000C56B0" w:rsidRPr="00B26E5F" w:rsidRDefault="00367A15">
      <w:pPr>
        <w:snapToGrid w:val="0"/>
        <w:contextualSpacing/>
        <w:rPr>
          <w:sz w:val="20"/>
          <w:szCs w:val="20"/>
          <w:rPrChange w:id="1011" w:author="Microsoft Office User" w:date="2023-09-11T13:17:00Z">
            <w:rPr/>
          </w:rPrChange>
        </w:rPr>
        <w:pPrChange w:id="1012" w:author="Microsoft Office User" w:date="2023-09-11T13:17:00Z">
          <w:pPr/>
        </w:pPrChange>
      </w:pPr>
      <w:r w:rsidRPr="00B26E5F">
        <w:rPr>
          <w:sz w:val="20"/>
          <w:szCs w:val="20"/>
          <w:rPrChange w:id="1013" w:author="Microsoft Office User" w:date="2023-09-11T13:17:00Z">
            <w:rPr/>
          </w:rPrChange>
        </w:rPr>
        <w:fldChar w:fldCharType="begin"/>
      </w:r>
      <w:r w:rsidRPr="00B26E5F">
        <w:rPr>
          <w:sz w:val="20"/>
          <w:szCs w:val="20"/>
          <w:rPrChange w:id="1014" w:author="Microsoft Office User" w:date="2023-09-11T13:17:00Z">
            <w:rPr/>
          </w:rPrChange>
        </w:rPr>
        <w:instrText>HYPERLINK "https://www.zotero.org/google-docs/?n2Avay" \h</w:instrText>
      </w:r>
      <w:r w:rsidRPr="00E24C39">
        <w:rPr>
          <w:sz w:val="20"/>
          <w:szCs w:val="20"/>
        </w:rPr>
      </w:r>
      <w:r w:rsidRPr="00B26E5F">
        <w:rPr>
          <w:sz w:val="20"/>
          <w:szCs w:val="20"/>
          <w:rPrChange w:id="1015" w:author="Microsoft Office User" w:date="2023-09-11T13:17:00Z">
            <w:rPr/>
          </w:rPrChange>
        </w:rPr>
        <w:fldChar w:fldCharType="separate"/>
      </w:r>
      <w:r w:rsidRPr="00B26E5F">
        <w:rPr>
          <w:sz w:val="20"/>
          <w:szCs w:val="20"/>
          <w:rPrChange w:id="1016" w:author="Microsoft Office User" w:date="2023-09-11T13:17:00Z">
            <w:rPr/>
          </w:rPrChange>
        </w:rPr>
        <w:t>34.</w:t>
      </w:r>
      <w:r w:rsidRPr="00B26E5F">
        <w:rPr>
          <w:sz w:val="20"/>
          <w:szCs w:val="20"/>
          <w:rPrChange w:id="1017" w:author="Microsoft Office User" w:date="2023-09-11T13:17:00Z">
            <w:rPr/>
          </w:rPrChange>
        </w:rPr>
        <w:tab/>
        <w:t xml:space="preserve">Amir, A. </w:t>
      </w:r>
      <w:r w:rsidRPr="00B26E5F">
        <w:rPr>
          <w:sz w:val="20"/>
          <w:szCs w:val="20"/>
          <w:rPrChange w:id="1018" w:author="Microsoft Office User" w:date="2023-09-11T13:17:00Z">
            <w:rPr/>
          </w:rPrChange>
        </w:rPr>
        <w:fldChar w:fldCharType="end"/>
      </w:r>
      <w:r w:rsidRPr="00B26E5F">
        <w:rPr>
          <w:sz w:val="20"/>
          <w:szCs w:val="20"/>
          <w:rPrChange w:id="1019" w:author="Microsoft Office User" w:date="2023-09-11T13:17:00Z">
            <w:rPr/>
          </w:rPrChange>
        </w:rPr>
        <w:fldChar w:fldCharType="begin"/>
      </w:r>
      <w:r w:rsidRPr="00B26E5F">
        <w:rPr>
          <w:sz w:val="20"/>
          <w:szCs w:val="20"/>
          <w:rPrChange w:id="1020" w:author="Microsoft Office User" w:date="2023-09-11T13:17:00Z">
            <w:rPr/>
          </w:rPrChange>
        </w:rPr>
        <w:instrText>HYPERLINK "https://www.zotero.org/google-docs/?n2Avay" \h</w:instrText>
      </w:r>
      <w:r w:rsidRPr="00E24C39">
        <w:rPr>
          <w:sz w:val="20"/>
          <w:szCs w:val="20"/>
        </w:rPr>
      </w:r>
      <w:r w:rsidRPr="00B26E5F">
        <w:rPr>
          <w:sz w:val="20"/>
          <w:szCs w:val="20"/>
          <w:rPrChange w:id="1021" w:author="Microsoft Office User" w:date="2023-09-11T13:17:00Z">
            <w:rPr>
              <w:i/>
            </w:rPr>
          </w:rPrChange>
        </w:rPr>
        <w:fldChar w:fldCharType="separate"/>
      </w:r>
      <w:r w:rsidRPr="00B26E5F">
        <w:rPr>
          <w:i/>
          <w:sz w:val="20"/>
          <w:szCs w:val="20"/>
          <w:rPrChange w:id="1022" w:author="Microsoft Office User" w:date="2023-09-11T13:17:00Z">
            <w:rPr>
              <w:i/>
            </w:rPr>
          </w:rPrChange>
        </w:rPr>
        <w:t>et al.</w:t>
      </w:r>
      <w:r w:rsidRPr="00B26E5F">
        <w:rPr>
          <w:i/>
          <w:sz w:val="20"/>
          <w:szCs w:val="20"/>
          <w:rPrChange w:id="1023" w:author="Microsoft Office User" w:date="2023-09-11T13:17:00Z">
            <w:rPr>
              <w:i/>
            </w:rPr>
          </w:rPrChange>
        </w:rPr>
        <w:fldChar w:fldCharType="end"/>
      </w:r>
      <w:r w:rsidRPr="00B26E5F">
        <w:rPr>
          <w:sz w:val="20"/>
          <w:szCs w:val="20"/>
          <w:rPrChange w:id="1024" w:author="Microsoft Office User" w:date="2023-09-11T13:17:00Z">
            <w:rPr/>
          </w:rPrChange>
        </w:rPr>
        <w:fldChar w:fldCharType="begin"/>
      </w:r>
      <w:r w:rsidRPr="00B26E5F">
        <w:rPr>
          <w:sz w:val="20"/>
          <w:szCs w:val="20"/>
          <w:rPrChange w:id="1025" w:author="Microsoft Office User" w:date="2023-09-11T13:17:00Z">
            <w:rPr/>
          </w:rPrChange>
        </w:rPr>
        <w:instrText>HYPERLINK "https://www.zotero.org/google-docs/?n2Avay" \h</w:instrText>
      </w:r>
      <w:r w:rsidRPr="00E24C39">
        <w:rPr>
          <w:sz w:val="20"/>
          <w:szCs w:val="20"/>
        </w:rPr>
      </w:r>
      <w:r w:rsidRPr="00B26E5F">
        <w:rPr>
          <w:sz w:val="20"/>
          <w:szCs w:val="20"/>
          <w:rPrChange w:id="1026" w:author="Microsoft Office User" w:date="2023-09-11T13:17:00Z">
            <w:rPr/>
          </w:rPrChange>
        </w:rPr>
        <w:fldChar w:fldCharType="separate"/>
      </w:r>
      <w:r w:rsidRPr="00B26E5F">
        <w:rPr>
          <w:sz w:val="20"/>
          <w:szCs w:val="20"/>
          <w:rPrChange w:id="1027" w:author="Microsoft Office User" w:date="2023-09-11T13:17:00Z">
            <w:rPr/>
          </w:rPrChange>
        </w:rPr>
        <w:t xml:space="preserve"> Deblur Rapidly Resolves Single-Nucleotide Community Sequence Patterns. </w:t>
      </w:r>
      <w:r w:rsidRPr="00B26E5F">
        <w:rPr>
          <w:sz w:val="20"/>
          <w:szCs w:val="20"/>
          <w:rPrChange w:id="1028" w:author="Microsoft Office User" w:date="2023-09-11T13:17:00Z">
            <w:rPr/>
          </w:rPrChange>
        </w:rPr>
        <w:fldChar w:fldCharType="end"/>
      </w:r>
      <w:r w:rsidRPr="00B26E5F">
        <w:rPr>
          <w:sz w:val="20"/>
          <w:szCs w:val="20"/>
          <w:rPrChange w:id="1029" w:author="Microsoft Office User" w:date="2023-09-11T13:17:00Z">
            <w:rPr/>
          </w:rPrChange>
        </w:rPr>
        <w:fldChar w:fldCharType="begin"/>
      </w:r>
      <w:r w:rsidRPr="00B26E5F">
        <w:rPr>
          <w:sz w:val="20"/>
          <w:szCs w:val="20"/>
          <w:rPrChange w:id="1030" w:author="Microsoft Office User" w:date="2023-09-11T13:17:00Z">
            <w:rPr/>
          </w:rPrChange>
        </w:rPr>
        <w:instrText>HYPERLINK "https://www.zotero.org/google-docs/?n2Avay" \h</w:instrText>
      </w:r>
      <w:r w:rsidRPr="00E24C39">
        <w:rPr>
          <w:sz w:val="20"/>
          <w:szCs w:val="20"/>
        </w:rPr>
      </w:r>
      <w:r w:rsidRPr="00B26E5F">
        <w:rPr>
          <w:sz w:val="20"/>
          <w:szCs w:val="20"/>
          <w:rPrChange w:id="1031" w:author="Microsoft Office User" w:date="2023-09-11T13:17:00Z">
            <w:rPr>
              <w:i/>
            </w:rPr>
          </w:rPrChange>
        </w:rPr>
        <w:fldChar w:fldCharType="separate"/>
      </w:r>
      <w:r w:rsidRPr="00B26E5F">
        <w:rPr>
          <w:i/>
          <w:sz w:val="20"/>
          <w:szCs w:val="20"/>
          <w:rPrChange w:id="1032" w:author="Microsoft Office User" w:date="2023-09-11T13:17:00Z">
            <w:rPr>
              <w:i/>
            </w:rPr>
          </w:rPrChange>
        </w:rPr>
        <w:t xml:space="preserve">mSystems </w:t>
      </w:r>
      <w:r w:rsidRPr="00B26E5F">
        <w:rPr>
          <w:i/>
          <w:sz w:val="20"/>
          <w:szCs w:val="20"/>
          <w:rPrChange w:id="1033" w:author="Microsoft Office User" w:date="2023-09-11T13:17:00Z">
            <w:rPr>
              <w:i/>
            </w:rPr>
          </w:rPrChange>
        </w:rPr>
        <w:fldChar w:fldCharType="end"/>
      </w:r>
      <w:r w:rsidRPr="00B26E5F">
        <w:rPr>
          <w:sz w:val="20"/>
          <w:szCs w:val="20"/>
          <w:rPrChange w:id="1034" w:author="Microsoft Office User" w:date="2023-09-11T13:17:00Z">
            <w:rPr/>
          </w:rPrChange>
        </w:rPr>
        <w:fldChar w:fldCharType="begin"/>
      </w:r>
      <w:r w:rsidRPr="00B26E5F">
        <w:rPr>
          <w:sz w:val="20"/>
          <w:szCs w:val="20"/>
          <w:rPrChange w:id="1035" w:author="Microsoft Office User" w:date="2023-09-11T13:17:00Z">
            <w:rPr/>
          </w:rPrChange>
        </w:rPr>
        <w:instrText>HYPERLINK "https://www.zotero.org/google-docs/?n2Avay" \h</w:instrText>
      </w:r>
      <w:r w:rsidRPr="00E24C39">
        <w:rPr>
          <w:sz w:val="20"/>
          <w:szCs w:val="20"/>
        </w:rPr>
      </w:r>
      <w:r w:rsidRPr="00B26E5F">
        <w:rPr>
          <w:sz w:val="20"/>
          <w:szCs w:val="20"/>
          <w:rPrChange w:id="1036" w:author="Microsoft Office User" w:date="2023-09-11T13:17:00Z">
            <w:rPr>
              <w:b/>
            </w:rPr>
          </w:rPrChange>
        </w:rPr>
        <w:fldChar w:fldCharType="separate"/>
      </w:r>
      <w:r w:rsidRPr="00B26E5F">
        <w:rPr>
          <w:b/>
          <w:sz w:val="20"/>
          <w:szCs w:val="20"/>
          <w:rPrChange w:id="1037" w:author="Microsoft Office User" w:date="2023-09-11T13:17:00Z">
            <w:rPr>
              <w:b/>
            </w:rPr>
          </w:rPrChange>
        </w:rPr>
        <w:t>2</w:t>
      </w:r>
      <w:r w:rsidRPr="00B26E5F">
        <w:rPr>
          <w:b/>
          <w:sz w:val="20"/>
          <w:szCs w:val="20"/>
          <w:rPrChange w:id="1038" w:author="Microsoft Office User" w:date="2023-09-11T13:17:00Z">
            <w:rPr>
              <w:b/>
            </w:rPr>
          </w:rPrChange>
        </w:rPr>
        <w:fldChar w:fldCharType="end"/>
      </w:r>
      <w:r w:rsidRPr="00B26E5F">
        <w:rPr>
          <w:sz w:val="20"/>
          <w:szCs w:val="20"/>
          <w:rPrChange w:id="1039" w:author="Microsoft Office User" w:date="2023-09-11T13:17:00Z">
            <w:rPr/>
          </w:rPrChange>
        </w:rPr>
        <w:fldChar w:fldCharType="begin"/>
      </w:r>
      <w:r w:rsidRPr="00B26E5F">
        <w:rPr>
          <w:sz w:val="20"/>
          <w:szCs w:val="20"/>
          <w:rPrChange w:id="1040" w:author="Microsoft Office User" w:date="2023-09-11T13:17:00Z">
            <w:rPr/>
          </w:rPrChange>
        </w:rPr>
        <w:instrText>HYPERLINK "https://www.zotero.org/google-docs/?n2Avay" \h</w:instrText>
      </w:r>
      <w:r w:rsidRPr="00E24C39">
        <w:rPr>
          <w:sz w:val="20"/>
          <w:szCs w:val="20"/>
        </w:rPr>
      </w:r>
      <w:r w:rsidRPr="00B26E5F">
        <w:rPr>
          <w:sz w:val="20"/>
          <w:szCs w:val="20"/>
          <w:rPrChange w:id="1041" w:author="Microsoft Office User" w:date="2023-09-11T13:17:00Z">
            <w:rPr/>
          </w:rPrChange>
        </w:rPr>
        <w:fldChar w:fldCharType="separate"/>
      </w:r>
      <w:r w:rsidRPr="00B26E5F">
        <w:rPr>
          <w:sz w:val="20"/>
          <w:szCs w:val="20"/>
          <w:rPrChange w:id="1042" w:author="Microsoft Office User" w:date="2023-09-11T13:17:00Z">
            <w:rPr/>
          </w:rPrChange>
        </w:rPr>
        <w:t>, e00191-16 (2017).</w:t>
      </w:r>
      <w:r w:rsidRPr="00B26E5F">
        <w:rPr>
          <w:sz w:val="20"/>
          <w:szCs w:val="20"/>
          <w:rPrChange w:id="1043"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044" w:author="Microsoft Office User" w:date="2023-09-11T13:17:00Z">
            <w:rPr/>
          </w:rPrChange>
        </w:rPr>
        <w:pPrChange w:id="1045" w:author="Microsoft Office User" w:date="2023-09-11T13:17:00Z">
          <w:pPr/>
        </w:pPrChange>
      </w:pPr>
    </w:p>
    <w:p w14:paraId="156240D6" w14:textId="77777777" w:rsidR="000C56B0" w:rsidRPr="00B26E5F" w:rsidRDefault="00367A15">
      <w:pPr>
        <w:snapToGrid w:val="0"/>
        <w:contextualSpacing/>
        <w:rPr>
          <w:sz w:val="20"/>
          <w:szCs w:val="20"/>
          <w:rPrChange w:id="1046" w:author="Microsoft Office User" w:date="2023-09-11T13:17:00Z">
            <w:rPr/>
          </w:rPrChange>
        </w:rPr>
        <w:pPrChange w:id="1047" w:author="Microsoft Office User" w:date="2023-09-11T13:17:00Z">
          <w:pPr/>
        </w:pPrChange>
      </w:pPr>
      <w:r w:rsidRPr="00B26E5F">
        <w:rPr>
          <w:sz w:val="20"/>
          <w:szCs w:val="20"/>
          <w:rPrChange w:id="1048" w:author="Microsoft Office User" w:date="2023-09-11T13:17:00Z">
            <w:rPr/>
          </w:rPrChange>
        </w:rPr>
        <w:lastRenderedPageBreak/>
        <w:fldChar w:fldCharType="begin"/>
      </w:r>
      <w:r w:rsidRPr="00B26E5F">
        <w:rPr>
          <w:sz w:val="20"/>
          <w:szCs w:val="20"/>
          <w:rPrChange w:id="1049" w:author="Microsoft Office User" w:date="2023-09-11T13:17:00Z">
            <w:rPr/>
          </w:rPrChange>
        </w:rPr>
        <w:instrText>HYPERLINK "https://www.zotero.org/google-docs/?n2Avay" \h</w:instrText>
      </w:r>
      <w:r w:rsidRPr="00E24C39">
        <w:rPr>
          <w:sz w:val="20"/>
          <w:szCs w:val="20"/>
        </w:rPr>
      </w:r>
      <w:r w:rsidRPr="00B26E5F">
        <w:rPr>
          <w:sz w:val="20"/>
          <w:szCs w:val="20"/>
          <w:rPrChange w:id="1050" w:author="Microsoft Office User" w:date="2023-09-11T13:17:00Z">
            <w:rPr/>
          </w:rPrChange>
        </w:rPr>
        <w:fldChar w:fldCharType="separate"/>
      </w:r>
      <w:r w:rsidRPr="00B26E5F">
        <w:rPr>
          <w:sz w:val="20"/>
          <w:szCs w:val="20"/>
          <w:rPrChange w:id="1051" w:author="Microsoft Office User" w:date="2023-09-11T13:17:00Z">
            <w:rPr/>
          </w:rPrChange>
        </w:rPr>
        <w:t>35.</w:t>
      </w:r>
      <w:r w:rsidRPr="00B26E5F">
        <w:rPr>
          <w:sz w:val="20"/>
          <w:szCs w:val="20"/>
          <w:rPrChange w:id="1052" w:author="Microsoft Office User" w:date="2023-09-11T13:17:00Z">
            <w:rPr/>
          </w:rPrChange>
        </w:rPr>
        <w:tab/>
        <w:t xml:space="preserve">Bolyen, E. </w:t>
      </w:r>
      <w:r w:rsidRPr="00B26E5F">
        <w:rPr>
          <w:sz w:val="20"/>
          <w:szCs w:val="20"/>
          <w:rPrChange w:id="1053" w:author="Microsoft Office User" w:date="2023-09-11T13:17:00Z">
            <w:rPr/>
          </w:rPrChange>
        </w:rPr>
        <w:fldChar w:fldCharType="end"/>
      </w:r>
      <w:r w:rsidRPr="00B26E5F">
        <w:rPr>
          <w:sz w:val="20"/>
          <w:szCs w:val="20"/>
          <w:rPrChange w:id="1054" w:author="Microsoft Office User" w:date="2023-09-11T13:17:00Z">
            <w:rPr/>
          </w:rPrChange>
        </w:rPr>
        <w:fldChar w:fldCharType="begin"/>
      </w:r>
      <w:r w:rsidRPr="00B26E5F">
        <w:rPr>
          <w:sz w:val="20"/>
          <w:szCs w:val="20"/>
          <w:rPrChange w:id="1055" w:author="Microsoft Office User" w:date="2023-09-11T13:17:00Z">
            <w:rPr/>
          </w:rPrChange>
        </w:rPr>
        <w:instrText>HYPERLINK "https://www.zotero.org/google-docs/?n2Avay" \h</w:instrText>
      </w:r>
      <w:r w:rsidRPr="00E24C39">
        <w:rPr>
          <w:sz w:val="20"/>
          <w:szCs w:val="20"/>
        </w:rPr>
      </w:r>
      <w:r w:rsidRPr="00B26E5F">
        <w:rPr>
          <w:sz w:val="20"/>
          <w:szCs w:val="20"/>
          <w:rPrChange w:id="1056" w:author="Microsoft Office User" w:date="2023-09-11T13:17:00Z">
            <w:rPr/>
          </w:rPrChange>
        </w:rPr>
        <w:fldChar w:fldCharType="separate"/>
      </w:r>
      <w:r w:rsidRPr="00B26E5F">
        <w:rPr>
          <w:sz w:val="20"/>
          <w:szCs w:val="20"/>
          <w:rPrChange w:id="1057" w:author="Microsoft Office User" w:date="2023-09-11T13:17:00Z">
            <w:rPr/>
          </w:rPrChange>
        </w:rPr>
        <w:t>et al. QIIME 2: Reproducible, interactive, scalable, and extensible microbiome data science</w:t>
      </w:r>
      <w:r w:rsidRPr="00B26E5F">
        <w:rPr>
          <w:sz w:val="20"/>
          <w:szCs w:val="20"/>
          <w:rPrChange w:id="1058" w:author="Microsoft Office User" w:date="2023-09-11T13:17:00Z">
            <w:rPr/>
          </w:rPrChange>
        </w:rPr>
        <w:fldChar w:fldCharType="end"/>
      </w:r>
      <w:r w:rsidRPr="00B26E5F">
        <w:rPr>
          <w:sz w:val="20"/>
          <w:szCs w:val="20"/>
          <w:rPrChange w:id="1059" w:author="Microsoft Office User" w:date="2023-09-11T13:17:00Z">
            <w:rPr/>
          </w:rPrChange>
        </w:rPr>
        <w:fldChar w:fldCharType="begin"/>
      </w:r>
      <w:r w:rsidRPr="00B26E5F">
        <w:rPr>
          <w:sz w:val="20"/>
          <w:szCs w:val="20"/>
          <w:rPrChange w:id="1060" w:author="Microsoft Office User" w:date="2023-09-11T13:17:00Z">
            <w:rPr/>
          </w:rPrChange>
        </w:rPr>
        <w:instrText>HYPERLINK "https://www.zotero.org/google-docs/?n2Avay" \h</w:instrText>
      </w:r>
      <w:r w:rsidRPr="00E24C39">
        <w:rPr>
          <w:sz w:val="20"/>
          <w:szCs w:val="20"/>
        </w:rPr>
      </w:r>
      <w:r w:rsidRPr="00B26E5F">
        <w:rPr>
          <w:sz w:val="20"/>
          <w:szCs w:val="20"/>
          <w:rPrChange w:id="1061" w:author="Microsoft Office User" w:date="2023-09-11T13:17:00Z">
            <w:rPr/>
          </w:rPrChange>
        </w:rPr>
        <w:fldChar w:fldCharType="separate"/>
      </w:r>
      <w:r w:rsidRPr="00B26E5F">
        <w:rPr>
          <w:sz w:val="20"/>
          <w:szCs w:val="20"/>
          <w:rPrChange w:id="1062" w:author="Microsoft Office User" w:date="2023-09-11T13:17:00Z">
            <w:rPr/>
          </w:rPrChange>
        </w:rPr>
        <w:t>. https://peerj.com/preprints/27295 (2018) doi:10.7287/peerj.preprints.27295v2.</w:t>
      </w:r>
      <w:r w:rsidRPr="00B26E5F">
        <w:rPr>
          <w:sz w:val="20"/>
          <w:szCs w:val="20"/>
          <w:rPrChange w:id="1063"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064" w:author="Microsoft Office User" w:date="2023-09-11T13:17:00Z">
            <w:rPr/>
          </w:rPrChange>
        </w:rPr>
        <w:pPrChange w:id="1065" w:author="Microsoft Office User" w:date="2023-09-11T13:17:00Z">
          <w:pPr/>
        </w:pPrChange>
      </w:pPr>
    </w:p>
    <w:p w14:paraId="755DFCE6" w14:textId="77777777" w:rsidR="000C56B0" w:rsidRPr="00B26E5F" w:rsidRDefault="00367A15">
      <w:pPr>
        <w:snapToGrid w:val="0"/>
        <w:contextualSpacing/>
        <w:rPr>
          <w:sz w:val="20"/>
          <w:szCs w:val="20"/>
          <w:rPrChange w:id="1066" w:author="Microsoft Office User" w:date="2023-09-11T13:17:00Z">
            <w:rPr/>
          </w:rPrChange>
        </w:rPr>
        <w:pPrChange w:id="1067" w:author="Microsoft Office User" w:date="2023-09-11T13:17:00Z">
          <w:pPr/>
        </w:pPrChange>
      </w:pPr>
      <w:r w:rsidRPr="00B26E5F">
        <w:rPr>
          <w:sz w:val="20"/>
          <w:szCs w:val="20"/>
          <w:rPrChange w:id="1068" w:author="Microsoft Office User" w:date="2023-09-11T13:17:00Z">
            <w:rPr/>
          </w:rPrChange>
        </w:rPr>
        <w:fldChar w:fldCharType="begin"/>
      </w:r>
      <w:r w:rsidRPr="00B26E5F">
        <w:rPr>
          <w:sz w:val="20"/>
          <w:szCs w:val="20"/>
          <w:rPrChange w:id="1069" w:author="Microsoft Office User" w:date="2023-09-11T13:17:00Z">
            <w:rPr/>
          </w:rPrChange>
        </w:rPr>
        <w:instrText>HYPERLINK "https://www.zotero.org/google-docs/?n2Avay" \h</w:instrText>
      </w:r>
      <w:r w:rsidRPr="00E24C39">
        <w:rPr>
          <w:sz w:val="20"/>
          <w:szCs w:val="20"/>
        </w:rPr>
      </w:r>
      <w:r w:rsidRPr="00B26E5F">
        <w:rPr>
          <w:sz w:val="20"/>
          <w:szCs w:val="20"/>
          <w:rPrChange w:id="1070" w:author="Microsoft Office User" w:date="2023-09-11T13:17:00Z">
            <w:rPr/>
          </w:rPrChange>
        </w:rPr>
        <w:fldChar w:fldCharType="separate"/>
      </w:r>
      <w:r w:rsidRPr="00B26E5F">
        <w:rPr>
          <w:sz w:val="20"/>
          <w:szCs w:val="20"/>
          <w:rPrChange w:id="1071" w:author="Microsoft Office User" w:date="2023-09-11T13:17:00Z">
            <w:rPr/>
          </w:rPrChange>
        </w:rPr>
        <w:t>36.</w:t>
      </w:r>
      <w:r w:rsidRPr="00B26E5F">
        <w:rPr>
          <w:sz w:val="20"/>
          <w:szCs w:val="20"/>
          <w:rPrChange w:id="1072" w:author="Microsoft Office User" w:date="2023-09-11T13:17:00Z">
            <w:rPr/>
          </w:rPrChange>
        </w:rPr>
        <w:tab/>
        <w:t xml:space="preserve">Rognes, T., Flouri, T., Nichols, B., Quince, C. &amp; Mahé, F. VSEARCH: a versatile open source tool for metagenomics. </w:t>
      </w:r>
      <w:r w:rsidRPr="00B26E5F">
        <w:rPr>
          <w:sz w:val="20"/>
          <w:szCs w:val="20"/>
          <w:rPrChange w:id="1073" w:author="Microsoft Office User" w:date="2023-09-11T13:17:00Z">
            <w:rPr/>
          </w:rPrChange>
        </w:rPr>
        <w:fldChar w:fldCharType="end"/>
      </w:r>
      <w:r w:rsidRPr="00B26E5F">
        <w:rPr>
          <w:sz w:val="20"/>
          <w:szCs w:val="20"/>
          <w:rPrChange w:id="1074" w:author="Microsoft Office User" w:date="2023-09-11T13:17:00Z">
            <w:rPr/>
          </w:rPrChange>
        </w:rPr>
        <w:fldChar w:fldCharType="begin"/>
      </w:r>
      <w:r w:rsidRPr="00B26E5F">
        <w:rPr>
          <w:sz w:val="20"/>
          <w:szCs w:val="20"/>
          <w:rPrChange w:id="1075" w:author="Microsoft Office User" w:date="2023-09-11T13:17:00Z">
            <w:rPr/>
          </w:rPrChange>
        </w:rPr>
        <w:instrText>HYPERLINK "https://www.zotero.org/google-docs/?n2Avay" \h</w:instrText>
      </w:r>
      <w:r w:rsidRPr="00E24C39">
        <w:rPr>
          <w:sz w:val="20"/>
          <w:szCs w:val="20"/>
        </w:rPr>
      </w:r>
      <w:r w:rsidRPr="00B26E5F">
        <w:rPr>
          <w:sz w:val="20"/>
          <w:szCs w:val="20"/>
          <w:rPrChange w:id="1076" w:author="Microsoft Office User" w:date="2023-09-11T13:17:00Z">
            <w:rPr>
              <w:i/>
            </w:rPr>
          </w:rPrChange>
        </w:rPr>
        <w:fldChar w:fldCharType="separate"/>
      </w:r>
      <w:r w:rsidRPr="00B26E5F">
        <w:rPr>
          <w:i/>
          <w:sz w:val="20"/>
          <w:szCs w:val="20"/>
          <w:rPrChange w:id="1077" w:author="Microsoft Office User" w:date="2023-09-11T13:17:00Z">
            <w:rPr>
              <w:i/>
            </w:rPr>
          </w:rPrChange>
        </w:rPr>
        <w:t xml:space="preserve">PeerJ </w:t>
      </w:r>
      <w:r w:rsidRPr="00B26E5F">
        <w:rPr>
          <w:i/>
          <w:sz w:val="20"/>
          <w:szCs w:val="20"/>
          <w:rPrChange w:id="1078" w:author="Microsoft Office User" w:date="2023-09-11T13:17:00Z">
            <w:rPr>
              <w:i/>
            </w:rPr>
          </w:rPrChange>
        </w:rPr>
        <w:fldChar w:fldCharType="end"/>
      </w:r>
      <w:r w:rsidRPr="00B26E5F">
        <w:rPr>
          <w:sz w:val="20"/>
          <w:szCs w:val="20"/>
          <w:rPrChange w:id="1079" w:author="Microsoft Office User" w:date="2023-09-11T13:17:00Z">
            <w:rPr/>
          </w:rPrChange>
        </w:rPr>
        <w:fldChar w:fldCharType="begin"/>
      </w:r>
      <w:r w:rsidRPr="00B26E5F">
        <w:rPr>
          <w:sz w:val="20"/>
          <w:szCs w:val="20"/>
          <w:rPrChange w:id="1080" w:author="Microsoft Office User" w:date="2023-09-11T13:17:00Z">
            <w:rPr/>
          </w:rPrChange>
        </w:rPr>
        <w:instrText>HYPERLINK "https://www.zotero.org/google-docs/?n2Avay" \h</w:instrText>
      </w:r>
      <w:r w:rsidRPr="00E24C39">
        <w:rPr>
          <w:sz w:val="20"/>
          <w:szCs w:val="20"/>
        </w:rPr>
      </w:r>
      <w:r w:rsidRPr="00B26E5F">
        <w:rPr>
          <w:sz w:val="20"/>
          <w:szCs w:val="20"/>
          <w:rPrChange w:id="1081" w:author="Microsoft Office User" w:date="2023-09-11T13:17:00Z">
            <w:rPr>
              <w:b/>
            </w:rPr>
          </w:rPrChange>
        </w:rPr>
        <w:fldChar w:fldCharType="separate"/>
      </w:r>
      <w:r w:rsidRPr="00B26E5F">
        <w:rPr>
          <w:b/>
          <w:sz w:val="20"/>
          <w:szCs w:val="20"/>
          <w:rPrChange w:id="1082" w:author="Microsoft Office User" w:date="2023-09-11T13:17:00Z">
            <w:rPr>
              <w:b/>
            </w:rPr>
          </w:rPrChange>
        </w:rPr>
        <w:t>4</w:t>
      </w:r>
      <w:r w:rsidRPr="00B26E5F">
        <w:rPr>
          <w:b/>
          <w:sz w:val="20"/>
          <w:szCs w:val="20"/>
          <w:rPrChange w:id="1083" w:author="Microsoft Office User" w:date="2023-09-11T13:17:00Z">
            <w:rPr>
              <w:b/>
            </w:rPr>
          </w:rPrChange>
        </w:rPr>
        <w:fldChar w:fldCharType="end"/>
      </w:r>
      <w:r w:rsidRPr="00B26E5F">
        <w:rPr>
          <w:sz w:val="20"/>
          <w:szCs w:val="20"/>
          <w:rPrChange w:id="1084" w:author="Microsoft Office User" w:date="2023-09-11T13:17:00Z">
            <w:rPr/>
          </w:rPrChange>
        </w:rPr>
        <w:fldChar w:fldCharType="begin"/>
      </w:r>
      <w:r w:rsidRPr="00B26E5F">
        <w:rPr>
          <w:sz w:val="20"/>
          <w:szCs w:val="20"/>
          <w:rPrChange w:id="1085" w:author="Microsoft Office User" w:date="2023-09-11T13:17:00Z">
            <w:rPr/>
          </w:rPrChange>
        </w:rPr>
        <w:instrText>HYPERLINK "https://www.zotero.org/google-docs/?n2Avay" \h</w:instrText>
      </w:r>
      <w:r w:rsidRPr="00E24C39">
        <w:rPr>
          <w:sz w:val="20"/>
          <w:szCs w:val="20"/>
        </w:rPr>
      </w:r>
      <w:r w:rsidRPr="00B26E5F">
        <w:rPr>
          <w:sz w:val="20"/>
          <w:szCs w:val="20"/>
          <w:rPrChange w:id="1086" w:author="Microsoft Office User" w:date="2023-09-11T13:17:00Z">
            <w:rPr/>
          </w:rPrChange>
        </w:rPr>
        <w:fldChar w:fldCharType="separate"/>
      </w:r>
      <w:r w:rsidRPr="00B26E5F">
        <w:rPr>
          <w:sz w:val="20"/>
          <w:szCs w:val="20"/>
          <w:rPrChange w:id="1087" w:author="Microsoft Office User" w:date="2023-09-11T13:17:00Z">
            <w:rPr/>
          </w:rPrChange>
        </w:rPr>
        <w:t>, e2584 (2016).</w:t>
      </w:r>
      <w:r w:rsidRPr="00B26E5F">
        <w:rPr>
          <w:sz w:val="20"/>
          <w:szCs w:val="20"/>
          <w:rPrChange w:id="1088"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089" w:author="Microsoft Office User" w:date="2023-09-11T13:17:00Z">
            <w:rPr/>
          </w:rPrChange>
        </w:rPr>
        <w:pPrChange w:id="1090" w:author="Microsoft Office User" w:date="2023-09-11T13:17:00Z">
          <w:pPr/>
        </w:pPrChange>
      </w:pPr>
    </w:p>
    <w:p w14:paraId="31BBF55F" w14:textId="77777777" w:rsidR="000C56B0" w:rsidRPr="00B26E5F" w:rsidRDefault="00367A15">
      <w:pPr>
        <w:snapToGrid w:val="0"/>
        <w:contextualSpacing/>
        <w:rPr>
          <w:sz w:val="20"/>
          <w:szCs w:val="20"/>
          <w:rPrChange w:id="1091" w:author="Microsoft Office User" w:date="2023-09-11T13:17:00Z">
            <w:rPr/>
          </w:rPrChange>
        </w:rPr>
        <w:pPrChange w:id="1092" w:author="Microsoft Office User" w:date="2023-09-11T13:17:00Z">
          <w:pPr/>
        </w:pPrChange>
      </w:pPr>
      <w:r w:rsidRPr="00B26E5F">
        <w:rPr>
          <w:sz w:val="20"/>
          <w:szCs w:val="20"/>
          <w:rPrChange w:id="1093" w:author="Microsoft Office User" w:date="2023-09-11T13:17:00Z">
            <w:rPr/>
          </w:rPrChange>
        </w:rPr>
        <w:fldChar w:fldCharType="begin"/>
      </w:r>
      <w:r w:rsidRPr="00B26E5F">
        <w:rPr>
          <w:sz w:val="20"/>
          <w:szCs w:val="20"/>
          <w:rPrChange w:id="1094" w:author="Microsoft Office User" w:date="2023-09-11T13:17:00Z">
            <w:rPr/>
          </w:rPrChange>
        </w:rPr>
        <w:instrText>HYPERLINK "https://www.zotero.org/google-docs/?n2Avay" \h</w:instrText>
      </w:r>
      <w:r w:rsidRPr="00E24C39">
        <w:rPr>
          <w:sz w:val="20"/>
          <w:szCs w:val="20"/>
        </w:rPr>
      </w:r>
      <w:r w:rsidRPr="00B26E5F">
        <w:rPr>
          <w:sz w:val="20"/>
          <w:szCs w:val="20"/>
          <w:rPrChange w:id="1095" w:author="Microsoft Office User" w:date="2023-09-11T13:17:00Z">
            <w:rPr/>
          </w:rPrChange>
        </w:rPr>
        <w:fldChar w:fldCharType="separate"/>
      </w:r>
      <w:r w:rsidRPr="00B26E5F">
        <w:rPr>
          <w:sz w:val="20"/>
          <w:szCs w:val="20"/>
          <w:rPrChange w:id="1096" w:author="Microsoft Office User" w:date="2023-09-11T13:17:00Z">
            <w:rPr/>
          </w:rPrChange>
        </w:rPr>
        <w:t>37.</w:t>
      </w:r>
      <w:r w:rsidRPr="00B26E5F">
        <w:rPr>
          <w:sz w:val="20"/>
          <w:szCs w:val="20"/>
          <w:rPrChange w:id="1097" w:author="Microsoft Office User" w:date="2023-09-11T13:17:00Z">
            <w:rPr/>
          </w:rPrChange>
        </w:rPr>
        <w:tab/>
        <w:t xml:space="preserve">Quast, C. </w:t>
      </w:r>
      <w:r w:rsidRPr="00B26E5F">
        <w:rPr>
          <w:sz w:val="20"/>
          <w:szCs w:val="20"/>
          <w:rPrChange w:id="1098" w:author="Microsoft Office User" w:date="2023-09-11T13:17:00Z">
            <w:rPr/>
          </w:rPrChange>
        </w:rPr>
        <w:fldChar w:fldCharType="end"/>
      </w:r>
      <w:r w:rsidRPr="00B26E5F">
        <w:rPr>
          <w:sz w:val="20"/>
          <w:szCs w:val="20"/>
          <w:rPrChange w:id="1099" w:author="Microsoft Office User" w:date="2023-09-11T13:17:00Z">
            <w:rPr/>
          </w:rPrChange>
        </w:rPr>
        <w:fldChar w:fldCharType="begin"/>
      </w:r>
      <w:r w:rsidRPr="00B26E5F">
        <w:rPr>
          <w:sz w:val="20"/>
          <w:szCs w:val="20"/>
          <w:rPrChange w:id="1100" w:author="Microsoft Office User" w:date="2023-09-11T13:17:00Z">
            <w:rPr/>
          </w:rPrChange>
        </w:rPr>
        <w:instrText>HYPERLINK "https://www.zotero.org/google-docs/?n2Avay" \h</w:instrText>
      </w:r>
      <w:r w:rsidRPr="00E24C39">
        <w:rPr>
          <w:sz w:val="20"/>
          <w:szCs w:val="20"/>
        </w:rPr>
      </w:r>
      <w:r w:rsidRPr="00B26E5F">
        <w:rPr>
          <w:sz w:val="20"/>
          <w:szCs w:val="20"/>
          <w:rPrChange w:id="1101" w:author="Microsoft Office User" w:date="2023-09-11T13:17:00Z">
            <w:rPr>
              <w:i/>
            </w:rPr>
          </w:rPrChange>
        </w:rPr>
        <w:fldChar w:fldCharType="separate"/>
      </w:r>
      <w:r w:rsidRPr="00B26E5F">
        <w:rPr>
          <w:i/>
          <w:sz w:val="20"/>
          <w:szCs w:val="20"/>
          <w:rPrChange w:id="1102" w:author="Microsoft Office User" w:date="2023-09-11T13:17:00Z">
            <w:rPr>
              <w:i/>
            </w:rPr>
          </w:rPrChange>
        </w:rPr>
        <w:t>et al.</w:t>
      </w:r>
      <w:r w:rsidRPr="00B26E5F">
        <w:rPr>
          <w:i/>
          <w:sz w:val="20"/>
          <w:szCs w:val="20"/>
          <w:rPrChange w:id="1103" w:author="Microsoft Office User" w:date="2023-09-11T13:17:00Z">
            <w:rPr>
              <w:i/>
            </w:rPr>
          </w:rPrChange>
        </w:rPr>
        <w:fldChar w:fldCharType="end"/>
      </w:r>
      <w:r w:rsidRPr="00B26E5F">
        <w:rPr>
          <w:sz w:val="20"/>
          <w:szCs w:val="20"/>
          <w:rPrChange w:id="1104" w:author="Microsoft Office User" w:date="2023-09-11T13:17:00Z">
            <w:rPr/>
          </w:rPrChange>
        </w:rPr>
        <w:fldChar w:fldCharType="begin"/>
      </w:r>
      <w:r w:rsidRPr="00B26E5F">
        <w:rPr>
          <w:sz w:val="20"/>
          <w:szCs w:val="20"/>
          <w:rPrChange w:id="1105" w:author="Microsoft Office User" w:date="2023-09-11T13:17:00Z">
            <w:rPr/>
          </w:rPrChange>
        </w:rPr>
        <w:instrText>HYPERLINK "https://www.zotero.org/google-docs/?n2Avay" \h</w:instrText>
      </w:r>
      <w:r w:rsidRPr="00E24C39">
        <w:rPr>
          <w:sz w:val="20"/>
          <w:szCs w:val="20"/>
        </w:rPr>
      </w:r>
      <w:r w:rsidRPr="00B26E5F">
        <w:rPr>
          <w:sz w:val="20"/>
          <w:szCs w:val="20"/>
          <w:rPrChange w:id="1106" w:author="Microsoft Office User" w:date="2023-09-11T13:17:00Z">
            <w:rPr/>
          </w:rPrChange>
        </w:rPr>
        <w:fldChar w:fldCharType="separate"/>
      </w:r>
      <w:r w:rsidRPr="00B26E5F">
        <w:rPr>
          <w:sz w:val="20"/>
          <w:szCs w:val="20"/>
          <w:rPrChange w:id="1107" w:author="Microsoft Office User" w:date="2023-09-11T13:17:00Z">
            <w:rPr/>
          </w:rPrChange>
        </w:rPr>
        <w:t xml:space="preserve"> The SILVA ribosomal RNA gene database project: improved data processing and web-based tools. </w:t>
      </w:r>
      <w:r w:rsidRPr="00B26E5F">
        <w:rPr>
          <w:sz w:val="20"/>
          <w:szCs w:val="20"/>
          <w:rPrChange w:id="1108" w:author="Microsoft Office User" w:date="2023-09-11T13:17:00Z">
            <w:rPr/>
          </w:rPrChange>
        </w:rPr>
        <w:fldChar w:fldCharType="end"/>
      </w:r>
      <w:r w:rsidRPr="00B26E5F">
        <w:rPr>
          <w:sz w:val="20"/>
          <w:szCs w:val="20"/>
          <w:rPrChange w:id="1109" w:author="Microsoft Office User" w:date="2023-09-11T13:17:00Z">
            <w:rPr/>
          </w:rPrChange>
        </w:rPr>
        <w:fldChar w:fldCharType="begin"/>
      </w:r>
      <w:r w:rsidRPr="00B26E5F">
        <w:rPr>
          <w:sz w:val="20"/>
          <w:szCs w:val="20"/>
          <w:rPrChange w:id="1110" w:author="Microsoft Office User" w:date="2023-09-11T13:17:00Z">
            <w:rPr/>
          </w:rPrChange>
        </w:rPr>
        <w:instrText>HYPERLINK "https://www.zotero.org/google-docs/?n2Avay" \h</w:instrText>
      </w:r>
      <w:r w:rsidRPr="00E24C39">
        <w:rPr>
          <w:sz w:val="20"/>
          <w:szCs w:val="20"/>
        </w:rPr>
      </w:r>
      <w:r w:rsidRPr="00B26E5F">
        <w:rPr>
          <w:sz w:val="20"/>
          <w:szCs w:val="20"/>
          <w:rPrChange w:id="1111" w:author="Microsoft Office User" w:date="2023-09-11T13:17:00Z">
            <w:rPr>
              <w:i/>
            </w:rPr>
          </w:rPrChange>
        </w:rPr>
        <w:fldChar w:fldCharType="separate"/>
      </w:r>
      <w:r w:rsidRPr="00B26E5F">
        <w:rPr>
          <w:i/>
          <w:sz w:val="20"/>
          <w:szCs w:val="20"/>
          <w:rPrChange w:id="1112" w:author="Microsoft Office User" w:date="2023-09-11T13:17:00Z">
            <w:rPr>
              <w:i/>
            </w:rPr>
          </w:rPrChange>
        </w:rPr>
        <w:t xml:space="preserve">Nucleic Acids Res. </w:t>
      </w:r>
      <w:r w:rsidRPr="00B26E5F">
        <w:rPr>
          <w:i/>
          <w:sz w:val="20"/>
          <w:szCs w:val="20"/>
          <w:rPrChange w:id="1113" w:author="Microsoft Office User" w:date="2023-09-11T13:17:00Z">
            <w:rPr>
              <w:i/>
            </w:rPr>
          </w:rPrChange>
        </w:rPr>
        <w:fldChar w:fldCharType="end"/>
      </w:r>
      <w:r w:rsidRPr="00B26E5F">
        <w:rPr>
          <w:sz w:val="20"/>
          <w:szCs w:val="20"/>
          <w:rPrChange w:id="1114" w:author="Microsoft Office User" w:date="2023-09-11T13:17:00Z">
            <w:rPr/>
          </w:rPrChange>
        </w:rPr>
        <w:fldChar w:fldCharType="begin"/>
      </w:r>
      <w:r w:rsidRPr="00B26E5F">
        <w:rPr>
          <w:sz w:val="20"/>
          <w:szCs w:val="20"/>
          <w:rPrChange w:id="1115" w:author="Microsoft Office User" w:date="2023-09-11T13:17:00Z">
            <w:rPr/>
          </w:rPrChange>
        </w:rPr>
        <w:instrText>HYPERLINK "https://www.zotero.org/google-docs/?n2Avay" \h</w:instrText>
      </w:r>
      <w:r w:rsidRPr="00E24C39">
        <w:rPr>
          <w:sz w:val="20"/>
          <w:szCs w:val="20"/>
        </w:rPr>
      </w:r>
      <w:r w:rsidRPr="00B26E5F">
        <w:rPr>
          <w:sz w:val="20"/>
          <w:szCs w:val="20"/>
          <w:rPrChange w:id="1116" w:author="Microsoft Office User" w:date="2023-09-11T13:17:00Z">
            <w:rPr>
              <w:b/>
            </w:rPr>
          </w:rPrChange>
        </w:rPr>
        <w:fldChar w:fldCharType="separate"/>
      </w:r>
      <w:r w:rsidRPr="00B26E5F">
        <w:rPr>
          <w:b/>
          <w:sz w:val="20"/>
          <w:szCs w:val="20"/>
          <w:rPrChange w:id="1117" w:author="Microsoft Office User" w:date="2023-09-11T13:17:00Z">
            <w:rPr>
              <w:b/>
            </w:rPr>
          </w:rPrChange>
        </w:rPr>
        <w:t>41</w:t>
      </w:r>
      <w:r w:rsidRPr="00B26E5F">
        <w:rPr>
          <w:b/>
          <w:sz w:val="20"/>
          <w:szCs w:val="20"/>
          <w:rPrChange w:id="1118" w:author="Microsoft Office User" w:date="2023-09-11T13:17:00Z">
            <w:rPr>
              <w:b/>
            </w:rPr>
          </w:rPrChange>
        </w:rPr>
        <w:fldChar w:fldCharType="end"/>
      </w:r>
      <w:r w:rsidRPr="00B26E5F">
        <w:rPr>
          <w:sz w:val="20"/>
          <w:szCs w:val="20"/>
          <w:rPrChange w:id="1119" w:author="Microsoft Office User" w:date="2023-09-11T13:17:00Z">
            <w:rPr/>
          </w:rPrChange>
        </w:rPr>
        <w:fldChar w:fldCharType="begin"/>
      </w:r>
      <w:r w:rsidRPr="00B26E5F">
        <w:rPr>
          <w:sz w:val="20"/>
          <w:szCs w:val="20"/>
          <w:rPrChange w:id="1120" w:author="Microsoft Office User" w:date="2023-09-11T13:17:00Z">
            <w:rPr/>
          </w:rPrChange>
        </w:rPr>
        <w:instrText>HYPERLINK "https://www.zotero.org/google-docs/?n2Avay" \h</w:instrText>
      </w:r>
      <w:r w:rsidRPr="00E24C39">
        <w:rPr>
          <w:sz w:val="20"/>
          <w:szCs w:val="20"/>
        </w:rPr>
      </w:r>
      <w:r w:rsidRPr="00B26E5F">
        <w:rPr>
          <w:sz w:val="20"/>
          <w:szCs w:val="20"/>
          <w:rPrChange w:id="1121" w:author="Microsoft Office User" w:date="2023-09-11T13:17:00Z">
            <w:rPr/>
          </w:rPrChange>
        </w:rPr>
        <w:fldChar w:fldCharType="separate"/>
      </w:r>
      <w:r w:rsidRPr="00B26E5F">
        <w:rPr>
          <w:sz w:val="20"/>
          <w:szCs w:val="20"/>
          <w:rPrChange w:id="1122" w:author="Microsoft Office User" w:date="2023-09-11T13:17:00Z">
            <w:rPr/>
          </w:rPrChange>
        </w:rPr>
        <w:t>, D590–D596 (2013).</w:t>
      </w:r>
      <w:r w:rsidRPr="00B26E5F">
        <w:rPr>
          <w:sz w:val="20"/>
          <w:szCs w:val="20"/>
          <w:rPrChange w:id="1123"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1124" w:author="Microsoft Office User" w:date="2023-09-11T13:17:00Z">
            <w:rPr/>
          </w:rPrChange>
        </w:rPr>
        <w:pPrChange w:id="1125" w:author="Microsoft Office User" w:date="2023-09-11T13:17:00Z">
          <w:pPr/>
        </w:pPrChange>
      </w:pPr>
    </w:p>
    <w:p w14:paraId="12C1140F" w14:textId="77777777" w:rsidR="000C56B0" w:rsidRPr="00B26E5F" w:rsidRDefault="00367A15">
      <w:pPr>
        <w:snapToGrid w:val="0"/>
        <w:contextualSpacing/>
        <w:rPr>
          <w:sz w:val="20"/>
          <w:szCs w:val="20"/>
          <w:rPrChange w:id="1126" w:author="Microsoft Office User" w:date="2023-09-11T13:17:00Z">
            <w:rPr/>
          </w:rPrChange>
        </w:rPr>
        <w:pPrChange w:id="1127" w:author="Microsoft Office User" w:date="2023-09-11T13:17:00Z">
          <w:pPr/>
        </w:pPrChange>
      </w:pPr>
      <w:r w:rsidRPr="00B26E5F">
        <w:rPr>
          <w:sz w:val="20"/>
          <w:szCs w:val="20"/>
          <w:rPrChange w:id="1128" w:author="Microsoft Office User" w:date="2023-09-11T13:17:00Z">
            <w:rPr/>
          </w:rPrChange>
        </w:rPr>
        <w:fldChar w:fldCharType="begin"/>
      </w:r>
      <w:r w:rsidRPr="00B26E5F">
        <w:rPr>
          <w:sz w:val="20"/>
          <w:szCs w:val="20"/>
          <w:rPrChange w:id="1129" w:author="Microsoft Office User" w:date="2023-09-11T13:17:00Z">
            <w:rPr/>
          </w:rPrChange>
        </w:rPr>
        <w:instrText>HYPERLINK "https://www.zotero.org/google-docs/?n2Avay" \h</w:instrText>
      </w:r>
      <w:r w:rsidRPr="00E24C39">
        <w:rPr>
          <w:sz w:val="20"/>
          <w:szCs w:val="20"/>
        </w:rPr>
      </w:r>
      <w:r w:rsidRPr="00B26E5F">
        <w:rPr>
          <w:sz w:val="20"/>
          <w:szCs w:val="20"/>
          <w:rPrChange w:id="1130" w:author="Microsoft Office User" w:date="2023-09-11T13:17:00Z">
            <w:rPr/>
          </w:rPrChange>
        </w:rPr>
        <w:fldChar w:fldCharType="separate"/>
      </w:r>
      <w:r w:rsidRPr="00B26E5F">
        <w:rPr>
          <w:sz w:val="20"/>
          <w:szCs w:val="20"/>
          <w:rPrChange w:id="1131" w:author="Microsoft Office User" w:date="2023-09-11T13:17:00Z">
            <w:rPr/>
          </w:rPrChange>
        </w:rPr>
        <w:t>38.</w:t>
      </w:r>
      <w:r w:rsidRPr="00B26E5F">
        <w:rPr>
          <w:sz w:val="20"/>
          <w:szCs w:val="20"/>
          <w:rPrChange w:id="1132" w:author="Microsoft Office User" w:date="2023-09-11T13:17:00Z">
            <w:rPr/>
          </w:rPrChange>
        </w:rPr>
        <w:tab/>
        <w:t xml:space="preserve">Bengtsson-Palme, J. </w:t>
      </w:r>
      <w:r w:rsidRPr="00B26E5F">
        <w:rPr>
          <w:sz w:val="20"/>
          <w:szCs w:val="20"/>
          <w:rPrChange w:id="1133" w:author="Microsoft Office User" w:date="2023-09-11T13:17:00Z">
            <w:rPr/>
          </w:rPrChange>
        </w:rPr>
        <w:fldChar w:fldCharType="end"/>
      </w:r>
      <w:r w:rsidRPr="00B26E5F">
        <w:rPr>
          <w:sz w:val="20"/>
          <w:szCs w:val="20"/>
          <w:rPrChange w:id="1134" w:author="Microsoft Office User" w:date="2023-09-11T13:17:00Z">
            <w:rPr/>
          </w:rPrChange>
        </w:rPr>
        <w:fldChar w:fldCharType="begin"/>
      </w:r>
      <w:r w:rsidRPr="00B26E5F">
        <w:rPr>
          <w:sz w:val="20"/>
          <w:szCs w:val="20"/>
          <w:rPrChange w:id="1135" w:author="Microsoft Office User" w:date="2023-09-11T13:17:00Z">
            <w:rPr/>
          </w:rPrChange>
        </w:rPr>
        <w:instrText>HYPERLINK "https://www.zotero.org/google-docs/?n2Avay" \h</w:instrText>
      </w:r>
      <w:r w:rsidRPr="00E24C39">
        <w:rPr>
          <w:sz w:val="20"/>
          <w:szCs w:val="20"/>
        </w:rPr>
      </w:r>
      <w:r w:rsidRPr="00B26E5F">
        <w:rPr>
          <w:sz w:val="20"/>
          <w:szCs w:val="20"/>
          <w:rPrChange w:id="1136" w:author="Microsoft Office User" w:date="2023-09-11T13:17:00Z">
            <w:rPr>
              <w:i/>
            </w:rPr>
          </w:rPrChange>
        </w:rPr>
        <w:fldChar w:fldCharType="separate"/>
      </w:r>
      <w:r w:rsidRPr="00B26E5F">
        <w:rPr>
          <w:i/>
          <w:sz w:val="20"/>
          <w:szCs w:val="20"/>
          <w:rPrChange w:id="1137" w:author="Microsoft Office User" w:date="2023-09-11T13:17:00Z">
            <w:rPr>
              <w:i/>
            </w:rPr>
          </w:rPrChange>
        </w:rPr>
        <w:t>et al.</w:t>
      </w:r>
      <w:r w:rsidRPr="00B26E5F">
        <w:rPr>
          <w:i/>
          <w:sz w:val="20"/>
          <w:szCs w:val="20"/>
          <w:rPrChange w:id="1138" w:author="Microsoft Office User" w:date="2023-09-11T13:17:00Z">
            <w:rPr>
              <w:i/>
            </w:rPr>
          </w:rPrChange>
        </w:rPr>
        <w:fldChar w:fldCharType="end"/>
      </w:r>
      <w:r w:rsidRPr="00B26E5F">
        <w:rPr>
          <w:sz w:val="20"/>
          <w:szCs w:val="20"/>
          <w:rPrChange w:id="1139" w:author="Microsoft Office User" w:date="2023-09-11T13:17:00Z">
            <w:rPr/>
          </w:rPrChange>
        </w:rPr>
        <w:fldChar w:fldCharType="begin"/>
      </w:r>
      <w:r w:rsidRPr="00B26E5F">
        <w:rPr>
          <w:sz w:val="20"/>
          <w:szCs w:val="20"/>
          <w:rPrChange w:id="1140" w:author="Microsoft Office User" w:date="2023-09-11T13:17:00Z">
            <w:rPr/>
          </w:rPrChange>
        </w:rPr>
        <w:instrText>HYPERLINK "https://www.zotero.org/google-docs/?n2Avay" \h</w:instrText>
      </w:r>
      <w:r w:rsidRPr="00E24C39">
        <w:rPr>
          <w:sz w:val="20"/>
          <w:szCs w:val="20"/>
        </w:rPr>
      </w:r>
      <w:r w:rsidRPr="00B26E5F">
        <w:rPr>
          <w:sz w:val="20"/>
          <w:szCs w:val="20"/>
          <w:rPrChange w:id="1141" w:author="Microsoft Office User" w:date="2023-09-11T13:17:00Z">
            <w:rPr/>
          </w:rPrChange>
        </w:rPr>
        <w:fldChar w:fldCharType="separate"/>
      </w:r>
      <w:r w:rsidRPr="00B26E5F">
        <w:rPr>
          <w:sz w:val="20"/>
          <w:szCs w:val="20"/>
          <w:rPrChange w:id="1142" w:author="Microsoft Office User" w:date="2023-09-11T13:17:00Z">
            <w:rPr/>
          </w:rPrChange>
        </w:rPr>
        <w:t xml:space="preserve"> METAXA2: improved identification and taxonomic classification of small and large subunit rRNA in metagenomic data. </w:t>
      </w:r>
      <w:r w:rsidRPr="00B26E5F">
        <w:rPr>
          <w:sz w:val="20"/>
          <w:szCs w:val="20"/>
          <w:rPrChange w:id="1143" w:author="Microsoft Office User" w:date="2023-09-11T13:17:00Z">
            <w:rPr/>
          </w:rPrChange>
        </w:rPr>
        <w:fldChar w:fldCharType="end"/>
      </w:r>
      <w:r w:rsidRPr="00B26E5F">
        <w:rPr>
          <w:sz w:val="20"/>
          <w:szCs w:val="20"/>
          <w:rPrChange w:id="1144" w:author="Microsoft Office User" w:date="2023-09-11T13:17:00Z">
            <w:rPr/>
          </w:rPrChange>
        </w:rPr>
        <w:fldChar w:fldCharType="begin"/>
      </w:r>
      <w:r w:rsidRPr="00B26E5F">
        <w:rPr>
          <w:sz w:val="20"/>
          <w:szCs w:val="20"/>
          <w:rPrChange w:id="1145" w:author="Microsoft Office User" w:date="2023-09-11T13:17:00Z">
            <w:rPr/>
          </w:rPrChange>
        </w:rPr>
        <w:instrText>HYPERLINK "https://www.zotero.org/google-docs/?n2Avay" \h</w:instrText>
      </w:r>
      <w:r w:rsidRPr="00E24C39">
        <w:rPr>
          <w:sz w:val="20"/>
          <w:szCs w:val="20"/>
        </w:rPr>
      </w:r>
      <w:r w:rsidRPr="00B26E5F">
        <w:rPr>
          <w:sz w:val="20"/>
          <w:szCs w:val="20"/>
          <w:rPrChange w:id="1146" w:author="Microsoft Office User" w:date="2023-09-11T13:17:00Z">
            <w:rPr>
              <w:i/>
            </w:rPr>
          </w:rPrChange>
        </w:rPr>
        <w:fldChar w:fldCharType="separate"/>
      </w:r>
      <w:r w:rsidRPr="00B26E5F">
        <w:rPr>
          <w:i/>
          <w:sz w:val="20"/>
          <w:szCs w:val="20"/>
          <w:rPrChange w:id="1147" w:author="Microsoft Office User" w:date="2023-09-11T13:17:00Z">
            <w:rPr>
              <w:i/>
            </w:rPr>
          </w:rPrChange>
        </w:rPr>
        <w:t xml:space="preserve">Mol. Ecol. Resour. </w:t>
      </w:r>
      <w:r w:rsidRPr="00B26E5F">
        <w:rPr>
          <w:i/>
          <w:sz w:val="20"/>
          <w:szCs w:val="20"/>
          <w:rPrChange w:id="1148" w:author="Microsoft Office User" w:date="2023-09-11T13:17:00Z">
            <w:rPr>
              <w:i/>
            </w:rPr>
          </w:rPrChange>
        </w:rPr>
        <w:fldChar w:fldCharType="end"/>
      </w:r>
      <w:r w:rsidRPr="00B26E5F">
        <w:rPr>
          <w:sz w:val="20"/>
          <w:szCs w:val="20"/>
          <w:rPrChange w:id="1149" w:author="Microsoft Office User" w:date="2023-09-11T13:17:00Z">
            <w:rPr/>
          </w:rPrChange>
        </w:rPr>
        <w:fldChar w:fldCharType="begin"/>
      </w:r>
      <w:r w:rsidRPr="00B26E5F">
        <w:rPr>
          <w:sz w:val="20"/>
          <w:szCs w:val="20"/>
          <w:rPrChange w:id="1150" w:author="Microsoft Office User" w:date="2023-09-11T13:17:00Z">
            <w:rPr/>
          </w:rPrChange>
        </w:rPr>
        <w:instrText>HYPERLINK "https://www.zotero.org/google-docs/?n2Avay" \h</w:instrText>
      </w:r>
      <w:r w:rsidRPr="00E24C39">
        <w:rPr>
          <w:sz w:val="20"/>
          <w:szCs w:val="20"/>
        </w:rPr>
      </w:r>
      <w:r w:rsidRPr="00B26E5F">
        <w:rPr>
          <w:sz w:val="20"/>
          <w:szCs w:val="20"/>
          <w:rPrChange w:id="1151" w:author="Microsoft Office User" w:date="2023-09-11T13:17:00Z">
            <w:rPr>
              <w:b/>
            </w:rPr>
          </w:rPrChange>
        </w:rPr>
        <w:fldChar w:fldCharType="separate"/>
      </w:r>
      <w:r w:rsidRPr="00B26E5F">
        <w:rPr>
          <w:b/>
          <w:sz w:val="20"/>
          <w:szCs w:val="20"/>
          <w:rPrChange w:id="1152" w:author="Microsoft Office User" w:date="2023-09-11T13:17:00Z">
            <w:rPr>
              <w:b/>
            </w:rPr>
          </w:rPrChange>
        </w:rPr>
        <w:t>15</w:t>
      </w:r>
      <w:r w:rsidRPr="00B26E5F">
        <w:rPr>
          <w:b/>
          <w:sz w:val="20"/>
          <w:szCs w:val="20"/>
          <w:rPrChange w:id="1153" w:author="Microsoft Office User" w:date="2023-09-11T13:17:00Z">
            <w:rPr>
              <w:b/>
            </w:rPr>
          </w:rPrChange>
        </w:rPr>
        <w:fldChar w:fldCharType="end"/>
      </w:r>
      <w:r w:rsidRPr="00B26E5F">
        <w:rPr>
          <w:sz w:val="20"/>
          <w:szCs w:val="20"/>
          <w:rPrChange w:id="1154" w:author="Microsoft Office User" w:date="2023-09-11T13:17:00Z">
            <w:rPr/>
          </w:rPrChange>
        </w:rPr>
        <w:fldChar w:fldCharType="begin"/>
      </w:r>
      <w:r w:rsidRPr="00B26E5F">
        <w:rPr>
          <w:sz w:val="20"/>
          <w:szCs w:val="20"/>
          <w:rPrChange w:id="1155" w:author="Microsoft Office User" w:date="2023-09-11T13:17:00Z">
            <w:rPr/>
          </w:rPrChange>
        </w:rPr>
        <w:instrText>HYPERLINK "https://www.zotero.org/google-docs/?n2Avay" \h</w:instrText>
      </w:r>
      <w:r w:rsidRPr="00E24C39">
        <w:rPr>
          <w:sz w:val="20"/>
          <w:szCs w:val="20"/>
        </w:rPr>
      </w:r>
      <w:r w:rsidRPr="00B26E5F">
        <w:rPr>
          <w:sz w:val="20"/>
          <w:szCs w:val="20"/>
          <w:rPrChange w:id="1156" w:author="Microsoft Office User" w:date="2023-09-11T13:17:00Z">
            <w:rPr/>
          </w:rPrChange>
        </w:rPr>
        <w:fldChar w:fldCharType="separate"/>
      </w:r>
      <w:r w:rsidRPr="00B26E5F">
        <w:rPr>
          <w:sz w:val="20"/>
          <w:szCs w:val="20"/>
          <w:rPrChange w:id="1157" w:author="Microsoft Office User" w:date="2023-09-11T13:17:00Z">
            <w:rPr/>
          </w:rPrChange>
        </w:rPr>
        <w:t>, 1403–1414 (2015).</w:t>
      </w:r>
      <w:r w:rsidRPr="00B26E5F">
        <w:rPr>
          <w:sz w:val="20"/>
          <w:szCs w:val="20"/>
          <w:rPrChange w:id="1158"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1159" w:author="Microsoft Office User" w:date="2023-09-11T13:17:00Z">
            <w:rPr/>
          </w:rPrChange>
        </w:rPr>
        <w:pPrChange w:id="1160" w:author="Microsoft Office User" w:date="2023-09-11T13:17:00Z">
          <w:pPr/>
        </w:pPrChange>
      </w:pPr>
    </w:p>
    <w:p w14:paraId="142B2F0F" w14:textId="77777777" w:rsidR="000C56B0" w:rsidRPr="00B26E5F" w:rsidRDefault="00367A15">
      <w:pPr>
        <w:snapToGrid w:val="0"/>
        <w:contextualSpacing/>
        <w:rPr>
          <w:sz w:val="20"/>
          <w:szCs w:val="20"/>
          <w:rPrChange w:id="1161" w:author="Microsoft Office User" w:date="2023-09-11T13:17:00Z">
            <w:rPr/>
          </w:rPrChange>
        </w:rPr>
        <w:pPrChange w:id="1162" w:author="Microsoft Office User" w:date="2023-09-11T13:17:00Z">
          <w:pPr/>
        </w:pPrChange>
      </w:pPr>
      <w:r w:rsidRPr="00B26E5F">
        <w:rPr>
          <w:sz w:val="20"/>
          <w:szCs w:val="20"/>
          <w:rPrChange w:id="1163" w:author="Microsoft Office User" w:date="2023-09-11T13:17:00Z">
            <w:rPr/>
          </w:rPrChange>
        </w:rPr>
        <w:fldChar w:fldCharType="begin"/>
      </w:r>
      <w:r w:rsidRPr="00B26E5F">
        <w:rPr>
          <w:sz w:val="20"/>
          <w:szCs w:val="20"/>
          <w:rPrChange w:id="1164" w:author="Microsoft Office User" w:date="2023-09-11T13:17:00Z">
            <w:rPr/>
          </w:rPrChange>
        </w:rPr>
        <w:instrText>HYPERLINK "https://www.zotero.org/google-docs/?n2Avay" \h</w:instrText>
      </w:r>
      <w:r w:rsidRPr="00E24C39">
        <w:rPr>
          <w:sz w:val="20"/>
          <w:szCs w:val="20"/>
        </w:rPr>
      </w:r>
      <w:r w:rsidRPr="00B26E5F">
        <w:rPr>
          <w:sz w:val="20"/>
          <w:szCs w:val="20"/>
          <w:rPrChange w:id="1165" w:author="Microsoft Office User" w:date="2023-09-11T13:17:00Z">
            <w:rPr/>
          </w:rPrChange>
        </w:rPr>
        <w:fldChar w:fldCharType="separate"/>
      </w:r>
      <w:r w:rsidRPr="00B26E5F">
        <w:rPr>
          <w:sz w:val="20"/>
          <w:szCs w:val="20"/>
          <w:rPrChange w:id="1166" w:author="Microsoft Office User" w:date="2023-09-11T13:17:00Z">
            <w:rPr/>
          </w:rPrChange>
        </w:rPr>
        <w:t>39.</w:t>
      </w:r>
      <w:r w:rsidRPr="00B26E5F">
        <w:rPr>
          <w:sz w:val="20"/>
          <w:szCs w:val="20"/>
          <w:rPrChange w:id="1167" w:author="Microsoft Office User" w:date="2023-09-11T13:17:00Z">
            <w:rPr/>
          </w:rPrChange>
        </w:rPr>
        <w:tab/>
        <w:t xml:space="preserve">Sonett, D., Brown, T., Bengtsson-Palme, J., Padilla-Gamiño, J. L. &amp; Zaneveld, J. R. </w:t>
      </w:r>
      <w:r w:rsidRPr="00B26E5F">
        <w:rPr>
          <w:sz w:val="20"/>
          <w:szCs w:val="20"/>
          <w:rPrChange w:id="1168" w:author="Microsoft Office User" w:date="2023-09-11T13:17:00Z">
            <w:rPr/>
          </w:rPrChange>
        </w:rPr>
        <w:fldChar w:fldCharType="end"/>
      </w:r>
      <w:r w:rsidRPr="00B26E5F">
        <w:rPr>
          <w:sz w:val="20"/>
          <w:szCs w:val="20"/>
          <w:rPrChange w:id="1169" w:author="Microsoft Office User" w:date="2023-09-11T13:17:00Z">
            <w:rPr/>
          </w:rPrChange>
        </w:rPr>
        <w:fldChar w:fldCharType="begin"/>
      </w:r>
      <w:r w:rsidRPr="00B26E5F">
        <w:rPr>
          <w:sz w:val="20"/>
          <w:szCs w:val="20"/>
          <w:rPrChange w:id="1170" w:author="Microsoft Office User" w:date="2023-09-11T13:17:00Z">
            <w:rPr/>
          </w:rPrChange>
        </w:rPr>
        <w:instrText>HYPERLINK "https://www.zotero.org/google-docs/?n2Avay" \h</w:instrText>
      </w:r>
      <w:r w:rsidRPr="00E24C39">
        <w:rPr>
          <w:sz w:val="20"/>
          <w:szCs w:val="20"/>
        </w:rPr>
      </w:r>
      <w:r w:rsidRPr="00B26E5F">
        <w:rPr>
          <w:sz w:val="20"/>
          <w:szCs w:val="20"/>
          <w:rPrChange w:id="1171" w:author="Microsoft Office User" w:date="2023-09-11T13:17:00Z">
            <w:rPr/>
          </w:rPrChange>
        </w:rPr>
        <w:fldChar w:fldCharType="separate"/>
      </w:r>
      <w:r w:rsidRPr="00B26E5F">
        <w:rPr>
          <w:sz w:val="20"/>
          <w:szCs w:val="20"/>
          <w:rPrChange w:id="1172" w:author="Microsoft Office User" w:date="2023-09-11T13:17:00Z">
            <w:rPr/>
          </w:rPrChange>
        </w:rPr>
        <w:t>The Organelle in the Room: Under-annotated Mitochondrial Reads Bias Coral Microbiome Analysis</w:t>
      </w:r>
      <w:r w:rsidRPr="00B26E5F">
        <w:rPr>
          <w:sz w:val="20"/>
          <w:szCs w:val="20"/>
          <w:rPrChange w:id="1173" w:author="Microsoft Office User" w:date="2023-09-11T13:17:00Z">
            <w:rPr/>
          </w:rPrChange>
        </w:rPr>
        <w:fldChar w:fldCharType="end"/>
      </w:r>
      <w:r w:rsidRPr="00B26E5F">
        <w:rPr>
          <w:sz w:val="20"/>
          <w:szCs w:val="20"/>
          <w:rPrChange w:id="1174" w:author="Microsoft Office User" w:date="2023-09-11T13:17:00Z">
            <w:rPr/>
          </w:rPrChange>
        </w:rPr>
        <w:fldChar w:fldCharType="begin"/>
      </w:r>
      <w:r w:rsidRPr="00B26E5F">
        <w:rPr>
          <w:sz w:val="20"/>
          <w:szCs w:val="20"/>
          <w:rPrChange w:id="1175" w:author="Microsoft Office User" w:date="2023-09-11T13:17:00Z">
            <w:rPr/>
          </w:rPrChange>
        </w:rPr>
        <w:instrText>HYPERLINK "https://www.zotero.org/google-docs/?n2Avay" \h</w:instrText>
      </w:r>
      <w:r w:rsidRPr="00E24C39">
        <w:rPr>
          <w:sz w:val="20"/>
          <w:szCs w:val="20"/>
        </w:rPr>
      </w:r>
      <w:r w:rsidRPr="00B26E5F">
        <w:rPr>
          <w:sz w:val="20"/>
          <w:szCs w:val="20"/>
          <w:rPrChange w:id="1176" w:author="Microsoft Office User" w:date="2023-09-11T13:17:00Z">
            <w:rPr/>
          </w:rPrChange>
        </w:rPr>
        <w:fldChar w:fldCharType="separate"/>
      </w:r>
      <w:r w:rsidRPr="00B26E5F">
        <w:rPr>
          <w:sz w:val="20"/>
          <w:szCs w:val="20"/>
          <w:rPrChange w:id="1177" w:author="Microsoft Office User" w:date="2023-09-11T13:17:00Z">
            <w:rPr/>
          </w:rPrChange>
        </w:rPr>
        <w:t>. http://biorxiv.org/lookup/doi/10.1101/2021.02.23.431501 (2021) doi:10.1101/2021.02.23.431501.</w:t>
      </w:r>
      <w:r w:rsidRPr="00B26E5F">
        <w:rPr>
          <w:sz w:val="20"/>
          <w:szCs w:val="20"/>
          <w:rPrChange w:id="1178"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1179" w:author="Microsoft Office User" w:date="2023-09-11T13:17:00Z">
            <w:rPr/>
          </w:rPrChange>
        </w:rPr>
        <w:pPrChange w:id="1180" w:author="Microsoft Office User" w:date="2023-09-11T13:17:00Z">
          <w:pPr/>
        </w:pPrChange>
      </w:pPr>
    </w:p>
    <w:p w14:paraId="57B92159" w14:textId="77777777" w:rsidR="000C56B0" w:rsidRPr="00B26E5F" w:rsidRDefault="00367A15">
      <w:pPr>
        <w:snapToGrid w:val="0"/>
        <w:contextualSpacing/>
        <w:rPr>
          <w:sz w:val="20"/>
          <w:szCs w:val="20"/>
          <w:rPrChange w:id="1181" w:author="Microsoft Office User" w:date="2023-09-11T13:17:00Z">
            <w:rPr/>
          </w:rPrChange>
        </w:rPr>
        <w:pPrChange w:id="1182" w:author="Microsoft Office User" w:date="2023-09-11T13:17:00Z">
          <w:pPr/>
        </w:pPrChange>
      </w:pPr>
      <w:r w:rsidRPr="00B26E5F">
        <w:rPr>
          <w:sz w:val="20"/>
          <w:szCs w:val="20"/>
          <w:rPrChange w:id="1183" w:author="Microsoft Office User" w:date="2023-09-11T13:17:00Z">
            <w:rPr/>
          </w:rPrChange>
        </w:rPr>
        <w:fldChar w:fldCharType="begin"/>
      </w:r>
      <w:r w:rsidRPr="00B26E5F">
        <w:rPr>
          <w:sz w:val="20"/>
          <w:szCs w:val="20"/>
          <w:rPrChange w:id="1184" w:author="Microsoft Office User" w:date="2023-09-11T13:17:00Z">
            <w:rPr/>
          </w:rPrChange>
        </w:rPr>
        <w:instrText>HYPERLINK "https://www.zotero.org/google-docs/?n2Avay" \h</w:instrText>
      </w:r>
      <w:r w:rsidRPr="00E24C39">
        <w:rPr>
          <w:sz w:val="20"/>
          <w:szCs w:val="20"/>
        </w:rPr>
      </w:r>
      <w:r w:rsidRPr="00B26E5F">
        <w:rPr>
          <w:sz w:val="20"/>
          <w:szCs w:val="20"/>
          <w:rPrChange w:id="1185" w:author="Microsoft Office User" w:date="2023-09-11T13:17:00Z">
            <w:rPr/>
          </w:rPrChange>
        </w:rPr>
        <w:fldChar w:fldCharType="separate"/>
      </w:r>
      <w:r w:rsidRPr="00B26E5F">
        <w:rPr>
          <w:sz w:val="20"/>
          <w:szCs w:val="20"/>
          <w:rPrChange w:id="1186" w:author="Microsoft Office User" w:date="2023-09-11T13:17:00Z">
            <w:rPr/>
          </w:rPrChange>
        </w:rPr>
        <w:t>40.</w:t>
      </w:r>
      <w:r w:rsidRPr="00B26E5F">
        <w:rPr>
          <w:sz w:val="20"/>
          <w:szCs w:val="20"/>
          <w:rPrChange w:id="1187" w:author="Microsoft Office User" w:date="2023-09-11T13:17:00Z">
            <w:rPr/>
          </w:rPrChange>
        </w:rPr>
        <w:tab/>
        <w:t xml:space="preserve">Janssen, S. </w:t>
      </w:r>
      <w:r w:rsidRPr="00B26E5F">
        <w:rPr>
          <w:sz w:val="20"/>
          <w:szCs w:val="20"/>
          <w:rPrChange w:id="1188" w:author="Microsoft Office User" w:date="2023-09-11T13:17:00Z">
            <w:rPr/>
          </w:rPrChange>
        </w:rPr>
        <w:fldChar w:fldCharType="end"/>
      </w:r>
      <w:r w:rsidRPr="00B26E5F">
        <w:rPr>
          <w:sz w:val="20"/>
          <w:szCs w:val="20"/>
          <w:rPrChange w:id="1189" w:author="Microsoft Office User" w:date="2023-09-11T13:17:00Z">
            <w:rPr/>
          </w:rPrChange>
        </w:rPr>
        <w:fldChar w:fldCharType="begin"/>
      </w:r>
      <w:r w:rsidRPr="00B26E5F">
        <w:rPr>
          <w:sz w:val="20"/>
          <w:szCs w:val="20"/>
          <w:rPrChange w:id="1190" w:author="Microsoft Office User" w:date="2023-09-11T13:17:00Z">
            <w:rPr/>
          </w:rPrChange>
        </w:rPr>
        <w:instrText>HYPERLINK "https://www.zotero.org/google-docs/?n2Avay" \h</w:instrText>
      </w:r>
      <w:r w:rsidRPr="00E24C39">
        <w:rPr>
          <w:sz w:val="20"/>
          <w:szCs w:val="20"/>
        </w:rPr>
      </w:r>
      <w:r w:rsidRPr="00B26E5F">
        <w:rPr>
          <w:sz w:val="20"/>
          <w:szCs w:val="20"/>
          <w:rPrChange w:id="1191" w:author="Microsoft Office User" w:date="2023-09-11T13:17:00Z">
            <w:rPr>
              <w:i/>
            </w:rPr>
          </w:rPrChange>
        </w:rPr>
        <w:fldChar w:fldCharType="separate"/>
      </w:r>
      <w:r w:rsidRPr="00B26E5F">
        <w:rPr>
          <w:i/>
          <w:sz w:val="20"/>
          <w:szCs w:val="20"/>
          <w:rPrChange w:id="1192" w:author="Microsoft Office User" w:date="2023-09-11T13:17:00Z">
            <w:rPr>
              <w:i/>
            </w:rPr>
          </w:rPrChange>
        </w:rPr>
        <w:t>et al.</w:t>
      </w:r>
      <w:r w:rsidRPr="00B26E5F">
        <w:rPr>
          <w:i/>
          <w:sz w:val="20"/>
          <w:szCs w:val="20"/>
          <w:rPrChange w:id="1193" w:author="Microsoft Office User" w:date="2023-09-11T13:17:00Z">
            <w:rPr>
              <w:i/>
            </w:rPr>
          </w:rPrChange>
        </w:rPr>
        <w:fldChar w:fldCharType="end"/>
      </w:r>
      <w:r w:rsidRPr="00B26E5F">
        <w:rPr>
          <w:sz w:val="20"/>
          <w:szCs w:val="20"/>
          <w:rPrChange w:id="1194" w:author="Microsoft Office User" w:date="2023-09-11T13:17:00Z">
            <w:rPr/>
          </w:rPrChange>
        </w:rPr>
        <w:fldChar w:fldCharType="begin"/>
      </w:r>
      <w:r w:rsidRPr="00B26E5F">
        <w:rPr>
          <w:sz w:val="20"/>
          <w:szCs w:val="20"/>
          <w:rPrChange w:id="1195" w:author="Microsoft Office User" w:date="2023-09-11T13:17:00Z">
            <w:rPr/>
          </w:rPrChange>
        </w:rPr>
        <w:instrText>HYPERLINK "https://www.zotero.org/google-docs/?n2Avay" \h</w:instrText>
      </w:r>
      <w:r w:rsidRPr="00E24C39">
        <w:rPr>
          <w:sz w:val="20"/>
          <w:szCs w:val="20"/>
        </w:rPr>
      </w:r>
      <w:r w:rsidRPr="00B26E5F">
        <w:rPr>
          <w:sz w:val="20"/>
          <w:szCs w:val="20"/>
          <w:rPrChange w:id="1196" w:author="Microsoft Office User" w:date="2023-09-11T13:17:00Z">
            <w:rPr/>
          </w:rPrChange>
        </w:rPr>
        <w:fldChar w:fldCharType="separate"/>
      </w:r>
      <w:r w:rsidRPr="00B26E5F">
        <w:rPr>
          <w:sz w:val="20"/>
          <w:szCs w:val="20"/>
          <w:rPrChange w:id="1197" w:author="Microsoft Office User" w:date="2023-09-11T13:17:00Z">
            <w:rPr/>
          </w:rPrChange>
        </w:rPr>
        <w:t xml:space="preserve"> Phylogenetic Placement of Exact Amplicon Sequences Improves Associations with Clinical Information. </w:t>
      </w:r>
      <w:r w:rsidRPr="00B26E5F">
        <w:rPr>
          <w:sz w:val="20"/>
          <w:szCs w:val="20"/>
          <w:rPrChange w:id="1198" w:author="Microsoft Office User" w:date="2023-09-11T13:17:00Z">
            <w:rPr/>
          </w:rPrChange>
        </w:rPr>
        <w:fldChar w:fldCharType="end"/>
      </w:r>
      <w:r w:rsidRPr="00B26E5F">
        <w:rPr>
          <w:sz w:val="20"/>
          <w:szCs w:val="20"/>
          <w:rPrChange w:id="1199" w:author="Microsoft Office User" w:date="2023-09-11T13:17:00Z">
            <w:rPr/>
          </w:rPrChange>
        </w:rPr>
        <w:fldChar w:fldCharType="begin"/>
      </w:r>
      <w:r w:rsidRPr="00B26E5F">
        <w:rPr>
          <w:sz w:val="20"/>
          <w:szCs w:val="20"/>
          <w:rPrChange w:id="1200" w:author="Microsoft Office User" w:date="2023-09-11T13:17:00Z">
            <w:rPr/>
          </w:rPrChange>
        </w:rPr>
        <w:instrText>HYPERLINK "https://www.zotero.org/google-docs/?n2Avay" \h</w:instrText>
      </w:r>
      <w:r w:rsidRPr="00E24C39">
        <w:rPr>
          <w:sz w:val="20"/>
          <w:szCs w:val="20"/>
        </w:rPr>
      </w:r>
      <w:r w:rsidRPr="00B26E5F">
        <w:rPr>
          <w:sz w:val="20"/>
          <w:szCs w:val="20"/>
          <w:rPrChange w:id="1201" w:author="Microsoft Office User" w:date="2023-09-11T13:17:00Z">
            <w:rPr>
              <w:i/>
            </w:rPr>
          </w:rPrChange>
        </w:rPr>
        <w:fldChar w:fldCharType="separate"/>
      </w:r>
      <w:r w:rsidRPr="00B26E5F">
        <w:rPr>
          <w:i/>
          <w:sz w:val="20"/>
          <w:szCs w:val="20"/>
          <w:rPrChange w:id="1202" w:author="Microsoft Office User" w:date="2023-09-11T13:17:00Z">
            <w:rPr>
              <w:i/>
            </w:rPr>
          </w:rPrChange>
        </w:rPr>
        <w:t xml:space="preserve">mSystems </w:t>
      </w:r>
      <w:r w:rsidRPr="00B26E5F">
        <w:rPr>
          <w:i/>
          <w:sz w:val="20"/>
          <w:szCs w:val="20"/>
          <w:rPrChange w:id="1203" w:author="Microsoft Office User" w:date="2023-09-11T13:17:00Z">
            <w:rPr>
              <w:i/>
            </w:rPr>
          </w:rPrChange>
        </w:rPr>
        <w:fldChar w:fldCharType="end"/>
      </w:r>
      <w:r w:rsidRPr="00B26E5F">
        <w:rPr>
          <w:sz w:val="20"/>
          <w:szCs w:val="20"/>
          <w:rPrChange w:id="1204" w:author="Microsoft Office User" w:date="2023-09-11T13:17:00Z">
            <w:rPr/>
          </w:rPrChange>
        </w:rPr>
        <w:fldChar w:fldCharType="begin"/>
      </w:r>
      <w:r w:rsidRPr="00B26E5F">
        <w:rPr>
          <w:sz w:val="20"/>
          <w:szCs w:val="20"/>
          <w:rPrChange w:id="1205" w:author="Microsoft Office User" w:date="2023-09-11T13:17:00Z">
            <w:rPr/>
          </w:rPrChange>
        </w:rPr>
        <w:instrText>HYPERLINK "https://www.zotero.org/google-docs/?n2Avay" \h</w:instrText>
      </w:r>
      <w:r w:rsidRPr="00E24C39">
        <w:rPr>
          <w:sz w:val="20"/>
          <w:szCs w:val="20"/>
        </w:rPr>
      </w:r>
      <w:r w:rsidRPr="00B26E5F">
        <w:rPr>
          <w:sz w:val="20"/>
          <w:szCs w:val="20"/>
          <w:rPrChange w:id="1206" w:author="Microsoft Office User" w:date="2023-09-11T13:17:00Z">
            <w:rPr>
              <w:b/>
            </w:rPr>
          </w:rPrChange>
        </w:rPr>
        <w:fldChar w:fldCharType="separate"/>
      </w:r>
      <w:r w:rsidRPr="00B26E5F">
        <w:rPr>
          <w:b/>
          <w:sz w:val="20"/>
          <w:szCs w:val="20"/>
          <w:rPrChange w:id="1207" w:author="Microsoft Office User" w:date="2023-09-11T13:17:00Z">
            <w:rPr>
              <w:b/>
            </w:rPr>
          </w:rPrChange>
        </w:rPr>
        <w:t>3</w:t>
      </w:r>
      <w:r w:rsidRPr="00B26E5F">
        <w:rPr>
          <w:b/>
          <w:sz w:val="20"/>
          <w:szCs w:val="20"/>
          <w:rPrChange w:id="1208" w:author="Microsoft Office User" w:date="2023-09-11T13:17:00Z">
            <w:rPr>
              <w:b/>
            </w:rPr>
          </w:rPrChange>
        </w:rPr>
        <w:fldChar w:fldCharType="end"/>
      </w:r>
      <w:r w:rsidRPr="00B26E5F">
        <w:rPr>
          <w:sz w:val="20"/>
          <w:szCs w:val="20"/>
          <w:rPrChange w:id="1209" w:author="Microsoft Office User" w:date="2023-09-11T13:17:00Z">
            <w:rPr/>
          </w:rPrChange>
        </w:rPr>
        <w:fldChar w:fldCharType="begin"/>
      </w:r>
      <w:r w:rsidRPr="00B26E5F">
        <w:rPr>
          <w:sz w:val="20"/>
          <w:szCs w:val="20"/>
          <w:rPrChange w:id="1210" w:author="Microsoft Office User" w:date="2023-09-11T13:17:00Z">
            <w:rPr/>
          </w:rPrChange>
        </w:rPr>
        <w:instrText>HYPERLINK "https://www.zotero.org/google-docs/?n2Avay" \h</w:instrText>
      </w:r>
      <w:r w:rsidRPr="00E24C39">
        <w:rPr>
          <w:sz w:val="20"/>
          <w:szCs w:val="20"/>
        </w:rPr>
      </w:r>
      <w:r w:rsidRPr="00B26E5F">
        <w:rPr>
          <w:sz w:val="20"/>
          <w:szCs w:val="20"/>
          <w:rPrChange w:id="1211" w:author="Microsoft Office User" w:date="2023-09-11T13:17:00Z">
            <w:rPr/>
          </w:rPrChange>
        </w:rPr>
        <w:fldChar w:fldCharType="separate"/>
      </w:r>
      <w:r w:rsidRPr="00B26E5F">
        <w:rPr>
          <w:sz w:val="20"/>
          <w:szCs w:val="20"/>
          <w:rPrChange w:id="1212" w:author="Microsoft Office User" w:date="2023-09-11T13:17:00Z">
            <w:rPr/>
          </w:rPrChange>
        </w:rPr>
        <w:t>, (2018).</w:t>
      </w:r>
      <w:r w:rsidRPr="00B26E5F">
        <w:rPr>
          <w:sz w:val="20"/>
          <w:szCs w:val="20"/>
          <w:rPrChange w:id="1213"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1214" w:author="Microsoft Office User" w:date="2023-09-11T13:17:00Z">
            <w:rPr/>
          </w:rPrChange>
        </w:rPr>
        <w:pPrChange w:id="1215" w:author="Microsoft Office User" w:date="2023-09-11T13:17:00Z">
          <w:pPr/>
        </w:pPrChange>
      </w:pPr>
    </w:p>
    <w:p w14:paraId="7441376F" w14:textId="77777777" w:rsidR="000C56B0" w:rsidRPr="00B26E5F" w:rsidRDefault="00367A15">
      <w:pPr>
        <w:snapToGrid w:val="0"/>
        <w:contextualSpacing/>
        <w:rPr>
          <w:sz w:val="20"/>
          <w:szCs w:val="20"/>
          <w:rPrChange w:id="1216" w:author="Microsoft Office User" w:date="2023-09-11T13:17:00Z">
            <w:rPr/>
          </w:rPrChange>
        </w:rPr>
        <w:pPrChange w:id="1217" w:author="Microsoft Office User" w:date="2023-09-11T13:17:00Z">
          <w:pPr/>
        </w:pPrChange>
      </w:pPr>
      <w:r w:rsidRPr="00B26E5F">
        <w:rPr>
          <w:sz w:val="20"/>
          <w:szCs w:val="20"/>
          <w:rPrChange w:id="1218" w:author="Microsoft Office User" w:date="2023-09-11T13:17:00Z">
            <w:rPr/>
          </w:rPrChange>
        </w:rPr>
        <w:fldChar w:fldCharType="begin"/>
      </w:r>
      <w:r w:rsidRPr="00B26E5F">
        <w:rPr>
          <w:sz w:val="20"/>
          <w:szCs w:val="20"/>
          <w:rPrChange w:id="1219" w:author="Microsoft Office User" w:date="2023-09-11T13:17:00Z">
            <w:rPr/>
          </w:rPrChange>
        </w:rPr>
        <w:instrText>HYPERLINK "https://www.zotero.org/google-docs/?n2Avay" \h</w:instrText>
      </w:r>
      <w:r w:rsidRPr="00E24C39">
        <w:rPr>
          <w:sz w:val="20"/>
          <w:szCs w:val="20"/>
        </w:rPr>
      </w:r>
      <w:r w:rsidRPr="00B26E5F">
        <w:rPr>
          <w:sz w:val="20"/>
          <w:szCs w:val="20"/>
          <w:rPrChange w:id="1220" w:author="Microsoft Office User" w:date="2023-09-11T13:17:00Z">
            <w:rPr/>
          </w:rPrChange>
        </w:rPr>
        <w:fldChar w:fldCharType="separate"/>
      </w:r>
      <w:r w:rsidRPr="00B26E5F">
        <w:rPr>
          <w:sz w:val="20"/>
          <w:szCs w:val="20"/>
          <w:rPrChange w:id="1221" w:author="Microsoft Office User" w:date="2023-09-11T13:17:00Z">
            <w:rPr/>
          </w:rPrChange>
        </w:rPr>
        <w:t>41.</w:t>
      </w:r>
      <w:r w:rsidRPr="00B26E5F">
        <w:rPr>
          <w:sz w:val="20"/>
          <w:szCs w:val="20"/>
          <w:rPrChange w:id="1222" w:author="Microsoft Office User" w:date="2023-09-11T13:17:00Z">
            <w:rPr/>
          </w:rPrChange>
        </w:rPr>
        <w:tab/>
        <w:t xml:space="preserve">Lin, H. &amp; Peddada, S. D. Analysis of compositions of microbiomes with bias correction. </w:t>
      </w:r>
      <w:r w:rsidRPr="00B26E5F">
        <w:rPr>
          <w:sz w:val="20"/>
          <w:szCs w:val="20"/>
          <w:rPrChange w:id="1223" w:author="Microsoft Office User" w:date="2023-09-11T13:17:00Z">
            <w:rPr/>
          </w:rPrChange>
        </w:rPr>
        <w:fldChar w:fldCharType="end"/>
      </w:r>
      <w:r w:rsidRPr="00B26E5F">
        <w:rPr>
          <w:sz w:val="20"/>
          <w:szCs w:val="20"/>
          <w:rPrChange w:id="1224" w:author="Microsoft Office User" w:date="2023-09-11T13:17:00Z">
            <w:rPr/>
          </w:rPrChange>
        </w:rPr>
        <w:fldChar w:fldCharType="begin"/>
      </w:r>
      <w:r w:rsidRPr="00B26E5F">
        <w:rPr>
          <w:sz w:val="20"/>
          <w:szCs w:val="20"/>
          <w:rPrChange w:id="1225" w:author="Microsoft Office User" w:date="2023-09-11T13:17:00Z">
            <w:rPr/>
          </w:rPrChange>
        </w:rPr>
        <w:instrText>HYPERLINK "https://www.zotero.org/google-docs/?n2Avay" \h</w:instrText>
      </w:r>
      <w:r w:rsidRPr="00E24C39">
        <w:rPr>
          <w:sz w:val="20"/>
          <w:szCs w:val="20"/>
        </w:rPr>
      </w:r>
      <w:r w:rsidRPr="00B26E5F">
        <w:rPr>
          <w:sz w:val="20"/>
          <w:szCs w:val="20"/>
          <w:rPrChange w:id="1226" w:author="Microsoft Office User" w:date="2023-09-11T13:17:00Z">
            <w:rPr>
              <w:i/>
            </w:rPr>
          </w:rPrChange>
        </w:rPr>
        <w:fldChar w:fldCharType="separate"/>
      </w:r>
      <w:r w:rsidRPr="00B26E5F">
        <w:rPr>
          <w:i/>
          <w:sz w:val="20"/>
          <w:szCs w:val="20"/>
          <w:rPrChange w:id="1227" w:author="Microsoft Office User" w:date="2023-09-11T13:17:00Z">
            <w:rPr>
              <w:i/>
            </w:rPr>
          </w:rPrChange>
        </w:rPr>
        <w:t xml:space="preserve">Nat. Commun. </w:t>
      </w:r>
      <w:r w:rsidRPr="00B26E5F">
        <w:rPr>
          <w:i/>
          <w:sz w:val="20"/>
          <w:szCs w:val="20"/>
          <w:rPrChange w:id="1228" w:author="Microsoft Office User" w:date="2023-09-11T13:17:00Z">
            <w:rPr>
              <w:i/>
            </w:rPr>
          </w:rPrChange>
        </w:rPr>
        <w:fldChar w:fldCharType="end"/>
      </w:r>
      <w:r w:rsidRPr="00B26E5F">
        <w:rPr>
          <w:sz w:val="20"/>
          <w:szCs w:val="20"/>
          <w:rPrChange w:id="1229" w:author="Microsoft Office User" w:date="2023-09-11T13:17:00Z">
            <w:rPr/>
          </w:rPrChange>
        </w:rPr>
        <w:fldChar w:fldCharType="begin"/>
      </w:r>
      <w:r w:rsidRPr="00B26E5F">
        <w:rPr>
          <w:sz w:val="20"/>
          <w:szCs w:val="20"/>
          <w:rPrChange w:id="1230" w:author="Microsoft Office User" w:date="2023-09-11T13:17:00Z">
            <w:rPr/>
          </w:rPrChange>
        </w:rPr>
        <w:instrText>HYPERLINK "https://www.zotero.org/google-docs/?n2Avay" \h</w:instrText>
      </w:r>
      <w:r w:rsidRPr="00E24C39">
        <w:rPr>
          <w:sz w:val="20"/>
          <w:szCs w:val="20"/>
        </w:rPr>
      </w:r>
      <w:r w:rsidRPr="00B26E5F">
        <w:rPr>
          <w:sz w:val="20"/>
          <w:szCs w:val="20"/>
          <w:rPrChange w:id="1231" w:author="Microsoft Office User" w:date="2023-09-11T13:17:00Z">
            <w:rPr>
              <w:b/>
            </w:rPr>
          </w:rPrChange>
        </w:rPr>
        <w:fldChar w:fldCharType="separate"/>
      </w:r>
      <w:r w:rsidRPr="00B26E5F">
        <w:rPr>
          <w:b/>
          <w:sz w:val="20"/>
          <w:szCs w:val="20"/>
          <w:rPrChange w:id="1232" w:author="Microsoft Office User" w:date="2023-09-11T13:17:00Z">
            <w:rPr>
              <w:b/>
            </w:rPr>
          </w:rPrChange>
        </w:rPr>
        <w:t>11</w:t>
      </w:r>
      <w:r w:rsidRPr="00B26E5F">
        <w:rPr>
          <w:b/>
          <w:sz w:val="20"/>
          <w:szCs w:val="20"/>
          <w:rPrChange w:id="1233" w:author="Microsoft Office User" w:date="2023-09-11T13:17:00Z">
            <w:rPr>
              <w:b/>
            </w:rPr>
          </w:rPrChange>
        </w:rPr>
        <w:fldChar w:fldCharType="end"/>
      </w:r>
      <w:r w:rsidRPr="00B26E5F">
        <w:rPr>
          <w:sz w:val="20"/>
          <w:szCs w:val="20"/>
          <w:rPrChange w:id="1234" w:author="Microsoft Office User" w:date="2023-09-11T13:17:00Z">
            <w:rPr/>
          </w:rPrChange>
        </w:rPr>
        <w:fldChar w:fldCharType="begin"/>
      </w:r>
      <w:r w:rsidRPr="00B26E5F">
        <w:rPr>
          <w:sz w:val="20"/>
          <w:szCs w:val="20"/>
          <w:rPrChange w:id="1235" w:author="Microsoft Office User" w:date="2023-09-11T13:17:00Z">
            <w:rPr/>
          </w:rPrChange>
        </w:rPr>
        <w:instrText>HYPERLINK "https://www.zotero.org/google-docs/?n2Avay" \h</w:instrText>
      </w:r>
      <w:r w:rsidRPr="00E24C39">
        <w:rPr>
          <w:sz w:val="20"/>
          <w:szCs w:val="20"/>
        </w:rPr>
      </w:r>
      <w:r w:rsidRPr="00B26E5F">
        <w:rPr>
          <w:sz w:val="20"/>
          <w:szCs w:val="20"/>
          <w:rPrChange w:id="1236" w:author="Microsoft Office User" w:date="2023-09-11T13:17:00Z">
            <w:rPr/>
          </w:rPrChange>
        </w:rPr>
        <w:fldChar w:fldCharType="separate"/>
      </w:r>
      <w:r w:rsidRPr="00B26E5F">
        <w:rPr>
          <w:sz w:val="20"/>
          <w:szCs w:val="20"/>
          <w:rPrChange w:id="1237" w:author="Microsoft Office User" w:date="2023-09-11T13:17:00Z">
            <w:rPr/>
          </w:rPrChange>
        </w:rPr>
        <w:t>, 1–11 (2020).</w:t>
      </w:r>
      <w:r w:rsidRPr="00B26E5F">
        <w:rPr>
          <w:sz w:val="20"/>
          <w:szCs w:val="20"/>
          <w:rPrChange w:id="1238"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1239" w:author="Microsoft Office User" w:date="2023-09-11T13:17:00Z">
            <w:rPr/>
          </w:rPrChange>
        </w:rPr>
        <w:pPrChange w:id="1240" w:author="Microsoft Office User" w:date="2023-09-11T13:17:00Z">
          <w:pPr/>
        </w:pPrChange>
      </w:pPr>
    </w:p>
    <w:p w14:paraId="04F890F1" w14:textId="77777777" w:rsidR="000C56B0" w:rsidRPr="00B26E5F" w:rsidRDefault="00367A15">
      <w:pPr>
        <w:snapToGrid w:val="0"/>
        <w:contextualSpacing/>
        <w:rPr>
          <w:sz w:val="20"/>
          <w:szCs w:val="20"/>
          <w:rPrChange w:id="1241" w:author="Microsoft Office User" w:date="2023-09-11T13:17:00Z">
            <w:rPr/>
          </w:rPrChange>
        </w:rPr>
        <w:pPrChange w:id="1242" w:author="Microsoft Office User" w:date="2023-09-11T13:17:00Z">
          <w:pPr/>
        </w:pPrChange>
      </w:pPr>
      <w:r w:rsidRPr="00B26E5F">
        <w:rPr>
          <w:sz w:val="20"/>
          <w:szCs w:val="20"/>
          <w:rPrChange w:id="1243" w:author="Microsoft Office User" w:date="2023-09-11T13:17:00Z">
            <w:rPr/>
          </w:rPrChange>
        </w:rPr>
        <w:fldChar w:fldCharType="begin"/>
      </w:r>
      <w:r w:rsidRPr="00B26E5F">
        <w:rPr>
          <w:sz w:val="20"/>
          <w:szCs w:val="20"/>
          <w:rPrChange w:id="1244" w:author="Microsoft Office User" w:date="2023-09-11T13:17:00Z">
            <w:rPr/>
          </w:rPrChange>
        </w:rPr>
        <w:instrText>HYPERLINK "https://www.zotero.org/google-docs/?n2Avay" \h</w:instrText>
      </w:r>
      <w:r w:rsidRPr="00E24C39">
        <w:rPr>
          <w:sz w:val="20"/>
          <w:szCs w:val="20"/>
        </w:rPr>
      </w:r>
      <w:r w:rsidRPr="00B26E5F">
        <w:rPr>
          <w:sz w:val="20"/>
          <w:szCs w:val="20"/>
          <w:rPrChange w:id="1245" w:author="Microsoft Office User" w:date="2023-09-11T13:17:00Z">
            <w:rPr/>
          </w:rPrChange>
        </w:rPr>
        <w:fldChar w:fldCharType="separate"/>
      </w:r>
      <w:r w:rsidRPr="00B26E5F">
        <w:rPr>
          <w:sz w:val="20"/>
          <w:szCs w:val="20"/>
          <w:rPrChange w:id="1246" w:author="Microsoft Office User" w:date="2023-09-11T13:17:00Z">
            <w:rPr/>
          </w:rPrChange>
        </w:rPr>
        <w:t>42.</w:t>
      </w:r>
      <w:r w:rsidRPr="00B26E5F">
        <w:rPr>
          <w:sz w:val="20"/>
          <w:szCs w:val="20"/>
          <w:rPrChange w:id="1247" w:author="Microsoft Office User" w:date="2023-09-11T13:17:00Z">
            <w:rPr/>
          </w:rPrChange>
        </w:rPr>
        <w:tab/>
        <w:t xml:space="preserve">Emery, M. A., Dimos, B. A. &amp; Mydlarz, L. D. Cnidarian pattern recognition receptor repertoires reflect both phylogeny and life history traits. </w:t>
      </w:r>
      <w:r w:rsidRPr="00B26E5F">
        <w:rPr>
          <w:sz w:val="20"/>
          <w:szCs w:val="20"/>
          <w:rPrChange w:id="1248" w:author="Microsoft Office User" w:date="2023-09-11T13:17:00Z">
            <w:rPr/>
          </w:rPrChange>
        </w:rPr>
        <w:fldChar w:fldCharType="end"/>
      </w:r>
      <w:r w:rsidRPr="00B26E5F">
        <w:rPr>
          <w:sz w:val="20"/>
          <w:szCs w:val="20"/>
          <w:rPrChange w:id="1249" w:author="Microsoft Office User" w:date="2023-09-11T13:17:00Z">
            <w:rPr/>
          </w:rPrChange>
        </w:rPr>
        <w:fldChar w:fldCharType="begin"/>
      </w:r>
      <w:r w:rsidRPr="00B26E5F">
        <w:rPr>
          <w:sz w:val="20"/>
          <w:szCs w:val="20"/>
          <w:rPrChange w:id="1250" w:author="Microsoft Office User" w:date="2023-09-11T13:17:00Z">
            <w:rPr/>
          </w:rPrChange>
        </w:rPr>
        <w:instrText>HYPERLINK "https://www.zotero.org/google-docs/?n2Avay" \h</w:instrText>
      </w:r>
      <w:r w:rsidRPr="00E24C39">
        <w:rPr>
          <w:sz w:val="20"/>
          <w:szCs w:val="20"/>
        </w:rPr>
      </w:r>
      <w:r w:rsidRPr="00B26E5F">
        <w:rPr>
          <w:sz w:val="20"/>
          <w:szCs w:val="20"/>
          <w:rPrChange w:id="1251" w:author="Microsoft Office User" w:date="2023-09-11T13:17:00Z">
            <w:rPr>
              <w:i/>
            </w:rPr>
          </w:rPrChange>
        </w:rPr>
        <w:fldChar w:fldCharType="separate"/>
      </w:r>
      <w:r w:rsidRPr="00B26E5F">
        <w:rPr>
          <w:i/>
          <w:sz w:val="20"/>
          <w:szCs w:val="20"/>
          <w:rPrChange w:id="1252" w:author="Microsoft Office User" w:date="2023-09-11T13:17:00Z">
            <w:rPr>
              <w:i/>
            </w:rPr>
          </w:rPrChange>
        </w:rPr>
        <w:t xml:space="preserve">Front. Immunol. </w:t>
      </w:r>
      <w:r w:rsidRPr="00B26E5F">
        <w:rPr>
          <w:i/>
          <w:sz w:val="20"/>
          <w:szCs w:val="20"/>
          <w:rPrChange w:id="1253" w:author="Microsoft Office User" w:date="2023-09-11T13:17:00Z">
            <w:rPr>
              <w:i/>
            </w:rPr>
          </w:rPrChange>
        </w:rPr>
        <w:fldChar w:fldCharType="end"/>
      </w:r>
      <w:r w:rsidRPr="00B26E5F">
        <w:rPr>
          <w:sz w:val="20"/>
          <w:szCs w:val="20"/>
          <w:rPrChange w:id="1254" w:author="Microsoft Office User" w:date="2023-09-11T13:17:00Z">
            <w:rPr/>
          </w:rPrChange>
        </w:rPr>
        <w:fldChar w:fldCharType="begin"/>
      </w:r>
      <w:r w:rsidRPr="00B26E5F">
        <w:rPr>
          <w:sz w:val="20"/>
          <w:szCs w:val="20"/>
          <w:rPrChange w:id="1255" w:author="Microsoft Office User" w:date="2023-09-11T13:17:00Z">
            <w:rPr/>
          </w:rPrChange>
        </w:rPr>
        <w:instrText>HYPERLINK "https://www.zotero.org/google-docs/?n2Avay" \h</w:instrText>
      </w:r>
      <w:r w:rsidRPr="00E24C39">
        <w:rPr>
          <w:sz w:val="20"/>
          <w:szCs w:val="20"/>
        </w:rPr>
      </w:r>
      <w:r w:rsidRPr="00B26E5F">
        <w:rPr>
          <w:sz w:val="20"/>
          <w:szCs w:val="20"/>
          <w:rPrChange w:id="1256" w:author="Microsoft Office User" w:date="2023-09-11T13:17:00Z">
            <w:rPr>
              <w:b/>
            </w:rPr>
          </w:rPrChange>
        </w:rPr>
        <w:fldChar w:fldCharType="separate"/>
      </w:r>
      <w:r w:rsidRPr="00B26E5F">
        <w:rPr>
          <w:b/>
          <w:sz w:val="20"/>
          <w:szCs w:val="20"/>
          <w:rPrChange w:id="1257" w:author="Microsoft Office User" w:date="2023-09-11T13:17:00Z">
            <w:rPr>
              <w:b/>
            </w:rPr>
          </w:rPrChange>
        </w:rPr>
        <w:t>12</w:t>
      </w:r>
      <w:r w:rsidRPr="00B26E5F">
        <w:rPr>
          <w:b/>
          <w:sz w:val="20"/>
          <w:szCs w:val="20"/>
          <w:rPrChange w:id="1258" w:author="Microsoft Office User" w:date="2023-09-11T13:17:00Z">
            <w:rPr>
              <w:b/>
            </w:rPr>
          </w:rPrChange>
        </w:rPr>
        <w:fldChar w:fldCharType="end"/>
      </w:r>
      <w:r w:rsidRPr="00B26E5F">
        <w:rPr>
          <w:sz w:val="20"/>
          <w:szCs w:val="20"/>
          <w:rPrChange w:id="1259" w:author="Microsoft Office User" w:date="2023-09-11T13:17:00Z">
            <w:rPr/>
          </w:rPrChange>
        </w:rPr>
        <w:fldChar w:fldCharType="begin"/>
      </w:r>
      <w:r w:rsidRPr="00B26E5F">
        <w:rPr>
          <w:sz w:val="20"/>
          <w:szCs w:val="20"/>
          <w:rPrChange w:id="1260" w:author="Microsoft Office User" w:date="2023-09-11T13:17:00Z">
            <w:rPr/>
          </w:rPrChange>
        </w:rPr>
        <w:instrText>HYPERLINK "https://www.zotero.org/google-docs/?n2Avay" \h</w:instrText>
      </w:r>
      <w:r w:rsidRPr="00E24C39">
        <w:rPr>
          <w:sz w:val="20"/>
          <w:szCs w:val="20"/>
        </w:rPr>
      </w:r>
      <w:r w:rsidRPr="00B26E5F">
        <w:rPr>
          <w:sz w:val="20"/>
          <w:szCs w:val="20"/>
          <w:rPrChange w:id="1261" w:author="Microsoft Office User" w:date="2023-09-11T13:17:00Z">
            <w:rPr/>
          </w:rPrChange>
        </w:rPr>
        <w:fldChar w:fldCharType="separate"/>
      </w:r>
      <w:r w:rsidRPr="00B26E5F">
        <w:rPr>
          <w:sz w:val="20"/>
          <w:szCs w:val="20"/>
          <w:rPrChange w:id="1262" w:author="Microsoft Office User" w:date="2023-09-11T13:17:00Z">
            <w:rPr/>
          </w:rPrChange>
        </w:rPr>
        <w:t>, 689463 (2021).</w:t>
      </w:r>
      <w:r w:rsidRPr="00B26E5F">
        <w:rPr>
          <w:sz w:val="20"/>
          <w:szCs w:val="20"/>
          <w:rPrChange w:id="1263"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1264" w:author="Microsoft Office User" w:date="2023-09-11T13:17:00Z">
            <w:rPr/>
          </w:rPrChange>
        </w:rPr>
        <w:pPrChange w:id="1265" w:author="Microsoft Office User" w:date="2023-09-11T13:17:00Z">
          <w:pPr/>
        </w:pPrChange>
      </w:pPr>
    </w:p>
    <w:p w14:paraId="4EDD2B84" w14:textId="77777777" w:rsidR="000C56B0" w:rsidRPr="00B26E5F" w:rsidRDefault="00367A15">
      <w:pPr>
        <w:snapToGrid w:val="0"/>
        <w:contextualSpacing/>
        <w:rPr>
          <w:sz w:val="20"/>
          <w:szCs w:val="20"/>
          <w:rPrChange w:id="1266" w:author="Microsoft Office User" w:date="2023-09-11T13:17:00Z">
            <w:rPr/>
          </w:rPrChange>
        </w:rPr>
        <w:pPrChange w:id="1267" w:author="Microsoft Office User" w:date="2023-09-11T13:17:00Z">
          <w:pPr/>
        </w:pPrChange>
      </w:pPr>
      <w:r w:rsidRPr="00B26E5F">
        <w:rPr>
          <w:sz w:val="20"/>
          <w:szCs w:val="20"/>
          <w:rPrChange w:id="1268" w:author="Microsoft Office User" w:date="2023-09-11T13:17:00Z">
            <w:rPr/>
          </w:rPrChange>
        </w:rPr>
        <w:fldChar w:fldCharType="begin"/>
      </w:r>
      <w:r w:rsidRPr="00B26E5F">
        <w:rPr>
          <w:sz w:val="20"/>
          <w:szCs w:val="20"/>
          <w:rPrChange w:id="1269" w:author="Microsoft Office User" w:date="2023-09-11T13:17:00Z">
            <w:rPr/>
          </w:rPrChange>
        </w:rPr>
        <w:instrText>HYPERLINK "https://www.zotero.org/google-docs/?n2Avay" \h</w:instrText>
      </w:r>
      <w:r w:rsidRPr="00E24C39">
        <w:rPr>
          <w:sz w:val="20"/>
          <w:szCs w:val="20"/>
        </w:rPr>
      </w:r>
      <w:r w:rsidRPr="00B26E5F">
        <w:rPr>
          <w:sz w:val="20"/>
          <w:szCs w:val="20"/>
          <w:rPrChange w:id="1270" w:author="Microsoft Office User" w:date="2023-09-11T13:17:00Z">
            <w:rPr/>
          </w:rPrChange>
        </w:rPr>
        <w:fldChar w:fldCharType="separate"/>
      </w:r>
      <w:r w:rsidRPr="00B26E5F">
        <w:rPr>
          <w:sz w:val="20"/>
          <w:szCs w:val="20"/>
          <w:rPrChange w:id="1271" w:author="Microsoft Office User" w:date="2023-09-11T13:17:00Z">
            <w:rPr/>
          </w:rPrChange>
        </w:rPr>
        <w:t>43.</w:t>
      </w:r>
      <w:r w:rsidRPr="00B26E5F">
        <w:rPr>
          <w:sz w:val="20"/>
          <w:szCs w:val="20"/>
          <w:rPrChange w:id="1272" w:author="Microsoft Office User" w:date="2023-09-11T13:17:00Z">
            <w:rPr/>
          </w:rPrChange>
        </w:rPr>
        <w:tab/>
        <w:t xml:space="preserve">Mazel, F. </w:t>
      </w:r>
      <w:r w:rsidRPr="00B26E5F">
        <w:rPr>
          <w:sz w:val="20"/>
          <w:szCs w:val="20"/>
          <w:rPrChange w:id="1273" w:author="Microsoft Office User" w:date="2023-09-11T13:17:00Z">
            <w:rPr/>
          </w:rPrChange>
        </w:rPr>
        <w:fldChar w:fldCharType="end"/>
      </w:r>
      <w:r w:rsidRPr="00B26E5F">
        <w:rPr>
          <w:sz w:val="20"/>
          <w:szCs w:val="20"/>
          <w:rPrChange w:id="1274" w:author="Microsoft Office User" w:date="2023-09-11T13:17:00Z">
            <w:rPr/>
          </w:rPrChange>
        </w:rPr>
        <w:fldChar w:fldCharType="begin"/>
      </w:r>
      <w:r w:rsidRPr="00B26E5F">
        <w:rPr>
          <w:sz w:val="20"/>
          <w:szCs w:val="20"/>
          <w:rPrChange w:id="1275" w:author="Microsoft Office User" w:date="2023-09-11T13:17:00Z">
            <w:rPr/>
          </w:rPrChange>
        </w:rPr>
        <w:instrText>HYPERLINK "https://www.zotero.org/google-docs/?n2Avay" \h</w:instrText>
      </w:r>
      <w:r w:rsidRPr="00E24C39">
        <w:rPr>
          <w:sz w:val="20"/>
          <w:szCs w:val="20"/>
        </w:rPr>
      </w:r>
      <w:r w:rsidRPr="00B26E5F">
        <w:rPr>
          <w:sz w:val="20"/>
          <w:szCs w:val="20"/>
          <w:rPrChange w:id="1276" w:author="Microsoft Office User" w:date="2023-09-11T13:17:00Z">
            <w:rPr>
              <w:i/>
            </w:rPr>
          </w:rPrChange>
        </w:rPr>
        <w:fldChar w:fldCharType="separate"/>
      </w:r>
      <w:r w:rsidRPr="00B26E5F">
        <w:rPr>
          <w:i/>
          <w:sz w:val="20"/>
          <w:szCs w:val="20"/>
          <w:rPrChange w:id="1277" w:author="Microsoft Office User" w:date="2023-09-11T13:17:00Z">
            <w:rPr>
              <w:i/>
            </w:rPr>
          </w:rPrChange>
        </w:rPr>
        <w:t>et al.</w:t>
      </w:r>
      <w:r w:rsidRPr="00B26E5F">
        <w:rPr>
          <w:i/>
          <w:sz w:val="20"/>
          <w:szCs w:val="20"/>
          <w:rPrChange w:id="1278" w:author="Microsoft Office User" w:date="2023-09-11T13:17:00Z">
            <w:rPr>
              <w:i/>
            </w:rPr>
          </w:rPrChange>
        </w:rPr>
        <w:fldChar w:fldCharType="end"/>
      </w:r>
      <w:r w:rsidRPr="00B26E5F">
        <w:rPr>
          <w:sz w:val="20"/>
          <w:szCs w:val="20"/>
          <w:rPrChange w:id="1279" w:author="Microsoft Office User" w:date="2023-09-11T13:17:00Z">
            <w:rPr/>
          </w:rPrChange>
        </w:rPr>
        <w:fldChar w:fldCharType="begin"/>
      </w:r>
      <w:r w:rsidRPr="00B26E5F">
        <w:rPr>
          <w:sz w:val="20"/>
          <w:szCs w:val="20"/>
          <w:rPrChange w:id="1280" w:author="Microsoft Office User" w:date="2023-09-11T13:17:00Z">
            <w:rPr/>
          </w:rPrChange>
        </w:rPr>
        <w:instrText>HYPERLINK "https://www.zotero.org/google-docs/?n2Avay" \h</w:instrText>
      </w:r>
      <w:r w:rsidRPr="00E24C39">
        <w:rPr>
          <w:sz w:val="20"/>
          <w:szCs w:val="20"/>
        </w:rPr>
      </w:r>
      <w:r w:rsidRPr="00B26E5F">
        <w:rPr>
          <w:sz w:val="20"/>
          <w:szCs w:val="20"/>
          <w:rPrChange w:id="1281" w:author="Microsoft Office User" w:date="2023-09-11T13:17:00Z">
            <w:rPr/>
          </w:rPrChange>
        </w:rPr>
        <w:fldChar w:fldCharType="separate"/>
      </w:r>
      <w:r w:rsidRPr="00B26E5F">
        <w:rPr>
          <w:sz w:val="20"/>
          <w:szCs w:val="20"/>
          <w:rPrChange w:id="1282" w:author="Microsoft Office User" w:date="2023-09-11T13:17:00Z">
            <w:rPr/>
          </w:rPrChange>
        </w:rPr>
        <w:t xml:space="preserve"> Is host filtering the main driver of phylosymbiosis across the tree of life? </w:t>
      </w:r>
      <w:r w:rsidRPr="00B26E5F">
        <w:rPr>
          <w:sz w:val="20"/>
          <w:szCs w:val="20"/>
          <w:rPrChange w:id="1283" w:author="Microsoft Office User" w:date="2023-09-11T13:17:00Z">
            <w:rPr/>
          </w:rPrChange>
        </w:rPr>
        <w:fldChar w:fldCharType="end"/>
      </w:r>
      <w:r w:rsidRPr="00B26E5F">
        <w:rPr>
          <w:sz w:val="20"/>
          <w:szCs w:val="20"/>
          <w:rPrChange w:id="1284" w:author="Microsoft Office User" w:date="2023-09-11T13:17:00Z">
            <w:rPr/>
          </w:rPrChange>
        </w:rPr>
        <w:fldChar w:fldCharType="begin"/>
      </w:r>
      <w:r w:rsidRPr="00B26E5F">
        <w:rPr>
          <w:sz w:val="20"/>
          <w:szCs w:val="20"/>
          <w:rPrChange w:id="1285" w:author="Microsoft Office User" w:date="2023-09-11T13:17:00Z">
            <w:rPr/>
          </w:rPrChange>
        </w:rPr>
        <w:instrText>HYPERLINK "https://www.zotero.org/google-docs/?n2Avay" \h</w:instrText>
      </w:r>
      <w:r w:rsidRPr="00E24C39">
        <w:rPr>
          <w:sz w:val="20"/>
          <w:szCs w:val="20"/>
        </w:rPr>
      </w:r>
      <w:r w:rsidRPr="00B26E5F">
        <w:rPr>
          <w:sz w:val="20"/>
          <w:szCs w:val="20"/>
          <w:rPrChange w:id="1286" w:author="Microsoft Office User" w:date="2023-09-11T13:17:00Z">
            <w:rPr>
              <w:i/>
            </w:rPr>
          </w:rPrChange>
        </w:rPr>
        <w:fldChar w:fldCharType="separate"/>
      </w:r>
      <w:r w:rsidRPr="00B26E5F">
        <w:rPr>
          <w:i/>
          <w:sz w:val="20"/>
          <w:szCs w:val="20"/>
          <w:rPrChange w:id="1287" w:author="Microsoft Office User" w:date="2023-09-11T13:17:00Z">
            <w:rPr>
              <w:i/>
            </w:rPr>
          </w:rPrChange>
        </w:rPr>
        <w:t xml:space="preserve">Msystems </w:t>
      </w:r>
      <w:r w:rsidRPr="00B26E5F">
        <w:rPr>
          <w:i/>
          <w:sz w:val="20"/>
          <w:szCs w:val="20"/>
          <w:rPrChange w:id="1288" w:author="Microsoft Office User" w:date="2023-09-11T13:17:00Z">
            <w:rPr>
              <w:i/>
            </w:rPr>
          </w:rPrChange>
        </w:rPr>
        <w:fldChar w:fldCharType="end"/>
      </w:r>
      <w:r w:rsidRPr="00B26E5F">
        <w:rPr>
          <w:sz w:val="20"/>
          <w:szCs w:val="20"/>
          <w:rPrChange w:id="1289" w:author="Microsoft Office User" w:date="2023-09-11T13:17:00Z">
            <w:rPr/>
          </w:rPrChange>
        </w:rPr>
        <w:fldChar w:fldCharType="begin"/>
      </w:r>
      <w:r w:rsidRPr="00B26E5F">
        <w:rPr>
          <w:sz w:val="20"/>
          <w:szCs w:val="20"/>
          <w:rPrChange w:id="1290" w:author="Microsoft Office User" w:date="2023-09-11T13:17:00Z">
            <w:rPr/>
          </w:rPrChange>
        </w:rPr>
        <w:instrText>HYPERLINK "https://www.zotero.org/google-docs/?n2Avay" \h</w:instrText>
      </w:r>
      <w:r w:rsidRPr="00E24C39">
        <w:rPr>
          <w:sz w:val="20"/>
          <w:szCs w:val="20"/>
        </w:rPr>
      </w:r>
      <w:r w:rsidRPr="00B26E5F">
        <w:rPr>
          <w:sz w:val="20"/>
          <w:szCs w:val="20"/>
          <w:rPrChange w:id="1291" w:author="Microsoft Office User" w:date="2023-09-11T13:17:00Z">
            <w:rPr>
              <w:b/>
            </w:rPr>
          </w:rPrChange>
        </w:rPr>
        <w:fldChar w:fldCharType="separate"/>
      </w:r>
      <w:r w:rsidRPr="00B26E5F">
        <w:rPr>
          <w:b/>
          <w:sz w:val="20"/>
          <w:szCs w:val="20"/>
          <w:rPrChange w:id="1292" w:author="Microsoft Office User" w:date="2023-09-11T13:17:00Z">
            <w:rPr>
              <w:b/>
            </w:rPr>
          </w:rPrChange>
        </w:rPr>
        <w:t>3</w:t>
      </w:r>
      <w:r w:rsidRPr="00B26E5F">
        <w:rPr>
          <w:b/>
          <w:sz w:val="20"/>
          <w:szCs w:val="20"/>
          <w:rPrChange w:id="1293" w:author="Microsoft Office User" w:date="2023-09-11T13:17:00Z">
            <w:rPr>
              <w:b/>
            </w:rPr>
          </w:rPrChange>
        </w:rPr>
        <w:fldChar w:fldCharType="end"/>
      </w:r>
      <w:r w:rsidRPr="00B26E5F">
        <w:rPr>
          <w:sz w:val="20"/>
          <w:szCs w:val="20"/>
          <w:rPrChange w:id="1294" w:author="Microsoft Office User" w:date="2023-09-11T13:17:00Z">
            <w:rPr/>
          </w:rPrChange>
        </w:rPr>
        <w:fldChar w:fldCharType="begin"/>
      </w:r>
      <w:r w:rsidRPr="00B26E5F">
        <w:rPr>
          <w:sz w:val="20"/>
          <w:szCs w:val="20"/>
          <w:rPrChange w:id="1295" w:author="Microsoft Office User" w:date="2023-09-11T13:17:00Z">
            <w:rPr/>
          </w:rPrChange>
        </w:rPr>
        <w:instrText>HYPERLINK "https://www.zotero.org/google-docs/?n2Avay" \h</w:instrText>
      </w:r>
      <w:r w:rsidRPr="00E24C39">
        <w:rPr>
          <w:sz w:val="20"/>
          <w:szCs w:val="20"/>
        </w:rPr>
      </w:r>
      <w:r w:rsidRPr="00B26E5F">
        <w:rPr>
          <w:sz w:val="20"/>
          <w:szCs w:val="20"/>
          <w:rPrChange w:id="1296" w:author="Microsoft Office User" w:date="2023-09-11T13:17:00Z">
            <w:rPr/>
          </w:rPrChange>
        </w:rPr>
        <w:fldChar w:fldCharType="separate"/>
      </w:r>
      <w:r w:rsidRPr="00B26E5F">
        <w:rPr>
          <w:sz w:val="20"/>
          <w:szCs w:val="20"/>
          <w:rPrChange w:id="1297" w:author="Microsoft Office User" w:date="2023-09-11T13:17:00Z">
            <w:rPr/>
          </w:rPrChange>
        </w:rPr>
        <w:t>, e00097-18 (2018).</w:t>
      </w:r>
      <w:r w:rsidRPr="00B26E5F">
        <w:rPr>
          <w:sz w:val="20"/>
          <w:szCs w:val="20"/>
          <w:rPrChange w:id="1298"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1299" w:author="Microsoft Office User" w:date="2023-09-11T13:17:00Z">
            <w:rPr/>
          </w:rPrChange>
        </w:rPr>
        <w:pPrChange w:id="1300" w:author="Microsoft Office User" w:date="2023-09-11T13:17:00Z">
          <w:pPr/>
        </w:pPrChange>
      </w:pPr>
    </w:p>
    <w:p w14:paraId="15DB491D" w14:textId="77777777" w:rsidR="000C56B0" w:rsidRPr="00B26E5F" w:rsidRDefault="00367A15">
      <w:pPr>
        <w:snapToGrid w:val="0"/>
        <w:contextualSpacing/>
        <w:rPr>
          <w:sz w:val="20"/>
          <w:szCs w:val="20"/>
          <w:rPrChange w:id="1301" w:author="Microsoft Office User" w:date="2023-09-11T13:17:00Z">
            <w:rPr/>
          </w:rPrChange>
        </w:rPr>
        <w:pPrChange w:id="1302" w:author="Microsoft Office User" w:date="2023-09-11T13:17:00Z">
          <w:pPr/>
        </w:pPrChange>
      </w:pPr>
      <w:r w:rsidRPr="00B26E5F">
        <w:rPr>
          <w:sz w:val="20"/>
          <w:szCs w:val="20"/>
          <w:rPrChange w:id="1303" w:author="Microsoft Office User" w:date="2023-09-11T13:17:00Z">
            <w:rPr/>
          </w:rPrChange>
        </w:rPr>
        <w:fldChar w:fldCharType="begin"/>
      </w:r>
      <w:r w:rsidRPr="00B26E5F">
        <w:rPr>
          <w:sz w:val="20"/>
          <w:szCs w:val="20"/>
          <w:rPrChange w:id="1304" w:author="Microsoft Office User" w:date="2023-09-11T13:17:00Z">
            <w:rPr/>
          </w:rPrChange>
        </w:rPr>
        <w:instrText>HYPERLINK "https://www.zotero.org/google-docs/?n2Avay" \h</w:instrText>
      </w:r>
      <w:r w:rsidRPr="00E24C39">
        <w:rPr>
          <w:sz w:val="20"/>
          <w:szCs w:val="20"/>
        </w:rPr>
      </w:r>
      <w:r w:rsidRPr="00B26E5F">
        <w:rPr>
          <w:sz w:val="20"/>
          <w:szCs w:val="20"/>
          <w:rPrChange w:id="1305" w:author="Microsoft Office User" w:date="2023-09-11T13:17:00Z">
            <w:rPr/>
          </w:rPrChange>
        </w:rPr>
        <w:fldChar w:fldCharType="separate"/>
      </w:r>
      <w:r w:rsidRPr="00B26E5F">
        <w:rPr>
          <w:sz w:val="20"/>
          <w:szCs w:val="20"/>
          <w:rPrChange w:id="1306" w:author="Microsoft Office User" w:date="2023-09-11T13:17:00Z">
            <w:rPr/>
          </w:rPrChange>
        </w:rPr>
        <w:t>44.</w:t>
      </w:r>
      <w:r w:rsidRPr="00B26E5F">
        <w:rPr>
          <w:sz w:val="20"/>
          <w:szCs w:val="20"/>
          <w:rPrChange w:id="1307" w:author="Microsoft Office User" w:date="2023-09-11T13:17:00Z">
            <w:rPr/>
          </w:rPrChange>
        </w:rPr>
        <w:tab/>
        <w:t xml:space="preserve">Brooks, A. W., Kohl, K. D., Brucker, R. M., van Opstal, E. J. &amp; Bordenstein, S. R. Phylosymbiosis: Relationships and Functional Effects of Microbial Communities across Host Evolutionary History. </w:t>
      </w:r>
      <w:r w:rsidRPr="00B26E5F">
        <w:rPr>
          <w:sz w:val="20"/>
          <w:szCs w:val="20"/>
          <w:rPrChange w:id="1308" w:author="Microsoft Office User" w:date="2023-09-11T13:17:00Z">
            <w:rPr/>
          </w:rPrChange>
        </w:rPr>
        <w:fldChar w:fldCharType="end"/>
      </w:r>
      <w:r w:rsidRPr="00B26E5F">
        <w:rPr>
          <w:sz w:val="20"/>
          <w:szCs w:val="20"/>
          <w:rPrChange w:id="1309" w:author="Microsoft Office User" w:date="2023-09-11T13:17:00Z">
            <w:rPr/>
          </w:rPrChange>
        </w:rPr>
        <w:fldChar w:fldCharType="begin"/>
      </w:r>
      <w:r w:rsidRPr="00B26E5F">
        <w:rPr>
          <w:sz w:val="20"/>
          <w:szCs w:val="20"/>
          <w:rPrChange w:id="1310" w:author="Microsoft Office User" w:date="2023-09-11T13:17:00Z">
            <w:rPr/>
          </w:rPrChange>
        </w:rPr>
        <w:instrText>HYPERLINK "https://www.zotero.org/google-docs/?n2Avay" \h</w:instrText>
      </w:r>
      <w:r w:rsidRPr="00E24C39">
        <w:rPr>
          <w:sz w:val="20"/>
          <w:szCs w:val="20"/>
        </w:rPr>
      </w:r>
      <w:r w:rsidRPr="00B26E5F">
        <w:rPr>
          <w:sz w:val="20"/>
          <w:szCs w:val="20"/>
          <w:rPrChange w:id="1311" w:author="Microsoft Office User" w:date="2023-09-11T13:17:00Z">
            <w:rPr>
              <w:i/>
            </w:rPr>
          </w:rPrChange>
        </w:rPr>
        <w:fldChar w:fldCharType="separate"/>
      </w:r>
      <w:r w:rsidRPr="00B26E5F">
        <w:rPr>
          <w:i/>
          <w:sz w:val="20"/>
          <w:szCs w:val="20"/>
          <w:rPrChange w:id="1312" w:author="Microsoft Office User" w:date="2023-09-11T13:17:00Z">
            <w:rPr>
              <w:i/>
            </w:rPr>
          </w:rPrChange>
        </w:rPr>
        <w:t xml:space="preserve">PLOS Biol. </w:t>
      </w:r>
      <w:r w:rsidRPr="00B26E5F">
        <w:rPr>
          <w:i/>
          <w:sz w:val="20"/>
          <w:szCs w:val="20"/>
          <w:rPrChange w:id="1313" w:author="Microsoft Office User" w:date="2023-09-11T13:17:00Z">
            <w:rPr>
              <w:i/>
            </w:rPr>
          </w:rPrChange>
        </w:rPr>
        <w:fldChar w:fldCharType="end"/>
      </w:r>
      <w:r w:rsidRPr="00B26E5F">
        <w:rPr>
          <w:sz w:val="20"/>
          <w:szCs w:val="20"/>
          <w:rPrChange w:id="1314" w:author="Microsoft Office User" w:date="2023-09-11T13:17:00Z">
            <w:rPr/>
          </w:rPrChange>
        </w:rPr>
        <w:fldChar w:fldCharType="begin"/>
      </w:r>
      <w:r w:rsidRPr="00B26E5F">
        <w:rPr>
          <w:sz w:val="20"/>
          <w:szCs w:val="20"/>
          <w:rPrChange w:id="1315" w:author="Microsoft Office User" w:date="2023-09-11T13:17:00Z">
            <w:rPr/>
          </w:rPrChange>
        </w:rPr>
        <w:instrText>HYPERLINK "https://www.zotero.org/google-docs/?n2Avay" \h</w:instrText>
      </w:r>
      <w:r w:rsidRPr="00E24C39">
        <w:rPr>
          <w:sz w:val="20"/>
          <w:szCs w:val="20"/>
        </w:rPr>
      </w:r>
      <w:r w:rsidRPr="00B26E5F">
        <w:rPr>
          <w:sz w:val="20"/>
          <w:szCs w:val="20"/>
          <w:rPrChange w:id="1316" w:author="Microsoft Office User" w:date="2023-09-11T13:17:00Z">
            <w:rPr>
              <w:b/>
            </w:rPr>
          </w:rPrChange>
        </w:rPr>
        <w:fldChar w:fldCharType="separate"/>
      </w:r>
      <w:r w:rsidRPr="00B26E5F">
        <w:rPr>
          <w:b/>
          <w:sz w:val="20"/>
          <w:szCs w:val="20"/>
          <w:rPrChange w:id="1317" w:author="Microsoft Office User" w:date="2023-09-11T13:17:00Z">
            <w:rPr>
              <w:b/>
            </w:rPr>
          </w:rPrChange>
        </w:rPr>
        <w:t>14</w:t>
      </w:r>
      <w:r w:rsidRPr="00B26E5F">
        <w:rPr>
          <w:b/>
          <w:sz w:val="20"/>
          <w:szCs w:val="20"/>
          <w:rPrChange w:id="1318" w:author="Microsoft Office User" w:date="2023-09-11T13:17:00Z">
            <w:rPr>
              <w:b/>
            </w:rPr>
          </w:rPrChange>
        </w:rPr>
        <w:fldChar w:fldCharType="end"/>
      </w:r>
      <w:r w:rsidRPr="00B26E5F">
        <w:rPr>
          <w:sz w:val="20"/>
          <w:szCs w:val="20"/>
          <w:rPrChange w:id="1319" w:author="Microsoft Office User" w:date="2023-09-11T13:17:00Z">
            <w:rPr/>
          </w:rPrChange>
        </w:rPr>
        <w:fldChar w:fldCharType="begin"/>
      </w:r>
      <w:r w:rsidRPr="00B26E5F">
        <w:rPr>
          <w:sz w:val="20"/>
          <w:szCs w:val="20"/>
          <w:rPrChange w:id="1320" w:author="Microsoft Office User" w:date="2023-09-11T13:17:00Z">
            <w:rPr/>
          </w:rPrChange>
        </w:rPr>
        <w:instrText>HYPERLINK "https://www.zotero.org/google-docs/?n2Avay" \h</w:instrText>
      </w:r>
      <w:r w:rsidRPr="00E24C39">
        <w:rPr>
          <w:sz w:val="20"/>
          <w:szCs w:val="20"/>
        </w:rPr>
      </w:r>
      <w:r w:rsidRPr="00B26E5F">
        <w:rPr>
          <w:sz w:val="20"/>
          <w:szCs w:val="20"/>
          <w:rPrChange w:id="1321" w:author="Microsoft Office User" w:date="2023-09-11T13:17:00Z">
            <w:rPr/>
          </w:rPrChange>
        </w:rPr>
        <w:fldChar w:fldCharType="separate"/>
      </w:r>
      <w:r w:rsidRPr="00B26E5F">
        <w:rPr>
          <w:sz w:val="20"/>
          <w:szCs w:val="20"/>
          <w:rPrChange w:id="1322" w:author="Microsoft Office User" w:date="2023-09-11T13:17:00Z">
            <w:rPr/>
          </w:rPrChange>
        </w:rPr>
        <w:t>, e2000225 (2016).</w:t>
      </w:r>
      <w:r w:rsidRPr="00B26E5F">
        <w:rPr>
          <w:sz w:val="20"/>
          <w:szCs w:val="20"/>
          <w:rPrChange w:id="1323"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1324" w:author="Microsoft Office User" w:date="2023-09-11T13:17:00Z">
            <w:rPr/>
          </w:rPrChange>
        </w:rPr>
        <w:pPrChange w:id="1325" w:author="Microsoft Office User" w:date="2023-09-11T13:17:00Z">
          <w:pPr/>
        </w:pPrChange>
      </w:pPr>
    </w:p>
    <w:p w14:paraId="18908F11" w14:textId="77777777" w:rsidR="000C56B0" w:rsidRPr="00B26E5F" w:rsidRDefault="00367A15">
      <w:pPr>
        <w:snapToGrid w:val="0"/>
        <w:contextualSpacing/>
        <w:rPr>
          <w:sz w:val="20"/>
          <w:szCs w:val="20"/>
          <w:rPrChange w:id="1326" w:author="Microsoft Office User" w:date="2023-09-11T13:17:00Z">
            <w:rPr/>
          </w:rPrChange>
        </w:rPr>
        <w:pPrChange w:id="1327" w:author="Microsoft Office User" w:date="2023-09-11T13:17:00Z">
          <w:pPr/>
        </w:pPrChange>
      </w:pPr>
      <w:r w:rsidRPr="00B26E5F">
        <w:rPr>
          <w:sz w:val="20"/>
          <w:szCs w:val="20"/>
          <w:rPrChange w:id="1328" w:author="Microsoft Office User" w:date="2023-09-11T13:17:00Z">
            <w:rPr/>
          </w:rPrChange>
        </w:rPr>
        <w:fldChar w:fldCharType="begin"/>
      </w:r>
      <w:r w:rsidRPr="00B26E5F">
        <w:rPr>
          <w:sz w:val="20"/>
          <w:szCs w:val="20"/>
          <w:rPrChange w:id="1329" w:author="Microsoft Office User" w:date="2023-09-11T13:17:00Z">
            <w:rPr/>
          </w:rPrChange>
        </w:rPr>
        <w:instrText>HYPERLINK "https://www.zotero.org/google-docs/?n2Avay" \h</w:instrText>
      </w:r>
      <w:r w:rsidRPr="00E24C39">
        <w:rPr>
          <w:sz w:val="20"/>
          <w:szCs w:val="20"/>
        </w:rPr>
      </w:r>
      <w:r w:rsidRPr="00B26E5F">
        <w:rPr>
          <w:sz w:val="20"/>
          <w:szCs w:val="20"/>
          <w:rPrChange w:id="1330" w:author="Microsoft Office User" w:date="2023-09-11T13:17:00Z">
            <w:rPr/>
          </w:rPrChange>
        </w:rPr>
        <w:fldChar w:fldCharType="separate"/>
      </w:r>
      <w:r w:rsidRPr="00B26E5F">
        <w:rPr>
          <w:sz w:val="20"/>
          <w:szCs w:val="20"/>
          <w:rPrChange w:id="1331" w:author="Microsoft Office User" w:date="2023-09-11T13:17:00Z">
            <w:rPr/>
          </w:rPrChange>
        </w:rPr>
        <w:t>45.</w:t>
      </w:r>
      <w:r w:rsidRPr="00B26E5F">
        <w:rPr>
          <w:sz w:val="20"/>
          <w:szCs w:val="20"/>
          <w:rPrChange w:id="1332" w:author="Microsoft Office User" w:date="2023-09-11T13:17:00Z">
            <w:rPr/>
          </w:rPrChange>
        </w:rPr>
        <w:tab/>
        <w:t xml:space="preserve">O’Brien, P. A. </w:t>
      </w:r>
      <w:r w:rsidRPr="00B26E5F">
        <w:rPr>
          <w:sz w:val="20"/>
          <w:szCs w:val="20"/>
          <w:rPrChange w:id="1333" w:author="Microsoft Office User" w:date="2023-09-11T13:17:00Z">
            <w:rPr/>
          </w:rPrChange>
        </w:rPr>
        <w:fldChar w:fldCharType="end"/>
      </w:r>
      <w:r w:rsidRPr="00B26E5F">
        <w:rPr>
          <w:sz w:val="20"/>
          <w:szCs w:val="20"/>
          <w:rPrChange w:id="1334" w:author="Microsoft Office User" w:date="2023-09-11T13:17:00Z">
            <w:rPr/>
          </w:rPrChange>
        </w:rPr>
        <w:fldChar w:fldCharType="begin"/>
      </w:r>
      <w:r w:rsidRPr="00B26E5F">
        <w:rPr>
          <w:sz w:val="20"/>
          <w:szCs w:val="20"/>
          <w:rPrChange w:id="1335" w:author="Microsoft Office User" w:date="2023-09-11T13:17:00Z">
            <w:rPr/>
          </w:rPrChange>
        </w:rPr>
        <w:instrText>HYPERLINK "https://www.zotero.org/google-docs/?n2Avay" \h</w:instrText>
      </w:r>
      <w:r w:rsidRPr="00E24C39">
        <w:rPr>
          <w:sz w:val="20"/>
          <w:szCs w:val="20"/>
        </w:rPr>
      </w:r>
      <w:r w:rsidRPr="00B26E5F">
        <w:rPr>
          <w:sz w:val="20"/>
          <w:szCs w:val="20"/>
          <w:rPrChange w:id="1336" w:author="Microsoft Office User" w:date="2023-09-11T13:17:00Z">
            <w:rPr>
              <w:i/>
            </w:rPr>
          </w:rPrChange>
        </w:rPr>
        <w:fldChar w:fldCharType="separate"/>
      </w:r>
      <w:r w:rsidRPr="00B26E5F">
        <w:rPr>
          <w:i/>
          <w:sz w:val="20"/>
          <w:szCs w:val="20"/>
          <w:rPrChange w:id="1337" w:author="Microsoft Office User" w:date="2023-09-11T13:17:00Z">
            <w:rPr>
              <w:i/>
            </w:rPr>
          </w:rPrChange>
        </w:rPr>
        <w:t>et al.</w:t>
      </w:r>
      <w:r w:rsidRPr="00B26E5F">
        <w:rPr>
          <w:i/>
          <w:sz w:val="20"/>
          <w:szCs w:val="20"/>
          <w:rPrChange w:id="1338" w:author="Microsoft Office User" w:date="2023-09-11T13:17:00Z">
            <w:rPr>
              <w:i/>
            </w:rPr>
          </w:rPrChange>
        </w:rPr>
        <w:fldChar w:fldCharType="end"/>
      </w:r>
      <w:r w:rsidRPr="00B26E5F">
        <w:rPr>
          <w:sz w:val="20"/>
          <w:szCs w:val="20"/>
          <w:rPrChange w:id="1339" w:author="Microsoft Office User" w:date="2023-09-11T13:17:00Z">
            <w:rPr/>
          </w:rPrChange>
        </w:rPr>
        <w:fldChar w:fldCharType="begin"/>
      </w:r>
      <w:r w:rsidRPr="00B26E5F">
        <w:rPr>
          <w:sz w:val="20"/>
          <w:szCs w:val="20"/>
          <w:rPrChange w:id="1340" w:author="Microsoft Office User" w:date="2023-09-11T13:17:00Z">
            <w:rPr/>
          </w:rPrChange>
        </w:rPr>
        <w:instrText>HYPERLINK "https://www.zotero.org/google-docs/?n2Avay" \h</w:instrText>
      </w:r>
      <w:r w:rsidRPr="00E24C39">
        <w:rPr>
          <w:sz w:val="20"/>
          <w:szCs w:val="20"/>
        </w:rPr>
      </w:r>
      <w:r w:rsidRPr="00B26E5F">
        <w:rPr>
          <w:sz w:val="20"/>
          <w:szCs w:val="20"/>
          <w:rPrChange w:id="1341" w:author="Microsoft Office User" w:date="2023-09-11T13:17:00Z">
            <w:rPr/>
          </w:rPrChange>
        </w:rPr>
        <w:fldChar w:fldCharType="separate"/>
      </w:r>
      <w:r w:rsidRPr="00B26E5F">
        <w:rPr>
          <w:sz w:val="20"/>
          <w:szCs w:val="20"/>
          <w:rPrChange w:id="1342" w:author="Microsoft Office User" w:date="2023-09-11T13:17:00Z">
            <w:rPr/>
          </w:rPrChange>
        </w:rPr>
        <w:t xml:space="preserve"> Diverse coral reef invertebrates exhibit patterns of phylosymbiosis. </w:t>
      </w:r>
      <w:r w:rsidRPr="00B26E5F">
        <w:rPr>
          <w:sz w:val="20"/>
          <w:szCs w:val="20"/>
          <w:rPrChange w:id="1343" w:author="Microsoft Office User" w:date="2023-09-11T13:17:00Z">
            <w:rPr/>
          </w:rPrChange>
        </w:rPr>
        <w:fldChar w:fldCharType="end"/>
      </w:r>
      <w:r w:rsidRPr="00B26E5F">
        <w:rPr>
          <w:sz w:val="20"/>
          <w:szCs w:val="20"/>
          <w:rPrChange w:id="1344" w:author="Microsoft Office User" w:date="2023-09-11T13:17:00Z">
            <w:rPr/>
          </w:rPrChange>
        </w:rPr>
        <w:fldChar w:fldCharType="begin"/>
      </w:r>
      <w:r w:rsidRPr="00B26E5F">
        <w:rPr>
          <w:sz w:val="20"/>
          <w:szCs w:val="20"/>
          <w:rPrChange w:id="1345" w:author="Microsoft Office User" w:date="2023-09-11T13:17:00Z">
            <w:rPr/>
          </w:rPrChange>
        </w:rPr>
        <w:instrText>HYPERLINK "https://www.zotero.org/google-docs/?n2Avay" \h</w:instrText>
      </w:r>
      <w:r w:rsidRPr="00E24C39">
        <w:rPr>
          <w:sz w:val="20"/>
          <w:szCs w:val="20"/>
        </w:rPr>
      </w:r>
      <w:r w:rsidRPr="00B26E5F">
        <w:rPr>
          <w:sz w:val="20"/>
          <w:szCs w:val="20"/>
          <w:rPrChange w:id="1346" w:author="Microsoft Office User" w:date="2023-09-11T13:17:00Z">
            <w:rPr>
              <w:i/>
            </w:rPr>
          </w:rPrChange>
        </w:rPr>
        <w:fldChar w:fldCharType="separate"/>
      </w:r>
      <w:r w:rsidRPr="00B26E5F">
        <w:rPr>
          <w:i/>
          <w:sz w:val="20"/>
          <w:szCs w:val="20"/>
          <w:rPrChange w:id="1347" w:author="Microsoft Office User" w:date="2023-09-11T13:17:00Z">
            <w:rPr>
              <w:i/>
            </w:rPr>
          </w:rPrChange>
        </w:rPr>
        <w:t xml:space="preserve">ISME J. </w:t>
      </w:r>
      <w:r w:rsidRPr="00B26E5F">
        <w:rPr>
          <w:i/>
          <w:sz w:val="20"/>
          <w:szCs w:val="20"/>
          <w:rPrChange w:id="1348" w:author="Microsoft Office User" w:date="2023-09-11T13:17:00Z">
            <w:rPr>
              <w:i/>
            </w:rPr>
          </w:rPrChange>
        </w:rPr>
        <w:fldChar w:fldCharType="end"/>
      </w:r>
      <w:r w:rsidRPr="00B26E5F">
        <w:rPr>
          <w:sz w:val="20"/>
          <w:szCs w:val="20"/>
          <w:rPrChange w:id="1349" w:author="Microsoft Office User" w:date="2023-09-11T13:17:00Z">
            <w:rPr/>
          </w:rPrChange>
        </w:rPr>
        <w:fldChar w:fldCharType="begin"/>
      </w:r>
      <w:r w:rsidRPr="00B26E5F">
        <w:rPr>
          <w:sz w:val="20"/>
          <w:szCs w:val="20"/>
          <w:rPrChange w:id="1350" w:author="Microsoft Office User" w:date="2023-09-11T13:17:00Z">
            <w:rPr/>
          </w:rPrChange>
        </w:rPr>
        <w:instrText>HYPERLINK "https://www.zotero.org/google-docs/?n2Avay" \h</w:instrText>
      </w:r>
      <w:r w:rsidRPr="00E24C39">
        <w:rPr>
          <w:sz w:val="20"/>
          <w:szCs w:val="20"/>
        </w:rPr>
      </w:r>
      <w:r w:rsidRPr="00B26E5F">
        <w:rPr>
          <w:sz w:val="20"/>
          <w:szCs w:val="20"/>
          <w:rPrChange w:id="1351" w:author="Microsoft Office User" w:date="2023-09-11T13:17:00Z">
            <w:rPr>
              <w:b/>
            </w:rPr>
          </w:rPrChange>
        </w:rPr>
        <w:fldChar w:fldCharType="separate"/>
      </w:r>
      <w:r w:rsidRPr="00B26E5F">
        <w:rPr>
          <w:b/>
          <w:sz w:val="20"/>
          <w:szCs w:val="20"/>
          <w:rPrChange w:id="1352" w:author="Microsoft Office User" w:date="2023-09-11T13:17:00Z">
            <w:rPr>
              <w:b/>
            </w:rPr>
          </w:rPrChange>
        </w:rPr>
        <w:t>14</w:t>
      </w:r>
      <w:r w:rsidRPr="00B26E5F">
        <w:rPr>
          <w:b/>
          <w:sz w:val="20"/>
          <w:szCs w:val="20"/>
          <w:rPrChange w:id="1353" w:author="Microsoft Office User" w:date="2023-09-11T13:17:00Z">
            <w:rPr>
              <w:b/>
            </w:rPr>
          </w:rPrChange>
        </w:rPr>
        <w:fldChar w:fldCharType="end"/>
      </w:r>
      <w:r w:rsidRPr="00B26E5F">
        <w:rPr>
          <w:sz w:val="20"/>
          <w:szCs w:val="20"/>
          <w:rPrChange w:id="1354" w:author="Microsoft Office User" w:date="2023-09-11T13:17:00Z">
            <w:rPr/>
          </w:rPrChange>
        </w:rPr>
        <w:fldChar w:fldCharType="begin"/>
      </w:r>
      <w:r w:rsidRPr="00B26E5F">
        <w:rPr>
          <w:sz w:val="20"/>
          <w:szCs w:val="20"/>
          <w:rPrChange w:id="1355" w:author="Microsoft Office User" w:date="2023-09-11T13:17:00Z">
            <w:rPr/>
          </w:rPrChange>
        </w:rPr>
        <w:instrText>HYPERLINK "https://www.zotero.org/google-docs/?n2Avay" \h</w:instrText>
      </w:r>
      <w:r w:rsidRPr="00E24C39">
        <w:rPr>
          <w:sz w:val="20"/>
          <w:szCs w:val="20"/>
        </w:rPr>
      </w:r>
      <w:r w:rsidRPr="00B26E5F">
        <w:rPr>
          <w:sz w:val="20"/>
          <w:szCs w:val="20"/>
          <w:rPrChange w:id="1356" w:author="Microsoft Office User" w:date="2023-09-11T13:17:00Z">
            <w:rPr/>
          </w:rPrChange>
        </w:rPr>
        <w:fldChar w:fldCharType="separate"/>
      </w:r>
      <w:r w:rsidRPr="00B26E5F">
        <w:rPr>
          <w:sz w:val="20"/>
          <w:szCs w:val="20"/>
          <w:rPrChange w:id="1357" w:author="Microsoft Office User" w:date="2023-09-11T13:17:00Z">
            <w:rPr/>
          </w:rPrChange>
        </w:rPr>
        <w:t>, 2211–2222 (2020).</w:t>
      </w:r>
      <w:r w:rsidRPr="00B26E5F">
        <w:rPr>
          <w:sz w:val="20"/>
          <w:szCs w:val="20"/>
          <w:rPrChange w:id="1358"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1359" w:author="Microsoft Office User" w:date="2023-09-11T13:17:00Z">
            <w:rPr/>
          </w:rPrChange>
        </w:rPr>
        <w:pPrChange w:id="1360" w:author="Microsoft Office User" w:date="2023-09-11T13:17:00Z">
          <w:pPr/>
        </w:pPrChange>
      </w:pPr>
    </w:p>
    <w:p w14:paraId="7CCD351F" w14:textId="77777777" w:rsidR="000C56B0" w:rsidRPr="00B26E5F" w:rsidRDefault="00367A15">
      <w:pPr>
        <w:snapToGrid w:val="0"/>
        <w:contextualSpacing/>
        <w:rPr>
          <w:sz w:val="20"/>
          <w:szCs w:val="20"/>
          <w:rPrChange w:id="1361" w:author="Microsoft Office User" w:date="2023-09-11T13:17:00Z">
            <w:rPr/>
          </w:rPrChange>
        </w:rPr>
        <w:pPrChange w:id="1362" w:author="Microsoft Office User" w:date="2023-09-11T13:17:00Z">
          <w:pPr/>
        </w:pPrChange>
      </w:pPr>
      <w:r w:rsidRPr="00B26E5F">
        <w:rPr>
          <w:sz w:val="20"/>
          <w:szCs w:val="20"/>
          <w:rPrChange w:id="1363" w:author="Microsoft Office User" w:date="2023-09-11T13:17:00Z">
            <w:rPr/>
          </w:rPrChange>
        </w:rPr>
        <w:fldChar w:fldCharType="begin"/>
      </w:r>
      <w:r w:rsidRPr="00B26E5F">
        <w:rPr>
          <w:sz w:val="20"/>
          <w:szCs w:val="20"/>
          <w:rPrChange w:id="1364" w:author="Microsoft Office User" w:date="2023-09-11T13:17:00Z">
            <w:rPr/>
          </w:rPrChange>
        </w:rPr>
        <w:instrText>HYPERLINK "https://www.zotero.org/google-docs/?n2Avay" \h</w:instrText>
      </w:r>
      <w:r w:rsidRPr="00E24C39">
        <w:rPr>
          <w:sz w:val="20"/>
          <w:szCs w:val="20"/>
        </w:rPr>
      </w:r>
      <w:r w:rsidRPr="00B26E5F">
        <w:rPr>
          <w:sz w:val="20"/>
          <w:szCs w:val="20"/>
          <w:rPrChange w:id="1365" w:author="Microsoft Office User" w:date="2023-09-11T13:17:00Z">
            <w:rPr/>
          </w:rPrChange>
        </w:rPr>
        <w:fldChar w:fldCharType="separate"/>
      </w:r>
      <w:r w:rsidRPr="00B26E5F">
        <w:rPr>
          <w:sz w:val="20"/>
          <w:szCs w:val="20"/>
          <w:rPrChange w:id="1366" w:author="Microsoft Office User" w:date="2023-09-11T13:17:00Z">
            <w:rPr/>
          </w:rPrChange>
        </w:rPr>
        <w:t>46.</w:t>
      </w:r>
      <w:r w:rsidRPr="00B26E5F">
        <w:rPr>
          <w:sz w:val="20"/>
          <w:szCs w:val="20"/>
          <w:rPrChange w:id="1367" w:author="Microsoft Office User" w:date="2023-09-11T13:17:00Z">
            <w:rPr/>
          </w:rPrChange>
        </w:rPr>
        <w:tab/>
        <w:t xml:space="preserve">Delsuc, F. </w:t>
      </w:r>
      <w:r w:rsidRPr="00B26E5F">
        <w:rPr>
          <w:sz w:val="20"/>
          <w:szCs w:val="20"/>
          <w:rPrChange w:id="1368" w:author="Microsoft Office User" w:date="2023-09-11T13:17:00Z">
            <w:rPr/>
          </w:rPrChange>
        </w:rPr>
        <w:fldChar w:fldCharType="end"/>
      </w:r>
      <w:r w:rsidRPr="00B26E5F">
        <w:rPr>
          <w:sz w:val="20"/>
          <w:szCs w:val="20"/>
          <w:rPrChange w:id="1369" w:author="Microsoft Office User" w:date="2023-09-11T13:17:00Z">
            <w:rPr/>
          </w:rPrChange>
        </w:rPr>
        <w:fldChar w:fldCharType="begin"/>
      </w:r>
      <w:r w:rsidRPr="00B26E5F">
        <w:rPr>
          <w:sz w:val="20"/>
          <w:szCs w:val="20"/>
          <w:rPrChange w:id="1370" w:author="Microsoft Office User" w:date="2023-09-11T13:17:00Z">
            <w:rPr/>
          </w:rPrChange>
        </w:rPr>
        <w:instrText>HYPERLINK "https://www.zotero.org/google-docs/?n2Avay" \h</w:instrText>
      </w:r>
      <w:r w:rsidRPr="00E24C39">
        <w:rPr>
          <w:sz w:val="20"/>
          <w:szCs w:val="20"/>
        </w:rPr>
      </w:r>
      <w:r w:rsidRPr="00B26E5F">
        <w:rPr>
          <w:sz w:val="20"/>
          <w:szCs w:val="20"/>
          <w:rPrChange w:id="1371" w:author="Microsoft Office User" w:date="2023-09-11T13:17:00Z">
            <w:rPr>
              <w:i/>
            </w:rPr>
          </w:rPrChange>
        </w:rPr>
        <w:fldChar w:fldCharType="separate"/>
      </w:r>
      <w:r w:rsidRPr="00B26E5F">
        <w:rPr>
          <w:i/>
          <w:sz w:val="20"/>
          <w:szCs w:val="20"/>
          <w:rPrChange w:id="1372" w:author="Microsoft Office User" w:date="2023-09-11T13:17:00Z">
            <w:rPr>
              <w:i/>
            </w:rPr>
          </w:rPrChange>
        </w:rPr>
        <w:t>et al.</w:t>
      </w:r>
      <w:r w:rsidRPr="00B26E5F">
        <w:rPr>
          <w:i/>
          <w:sz w:val="20"/>
          <w:szCs w:val="20"/>
          <w:rPrChange w:id="1373" w:author="Microsoft Office User" w:date="2023-09-11T13:17:00Z">
            <w:rPr>
              <w:i/>
            </w:rPr>
          </w:rPrChange>
        </w:rPr>
        <w:fldChar w:fldCharType="end"/>
      </w:r>
      <w:r w:rsidRPr="00B26E5F">
        <w:rPr>
          <w:sz w:val="20"/>
          <w:szCs w:val="20"/>
          <w:rPrChange w:id="1374" w:author="Microsoft Office User" w:date="2023-09-11T13:17:00Z">
            <w:rPr/>
          </w:rPrChange>
        </w:rPr>
        <w:fldChar w:fldCharType="begin"/>
      </w:r>
      <w:r w:rsidRPr="00B26E5F">
        <w:rPr>
          <w:sz w:val="20"/>
          <w:szCs w:val="20"/>
          <w:rPrChange w:id="1375" w:author="Microsoft Office User" w:date="2023-09-11T13:17:00Z">
            <w:rPr/>
          </w:rPrChange>
        </w:rPr>
        <w:instrText>HYPERLINK "https://www.zotero.org/google-docs/?n2Avay" \h</w:instrText>
      </w:r>
      <w:r w:rsidRPr="00E24C39">
        <w:rPr>
          <w:sz w:val="20"/>
          <w:szCs w:val="20"/>
        </w:rPr>
      </w:r>
      <w:r w:rsidRPr="00B26E5F">
        <w:rPr>
          <w:sz w:val="20"/>
          <w:szCs w:val="20"/>
          <w:rPrChange w:id="1376" w:author="Microsoft Office User" w:date="2023-09-11T13:17:00Z">
            <w:rPr/>
          </w:rPrChange>
        </w:rPr>
        <w:fldChar w:fldCharType="separate"/>
      </w:r>
      <w:r w:rsidRPr="00B26E5F">
        <w:rPr>
          <w:sz w:val="20"/>
          <w:szCs w:val="20"/>
          <w:rPrChange w:id="1377" w:author="Microsoft Office User" w:date="2023-09-11T13:17:00Z">
            <w:rPr/>
          </w:rPrChange>
        </w:rPr>
        <w:t xml:space="preserve"> Convergence of gut microbiomes in myrmecophagous mammals. </w:t>
      </w:r>
      <w:r w:rsidRPr="00B26E5F">
        <w:rPr>
          <w:sz w:val="20"/>
          <w:szCs w:val="20"/>
          <w:rPrChange w:id="1378" w:author="Microsoft Office User" w:date="2023-09-11T13:17:00Z">
            <w:rPr/>
          </w:rPrChange>
        </w:rPr>
        <w:fldChar w:fldCharType="end"/>
      </w:r>
      <w:r w:rsidRPr="00B26E5F">
        <w:rPr>
          <w:sz w:val="20"/>
          <w:szCs w:val="20"/>
          <w:rPrChange w:id="1379" w:author="Microsoft Office User" w:date="2023-09-11T13:17:00Z">
            <w:rPr/>
          </w:rPrChange>
        </w:rPr>
        <w:fldChar w:fldCharType="begin"/>
      </w:r>
      <w:r w:rsidRPr="00B26E5F">
        <w:rPr>
          <w:sz w:val="20"/>
          <w:szCs w:val="20"/>
          <w:rPrChange w:id="1380" w:author="Microsoft Office User" w:date="2023-09-11T13:17:00Z">
            <w:rPr/>
          </w:rPrChange>
        </w:rPr>
        <w:instrText>HYPERLINK "https://www.zotero.org/google-docs/?n2Avay" \h</w:instrText>
      </w:r>
      <w:r w:rsidRPr="00E24C39">
        <w:rPr>
          <w:sz w:val="20"/>
          <w:szCs w:val="20"/>
        </w:rPr>
      </w:r>
      <w:r w:rsidRPr="00B26E5F">
        <w:rPr>
          <w:sz w:val="20"/>
          <w:szCs w:val="20"/>
          <w:rPrChange w:id="1381" w:author="Microsoft Office User" w:date="2023-09-11T13:17:00Z">
            <w:rPr>
              <w:i/>
            </w:rPr>
          </w:rPrChange>
        </w:rPr>
        <w:fldChar w:fldCharType="separate"/>
      </w:r>
      <w:r w:rsidRPr="00B26E5F">
        <w:rPr>
          <w:i/>
          <w:sz w:val="20"/>
          <w:szCs w:val="20"/>
          <w:rPrChange w:id="1382" w:author="Microsoft Office User" w:date="2023-09-11T13:17:00Z">
            <w:rPr>
              <w:i/>
            </w:rPr>
          </w:rPrChange>
        </w:rPr>
        <w:t xml:space="preserve">Mol. Ecol. </w:t>
      </w:r>
      <w:r w:rsidRPr="00B26E5F">
        <w:rPr>
          <w:i/>
          <w:sz w:val="20"/>
          <w:szCs w:val="20"/>
          <w:rPrChange w:id="1383" w:author="Microsoft Office User" w:date="2023-09-11T13:17:00Z">
            <w:rPr>
              <w:i/>
            </w:rPr>
          </w:rPrChange>
        </w:rPr>
        <w:fldChar w:fldCharType="end"/>
      </w:r>
      <w:r w:rsidRPr="00B26E5F">
        <w:rPr>
          <w:sz w:val="20"/>
          <w:szCs w:val="20"/>
          <w:rPrChange w:id="1384" w:author="Microsoft Office User" w:date="2023-09-11T13:17:00Z">
            <w:rPr/>
          </w:rPrChange>
        </w:rPr>
        <w:fldChar w:fldCharType="begin"/>
      </w:r>
      <w:r w:rsidRPr="00B26E5F">
        <w:rPr>
          <w:sz w:val="20"/>
          <w:szCs w:val="20"/>
          <w:rPrChange w:id="1385" w:author="Microsoft Office User" w:date="2023-09-11T13:17:00Z">
            <w:rPr/>
          </w:rPrChange>
        </w:rPr>
        <w:instrText>HYPERLINK "https://www.zotero.org/google-docs/?n2Avay" \h</w:instrText>
      </w:r>
      <w:r w:rsidRPr="00E24C39">
        <w:rPr>
          <w:sz w:val="20"/>
          <w:szCs w:val="20"/>
        </w:rPr>
      </w:r>
      <w:r w:rsidRPr="00B26E5F">
        <w:rPr>
          <w:sz w:val="20"/>
          <w:szCs w:val="20"/>
          <w:rPrChange w:id="1386" w:author="Microsoft Office User" w:date="2023-09-11T13:17:00Z">
            <w:rPr>
              <w:b/>
            </w:rPr>
          </w:rPrChange>
        </w:rPr>
        <w:fldChar w:fldCharType="separate"/>
      </w:r>
      <w:r w:rsidRPr="00B26E5F">
        <w:rPr>
          <w:b/>
          <w:sz w:val="20"/>
          <w:szCs w:val="20"/>
          <w:rPrChange w:id="1387" w:author="Microsoft Office User" w:date="2023-09-11T13:17:00Z">
            <w:rPr>
              <w:b/>
            </w:rPr>
          </w:rPrChange>
        </w:rPr>
        <w:t>23</w:t>
      </w:r>
      <w:r w:rsidRPr="00B26E5F">
        <w:rPr>
          <w:b/>
          <w:sz w:val="20"/>
          <w:szCs w:val="20"/>
          <w:rPrChange w:id="1388" w:author="Microsoft Office User" w:date="2023-09-11T13:17:00Z">
            <w:rPr>
              <w:b/>
            </w:rPr>
          </w:rPrChange>
        </w:rPr>
        <w:fldChar w:fldCharType="end"/>
      </w:r>
      <w:r w:rsidRPr="00B26E5F">
        <w:rPr>
          <w:sz w:val="20"/>
          <w:szCs w:val="20"/>
          <w:rPrChange w:id="1389" w:author="Microsoft Office User" w:date="2023-09-11T13:17:00Z">
            <w:rPr/>
          </w:rPrChange>
        </w:rPr>
        <w:fldChar w:fldCharType="begin"/>
      </w:r>
      <w:r w:rsidRPr="00B26E5F">
        <w:rPr>
          <w:sz w:val="20"/>
          <w:szCs w:val="20"/>
          <w:rPrChange w:id="1390" w:author="Microsoft Office User" w:date="2023-09-11T13:17:00Z">
            <w:rPr/>
          </w:rPrChange>
        </w:rPr>
        <w:instrText>HYPERLINK "https://www.zotero.org/google-docs/?n2Avay" \h</w:instrText>
      </w:r>
      <w:r w:rsidRPr="00E24C39">
        <w:rPr>
          <w:sz w:val="20"/>
          <w:szCs w:val="20"/>
        </w:rPr>
      </w:r>
      <w:r w:rsidRPr="00B26E5F">
        <w:rPr>
          <w:sz w:val="20"/>
          <w:szCs w:val="20"/>
          <w:rPrChange w:id="1391" w:author="Microsoft Office User" w:date="2023-09-11T13:17:00Z">
            <w:rPr/>
          </w:rPrChange>
        </w:rPr>
        <w:fldChar w:fldCharType="separate"/>
      </w:r>
      <w:r w:rsidRPr="00B26E5F">
        <w:rPr>
          <w:sz w:val="20"/>
          <w:szCs w:val="20"/>
          <w:rPrChange w:id="1392" w:author="Microsoft Office User" w:date="2023-09-11T13:17:00Z">
            <w:rPr/>
          </w:rPrChange>
        </w:rPr>
        <w:t>, 1301–1317 (2014).</w:t>
      </w:r>
      <w:r w:rsidRPr="00B26E5F">
        <w:rPr>
          <w:sz w:val="20"/>
          <w:szCs w:val="20"/>
          <w:rPrChange w:id="1393"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1394" w:author="Microsoft Office User" w:date="2023-09-11T13:17:00Z">
            <w:rPr/>
          </w:rPrChange>
        </w:rPr>
        <w:pPrChange w:id="1395" w:author="Microsoft Office User" w:date="2023-09-11T13:17:00Z">
          <w:pPr/>
        </w:pPrChange>
      </w:pPr>
    </w:p>
    <w:p w14:paraId="677BDE12" w14:textId="77777777" w:rsidR="000C56B0" w:rsidRPr="00B26E5F" w:rsidRDefault="00367A15">
      <w:pPr>
        <w:snapToGrid w:val="0"/>
        <w:contextualSpacing/>
        <w:rPr>
          <w:sz w:val="20"/>
          <w:szCs w:val="20"/>
          <w:rPrChange w:id="1396" w:author="Microsoft Office User" w:date="2023-09-11T13:17:00Z">
            <w:rPr/>
          </w:rPrChange>
        </w:rPr>
        <w:pPrChange w:id="1397" w:author="Microsoft Office User" w:date="2023-09-11T13:17:00Z">
          <w:pPr/>
        </w:pPrChange>
      </w:pPr>
      <w:r w:rsidRPr="00B26E5F">
        <w:rPr>
          <w:sz w:val="20"/>
          <w:szCs w:val="20"/>
          <w:rPrChange w:id="1398" w:author="Microsoft Office User" w:date="2023-09-11T13:17:00Z">
            <w:rPr/>
          </w:rPrChange>
        </w:rPr>
        <w:fldChar w:fldCharType="begin"/>
      </w:r>
      <w:r w:rsidRPr="00B26E5F">
        <w:rPr>
          <w:sz w:val="20"/>
          <w:szCs w:val="20"/>
          <w:rPrChange w:id="1399" w:author="Microsoft Office User" w:date="2023-09-11T13:17:00Z">
            <w:rPr/>
          </w:rPrChange>
        </w:rPr>
        <w:instrText>HYPERLINK "https://www.zotero.org/google-docs/?n2Avay" \h</w:instrText>
      </w:r>
      <w:r w:rsidRPr="00E24C39">
        <w:rPr>
          <w:sz w:val="20"/>
          <w:szCs w:val="20"/>
        </w:rPr>
      </w:r>
      <w:r w:rsidRPr="00B26E5F">
        <w:rPr>
          <w:sz w:val="20"/>
          <w:szCs w:val="20"/>
          <w:rPrChange w:id="1400" w:author="Microsoft Office User" w:date="2023-09-11T13:17:00Z">
            <w:rPr/>
          </w:rPrChange>
        </w:rPr>
        <w:fldChar w:fldCharType="separate"/>
      </w:r>
      <w:r w:rsidRPr="00B26E5F">
        <w:rPr>
          <w:sz w:val="20"/>
          <w:szCs w:val="20"/>
          <w:rPrChange w:id="1401" w:author="Microsoft Office User" w:date="2023-09-11T13:17:00Z">
            <w:rPr/>
          </w:rPrChange>
        </w:rPr>
        <w:t>47.</w:t>
      </w:r>
      <w:r w:rsidRPr="00B26E5F">
        <w:rPr>
          <w:sz w:val="20"/>
          <w:szCs w:val="20"/>
          <w:rPrChange w:id="1402" w:author="Microsoft Office User" w:date="2023-09-11T13:17:00Z">
            <w:rPr/>
          </w:rPrChange>
        </w:rPr>
        <w:tab/>
        <w:t xml:space="preserve">Song, S. J. </w:t>
      </w:r>
      <w:r w:rsidRPr="00B26E5F">
        <w:rPr>
          <w:sz w:val="20"/>
          <w:szCs w:val="20"/>
          <w:rPrChange w:id="1403" w:author="Microsoft Office User" w:date="2023-09-11T13:17:00Z">
            <w:rPr/>
          </w:rPrChange>
        </w:rPr>
        <w:fldChar w:fldCharType="end"/>
      </w:r>
      <w:r w:rsidRPr="00B26E5F">
        <w:rPr>
          <w:sz w:val="20"/>
          <w:szCs w:val="20"/>
          <w:rPrChange w:id="1404" w:author="Microsoft Office User" w:date="2023-09-11T13:17:00Z">
            <w:rPr/>
          </w:rPrChange>
        </w:rPr>
        <w:fldChar w:fldCharType="begin"/>
      </w:r>
      <w:r w:rsidRPr="00B26E5F">
        <w:rPr>
          <w:sz w:val="20"/>
          <w:szCs w:val="20"/>
          <w:rPrChange w:id="1405" w:author="Microsoft Office User" w:date="2023-09-11T13:17:00Z">
            <w:rPr/>
          </w:rPrChange>
        </w:rPr>
        <w:instrText>HYPERLINK "https://www.zotero.org/google-docs/?n2Avay" \h</w:instrText>
      </w:r>
      <w:r w:rsidRPr="00E24C39">
        <w:rPr>
          <w:sz w:val="20"/>
          <w:szCs w:val="20"/>
        </w:rPr>
      </w:r>
      <w:r w:rsidRPr="00B26E5F">
        <w:rPr>
          <w:sz w:val="20"/>
          <w:szCs w:val="20"/>
          <w:rPrChange w:id="1406" w:author="Microsoft Office User" w:date="2023-09-11T13:17:00Z">
            <w:rPr>
              <w:i/>
            </w:rPr>
          </w:rPrChange>
        </w:rPr>
        <w:fldChar w:fldCharType="separate"/>
      </w:r>
      <w:r w:rsidRPr="00B26E5F">
        <w:rPr>
          <w:i/>
          <w:sz w:val="20"/>
          <w:szCs w:val="20"/>
          <w:rPrChange w:id="1407" w:author="Microsoft Office User" w:date="2023-09-11T13:17:00Z">
            <w:rPr>
              <w:i/>
            </w:rPr>
          </w:rPrChange>
        </w:rPr>
        <w:t>et al.</w:t>
      </w:r>
      <w:r w:rsidRPr="00B26E5F">
        <w:rPr>
          <w:i/>
          <w:sz w:val="20"/>
          <w:szCs w:val="20"/>
          <w:rPrChange w:id="1408" w:author="Microsoft Office User" w:date="2023-09-11T13:17:00Z">
            <w:rPr>
              <w:i/>
            </w:rPr>
          </w:rPrChange>
        </w:rPr>
        <w:fldChar w:fldCharType="end"/>
      </w:r>
      <w:r w:rsidRPr="00B26E5F">
        <w:rPr>
          <w:sz w:val="20"/>
          <w:szCs w:val="20"/>
          <w:rPrChange w:id="1409" w:author="Microsoft Office User" w:date="2023-09-11T13:17:00Z">
            <w:rPr/>
          </w:rPrChange>
        </w:rPr>
        <w:fldChar w:fldCharType="begin"/>
      </w:r>
      <w:r w:rsidRPr="00B26E5F">
        <w:rPr>
          <w:sz w:val="20"/>
          <w:szCs w:val="20"/>
          <w:rPrChange w:id="1410" w:author="Microsoft Office User" w:date="2023-09-11T13:17:00Z">
            <w:rPr/>
          </w:rPrChange>
        </w:rPr>
        <w:instrText>HYPERLINK "https://www.zotero.org/google-docs/?n2Avay" \h</w:instrText>
      </w:r>
      <w:r w:rsidRPr="00E24C39">
        <w:rPr>
          <w:sz w:val="20"/>
          <w:szCs w:val="20"/>
        </w:rPr>
      </w:r>
      <w:r w:rsidRPr="00B26E5F">
        <w:rPr>
          <w:sz w:val="20"/>
          <w:szCs w:val="20"/>
          <w:rPrChange w:id="1411" w:author="Microsoft Office User" w:date="2023-09-11T13:17:00Z">
            <w:rPr/>
          </w:rPrChange>
        </w:rPr>
        <w:fldChar w:fldCharType="separate"/>
      </w:r>
      <w:r w:rsidRPr="00B26E5F">
        <w:rPr>
          <w:sz w:val="20"/>
          <w:szCs w:val="20"/>
          <w:rPrChange w:id="1412" w:author="Microsoft Office User" w:date="2023-09-11T13:17:00Z">
            <w:rPr/>
          </w:rPrChange>
        </w:rPr>
        <w:t xml:space="preserve"> Is there convergence of gut microbes in blood-feeding vertebrates? </w:t>
      </w:r>
      <w:r w:rsidRPr="00B26E5F">
        <w:rPr>
          <w:sz w:val="20"/>
          <w:szCs w:val="20"/>
          <w:rPrChange w:id="1413" w:author="Microsoft Office User" w:date="2023-09-11T13:17:00Z">
            <w:rPr/>
          </w:rPrChange>
        </w:rPr>
        <w:fldChar w:fldCharType="end"/>
      </w:r>
      <w:r w:rsidRPr="00B26E5F">
        <w:rPr>
          <w:sz w:val="20"/>
          <w:szCs w:val="20"/>
          <w:rPrChange w:id="1414" w:author="Microsoft Office User" w:date="2023-09-11T13:17:00Z">
            <w:rPr/>
          </w:rPrChange>
        </w:rPr>
        <w:fldChar w:fldCharType="begin"/>
      </w:r>
      <w:r w:rsidRPr="00B26E5F">
        <w:rPr>
          <w:sz w:val="20"/>
          <w:szCs w:val="20"/>
          <w:rPrChange w:id="1415" w:author="Microsoft Office User" w:date="2023-09-11T13:17:00Z">
            <w:rPr/>
          </w:rPrChange>
        </w:rPr>
        <w:instrText>HYPERLINK "https://www.zotero.org/google-docs/?n2Avay" \h</w:instrText>
      </w:r>
      <w:r w:rsidRPr="00E24C39">
        <w:rPr>
          <w:sz w:val="20"/>
          <w:szCs w:val="20"/>
        </w:rPr>
      </w:r>
      <w:r w:rsidRPr="00B26E5F">
        <w:rPr>
          <w:sz w:val="20"/>
          <w:szCs w:val="20"/>
          <w:rPrChange w:id="1416" w:author="Microsoft Office User" w:date="2023-09-11T13:17:00Z">
            <w:rPr>
              <w:i/>
            </w:rPr>
          </w:rPrChange>
        </w:rPr>
        <w:fldChar w:fldCharType="separate"/>
      </w:r>
      <w:r w:rsidRPr="00B26E5F">
        <w:rPr>
          <w:i/>
          <w:sz w:val="20"/>
          <w:szCs w:val="20"/>
          <w:rPrChange w:id="1417" w:author="Microsoft Office User" w:date="2023-09-11T13:17:00Z">
            <w:rPr>
              <w:i/>
            </w:rPr>
          </w:rPrChange>
        </w:rPr>
        <w:t xml:space="preserve">Philos. Trans. R. Soc. B Biol. Sci. </w:t>
      </w:r>
      <w:r w:rsidRPr="00B26E5F">
        <w:rPr>
          <w:i/>
          <w:sz w:val="20"/>
          <w:szCs w:val="20"/>
          <w:rPrChange w:id="1418" w:author="Microsoft Office User" w:date="2023-09-11T13:17:00Z">
            <w:rPr>
              <w:i/>
            </w:rPr>
          </w:rPrChange>
        </w:rPr>
        <w:fldChar w:fldCharType="end"/>
      </w:r>
      <w:r w:rsidRPr="00B26E5F">
        <w:rPr>
          <w:sz w:val="20"/>
          <w:szCs w:val="20"/>
          <w:rPrChange w:id="1419" w:author="Microsoft Office User" w:date="2023-09-11T13:17:00Z">
            <w:rPr/>
          </w:rPrChange>
        </w:rPr>
        <w:fldChar w:fldCharType="begin"/>
      </w:r>
      <w:r w:rsidRPr="00B26E5F">
        <w:rPr>
          <w:sz w:val="20"/>
          <w:szCs w:val="20"/>
          <w:rPrChange w:id="1420" w:author="Microsoft Office User" w:date="2023-09-11T13:17:00Z">
            <w:rPr/>
          </w:rPrChange>
        </w:rPr>
        <w:instrText>HYPERLINK "https://www.zotero.org/google-docs/?n2Avay" \h</w:instrText>
      </w:r>
      <w:r w:rsidRPr="00E24C39">
        <w:rPr>
          <w:sz w:val="20"/>
          <w:szCs w:val="20"/>
        </w:rPr>
      </w:r>
      <w:r w:rsidRPr="00B26E5F">
        <w:rPr>
          <w:sz w:val="20"/>
          <w:szCs w:val="20"/>
          <w:rPrChange w:id="1421" w:author="Microsoft Office User" w:date="2023-09-11T13:17:00Z">
            <w:rPr>
              <w:b/>
            </w:rPr>
          </w:rPrChange>
        </w:rPr>
        <w:fldChar w:fldCharType="separate"/>
      </w:r>
      <w:r w:rsidRPr="00B26E5F">
        <w:rPr>
          <w:b/>
          <w:sz w:val="20"/>
          <w:szCs w:val="20"/>
          <w:rPrChange w:id="1422" w:author="Microsoft Office User" w:date="2023-09-11T13:17:00Z">
            <w:rPr>
              <w:b/>
            </w:rPr>
          </w:rPrChange>
        </w:rPr>
        <w:t>374</w:t>
      </w:r>
      <w:r w:rsidRPr="00B26E5F">
        <w:rPr>
          <w:b/>
          <w:sz w:val="20"/>
          <w:szCs w:val="20"/>
          <w:rPrChange w:id="1423" w:author="Microsoft Office User" w:date="2023-09-11T13:17:00Z">
            <w:rPr>
              <w:b/>
            </w:rPr>
          </w:rPrChange>
        </w:rPr>
        <w:fldChar w:fldCharType="end"/>
      </w:r>
      <w:r w:rsidRPr="00B26E5F">
        <w:rPr>
          <w:sz w:val="20"/>
          <w:szCs w:val="20"/>
          <w:rPrChange w:id="1424" w:author="Microsoft Office User" w:date="2023-09-11T13:17:00Z">
            <w:rPr/>
          </w:rPrChange>
        </w:rPr>
        <w:fldChar w:fldCharType="begin"/>
      </w:r>
      <w:r w:rsidRPr="00B26E5F">
        <w:rPr>
          <w:sz w:val="20"/>
          <w:szCs w:val="20"/>
          <w:rPrChange w:id="1425" w:author="Microsoft Office User" w:date="2023-09-11T13:17:00Z">
            <w:rPr/>
          </w:rPrChange>
        </w:rPr>
        <w:instrText>HYPERLINK "https://www.zotero.org/google-docs/?n2Avay" \h</w:instrText>
      </w:r>
      <w:r w:rsidRPr="00E24C39">
        <w:rPr>
          <w:sz w:val="20"/>
          <w:szCs w:val="20"/>
        </w:rPr>
      </w:r>
      <w:r w:rsidRPr="00B26E5F">
        <w:rPr>
          <w:sz w:val="20"/>
          <w:szCs w:val="20"/>
          <w:rPrChange w:id="1426" w:author="Microsoft Office User" w:date="2023-09-11T13:17:00Z">
            <w:rPr/>
          </w:rPrChange>
        </w:rPr>
        <w:fldChar w:fldCharType="separate"/>
      </w:r>
      <w:r w:rsidRPr="00B26E5F">
        <w:rPr>
          <w:sz w:val="20"/>
          <w:szCs w:val="20"/>
          <w:rPrChange w:id="1427" w:author="Microsoft Office User" w:date="2023-09-11T13:17:00Z">
            <w:rPr/>
          </w:rPrChange>
        </w:rPr>
        <w:t>, 20180249 (2019).</w:t>
      </w:r>
      <w:r w:rsidRPr="00B26E5F">
        <w:rPr>
          <w:sz w:val="20"/>
          <w:szCs w:val="20"/>
          <w:rPrChange w:id="1428"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1429" w:author="Microsoft Office User" w:date="2023-09-11T13:17:00Z">
            <w:rPr/>
          </w:rPrChange>
        </w:rPr>
        <w:pPrChange w:id="1430" w:author="Microsoft Office User" w:date="2023-09-11T13:17:00Z">
          <w:pPr/>
        </w:pPrChange>
      </w:pPr>
    </w:p>
    <w:p w14:paraId="16034377" w14:textId="77777777" w:rsidR="000C56B0" w:rsidRPr="00B26E5F" w:rsidRDefault="00367A15">
      <w:pPr>
        <w:snapToGrid w:val="0"/>
        <w:contextualSpacing/>
        <w:rPr>
          <w:sz w:val="20"/>
          <w:szCs w:val="20"/>
          <w:rPrChange w:id="1431" w:author="Microsoft Office User" w:date="2023-09-11T13:17:00Z">
            <w:rPr/>
          </w:rPrChange>
        </w:rPr>
        <w:pPrChange w:id="1432" w:author="Microsoft Office User" w:date="2023-09-11T13:17:00Z">
          <w:pPr/>
        </w:pPrChange>
      </w:pPr>
      <w:r w:rsidRPr="00B26E5F">
        <w:rPr>
          <w:sz w:val="20"/>
          <w:szCs w:val="20"/>
          <w:rPrChange w:id="1433" w:author="Microsoft Office User" w:date="2023-09-11T13:17:00Z">
            <w:rPr/>
          </w:rPrChange>
        </w:rPr>
        <w:fldChar w:fldCharType="begin"/>
      </w:r>
      <w:r w:rsidRPr="00B26E5F">
        <w:rPr>
          <w:sz w:val="20"/>
          <w:szCs w:val="20"/>
          <w:rPrChange w:id="1434" w:author="Microsoft Office User" w:date="2023-09-11T13:17:00Z">
            <w:rPr/>
          </w:rPrChange>
        </w:rPr>
        <w:instrText>HYPERLINK "https://www.zotero.org/google-docs/?n2Avay" \h</w:instrText>
      </w:r>
      <w:r w:rsidRPr="00E24C39">
        <w:rPr>
          <w:sz w:val="20"/>
          <w:szCs w:val="20"/>
        </w:rPr>
      </w:r>
      <w:r w:rsidRPr="00B26E5F">
        <w:rPr>
          <w:sz w:val="20"/>
          <w:szCs w:val="20"/>
          <w:rPrChange w:id="1435" w:author="Microsoft Office User" w:date="2023-09-11T13:17:00Z">
            <w:rPr/>
          </w:rPrChange>
        </w:rPr>
        <w:fldChar w:fldCharType="separate"/>
      </w:r>
      <w:r w:rsidRPr="00B26E5F">
        <w:rPr>
          <w:sz w:val="20"/>
          <w:szCs w:val="20"/>
          <w:rPrChange w:id="1436" w:author="Microsoft Office User" w:date="2023-09-11T13:17:00Z">
            <w:rPr/>
          </w:rPrChange>
        </w:rPr>
        <w:t>48.</w:t>
      </w:r>
      <w:r w:rsidRPr="00B26E5F">
        <w:rPr>
          <w:sz w:val="20"/>
          <w:szCs w:val="20"/>
          <w:rPrChange w:id="1437" w:author="Microsoft Office User" w:date="2023-09-11T13:17:00Z">
            <w:rPr/>
          </w:rPrChange>
        </w:rPr>
        <w:tab/>
        <w:t xml:space="preserve">Song, S. J. </w:t>
      </w:r>
      <w:r w:rsidRPr="00B26E5F">
        <w:rPr>
          <w:sz w:val="20"/>
          <w:szCs w:val="20"/>
          <w:rPrChange w:id="1438" w:author="Microsoft Office User" w:date="2023-09-11T13:17:00Z">
            <w:rPr/>
          </w:rPrChange>
        </w:rPr>
        <w:fldChar w:fldCharType="end"/>
      </w:r>
      <w:r w:rsidRPr="00B26E5F">
        <w:rPr>
          <w:sz w:val="20"/>
          <w:szCs w:val="20"/>
          <w:rPrChange w:id="1439" w:author="Microsoft Office User" w:date="2023-09-11T13:17:00Z">
            <w:rPr/>
          </w:rPrChange>
        </w:rPr>
        <w:fldChar w:fldCharType="begin"/>
      </w:r>
      <w:r w:rsidRPr="00B26E5F">
        <w:rPr>
          <w:sz w:val="20"/>
          <w:szCs w:val="20"/>
          <w:rPrChange w:id="1440" w:author="Microsoft Office User" w:date="2023-09-11T13:17:00Z">
            <w:rPr/>
          </w:rPrChange>
        </w:rPr>
        <w:instrText>HYPERLINK "https://www.zotero.org/google-docs/?n2Avay" \h</w:instrText>
      </w:r>
      <w:r w:rsidRPr="00E24C39">
        <w:rPr>
          <w:sz w:val="20"/>
          <w:szCs w:val="20"/>
        </w:rPr>
      </w:r>
      <w:r w:rsidRPr="00B26E5F">
        <w:rPr>
          <w:sz w:val="20"/>
          <w:szCs w:val="20"/>
          <w:rPrChange w:id="1441" w:author="Microsoft Office User" w:date="2023-09-11T13:17:00Z">
            <w:rPr>
              <w:i/>
            </w:rPr>
          </w:rPrChange>
        </w:rPr>
        <w:fldChar w:fldCharType="separate"/>
      </w:r>
      <w:r w:rsidRPr="00B26E5F">
        <w:rPr>
          <w:i/>
          <w:sz w:val="20"/>
          <w:szCs w:val="20"/>
          <w:rPrChange w:id="1442" w:author="Microsoft Office User" w:date="2023-09-11T13:17:00Z">
            <w:rPr>
              <w:i/>
            </w:rPr>
          </w:rPrChange>
        </w:rPr>
        <w:t>et al.</w:t>
      </w:r>
      <w:r w:rsidRPr="00B26E5F">
        <w:rPr>
          <w:i/>
          <w:sz w:val="20"/>
          <w:szCs w:val="20"/>
          <w:rPrChange w:id="1443" w:author="Microsoft Office User" w:date="2023-09-11T13:17:00Z">
            <w:rPr>
              <w:i/>
            </w:rPr>
          </w:rPrChange>
        </w:rPr>
        <w:fldChar w:fldCharType="end"/>
      </w:r>
      <w:r w:rsidRPr="00B26E5F">
        <w:rPr>
          <w:sz w:val="20"/>
          <w:szCs w:val="20"/>
          <w:rPrChange w:id="1444" w:author="Microsoft Office User" w:date="2023-09-11T13:17:00Z">
            <w:rPr/>
          </w:rPrChange>
        </w:rPr>
        <w:fldChar w:fldCharType="begin"/>
      </w:r>
      <w:r w:rsidRPr="00B26E5F">
        <w:rPr>
          <w:sz w:val="20"/>
          <w:szCs w:val="20"/>
          <w:rPrChange w:id="1445" w:author="Microsoft Office User" w:date="2023-09-11T13:17:00Z">
            <w:rPr/>
          </w:rPrChange>
        </w:rPr>
        <w:instrText>HYPERLINK "https://www.zotero.org/google-docs/?n2Avay" \h</w:instrText>
      </w:r>
      <w:r w:rsidRPr="00E24C39">
        <w:rPr>
          <w:sz w:val="20"/>
          <w:szCs w:val="20"/>
        </w:rPr>
      </w:r>
      <w:r w:rsidRPr="00B26E5F">
        <w:rPr>
          <w:sz w:val="20"/>
          <w:szCs w:val="20"/>
          <w:rPrChange w:id="1446" w:author="Microsoft Office User" w:date="2023-09-11T13:17:00Z">
            <w:rPr/>
          </w:rPrChange>
        </w:rPr>
        <w:fldChar w:fldCharType="separate"/>
      </w:r>
      <w:r w:rsidRPr="00B26E5F">
        <w:rPr>
          <w:sz w:val="20"/>
          <w:szCs w:val="20"/>
          <w:rPrChange w:id="1447" w:author="Microsoft Office User" w:date="2023-09-11T13:17:00Z">
            <w:rPr/>
          </w:rPrChange>
        </w:rPr>
        <w:t xml:space="preserve"> Comparative Analyses of Vertebrate Gut Microbiomes Reveal Convergence between Birds and Bats. </w:t>
      </w:r>
      <w:r w:rsidRPr="00B26E5F">
        <w:rPr>
          <w:sz w:val="20"/>
          <w:szCs w:val="20"/>
          <w:rPrChange w:id="1448" w:author="Microsoft Office User" w:date="2023-09-11T13:17:00Z">
            <w:rPr/>
          </w:rPrChange>
        </w:rPr>
        <w:fldChar w:fldCharType="end"/>
      </w:r>
      <w:r w:rsidRPr="00B26E5F">
        <w:rPr>
          <w:sz w:val="20"/>
          <w:szCs w:val="20"/>
          <w:rPrChange w:id="1449" w:author="Microsoft Office User" w:date="2023-09-11T13:17:00Z">
            <w:rPr/>
          </w:rPrChange>
        </w:rPr>
        <w:fldChar w:fldCharType="begin"/>
      </w:r>
      <w:r w:rsidRPr="00B26E5F">
        <w:rPr>
          <w:sz w:val="20"/>
          <w:szCs w:val="20"/>
          <w:rPrChange w:id="1450" w:author="Microsoft Office User" w:date="2023-09-11T13:17:00Z">
            <w:rPr/>
          </w:rPrChange>
        </w:rPr>
        <w:instrText>HYPERLINK "https://www.zotero.org/google-docs/?n2Avay" \h</w:instrText>
      </w:r>
      <w:r w:rsidRPr="00E24C39">
        <w:rPr>
          <w:sz w:val="20"/>
          <w:szCs w:val="20"/>
        </w:rPr>
      </w:r>
      <w:r w:rsidRPr="00B26E5F">
        <w:rPr>
          <w:sz w:val="20"/>
          <w:szCs w:val="20"/>
          <w:rPrChange w:id="1451" w:author="Microsoft Office User" w:date="2023-09-11T13:17:00Z">
            <w:rPr>
              <w:i/>
            </w:rPr>
          </w:rPrChange>
        </w:rPr>
        <w:fldChar w:fldCharType="separate"/>
      </w:r>
      <w:r w:rsidRPr="00B26E5F">
        <w:rPr>
          <w:i/>
          <w:sz w:val="20"/>
          <w:szCs w:val="20"/>
          <w:rPrChange w:id="1452" w:author="Microsoft Office User" w:date="2023-09-11T13:17:00Z">
            <w:rPr>
              <w:i/>
            </w:rPr>
          </w:rPrChange>
        </w:rPr>
        <w:t xml:space="preserve">mBio </w:t>
      </w:r>
      <w:r w:rsidRPr="00B26E5F">
        <w:rPr>
          <w:i/>
          <w:sz w:val="20"/>
          <w:szCs w:val="20"/>
          <w:rPrChange w:id="1453" w:author="Microsoft Office User" w:date="2023-09-11T13:17:00Z">
            <w:rPr>
              <w:i/>
            </w:rPr>
          </w:rPrChange>
        </w:rPr>
        <w:fldChar w:fldCharType="end"/>
      </w:r>
      <w:r w:rsidRPr="00B26E5F">
        <w:rPr>
          <w:sz w:val="20"/>
          <w:szCs w:val="20"/>
          <w:rPrChange w:id="1454" w:author="Microsoft Office User" w:date="2023-09-11T13:17:00Z">
            <w:rPr/>
          </w:rPrChange>
        </w:rPr>
        <w:fldChar w:fldCharType="begin"/>
      </w:r>
      <w:r w:rsidRPr="00B26E5F">
        <w:rPr>
          <w:sz w:val="20"/>
          <w:szCs w:val="20"/>
          <w:rPrChange w:id="1455" w:author="Microsoft Office User" w:date="2023-09-11T13:17:00Z">
            <w:rPr/>
          </w:rPrChange>
        </w:rPr>
        <w:instrText>HYPERLINK "https://www.zotero.org/google-docs/?n2Avay" \h</w:instrText>
      </w:r>
      <w:r w:rsidRPr="00E24C39">
        <w:rPr>
          <w:sz w:val="20"/>
          <w:szCs w:val="20"/>
        </w:rPr>
      </w:r>
      <w:r w:rsidRPr="00B26E5F">
        <w:rPr>
          <w:sz w:val="20"/>
          <w:szCs w:val="20"/>
          <w:rPrChange w:id="1456" w:author="Microsoft Office User" w:date="2023-09-11T13:17:00Z">
            <w:rPr>
              <w:b/>
            </w:rPr>
          </w:rPrChange>
        </w:rPr>
        <w:fldChar w:fldCharType="separate"/>
      </w:r>
      <w:r w:rsidRPr="00B26E5F">
        <w:rPr>
          <w:b/>
          <w:sz w:val="20"/>
          <w:szCs w:val="20"/>
          <w:rPrChange w:id="1457" w:author="Microsoft Office User" w:date="2023-09-11T13:17:00Z">
            <w:rPr>
              <w:b/>
            </w:rPr>
          </w:rPrChange>
        </w:rPr>
        <w:t>11</w:t>
      </w:r>
      <w:r w:rsidRPr="00B26E5F">
        <w:rPr>
          <w:b/>
          <w:sz w:val="20"/>
          <w:szCs w:val="20"/>
          <w:rPrChange w:id="1458" w:author="Microsoft Office User" w:date="2023-09-11T13:17:00Z">
            <w:rPr>
              <w:b/>
            </w:rPr>
          </w:rPrChange>
        </w:rPr>
        <w:fldChar w:fldCharType="end"/>
      </w:r>
      <w:r w:rsidRPr="00B26E5F">
        <w:rPr>
          <w:sz w:val="20"/>
          <w:szCs w:val="20"/>
          <w:rPrChange w:id="1459" w:author="Microsoft Office User" w:date="2023-09-11T13:17:00Z">
            <w:rPr/>
          </w:rPrChange>
        </w:rPr>
        <w:fldChar w:fldCharType="begin"/>
      </w:r>
      <w:r w:rsidRPr="00B26E5F">
        <w:rPr>
          <w:sz w:val="20"/>
          <w:szCs w:val="20"/>
          <w:rPrChange w:id="1460" w:author="Microsoft Office User" w:date="2023-09-11T13:17:00Z">
            <w:rPr/>
          </w:rPrChange>
        </w:rPr>
        <w:instrText>HYPERLINK "https://www.zotero.org/google-docs/?n2Avay" \h</w:instrText>
      </w:r>
      <w:r w:rsidRPr="00E24C39">
        <w:rPr>
          <w:sz w:val="20"/>
          <w:szCs w:val="20"/>
        </w:rPr>
      </w:r>
      <w:r w:rsidRPr="00B26E5F">
        <w:rPr>
          <w:sz w:val="20"/>
          <w:szCs w:val="20"/>
          <w:rPrChange w:id="1461" w:author="Microsoft Office User" w:date="2023-09-11T13:17:00Z">
            <w:rPr/>
          </w:rPrChange>
        </w:rPr>
        <w:fldChar w:fldCharType="separate"/>
      </w:r>
      <w:r w:rsidRPr="00B26E5F">
        <w:rPr>
          <w:sz w:val="20"/>
          <w:szCs w:val="20"/>
          <w:rPrChange w:id="1462" w:author="Microsoft Office User" w:date="2023-09-11T13:17:00Z">
            <w:rPr/>
          </w:rPrChange>
        </w:rPr>
        <w:t>, e02901-19 (2020).</w:t>
      </w:r>
      <w:r w:rsidRPr="00B26E5F">
        <w:rPr>
          <w:sz w:val="20"/>
          <w:szCs w:val="20"/>
          <w:rPrChange w:id="1463"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1464" w:author="Microsoft Office User" w:date="2023-09-11T13:17:00Z">
            <w:rPr/>
          </w:rPrChange>
        </w:rPr>
        <w:pPrChange w:id="1465" w:author="Microsoft Office User" w:date="2023-09-11T13:17:00Z">
          <w:pPr/>
        </w:pPrChange>
      </w:pPr>
    </w:p>
    <w:p w14:paraId="163FE76D" w14:textId="77777777" w:rsidR="000C56B0" w:rsidRPr="00B26E5F" w:rsidRDefault="00367A15">
      <w:pPr>
        <w:snapToGrid w:val="0"/>
        <w:contextualSpacing/>
        <w:rPr>
          <w:sz w:val="20"/>
          <w:szCs w:val="20"/>
          <w:rPrChange w:id="1466" w:author="Microsoft Office User" w:date="2023-09-11T13:17:00Z">
            <w:rPr/>
          </w:rPrChange>
        </w:rPr>
        <w:pPrChange w:id="1467" w:author="Microsoft Office User" w:date="2023-09-11T13:17:00Z">
          <w:pPr/>
        </w:pPrChange>
      </w:pPr>
      <w:r w:rsidRPr="00B26E5F">
        <w:rPr>
          <w:sz w:val="20"/>
          <w:szCs w:val="20"/>
          <w:rPrChange w:id="1468" w:author="Microsoft Office User" w:date="2023-09-11T13:17:00Z">
            <w:rPr/>
          </w:rPrChange>
        </w:rPr>
        <w:fldChar w:fldCharType="begin"/>
      </w:r>
      <w:r w:rsidRPr="00B26E5F">
        <w:rPr>
          <w:sz w:val="20"/>
          <w:szCs w:val="20"/>
          <w:rPrChange w:id="1469" w:author="Microsoft Office User" w:date="2023-09-11T13:17:00Z">
            <w:rPr/>
          </w:rPrChange>
        </w:rPr>
        <w:instrText>HYPERLINK "https://www.zotero.org/google-docs/?n2Avay" \h</w:instrText>
      </w:r>
      <w:r w:rsidRPr="00E24C39">
        <w:rPr>
          <w:sz w:val="20"/>
          <w:szCs w:val="20"/>
        </w:rPr>
      </w:r>
      <w:r w:rsidRPr="00B26E5F">
        <w:rPr>
          <w:sz w:val="20"/>
          <w:szCs w:val="20"/>
          <w:rPrChange w:id="1470" w:author="Microsoft Office User" w:date="2023-09-11T13:17:00Z">
            <w:rPr/>
          </w:rPrChange>
        </w:rPr>
        <w:fldChar w:fldCharType="separate"/>
      </w:r>
      <w:r w:rsidRPr="00B26E5F">
        <w:rPr>
          <w:sz w:val="20"/>
          <w:szCs w:val="20"/>
          <w:rPrChange w:id="1471" w:author="Microsoft Office User" w:date="2023-09-11T13:17:00Z">
            <w:rPr/>
          </w:rPrChange>
        </w:rPr>
        <w:t>49.</w:t>
      </w:r>
      <w:r w:rsidRPr="00B26E5F">
        <w:rPr>
          <w:sz w:val="20"/>
          <w:szCs w:val="20"/>
          <w:rPrChange w:id="1472" w:author="Microsoft Office User" w:date="2023-09-11T13:17:00Z">
            <w:rPr/>
          </w:rPrChange>
        </w:rPr>
        <w:tab/>
        <w:t xml:space="preserve">Palmer, C. V. </w:t>
      </w:r>
      <w:r w:rsidRPr="00B26E5F">
        <w:rPr>
          <w:sz w:val="20"/>
          <w:szCs w:val="20"/>
          <w:rPrChange w:id="1473" w:author="Microsoft Office User" w:date="2023-09-11T13:17:00Z">
            <w:rPr/>
          </w:rPrChange>
        </w:rPr>
        <w:fldChar w:fldCharType="end"/>
      </w:r>
      <w:r w:rsidRPr="00B26E5F">
        <w:rPr>
          <w:sz w:val="20"/>
          <w:szCs w:val="20"/>
          <w:rPrChange w:id="1474" w:author="Microsoft Office User" w:date="2023-09-11T13:17:00Z">
            <w:rPr/>
          </w:rPrChange>
        </w:rPr>
        <w:fldChar w:fldCharType="begin"/>
      </w:r>
      <w:r w:rsidRPr="00B26E5F">
        <w:rPr>
          <w:sz w:val="20"/>
          <w:szCs w:val="20"/>
          <w:rPrChange w:id="1475" w:author="Microsoft Office User" w:date="2023-09-11T13:17:00Z">
            <w:rPr/>
          </w:rPrChange>
        </w:rPr>
        <w:instrText>HYPERLINK "https://www.zotero.org/google-docs/?n2Avay" \h</w:instrText>
      </w:r>
      <w:r w:rsidRPr="00E24C39">
        <w:rPr>
          <w:sz w:val="20"/>
          <w:szCs w:val="20"/>
        </w:rPr>
      </w:r>
      <w:r w:rsidRPr="00B26E5F">
        <w:rPr>
          <w:sz w:val="20"/>
          <w:szCs w:val="20"/>
          <w:rPrChange w:id="1476" w:author="Microsoft Office User" w:date="2023-09-11T13:17:00Z">
            <w:rPr>
              <w:i/>
            </w:rPr>
          </w:rPrChange>
        </w:rPr>
        <w:fldChar w:fldCharType="separate"/>
      </w:r>
      <w:r w:rsidRPr="00B26E5F">
        <w:rPr>
          <w:i/>
          <w:sz w:val="20"/>
          <w:szCs w:val="20"/>
          <w:rPrChange w:id="1477" w:author="Microsoft Office User" w:date="2023-09-11T13:17:00Z">
            <w:rPr>
              <w:i/>
            </w:rPr>
          </w:rPrChange>
        </w:rPr>
        <w:t>et al.</w:t>
      </w:r>
      <w:r w:rsidRPr="00B26E5F">
        <w:rPr>
          <w:i/>
          <w:sz w:val="20"/>
          <w:szCs w:val="20"/>
          <w:rPrChange w:id="1478" w:author="Microsoft Office User" w:date="2023-09-11T13:17:00Z">
            <w:rPr>
              <w:i/>
            </w:rPr>
          </w:rPrChange>
        </w:rPr>
        <w:fldChar w:fldCharType="end"/>
      </w:r>
      <w:r w:rsidRPr="00B26E5F">
        <w:rPr>
          <w:sz w:val="20"/>
          <w:szCs w:val="20"/>
          <w:rPrChange w:id="1479" w:author="Microsoft Office User" w:date="2023-09-11T13:17:00Z">
            <w:rPr/>
          </w:rPrChange>
        </w:rPr>
        <w:fldChar w:fldCharType="begin"/>
      </w:r>
      <w:r w:rsidRPr="00B26E5F">
        <w:rPr>
          <w:sz w:val="20"/>
          <w:szCs w:val="20"/>
          <w:rPrChange w:id="1480" w:author="Microsoft Office User" w:date="2023-09-11T13:17:00Z">
            <w:rPr/>
          </w:rPrChange>
        </w:rPr>
        <w:instrText>HYPERLINK "https://www.zotero.org/google-docs/?n2Avay" \h</w:instrText>
      </w:r>
      <w:r w:rsidRPr="00E24C39">
        <w:rPr>
          <w:sz w:val="20"/>
          <w:szCs w:val="20"/>
        </w:rPr>
      </w:r>
      <w:r w:rsidRPr="00B26E5F">
        <w:rPr>
          <w:sz w:val="20"/>
          <w:szCs w:val="20"/>
          <w:rPrChange w:id="1481" w:author="Microsoft Office User" w:date="2023-09-11T13:17:00Z">
            <w:rPr/>
          </w:rPrChange>
        </w:rPr>
        <w:fldChar w:fldCharType="separate"/>
      </w:r>
      <w:r w:rsidRPr="00B26E5F">
        <w:rPr>
          <w:sz w:val="20"/>
          <w:szCs w:val="20"/>
          <w:rPrChange w:id="1482"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1483" w:author="Microsoft Office User" w:date="2023-09-11T13:17:00Z">
            <w:rPr/>
          </w:rPrChange>
        </w:rPr>
        <w:fldChar w:fldCharType="end"/>
      </w:r>
      <w:r w:rsidRPr="00B26E5F">
        <w:rPr>
          <w:sz w:val="20"/>
          <w:szCs w:val="20"/>
          <w:rPrChange w:id="1484" w:author="Microsoft Office User" w:date="2023-09-11T13:17:00Z">
            <w:rPr/>
          </w:rPrChange>
        </w:rPr>
        <w:fldChar w:fldCharType="begin"/>
      </w:r>
      <w:r w:rsidRPr="00B26E5F">
        <w:rPr>
          <w:sz w:val="20"/>
          <w:szCs w:val="20"/>
          <w:rPrChange w:id="1485" w:author="Microsoft Office User" w:date="2023-09-11T13:17:00Z">
            <w:rPr/>
          </w:rPrChange>
        </w:rPr>
        <w:instrText>HYPERLINK "https://www.zotero.org/google-docs/?n2Avay" \h</w:instrText>
      </w:r>
      <w:r w:rsidRPr="00E24C39">
        <w:rPr>
          <w:sz w:val="20"/>
          <w:szCs w:val="20"/>
        </w:rPr>
      </w:r>
      <w:r w:rsidRPr="00B26E5F">
        <w:rPr>
          <w:sz w:val="20"/>
          <w:szCs w:val="20"/>
          <w:rPrChange w:id="1486" w:author="Microsoft Office User" w:date="2023-09-11T13:17:00Z">
            <w:rPr>
              <w:i/>
            </w:rPr>
          </w:rPrChange>
        </w:rPr>
        <w:fldChar w:fldCharType="separate"/>
      </w:r>
      <w:r w:rsidRPr="00B26E5F">
        <w:rPr>
          <w:i/>
          <w:sz w:val="20"/>
          <w:szCs w:val="20"/>
          <w:rPrChange w:id="1487" w:author="Microsoft Office User" w:date="2023-09-11T13:17:00Z">
            <w:rPr>
              <w:i/>
            </w:rPr>
          </w:rPrChange>
        </w:rPr>
        <w:t xml:space="preserve">J. Exp. Biol. </w:t>
      </w:r>
      <w:r w:rsidRPr="00B26E5F">
        <w:rPr>
          <w:i/>
          <w:sz w:val="20"/>
          <w:szCs w:val="20"/>
          <w:rPrChange w:id="1488" w:author="Microsoft Office User" w:date="2023-09-11T13:17:00Z">
            <w:rPr>
              <w:i/>
            </w:rPr>
          </w:rPrChange>
        </w:rPr>
        <w:fldChar w:fldCharType="end"/>
      </w:r>
      <w:r w:rsidRPr="00B26E5F">
        <w:rPr>
          <w:sz w:val="20"/>
          <w:szCs w:val="20"/>
          <w:rPrChange w:id="1489" w:author="Microsoft Office User" w:date="2023-09-11T13:17:00Z">
            <w:rPr/>
          </w:rPrChange>
        </w:rPr>
        <w:fldChar w:fldCharType="begin"/>
      </w:r>
      <w:r w:rsidRPr="00B26E5F">
        <w:rPr>
          <w:sz w:val="20"/>
          <w:szCs w:val="20"/>
          <w:rPrChange w:id="1490" w:author="Microsoft Office User" w:date="2023-09-11T13:17:00Z">
            <w:rPr/>
          </w:rPrChange>
        </w:rPr>
        <w:instrText>HYPERLINK "https://www.zotero.org/google-docs/?n2Avay" \h</w:instrText>
      </w:r>
      <w:r w:rsidRPr="00E24C39">
        <w:rPr>
          <w:sz w:val="20"/>
          <w:szCs w:val="20"/>
        </w:rPr>
      </w:r>
      <w:r w:rsidRPr="00B26E5F">
        <w:rPr>
          <w:sz w:val="20"/>
          <w:szCs w:val="20"/>
          <w:rPrChange w:id="1491" w:author="Microsoft Office User" w:date="2023-09-11T13:17:00Z">
            <w:rPr>
              <w:b/>
            </w:rPr>
          </w:rPrChange>
        </w:rPr>
        <w:fldChar w:fldCharType="separate"/>
      </w:r>
      <w:r w:rsidRPr="00B26E5F">
        <w:rPr>
          <w:b/>
          <w:sz w:val="20"/>
          <w:szCs w:val="20"/>
          <w:rPrChange w:id="1492" w:author="Microsoft Office User" w:date="2023-09-11T13:17:00Z">
            <w:rPr>
              <w:b/>
            </w:rPr>
          </w:rPrChange>
        </w:rPr>
        <w:t>214</w:t>
      </w:r>
      <w:r w:rsidRPr="00B26E5F">
        <w:rPr>
          <w:b/>
          <w:sz w:val="20"/>
          <w:szCs w:val="20"/>
          <w:rPrChange w:id="1493" w:author="Microsoft Office User" w:date="2023-09-11T13:17:00Z">
            <w:rPr>
              <w:b/>
            </w:rPr>
          </w:rPrChange>
        </w:rPr>
        <w:fldChar w:fldCharType="end"/>
      </w:r>
      <w:r w:rsidRPr="00B26E5F">
        <w:rPr>
          <w:sz w:val="20"/>
          <w:szCs w:val="20"/>
          <w:rPrChange w:id="1494" w:author="Microsoft Office User" w:date="2023-09-11T13:17:00Z">
            <w:rPr/>
          </w:rPrChange>
        </w:rPr>
        <w:fldChar w:fldCharType="begin"/>
      </w:r>
      <w:r w:rsidRPr="00B26E5F">
        <w:rPr>
          <w:sz w:val="20"/>
          <w:szCs w:val="20"/>
          <w:rPrChange w:id="1495" w:author="Microsoft Office User" w:date="2023-09-11T13:17:00Z">
            <w:rPr/>
          </w:rPrChange>
        </w:rPr>
        <w:instrText>HYPERLINK "https://www.zotero.org/google-docs/?n2Avay" \h</w:instrText>
      </w:r>
      <w:r w:rsidRPr="00E24C39">
        <w:rPr>
          <w:sz w:val="20"/>
          <w:szCs w:val="20"/>
        </w:rPr>
      </w:r>
      <w:r w:rsidRPr="00B26E5F">
        <w:rPr>
          <w:sz w:val="20"/>
          <w:szCs w:val="20"/>
          <w:rPrChange w:id="1496" w:author="Microsoft Office User" w:date="2023-09-11T13:17:00Z">
            <w:rPr/>
          </w:rPrChange>
        </w:rPr>
        <w:fldChar w:fldCharType="separate"/>
      </w:r>
      <w:r w:rsidRPr="00B26E5F">
        <w:rPr>
          <w:sz w:val="20"/>
          <w:szCs w:val="20"/>
          <w:rPrChange w:id="1497" w:author="Microsoft Office User" w:date="2023-09-11T13:17:00Z">
            <w:rPr/>
          </w:rPrChange>
        </w:rPr>
        <w:t>, 4240–4249 (2011).</w:t>
      </w:r>
      <w:r w:rsidRPr="00B26E5F">
        <w:rPr>
          <w:sz w:val="20"/>
          <w:szCs w:val="20"/>
          <w:rPrChange w:id="1498"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1499" w:author="Microsoft Office User" w:date="2023-09-11T13:17:00Z">
            <w:rPr/>
          </w:rPrChange>
        </w:rPr>
        <w:pPrChange w:id="1500" w:author="Microsoft Office User" w:date="2023-09-11T13:17:00Z">
          <w:pPr/>
        </w:pPrChange>
      </w:pPr>
    </w:p>
    <w:p w14:paraId="2C9E071B" w14:textId="77777777" w:rsidR="000C56B0" w:rsidRPr="00B26E5F" w:rsidRDefault="00367A15">
      <w:pPr>
        <w:snapToGrid w:val="0"/>
        <w:contextualSpacing/>
        <w:rPr>
          <w:sz w:val="20"/>
          <w:szCs w:val="20"/>
          <w:rPrChange w:id="1501" w:author="Microsoft Office User" w:date="2023-09-11T13:17:00Z">
            <w:rPr/>
          </w:rPrChange>
        </w:rPr>
        <w:pPrChange w:id="1502" w:author="Microsoft Office User" w:date="2023-09-11T13:17:00Z">
          <w:pPr/>
        </w:pPrChange>
      </w:pPr>
      <w:r w:rsidRPr="00B26E5F">
        <w:rPr>
          <w:sz w:val="20"/>
          <w:szCs w:val="20"/>
          <w:rPrChange w:id="1503" w:author="Microsoft Office User" w:date="2023-09-11T13:17:00Z">
            <w:rPr/>
          </w:rPrChange>
        </w:rPr>
        <w:fldChar w:fldCharType="begin"/>
      </w:r>
      <w:r w:rsidRPr="00B26E5F">
        <w:rPr>
          <w:sz w:val="20"/>
          <w:szCs w:val="20"/>
          <w:rPrChange w:id="1504" w:author="Microsoft Office User" w:date="2023-09-11T13:17:00Z">
            <w:rPr/>
          </w:rPrChange>
        </w:rPr>
        <w:instrText>HYPERLINK "https://www.zotero.org/google-docs/?n2Avay" \h</w:instrText>
      </w:r>
      <w:r w:rsidRPr="00E24C39">
        <w:rPr>
          <w:sz w:val="20"/>
          <w:szCs w:val="20"/>
        </w:rPr>
      </w:r>
      <w:r w:rsidRPr="00B26E5F">
        <w:rPr>
          <w:sz w:val="20"/>
          <w:szCs w:val="20"/>
          <w:rPrChange w:id="1505" w:author="Microsoft Office User" w:date="2023-09-11T13:17:00Z">
            <w:rPr/>
          </w:rPrChange>
        </w:rPr>
        <w:fldChar w:fldCharType="separate"/>
      </w:r>
      <w:r w:rsidRPr="00B26E5F">
        <w:rPr>
          <w:sz w:val="20"/>
          <w:szCs w:val="20"/>
          <w:rPrChange w:id="1506" w:author="Microsoft Office User" w:date="2023-09-11T13:17:00Z">
            <w:rPr/>
          </w:rPrChange>
        </w:rPr>
        <w:t>50.</w:t>
      </w:r>
      <w:r w:rsidRPr="00B26E5F">
        <w:rPr>
          <w:sz w:val="20"/>
          <w:szCs w:val="20"/>
          <w:rPrChange w:id="1507" w:author="Microsoft Office User" w:date="2023-09-11T13:17:00Z">
            <w:rPr/>
          </w:rPrChange>
        </w:rPr>
        <w:tab/>
        <w:t xml:space="preserve">Palmer, C., Bythell, J. &amp; Willis, B. Enzyme activity demonstrates multiple pathways of innate immunity in Indo-Pacific anthozoans. </w:t>
      </w:r>
      <w:r w:rsidRPr="00B26E5F">
        <w:rPr>
          <w:sz w:val="20"/>
          <w:szCs w:val="20"/>
          <w:rPrChange w:id="1508" w:author="Microsoft Office User" w:date="2023-09-11T13:17:00Z">
            <w:rPr/>
          </w:rPrChange>
        </w:rPr>
        <w:fldChar w:fldCharType="end"/>
      </w:r>
      <w:r w:rsidRPr="00B26E5F">
        <w:rPr>
          <w:sz w:val="20"/>
          <w:szCs w:val="20"/>
          <w:rPrChange w:id="1509" w:author="Microsoft Office User" w:date="2023-09-11T13:17:00Z">
            <w:rPr/>
          </w:rPrChange>
        </w:rPr>
        <w:fldChar w:fldCharType="begin"/>
      </w:r>
      <w:r w:rsidRPr="00B26E5F">
        <w:rPr>
          <w:sz w:val="20"/>
          <w:szCs w:val="20"/>
          <w:rPrChange w:id="1510" w:author="Microsoft Office User" w:date="2023-09-11T13:17:00Z">
            <w:rPr/>
          </w:rPrChange>
        </w:rPr>
        <w:instrText>HYPERLINK "https://www.zotero.org/google-docs/?n2Avay" \h</w:instrText>
      </w:r>
      <w:r w:rsidRPr="00E24C39">
        <w:rPr>
          <w:sz w:val="20"/>
          <w:szCs w:val="20"/>
        </w:rPr>
      </w:r>
      <w:r w:rsidRPr="00B26E5F">
        <w:rPr>
          <w:sz w:val="20"/>
          <w:szCs w:val="20"/>
          <w:rPrChange w:id="1511" w:author="Microsoft Office User" w:date="2023-09-11T13:17:00Z">
            <w:rPr>
              <w:i/>
            </w:rPr>
          </w:rPrChange>
        </w:rPr>
        <w:fldChar w:fldCharType="separate"/>
      </w:r>
      <w:r w:rsidRPr="00B26E5F">
        <w:rPr>
          <w:i/>
          <w:sz w:val="20"/>
          <w:szCs w:val="20"/>
          <w:rPrChange w:id="1512" w:author="Microsoft Office User" w:date="2023-09-11T13:17:00Z">
            <w:rPr>
              <w:i/>
            </w:rPr>
          </w:rPrChange>
        </w:rPr>
        <w:t xml:space="preserve">Proc. R. Soc. B Biol. Sci. </w:t>
      </w:r>
      <w:r w:rsidRPr="00B26E5F">
        <w:rPr>
          <w:i/>
          <w:sz w:val="20"/>
          <w:szCs w:val="20"/>
          <w:rPrChange w:id="1513" w:author="Microsoft Office User" w:date="2023-09-11T13:17:00Z">
            <w:rPr>
              <w:i/>
            </w:rPr>
          </w:rPrChange>
        </w:rPr>
        <w:fldChar w:fldCharType="end"/>
      </w:r>
      <w:r w:rsidRPr="00B26E5F">
        <w:rPr>
          <w:sz w:val="20"/>
          <w:szCs w:val="20"/>
          <w:rPrChange w:id="1514" w:author="Microsoft Office User" w:date="2023-09-11T13:17:00Z">
            <w:rPr/>
          </w:rPrChange>
        </w:rPr>
        <w:fldChar w:fldCharType="begin"/>
      </w:r>
      <w:r w:rsidRPr="00B26E5F">
        <w:rPr>
          <w:sz w:val="20"/>
          <w:szCs w:val="20"/>
          <w:rPrChange w:id="1515" w:author="Microsoft Office User" w:date="2023-09-11T13:17:00Z">
            <w:rPr/>
          </w:rPrChange>
        </w:rPr>
        <w:instrText>HYPERLINK "https://www.zotero.org/google-docs/?n2Avay" \h</w:instrText>
      </w:r>
      <w:r w:rsidRPr="00E24C39">
        <w:rPr>
          <w:sz w:val="20"/>
          <w:szCs w:val="20"/>
        </w:rPr>
      </w:r>
      <w:r w:rsidRPr="00B26E5F">
        <w:rPr>
          <w:sz w:val="20"/>
          <w:szCs w:val="20"/>
          <w:rPrChange w:id="1516" w:author="Microsoft Office User" w:date="2023-09-11T13:17:00Z">
            <w:rPr>
              <w:b/>
            </w:rPr>
          </w:rPrChange>
        </w:rPr>
        <w:fldChar w:fldCharType="separate"/>
      </w:r>
      <w:r w:rsidRPr="00B26E5F">
        <w:rPr>
          <w:b/>
          <w:sz w:val="20"/>
          <w:szCs w:val="20"/>
          <w:rPrChange w:id="1517" w:author="Microsoft Office User" w:date="2023-09-11T13:17:00Z">
            <w:rPr>
              <w:b/>
            </w:rPr>
          </w:rPrChange>
        </w:rPr>
        <w:t>279</w:t>
      </w:r>
      <w:r w:rsidRPr="00B26E5F">
        <w:rPr>
          <w:b/>
          <w:sz w:val="20"/>
          <w:szCs w:val="20"/>
          <w:rPrChange w:id="1518" w:author="Microsoft Office User" w:date="2023-09-11T13:17:00Z">
            <w:rPr>
              <w:b/>
            </w:rPr>
          </w:rPrChange>
        </w:rPr>
        <w:fldChar w:fldCharType="end"/>
      </w:r>
      <w:r w:rsidRPr="00B26E5F">
        <w:rPr>
          <w:sz w:val="20"/>
          <w:szCs w:val="20"/>
          <w:rPrChange w:id="1519" w:author="Microsoft Office User" w:date="2023-09-11T13:17:00Z">
            <w:rPr/>
          </w:rPrChange>
        </w:rPr>
        <w:fldChar w:fldCharType="begin"/>
      </w:r>
      <w:r w:rsidRPr="00B26E5F">
        <w:rPr>
          <w:sz w:val="20"/>
          <w:szCs w:val="20"/>
          <w:rPrChange w:id="1520" w:author="Microsoft Office User" w:date="2023-09-11T13:17:00Z">
            <w:rPr/>
          </w:rPrChange>
        </w:rPr>
        <w:instrText>HYPERLINK "https://www.zotero.org/google-docs/?n2Avay" \h</w:instrText>
      </w:r>
      <w:r w:rsidRPr="00E24C39">
        <w:rPr>
          <w:sz w:val="20"/>
          <w:szCs w:val="20"/>
        </w:rPr>
      </w:r>
      <w:r w:rsidRPr="00B26E5F">
        <w:rPr>
          <w:sz w:val="20"/>
          <w:szCs w:val="20"/>
          <w:rPrChange w:id="1521" w:author="Microsoft Office User" w:date="2023-09-11T13:17:00Z">
            <w:rPr/>
          </w:rPrChange>
        </w:rPr>
        <w:fldChar w:fldCharType="separate"/>
      </w:r>
      <w:r w:rsidRPr="00B26E5F">
        <w:rPr>
          <w:sz w:val="20"/>
          <w:szCs w:val="20"/>
          <w:rPrChange w:id="1522" w:author="Microsoft Office User" w:date="2023-09-11T13:17:00Z">
            <w:rPr/>
          </w:rPrChange>
        </w:rPr>
        <w:t>, 3879–3887 (2012).</w:t>
      </w:r>
      <w:r w:rsidRPr="00B26E5F">
        <w:rPr>
          <w:sz w:val="20"/>
          <w:szCs w:val="20"/>
          <w:rPrChange w:id="1523"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1524" w:author="Microsoft Office User" w:date="2023-09-11T13:17:00Z">
            <w:rPr/>
          </w:rPrChange>
        </w:rPr>
        <w:pPrChange w:id="1525" w:author="Microsoft Office User" w:date="2023-09-11T13:17:00Z">
          <w:pPr/>
        </w:pPrChange>
      </w:pPr>
    </w:p>
    <w:p w14:paraId="45836DBA" w14:textId="77777777" w:rsidR="000C56B0" w:rsidRPr="00B26E5F" w:rsidRDefault="00367A15">
      <w:pPr>
        <w:snapToGrid w:val="0"/>
        <w:contextualSpacing/>
        <w:rPr>
          <w:sz w:val="20"/>
          <w:szCs w:val="20"/>
          <w:rPrChange w:id="1526" w:author="Microsoft Office User" w:date="2023-09-11T13:17:00Z">
            <w:rPr/>
          </w:rPrChange>
        </w:rPr>
        <w:pPrChange w:id="1527" w:author="Microsoft Office User" w:date="2023-09-11T13:17:00Z">
          <w:pPr/>
        </w:pPrChange>
      </w:pPr>
      <w:r w:rsidRPr="00B26E5F">
        <w:rPr>
          <w:sz w:val="20"/>
          <w:szCs w:val="20"/>
          <w:rPrChange w:id="1528" w:author="Microsoft Office User" w:date="2023-09-11T13:17:00Z">
            <w:rPr/>
          </w:rPrChange>
        </w:rPr>
        <w:fldChar w:fldCharType="begin"/>
      </w:r>
      <w:r w:rsidRPr="00B26E5F">
        <w:rPr>
          <w:sz w:val="20"/>
          <w:szCs w:val="20"/>
          <w:rPrChange w:id="1529" w:author="Microsoft Office User" w:date="2023-09-11T13:17:00Z">
            <w:rPr/>
          </w:rPrChange>
        </w:rPr>
        <w:instrText>HYPERLINK "https://www.zotero.org/google-docs/?n2Avay" \h</w:instrText>
      </w:r>
      <w:r w:rsidRPr="00E24C39">
        <w:rPr>
          <w:sz w:val="20"/>
          <w:szCs w:val="20"/>
        </w:rPr>
      </w:r>
      <w:r w:rsidRPr="00B26E5F">
        <w:rPr>
          <w:sz w:val="20"/>
          <w:szCs w:val="20"/>
          <w:rPrChange w:id="1530" w:author="Microsoft Office User" w:date="2023-09-11T13:17:00Z">
            <w:rPr/>
          </w:rPrChange>
        </w:rPr>
        <w:fldChar w:fldCharType="separate"/>
      </w:r>
      <w:r w:rsidRPr="00B26E5F">
        <w:rPr>
          <w:sz w:val="20"/>
          <w:szCs w:val="20"/>
          <w:rPrChange w:id="1531" w:author="Microsoft Office User" w:date="2023-09-11T13:17:00Z">
            <w:rPr/>
          </w:rPrChange>
        </w:rPr>
        <w:t>51.</w:t>
      </w:r>
      <w:r w:rsidRPr="00B26E5F">
        <w:rPr>
          <w:sz w:val="20"/>
          <w:szCs w:val="20"/>
          <w:rPrChange w:id="1532" w:author="Microsoft Office User" w:date="2023-09-11T13:17:00Z">
            <w:rPr/>
          </w:rPrChange>
        </w:rPr>
        <w:tab/>
        <w:t xml:space="preserve">Brown, T., Sonett, D., Zaneveld, J. R. &amp; Padilla-Gamiño, J. L. Characterization of the microbiome and immune response in corals with chronic Montipora white syndrome. </w:t>
      </w:r>
      <w:r w:rsidRPr="00B26E5F">
        <w:rPr>
          <w:sz w:val="20"/>
          <w:szCs w:val="20"/>
          <w:rPrChange w:id="1533" w:author="Microsoft Office User" w:date="2023-09-11T13:17:00Z">
            <w:rPr/>
          </w:rPrChange>
        </w:rPr>
        <w:fldChar w:fldCharType="end"/>
      </w:r>
      <w:r w:rsidRPr="00B26E5F">
        <w:rPr>
          <w:sz w:val="20"/>
          <w:szCs w:val="20"/>
          <w:rPrChange w:id="1534" w:author="Microsoft Office User" w:date="2023-09-11T13:17:00Z">
            <w:rPr/>
          </w:rPrChange>
        </w:rPr>
        <w:fldChar w:fldCharType="begin"/>
      </w:r>
      <w:r w:rsidRPr="00B26E5F">
        <w:rPr>
          <w:sz w:val="20"/>
          <w:szCs w:val="20"/>
          <w:rPrChange w:id="1535" w:author="Microsoft Office User" w:date="2023-09-11T13:17:00Z">
            <w:rPr/>
          </w:rPrChange>
        </w:rPr>
        <w:instrText>HYPERLINK "https://www.zotero.org/google-docs/?n2Avay" \h</w:instrText>
      </w:r>
      <w:r w:rsidRPr="00E24C39">
        <w:rPr>
          <w:sz w:val="20"/>
          <w:szCs w:val="20"/>
        </w:rPr>
      </w:r>
      <w:r w:rsidRPr="00B26E5F">
        <w:rPr>
          <w:sz w:val="20"/>
          <w:szCs w:val="20"/>
          <w:rPrChange w:id="1536" w:author="Microsoft Office User" w:date="2023-09-11T13:17:00Z">
            <w:rPr>
              <w:i/>
            </w:rPr>
          </w:rPrChange>
        </w:rPr>
        <w:fldChar w:fldCharType="separate"/>
      </w:r>
      <w:r w:rsidRPr="00B26E5F">
        <w:rPr>
          <w:i/>
          <w:sz w:val="20"/>
          <w:szCs w:val="20"/>
          <w:rPrChange w:id="1537" w:author="Microsoft Office User" w:date="2023-09-11T13:17:00Z">
            <w:rPr>
              <w:i/>
            </w:rPr>
          </w:rPrChange>
        </w:rPr>
        <w:t xml:space="preserve">Mol. Ecol. </w:t>
      </w:r>
      <w:r w:rsidRPr="00B26E5F">
        <w:rPr>
          <w:i/>
          <w:sz w:val="20"/>
          <w:szCs w:val="20"/>
          <w:rPrChange w:id="1538" w:author="Microsoft Office User" w:date="2023-09-11T13:17:00Z">
            <w:rPr>
              <w:i/>
            </w:rPr>
          </w:rPrChange>
        </w:rPr>
        <w:fldChar w:fldCharType="end"/>
      </w:r>
      <w:r w:rsidRPr="00B26E5F">
        <w:rPr>
          <w:sz w:val="20"/>
          <w:szCs w:val="20"/>
          <w:rPrChange w:id="1539" w:author="Microsoft Office User" w:date="2023-09-11T13:17:00Z">
            <w:rPr/>
          </w:rPrChange>
        </w:rPr>
        <w:fldChar w:fldCharType="begin"/>
      </w:r>
      <w:r w:rsidRPr="00B26E5F">
        <w:rPr>
          <w:sz w:val="20"/>
          <w:szCs w:val="20"/>
          <w:rPrChange w:id="1540" w:author="Microsoft Office User" w:date="2023-09-11T13:17:00Z">
            <w:rPr/>
          </w:rPrChange>
        </w:rPr>
        <w:instrText>HYPERLINK "https://www.zotero.org/google-docs/?n2Avay" \h</w:instrText>
      </w:r>
      <w:r w:rsidRPr="00E24C39">
        <w:rPr>
          <w:sz w:val="20"/>
          <w:szCs w:val="20"/>
        </w:rPr>
      </w:r>
      <w:r w:rsidRPr="00B26E5F">
        <w:rPr>
          <w:sz w:val="20"/>
          <w:szCs w:val="20"/>
          <w:rPrChange w:id="1541" w:author="Microsoft Office User" w:date="2023-09-11T13:17:00Z">
            <w:rPr>
              <w:b/>
            </w:rPr>
          </w:rPrChange>
        </w:rPr>
        <w:fldChar w:fldCharType="separate"/>
      </w:r>
      <w:r w:rsidRPr="00B26E5F">
        <w:rPr>
          <w:b/>
          <w:sz w:val="20"/>
          <w:szCs w:val="20"/>
          <w:rPrChange w:id="1542" w:author="Microsoft Office User" w:date="2023-09-11T13:17:00Z">
            <w:rPr>
              <w:b/>
            </w:rPr>
          </w:rPrChange>
        </w:rPr>
        <w:t>30</w:t>
      </w:r>
      <w:r w:rsidRPr="00B26E5F">
        <w:rPr>
          <w:b/>
          <w:sz w:val="20"/>
          <w:szCs w:val="20"/>
          <w:rPrChange w:id="1543" w:author="Microsoft Office User" w:date="2023-09-11T13:17:00Z">
            <w:rPr>
              <w:b/>
            </w:rPr>
          </w:rPrChange>
        </w:rPr>
        <w:fldChar w:fldCharType="end"/>
      </w:r>
      <w:r w:rsidRPr="00B26E5F">
        <w:rPr>
          <w:sz w:val="20"/>
          <w:szCs w:val="20"/>
          <w:rPrChange w:id="1544" w:author="Microsoft Office User" w:date="2023-09-11T13:17:00Z">
            <w:rPr/>
          </w:rPrChange>
        </w:rPr>
        <w:fldChar w:fldCharType="begin"/>
      </w:r>
      <w:r w:rsidRPr="00B26E5F">
        <w:rPr>
          <w:sz w:val="20"/>
          <w:szCs w:val="20"/>
          <w:rPrChange w:id="1545" w:author="Microsoft Office User" w:date="2023-09-11T13:17:00Z">
            <w:rPr/>
          </w:rPrChange>
        </w:rPr>
        <w:instrText>HYPERLINK "https://www.zotero.org/google-docs/?n2Avay" \h</w:instrText>
      </w:r>
      <w:r w:rsidRPr="00E24C39">
        <w:rPr>
          <w:sz w:val="20"/>
          <w:szCs w:val="20"/>
        </w:rPr>
      </w:r>
      <w:r w:rsidRPr="00B26E5F">
        <w:rPr>
          <w:sz w:val="20"/>
          <w:szCs w:val="20"/>
          <w:rPrChange w:id="1546" w:author="Microsoft Office User" w:date="2023-09-11T13:17:00Z">
            <w:rPr/>
          </w:rPrChange>
        </w:rPr>
        <w:fldChar w:fldCharType="separate"/>
      </w:r>
      <w:r w:rsidRPr="00B26E5F">
        <w:rPr>
          <w:sz w:val="20"/>
          <w:szCs w:val="20"/>
          <w:rPrChange w:id="1547" w:author="Microsoft Office User" w:date="2023-09-11T13:17:00Z">
            <w:rPr/>
          </w:rPrChange>
        </w:rPr>
        <w:t>, 2591–2606 (2021).</w:t>
      </w:r>
      <w:r w:rsidRPr="00B26E5F">
        <w:rPr>
          <w:sz w:val="20"/>
          <w:szCs w:val="20"/>
          <w:rPrChange w:id="1548"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1549" w:author="Microsoft Office User" w:date="2023-09-11T13:17:00Z">
            <w:rPr/>
          </w:rPrChange>
        </w:rPr>
        <w:pPrChange w:id="1550" w:author="Microsoft Office User" w:date="2023-09-11T13:17:00Z">
          <w:pPr/>
        </w:pPrChange>
      </w:pPr>
    </w:p>
    <w:p w14:paraId="5E154705" w14:textId="77777777" w:rsidR="000C56B0" w:rsidRPr="00B26E5F" w:rsidRDefault="00367A15">
      <w:pPr>
        <w:snapToGrid w:val="0"/>
        <w:contextualSpacing/>
        <w:rPr>
          <w:sz w:val="20"/>
          <w:szCs w:val="20"/>
          <w:rPrChange w:id="1551" w:author="Microsoft Office User" w:date="2023-09-11T13:17:00Z">
            <w:rPr/>
          </w:rPrChange>
        </w:rPr>
        <w:pPrChange w:id="1552" w:author="Microsoft Office User" w:date="2023-09-11T13:17:00Z">
          <w:pPr/>
        </w:pPrChange>
      </w:pPr>
      <w:r w:rsidRPr="00B26E5F">
        <w:rPr>
          <w:sz w:val="20"/>
          <w:szCs w:val="20"/>
          <w:rPrChange w:id="1553" w:author="Microsoft Office User" w:date="2023-09-11T13:17:00Z">
            <w:rPr/>
          </w:rPrChange>
        </w:rPr>
        <w:fldChar w:fldCharType="begin"/>
      </w:r>
      <w:r w:rsidRPr="00B26E5F">
        <w:rPr>
          <w:sz w:val="20"/>
          <w:szCs w:val="20"/>
          <w:rPrChange w:id="1554" w:author="Microsoft Office User" w:date="2023-09-11T13:17:00Z">
            <w:rPr/>
          </w:rPrChange>
        </w:rPr>
        <w:instrText>HYPERLINK "https://www.zotero.org/google-docs/?n2Avay" \h</w:instrText>
      </w:r>
      <w:r w:rsidRPr="00E24C39">
        <w:rPr>
          <w:sz w:val="20"/>
          <w:szCs w:val="20"/>
        </w:rPr>
      </w:r>
      <w:r w:rsidRPr="00B26E5F">
        <w:rPr>
          <w:sz w:val="20"/>
          <w:szCs w:val="20"/>
          <w:rPrChange w:id="1555" w:author="Microsoft Office User" w:date="2023-09-11T13:17:00Z">
            <w:rPr/>
          </w:rPrChange>
        </w:rPr>
        <w:fldChar w:fldCharType="separate"/>
      </w:r>
      <w:r w:rsidRPr="00B26E5F">
        <w:rPr>
          <w:sz w:val="20"/>
          <w:szCs w:val="20"/>
          <w:rPrChange w:id="1556" w:author="Microsoft Office User" w:date="2023-09-11T13:17:00Z">
            <w:rPr/>
          </w:rPrChange>
        </w:rPr>
        <w:t>52.</w:t>
      </w:r>
      <w:r w:rsidRPr="00B26E5F">
        <w:rPr>
          <w:sz w:val="20"/>
          <w:szCs w:val="20"/>
          <w:rPrChange w:id="1557" w:author="Microsoft Office User" w:date="2023-09-11T13:17:00Z">
            <w:rPr/>
          </w:rPrChange>
        </w:rPr>
        <w:tab/>
        <w:t xml:space="preserve">Thaiss, C. A., Levy, M., Suez, J. &amp; Elinav, E. The interplay between the innate immune system and the microbiota. </w:t>
      </w:r>
      <w:r w:rsidRPr="00B26E5F">
        <w:rPr>
          <w:sz w:val="20"/>
          <w:szCs w:val="20"/>
          <w:rPrChange w:id="1558" w:author="Microsoft Office User" w:date="2023-09-11T13:17:00Z">
            <w:rPr/>
          </w:rPrChange>
        </w:rPr>
        <w:fldChar w:fldCharType="end"/>
      </w:r>
      <w:r w:rsidRPr="00B26E5F">
        <w:rPr>
          <w:sz w:val="20"/>
          <w:szCs w:val="20"/>
          <w:rPrChange w:id="1559" w:author="Microsoft Office User" w:date="2023-09-11T13:17:00Z">
            <w:rPr/>
          </w:rPrChange>
        </w:rPr>
        <w:fldChar w:fldCharType="begin"/>
      </w:r>
      <w:r w:rsidRPr="00B26E5F">
        <w:rPr>
          <w:sz w:val="20"/>
          <w:szCs w:val="20"/>
          <w:rPrChange w:id="1560" w:author="Microsoft Office User" w:date="2023-09-11T13:17:00Z">
            <w:rPr/>
          </w:rPrChange>
        </w:rPr>
        <w:instrText>HYPERLINK "https://www.zotero.org/google-docs/?n2Avay" \h</w:instrText>
      </w:r>
      <w:r w:rsidRPr="00E24C39">
        <w:rPr>
          <w:sz w:val="20"/>
          <w:szCs w:val="20"/>
        </w:rPr>
      </w:r>
      <w:r w:rsidRPr="00B26E5F">
        <w:rPr>
          <w:sz w:val="20"/>
          <w:szCs w:val="20"/>
          <w:rPrChange w:id="1561" w:author="Microsoft Office User" w:date="2023-09-11T13:17:00Z">
            <w:rPr>
              <w:i/>
            </w:rPr>
          </w:rPrChange>
        </w:rPr>
        <w:fldChar w:fldCharType="separate"/>
      </w:r>
      <w:r w:rsidRPr="00B26E5F">
        <w:rPr>
          <w:i/>
          <w:sz w:val="20"/>
          <w:szCs w:val="20"/>
          <w:rPrChange w:id="1562" w:author="Microsoft Office User" w:date="2023-09-11T13:17:00Z">
            <w:rPr>
              <w:i/>
            </w:rPr>
          </w:rPrChange>
        </w:rPr>
        <w:t xml:space="preserve">Curr. Opin. Immunol. </w:t>
      </w:r>
      <w:r w:rsidRPr="00B26E5F">
        <w:rPr>
          <w:i/>
          <w:sz w:val="20"/>
          <w:szCs w:val="20"/>
          <w:rPrChange w:id="1563" w:author="Microsoft Office User" w:date="2023-09-11T13:17:00Z">
            <w:rPr>
              <w:i/>
            </w:rPr>
          </w:rPrChange>
        </w:rPr>
        <w:fldChar w:fldCharType="end"/>
      </w:r>
      <w:r w:rsidRPr="00B26E5F">
        <w:rPr>
          <w:sz w:val="20"/>
          <w:szCs w:val="20"/>
          <w:rPrChange w:id="1564" w:author="Microsoft Office User" w:date="2023-09-11T13:17:00Z">
            <w:rPr/>
          </w:rPrChange>
        </w:rPr>
        <w:fldChar w:fldCharType="begin"/>
      </w:r>
      <w:r w:rsidRPr="00B26E5F">
        <w:rPr>
          <w:sz w:val="20"/>
          <w:szCs w:val="20"/>
          <w:rPrChange w:id="1565" w:author="Microsoft Office User" w:date="2023-09-11T13:17:00Z">
            <w:rPr/>
          </w:rPrChange>
        </w:rPr>
        <w:instrText>HYPERLINK "https://www.zotero.org/google-docs/?n2Avay" \h</w:instrText>
      </w:r>
      <w:r w:rsidRPr="00E24C39">
        <w:rPr>
          <w:sz w:val="20"/>
          <w:szCs w:val="20"/>
        </w:rPr>
      </w:r>
      <w:r w:rsidRPr="00B26E5F">
        <w:rPr>
          <w:sz w:val="20"/>
          <w:szCs w:val="20"/>
          <w:rPrChange w:id="1566" w:author="Microsoft Office User" w:date="2023-09-11T13:17:00Z">
            <w:rPr>
              <w:b/>
            </w:rPr>
          </w:rPrChange>
        </w:rPr>
        <w:fldChar w:fldCharType="separate"/>
      </w:r>
      <w:r w:rsidRPr="00B26E5F">
        <w:rPr>
          <w:b/>
          <w:sz w:val="20"/>
          <w:szCs w:val="20"/>
          <w:rPrChange w:id="1567" w:author="Microsoft Office User" w:date="2023-09-11T13:17:00Z">
            <w:rPr>
              <w:b/>
            </w:rPr>
          </w:rPrChange>
        </w:rPr>
        <w:t>26</w:t>
      </w:r>
      <w:r w:rsidRPr="00B26E5F">
        <w:rPr>
          <w:b/>
          <w:sz w:val="20"/>
          <w:szCs w:val="20"/>
          <w:rPrChange w:id="1568" w:author="Microsoft Office User" w:date="2023-09-11T13:17:00Z">
            <w:rPr>
              <w:b/>
            </w:rPr>
          </w:rPrChange>
        </w:rPr>
        <w:fldChar w:fldCharType="end"/>
      </w:r>
      <w:r w:rsidRPr="00B26E5F">
        <w:rPr>
          <w:sz w:val="20"/>
          <w:szCs w:val="20"/>
          <w:rPrChange w:id="1569" w:author="Microsoft Office User" w:date="2023-09-11T13:17:00Z">
            <w:rPr/>
          </w:rPrChange>
        </w:rPr>
        <w:fldChar w:fldCharType="begin"/>
      </w:r>
      <w:r w:rsidRPr="00B26E5F">
        <w:rPr>
          <w:sz w:val="20"/>
          <w:szCs w:val="20"/>
          <w:rPrChange w:id="1570" w:author="Microsoft Office User" w:date="2023-09-11T13:17:00Z">
            <w:rPr/>
          </w:rPrChange>
        </w:rPr>
        <w:instrText>HYPERLINK "https://www.zotero.org/google-docs/?n2Avay" \h</w:instrText>
      </w:r>
      <w:r w:rsidRPr="00E24C39">
        <w:rPr>
          <w:sz w:val="20"/>
          <w:szCs w:val="20"/>
        </w:rPr>
      </w:r>
      <w:r w:rsidRPr="00B26E5F">
        <w:rPr>
          <w:sz w:val="20"/>
          <w:szCs w:val="20"/>
          <w:rPrChange w:id="1571" w:author="Microsoft Office User" w:date="2023-09-11T13:17:00Z">
            <w:rPr/>
          </w:rPrChange>
        </w:rPr>
        <w:fldChar w:fldCharType="separate"/>
      </w:r>
      <w:r w:rsidRPr="00B26E5F">
        <w:rPr>
          <w:sz w:val="20"/>
          <w:szCs w:val="20"/>
          <w:rPrChange w:id="1572" w:author="Microsoft Office User" w:date="2023-09-11T13:17:00Z">
            <w:rPr/>
          </w:rPrChange>
        </w:rPr>
        <w:t>, 41–48 (2014).</w:t>
      </w:r>
      <w:r w:rsidRPr="00B26E5F">
        <w:rPr>
          <w:sz w:val="20"/>
          <w:szCs w:val="20"/>
          <w:rPrChange w:id="1573"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1574" w:author="Microsoft Office User" w:date="2023-09-11T13:17:00Z">
            <w:rPr/>
          </w:rPrChange>
        </w:rPr>
        <w:pPrChange w:id="1575" w:author="Microsoft Office User" w:date="2023-09-11T13:17:00Z">
          <w:pPr/>
        </w:pPrChange>
      </w:pPr>
    </w:p>
    <w:p w14:paraId="71526B79" w14:textId="77777777" w:rsidR="000C56B0" w:rsidRPr="00B26E5F" w:rsidRDefault="00367A15">
      <w:pPr>
        <w:snapToGrid w:val="0"/>
        <w:contextualSpacing/>
        <w:rPr>
          <w:sz w:val="20"/>
          <w:szCs w:val="20"/>
          <w:rPrChange w:id="1576" w:author="Microsoft Office User" w:date="2023-09-11T13:17:00Z">
            <w:rPr/>
          </w:rPrChange>
        </w:rPr>
        <w:pPrChange w:id="1577" w:author="Microsoft Office User" w:date="2023-09-11T13:17:00Z">
          <w:pPr/>
        </w:pPrChange>
      </w:pPr>
      <w:r w:rsidRPr="00B26E5F">
        <w:rPr>
          <w:sz w:val="20"/>
          <w:szCs w:val="20"/>
          <w:rPrChange w:id="1578" w:author="Microsoft Office User" w:date="2023-09-11T13:17:00Z">
            <w:rPr/>
          </w:rPrChange>
        </w:rPr>
        <w:lastRenderedPageBreak/>
        <w:fldChar w:fldCharType="begin"/>
      </w:r>
      <w:r w:rsidRPr="00B26E5F">
        <w:rPr>
          <w:sz w:val="20"/>
          <w:szCs w:val="20"/>
          <w:rPrChange w:id="1579" w:author="Microsoft Office User" w:date="2023-09-11T13:17:00Z">
            <w:rPr/>
          </w:rPrChange>
        </w:rPr>
        <w:instrText>HYPERLINK "https://www.zotero.org/google-docs/?n2Avay" \h</w:instrText>
      </w:r>
      <w:r w:rsidRPr="00E24C39">
        <w:rPr>
          <w:sz w:val="20"/>
          <w:szCs w:val="20"/>
        </w:rPr>
      </w:r>
      <w:r w:rsidRPr="00B26E5F">
        <w:rPr>
          <w:sz w:val="20"/>
          <w:szCs w:val="20"/>
          <w:rPrChange w:id="1580" w:author="Microsoft Office User" w:date="2023-09-11T13:17:00Z">
            <w:rPr/>
          </w:rPrChange>
        </w:rPr>
        <w:fldChar w:fldCharType="separate"/>
      </w:r>
      <w:r w:rsidRPr="00B26E5F">
        <w:rPr>
          <w:sz w:val="20"/>
          <w:szCs w:val="20"/>
          <w:rPrChange w:id="1581" w:author="Microsoft Office User" w:date="2023-09-11T13:17:00Z">
            <w:rPr/>
          </w:rPrChange>
        </w:rPr>
        <w:t>53.</w:t>
      </w:r>
      <w:r w:rsidRPr="00B26E5F">
        <w:rPr>
          <w:sz w:val="20"/>
          <w:szCs w:val="20"/>
          <w:rPrChange w:id="1582" w:author="Microsoft Office User" w:date="2023-09-11T13:17:00Z">
            <w:rPr/>
          </w:rPrChange>
        </w:rPr>
        <w:tab/>
        <w:t xml:space="preserve">Fonseca, J. P., Lakshmanan, V., Boschiero, C. &amp; Mysore, K. S. The Pattern Recognition Receptor FLS2 Can Shape the Arabidopsis Rhizosphere Microbiome β-Diversity but Not EFR1 and CERK1. </w:t>
      </w:r>
      <w:r w:rsidRPr="00B26E5F">
        <w:rPr>
          <w:sz w:val="20"/>
          <w:szCs w:val="20"/>
          <w:rPrChange w:id="1583" w:author="Microsoft Office User" w:date="2023-09-11T13:17:00Z">
            <w:rPr/>
          </w:rPrChange>
        </w:rPr>
        <w:fldChar w:fldCharType="end"/>
      </w:r>
      <w:r w:rsidRPr="00B26E5F">
        <w:rPr>
          <w:sz w:val="20"/>
          <w:szCs w:val="20"/>
          <w:rPrChange w:id="1584" w:author="Microsoft Office User" w:date="2023-09-11T13:17:00Z">
            <w:rPr/>
          </w:rPrChange>
        </w:rPr>
        <w:fldChar w:fldCharType="begin"/>
      </w:r>
      <w:r w:rsidRPr="00B26E5F">
        <w:rPr>
          <w:sz w:val="20"/>
          <w:szCs w:val="20"/>
          <w:rPrChange w:id="1585" w:author="Microsoft Office User" w:date="2023-09-11T13:17:00Z">
            <w:rPr/>
          </w:rPrChange>
        </w:rPr>
        <w:instrText>HYPERLINK "https://www.zotero.org/google-docs/?n2Avay" \h</w:instrText>
      </w:r>
      <w:r w:rsidRPr="00E24C39">
        <w:rPr>
          <w:sz w:val="20"/>
          <w:szCs w:val="20"/>
        </w:rPr>
      </w:r>
      <w:r w:rsidRPr="00B26E5F">
        <w:rPr>
          <w:sz w:val="20"/>
          <w:szCs w:val="20"/>
          <w:rPrChange w:id="1586" w:author="Microsoft Office User" w:date="2023-09-11T13:17:00Z">
            <w:rPr>
              <w:i/>
            </w:rPr>
          </w:rPrChange>
        </w:rPr>
        <w:fldChar w:fldCharType="separate"/>
      </w:r>
      <w:r w:rsidRPr="00B26E5F">
        <w:rPr>
          <w:i/>
          <w:sz w:val="20"/>
          <w:szCs w:val="20"/>
          <w:rPrChange w:id="1587" w:author="Microsoft Office User" w:date="2023-09-11T13:17:00Z">
            <w:rPr>
              <w:i/>
            </w:rPr>
          </w:rPrChange>
        </w:rPr>
        <w:t xml:space="preserve">Plants </w:t>
      </w:r>
      <w:r w:rsidRPr="00B26E5F">
        <w:rPr>
          <w:i/>
          <w:sz w:val="20"/>
          <w:szCs w:val="20"/>
          <w:rPrChange w:id="1588" w:author="Microsoft Office User" w:date="2023-09-11T13:17:00Z">
            <w:rPr>
              <w:i/>
            </w:rPr>
          </w:rPrChange>
        </w:rPr>
        <w:fldChar w:fldCharType="end"/>
      </w:r>
      <w:r w:rsidRPr="00B26E5F">
        <w:rPr>
          <w:sz w:val="20"/>
          <w:szCs w:val="20"/>
          <w:rPrChange w:id="1589" w:author="Microsoft Office User" w:date="2023-09-11T13:17:00Z">
            <w:rPr/>
          </w:rPrChange>
        </w:rPr>
        <w:fldChar w:fldCharType="begin"/>
      </w:r>
      <w:r w:rsidRPr="00B26E5F">
        <w:rPr>
          <w:sz w:val="20"/>
          <w:szCs w:val="20"/>
          <w:rPrChange w:id="1590" w:author="Microsoft Office User" w:date="2023-09-11T13:17:00Z">
            <w:rPr/>
          </w:rPrChange>
        </w:rPr>
        <w:instrText>HYPERLINK "https://www.zotero.org/google-docs/?n2Avay" \h</w:instrText>
      </w:r>
      <w:r w:rsidRPr="00E24C39">
        <w:rPr>
          <w:sz w:val="20"/>
          <w:szCs w:val="20"/>
        </w:rPr>
      </w:r>
      <w:r w:rsidRPr="00B26E5F">
        <w:rPr>
          <w:sz w:val="20"/>
          <w:szCs w:val="20"/>
          <w:rPrChange w:id="1591" w:author="Microsoft Office User" w:date="2023-09-11T13:17:00Z">
            <w:rPr>
              <w:b/>
            </w:rPr>
          </w:rPrChange>
        </w:rPr>
        <w:fldChar w:fldCharType="separate"/>
      </w:r>
      <w:r w:rsidRPr="00B26E5F">
        <w:rPr>
          <w:b/>
          <w:sz w:val="20"/>
          <w:szCs w:val="20"/>
          <w:rPrChange w:id="1592" w:author="Microsoft Office User" w:date="2023-09-11T13:17:00Z">
            <w:rPr>
              <w:b/>
            </w:rPr>
          </w:rPrChange>
        </w:rPr>
        <w:t>11</w:t>
      </w:r>
      <w:r w:rsidRPr="00B26E5F">
        <w:rPr>
          <w:b/>
          <w:sz w:val="20"/>
          <w:szCs w:val="20"/>
          <w:rPrChange w:id="1593" w:author="Microsoft Office User" w:date="2023-09-11T13:17:00Z">
            <w:rPr>
              <w:b/>
            </w:rPr>
          </w:rPrChange>
        </w:rPr>
        <w:fldChar w:fldCharType="end"/>
      </w:r>
      <w:r w:rsidRPr="00B26E5F">
        <w:rPr>
          <w:sz w:val="20"/>
          <w:szCs w:val="20"/>
          <w:rPrChange w:id="1594" w:author="Microsoft Office User" w:date="2023-09-11T13:17:00Z">
            <w:rPr/>
          </w:rPrChange>
        </w:rPr>
        <w:fldChar w:fldCharType="begin"/>
      </w:r>
      <w:r w:rsidRPr="00B26E5F">
        <w:rPr>
          <w:sz w:val="20"/>
          <w:szCs w:val="20"/>
          <w:rPrChange w:id="1595" w:author="Microsoft Office User" w:date="2023-09-11T13:17:00Z">
            <w:rPr/>
          </w:rPrChange>
        </w:rPr>
        <w:instrText>HYPERLINK "https://www.zotero.org/google-docs/?n2Avay" \h</w:instrText>
      </w:r>
      <w:r w:rsidRPr="00E24C39">
        <w:rPr>
          <w:sz w:val="20"/>
          <w:szCs w:val="20"/>
        </w:rPr>
      </w:r>
      <w:r w:rsidRPr="00B26E5F">
        <w:rPr>
          <w:sz w:val="20"/>
          <w:szCs w:val="20"/>
          <w:rPrChange w:id="1596" w:author="Microsoft Office User" w:date="2023-09-11T13:17:00Z">
            <w:rPr/>
          </w:rPrChange>
        </w:rPr>
        <w:fldChar w:fldCharType="separate"/>
      </w:r>
      <w:r w:rsidRPr="00B26E5F">
        <w:rPr>
          <w:sz w:val="20"/>
          <w:szCs w:val="20"/>
          <w:rPrChange w:id="1597" w:author="Microsoft Office User" w:date="2023-09-11T13:17:00Z">
            <w:rPr/>
          </w:rPrChange>
        </w:rPr>
        <w:t>, 1323 (2022).</w:t>
      </w:r>
      <w:r w:rsidRPr="00B26E5F">
        <w:rPr>
          <w:sz w:val="20"/>
          <w:szCs w:val="20"/>
          <w:rPrChange w:id="1598"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1599" w:author="Microsoft Office User" w:date="2023-09-11T13:17:00Z">
            <w:rPr/>
          </w:rPrChange>
        </w:rPr>
        <w:pPrChange w:id="1600" w:author="Microsoft Office User" w:date="2023-09-11T13:17:00Z">
          <w:pPr/>
        </w:pPrChange>
      </w:pPr>
    </w:p>
    <w:p w14:paraId="01F1E6F0" w14:textId="77777777" w:rsidR="000C56B0" w:rsidRPr="00B26E5F" w:rsidRDefault="00367A15">
      <w:pPr>
        <w:snapToGrid w:val="0"/>
        <w:contextualSpacing/>
        <w:rPr>
          <w:sz w:val="20"/>
          <w:szCs w:val="20"/>
          <w:rPrChange w:id="1601" w:author="Microsoft Office User" w:date="2023-09-11T13:17:00Z">
            <w:rPr/>
          </w:rPrChange>
        </w:rPr>
        <w:pPrChange w:id="1602" w:author="Microsoft Office User" w:date="2023-09-11T13:17:00Z">
          <w:pPr/>
        </w:pPrChange>
      </w:pPr>
      <w:r w:rsidRPr="00B26E5F">
        <w:rPr>
          <w:sz w:val="20"/>
          <w:szCs w:val="20"/>
          <w:rPrChange w:id="1603" w:author="Microsoft Office User" w:date="2023-09-11T13:17:00Z">
            <w:rPr/>
          </w:rPrChange>
        </w:rPr>
        <w:fldChar w:fldCharType="begin"/>
      </w:r>
      <w:r w:rsidRPr="00B26E5F">
        <w:rPr>
          <w:sz w:val="20"/>
          <w:szCs w:val="20"/>
          <w:rPrChange w:id="1604" w:author="Microsoft Office User" w:date="2023-09-11T13:17:00Z">
            <w:rPr/>
          </w:rPrChange>
        </w:rPr>
        <w:instrText>HYPERLINK "https://www.zotero.org/google-docs/?n2Avay" \h</w:instrText>
      </w:r>
      <w:r w:rsidRPr="00E24C39">
        <w:rPr>
          <w:sz w:val="20"/>
          <w:szCs w:val="20"/>
        </w:rPr>
      </w:r>
      <w:r w:rsidRPr="00B26E5F">
        <w:rPr>
          <w:sz w:val="20"/>
          <w:szCs w:val="20"/>
          <w:rPrChange w:id="1605" w:author="Microsoft Office User" w:date="2023-09-11T13:17:00Z">
            <w:rPr/>
          </w:rPrChange>
        </w:rPr>
        <w:fldChar w:fldCharType="separate"/>
      </w:r>
      <w:r w:rsidRPr="00B26E5F">
        <w:rPr>
          <w:sz w:val="20"/>
          <w:szCs w:val="20"/>
          <w:rPrChange w:id="1606" w:author="Microsoft Office User" w:date="2023-09-11T13:17:00Z">
            <w:rPr/>
          </w:rPrChange>
        </w:rPr>
        <w:t>54.</w:t>
      </w:r>
      <w:r w:rsidRPr="00B26E5F">
        <w:rPr>
          <w:sz w:val="20"/>
          <w:szCs w:val="20"/>
          <w:rPrChange w:id="1607" w:author="Microsoft Office User" w:date="2023-09-11T13:17:00Z">
            <w:rPr/>
          </w:rPrChange>
        </w:rPr>
        <w:tab/>
        <w:t xml:space="preserve">Axworthy, J. B. </w:t>
      </w:r>
      <w:r w:rsidRPr="00B26E5F">
        <w:rPr>
          <w:sz w:val="20"/>
          <w:szCs w:val="20"/>
          <w:rPrChange w:id="1608" w:author="Microsoft Office User" w:date="2023-09-11T13:17:00Z">
            <w:rPr/>
          </w:rPrChange>
        </w:rPr>
        <w:fldChar w:fldCharType="end"/>
      </w:r>
      <w:r w:rsidRPr="00B26E5F">
        <w:rPr>
          <w:sz w:val="20"/>
          <w:szCs w:val="20"/>
          <w:rPrChange w:id="1609" w:author="Microsoft Office User" w:date="2023-09-11T13:17:00Z">
            <w:rPr/>
          </w:rPrChange>
        </w:rPr>
        <w:fldChar w:fldCharType="begin"/>
      </w:r>
      <w:r w:rsidRPr="00B26E5F">
        <w:rPr>
          <w:sz w:val="20"/>
          <w:szCs w:val="20"/>
          <w:rPrChange w:id="1610" w:author="Microsoft Office User" w:date="2023-09-11T13:17:00Z">
            <w:rPr/>
          </w:rPrChange>
        </w:rPr>
        <w:instrText>HYPERLINK "https://www.zotero.org/google-docs/?n2Avay" \h</w:instrText>
      </w:r>
      <w:r w:rsidRPr="00E24C39">
        <w:rPr>
          <w:sz w:val="20"/>
          <w:szCs w:val="20"/>
        </w:rPr>
      </w:r>
      <w:r w:rsidRPr="00B26E5F">
        <w:rPr>
          <w:sz w:val="20"/>
          <w:szCs w:val="20"/>
          <w:rPrChange w:id="1611" w:author="Microsoft Office User" w:date="2023-09-11T13:17:00Z">
            <w:rPr>
              <w:i/>
            </w:rPr>
          </w:rPrChange>
        </w:rPr>
        <w:fldChar w:fldCharType="separate"/>
      </w:r>
      <w:r w:rsidRPr="00B26E5F">
        <w:rPr>
          <w:i/>
          <w:sz w:val="20"/>
          <w:szCs w:val="20"/>
          <w:rPrChange w:id="1612" w:author="Microsoft Office User" w:date="2023-09-11T13:17:00Z">
            <w:rPr>
              <w:i/>
            </w:rPr>
          </w:rPrChange>
        </w:rPr>
        <w:t>et al.</w:t>
      </w:r>
      <w:r w:rsidRPr="00B26E5F">
        <w:rPr>
          <w:i/>
          <w:sz w:val="20"/>
          <w:szCs w:val="20"/>
          <w:rPrChange w:id="1613" w:author="Microsoft Office User" w:date="2023-09-11T13:17:00Z">
            <w:rPr>
              <w:i/>
            </w:rPr>
          </w:rPrChange>
        </w:rPr>
        <w:fldChar w:fldCharType="end"/>
      </w:r>
      <w:r w:rsidRPr="00B26E5F">
        <w:rPr>
          <w:sz w:val="20"/>
          <w:szCs w:val="20"/>
          <w:rPrChange w:id="1614" w:author="Microsoft Office User" w:date="2023-09-11T13:17:00Z">
            <w:rPr/>
          </w:rPrChange>
        </w:rPr>
        <w:fldChar w:fldCharType="begin"/>
      </w:r>
      <w:r w:rsidRPr="00B26E5F">
        <w:rPr>
          <w:sz w:val="20"/>
          <w:szCs w:val="20"/>
          <w:rPrChange w:id="1615" w:author="Microsoft Office User" w:date="2023-09-11T13:17:00Z">
            <w:rPr/>
          </w:rPrChange>
        </w:rPr>
        <w:instrText>HYPERLINK "https://www.zotero.org/google-docs/?n2Avay" \h</w:instrText>
      </w:r>
      <w:r w:rsidRPr="00E24C39">
        <w:rPr>
          <w:sz w:val="20"/>
          <w:szCs w:val="20"/>
        </w:rPr>
      </w:r>
      <w:r w:rsidRPr="00B26E5F">
        <w:rPr>
          <w:sz w:val="20"/>
          <w:szCs w:val="20"/>
          <w:rPrChange w:id="1616" w:author="Microsoft Office User" w:date="2023-09-11T13:17:00Z">
            <w:rPr/>
          </w:rPrChange>
        </w:rPr>
        <w:fldChar w:fldCharType="separate"/>
      </w:r>
      <w:r w:rsidRPr="00B26E5F">
        <w:rPr>
          <w:sz w:val="20"/>
          <w:szCs w:val="20"/>
          <w:rPrChange w:id="1617" w:author="Microsoft Office User" w:date="2023-09-11T13:17:00Z">
            <w:rPr/>
          </w:rPrChange>
        </w:rPr>
        <w:t xml:space="preserve"> Shotgun Proteomics Identifies Active Metabolic Pathways in Bleached Coral Tissue and Intraskeletal Compartments. </w:t>
      </w:r>
      <w:r w:rsidRPr="00B26E5F">
        <w:rPr>
          <w:sz w:val="20"/>
          <w:szCs w:val="20"/>
          <w:rPrChange w:id="1618" w:author="Microsoft Office User" w:date="2023-09-11T13:17:00Z">
            <w:rPr/>
          </w:rPrChange>
        </w:rPr>
        <w:fldChar w:fldCharType="end"/>
      </w:r>
      <w:r w:rsidRPr="00B26E5F">
        <w:rPr>
          <w:sz w:val="20"/>
          <w:szCs w:val="20"/>
          <w:rPrChange w:id="1619" w:author="Microsoft Office User" w:date="2023-09-11T13:17:00Z">
            <w:rPr/>
          </w:rPrChange>
        </w:rPr>
        <w:fldChar w:fldCharType="begin"/>
      </w:r>
      <w:r w:rsidRPr="00B26E5F">
        <w:rPr>
          <w:sz w:val="20"/>
          <w:szCs w:val="20"/>
          <w:rPrChange w:id="1620" w:author="Microsoft Office User" w:date="2023-09-11T13:17:00Z">
            <w:rPr/>
          </w:rPrChange>
        </w:rPr>
        <w:instrText>HYPERLINK "https://www.zotero.org/google-docs/?n2Avay" \h</w:instrText>
      </w:r>
      <w:r w:rsidRPr="00E24C39">
        <w:rPr>
          <w:sz w:val="20"/>
          <w:szCs w:val="20"/>
        </w:rPr>
      </w:r>
      <w:r w:rsidRPr="00B26E5F">
        <w:rPr>
          <w:sz w:val="20"/>
          <w:szCs w:val="20"/>
          <w:rPrChange w:id="1621" w:author="Microsoft Office User" w:date="2023-09-11T13:17:00Z">
            <w:rPr>
              <w:i/>
            </w:rPr>
          </w:rPrChange>
        </w:rPr>
        <w:fldChar w:fldCharType="separate"/>
      </w:r>
      <w:r w:rsidRPr="00B26E5F">
        <w:rPr>
          <w:i/>
          <w:sz w:val="20"/>
          <w:szCs w:val="20"/>
          <w:rPrChange w:id="1622" w:author="Microsoft Office User" w:date="2023-09-11T13:17:00Z">
            <w:rPr>
              <w:i/>
            </w:rPr>
          </w:rPrChange>
        </w:rPr>
        <w:t>Front. Mar. Sci.</w:t>
      </w:r>
      <w:r w:rsidRPr="00B26E5F">
        <w:rPr>
          <w:i/>
          <w:sz w:val="20"/>
          <w:szCs w:val="20"/>
          <w:rPrChange w:id="1623" w:author="Microsoft Office User" w:date="2023-09-11T13:17:00Z">
            <w:rPr>
              <w:i/>
            </w:rPr>
          </w:rPrChange>
        </w:rPr>
        <w:fldChar w:fldCharType="end"/>
      </w:r>
      <w:r w:rsidRPr="00B26E5F">
        <w:rPr>
          <w:sz w:val="20"/>
          <w:szCs w:val="20"/>
          <w:rPrChange w:id="1624" w:author="Microsoft Office User" w:date="2023-09-11T13:17:00Z">
            <w:rPr/>
          </w:rPrChange>
        </w:rPr>
        <w:fldChar w:fldCharType="begin"/>
      </w:r>
      <w:r w:rsidRPr="00B26E5F">
        <w:rPr>
          <w:sz w:val="20"/>
          <w:szCs w:val="20"/>
          <w:rPrChange w:id="1625" w:author="Microsoft Office User" w:date="2023-09-11T13:17:00Z">
            <w:rPr/>
          </w:rPrChange>
        </w:rPr>
        <w:instrText>HYPERLINK "https://www.zotero.org/google-docs/?n2Avay" \h</w:instrText>
      </w:r>
      <w:r w:rsidRPr="00E24C39">
        <w:rPr>
          <w:sz w:val="20"/>
          <w:szCs w:val="20"/>
        </w:rPr>
      </w:r>
      <w:r w:rsidRPr="00B26E5F">
        <w:rPr>
          <w:sz w:val="20"/>
          <w:szCs w:val="20"/>
          <w:rPrChange w:id="1626" w:author="Microsoft Office User" w:date="2023-09-11T13:17:00Z">
            <w:rPr/>
          </w:rPrChange>
        </w:rPr>
        <w:fldChar w:fldCharType="separate"/>
      </w:r>
      <w:r w:rsidRPr="00B26E5F">
        <w:rPr>
          <w:sz w:val="20"/>
          <w:szCs w:val="20"/>
          <w:rPrChange w:id="1627" w:author="Microsoft Office User" w:date="2023-09-11T13:17:00Z">
            <w:rPr/>
          </w:rPrChange>
        </w:rPr>
        <w:t xml:space="preserve"> (2022).</w:t>
      </w:r>
      <w:r w:rsidRPr="00B26E5F">
        <w:rPr>
          <w:sz w:val="20"/>
          <w:szCs w:val="20"/>
          <w:rPrChange w:id="1628"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1629" w:author="Microsoft Office User" w:date="2023-09-11T13:17:00Z">
            <w:rPr/>
          </w:rPrChange>
        </w:rPr>
        <w:pPrChange w:id="1630" w:author="Microsoft Office User" w:date="2023-09-11T13:17:00Z">
          <w:pPr/>
        </w:pPrChange>
      </w:pPr>
    </w:p>
    <w:p w14:paraId="383540E8" w14:textId="77777777" w:rsidR="000C56B0" w:rsidRPr="00B26E5F" w:rsidRDefault="00367A15">
      <w:pPr>
        <w:snapToGrid w:val="0"/>
        <w:contextualSpacing/>
        <w:rPr>
          <w:sz w:val="20"/>
          <w:szCs w:val="20"/>
          <w:rPrChange w:id="1631" w:author="Microsoft Office User" w:date="2023-09-11T13:17:00Z">
            <w:rPr/>
          </w:rPrChange>
        </w:rPr>
        <w:pPrChange w:id="1632" w:author="Microsoft Office User" w:date="2023-09-11T13:17:00Z">
          <w:pPr/>
        </w:pPrChange>
      </w:pPr>
      <w:r w:rsidRPr="00B26E5F">
        <w:rPr>
          <w:sz w:val="20"/>
          <w:szCs w:val="20"/>
          <w:rPrChange w:id="1633" w:author="Microsoft Office User" w:date="2023-09-11T13:17:00Z">
            <w:rPr/>
          </w:rPrChange>
        </w:rPr>
        <w:fldChar w:fldCharType="begin"/>
      </w:r>
      <w:r w:rsidRPr="00B26E5F">
        <w:rPr>
          <w:sz w:val="20"/>
          <w:szCs w:val="20"/>
          <w:rPrChange w:id="1634" w:author="Microsoft Office User" w:date="2023-09-11T13:17:00Z">
            <w:rPr/>
          </w:rPrChange>
        </w:rPr>
        <w:instrText>HYPERLINK "https://www.zotero.org/google-docs/?n2Avay" \h</w:instrText>
      </w:r>
      <w:r w:rsidRPr="00E24C39">
        <w:rPr>
          <w:sz w:val="20"/>
          <w:szCs w:val="20"/>
        </w:rPr>
      </w:r>
      <w:r w:rsidRPr="00B26E5F">
        <w:rPr>
          <w:sz w:val="20"/>
          <w:szCs w:val="20"/>
          <w:rPrChange w:id="1635" w:author="Microsoft Office User" w:date="2023-09-11T13:17:00Z">
            <w:rPr/>
          </w:rPrChange>
        </w:rPr>
        <w:fldChar w:fldCharType="separate"/>
      </w:r>
      <w:r w:rsidRPr="00B26E5F">
        <w:rPr>
          <w:sz w:val="20"/>
          <w:szCs w:val="20"/>
          <w:rPrChange w:id="1636" w:author="Microsoft Office User" w:date="2023-09-11T13:17:00Z">
            <w:rPr/>
          </w:rPrChange>
        </w:rPr>
        <w:t>55.</w:t>
      </w:r>
      <w:r w:rsidRPr="00B26E5F">
        <w:rPr>
          <w:sz w:val="20"/>
          <w:szCs w:val="20"/>
          <w:rPrChange w:id="1637"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1638" w:author="Microsoft Office User" w:date="2023-09-11T13:17:00Z">
            <w:rPr/>
          </w:rPrChange>
        </w:rPr>
        <w:fldChar w:fldCharType="end"/>
      </w:r>
      <w:r w:rsidRPr="00B26E5F">
        <w:rPr>
          <w:sz w:val="20"/>
          <w:szCs w:val="20"/>
          <w:rPrChange w:id="1639" w:author="Microsoft Office User" w:date="2023-09-11T13:17:00Z">
            <w:rPr/>
          </w:rPrChange>
        </w:rPr>
        <w:fldChar w:fldCharType="begin"/>
      </w:r>
      <w:r w:rsidRPr="00B26E5F">
        <w:rPr>
          <w:sz w:val="20"/>
          <w:szCs w:val="20"/>
          <w:rPrChange w:id="1640" w:author="Microsoft Office User" w:date="2023-09-11T13:17:00Z">
            <w:rPr/>
          </w:rPrChange>
        </w:rPr>
        <w:instrText>HYPERLINK "https://www.zotero.org/google-docs/?n2Avay" \h</w:instrText>
      </w:r>
      <w:r w:rsidRPr="00E24C39">
        <w:rPr>
          <w:sz w:val="20"/>
          <w:szCs w:val="20"/>
        </w:rPr>
      </w:r>
      <w:r w:rsidRPr="00B26E5F">
        <w:rPr>
          <w:sz w:val="20"/>
          <w:szCs w:val="20"/>
          <w:rPrChange w:id="1641" w:author="Microsoft Office User" w:date="2023-09-11T13:17:00Z">
            <w:rPr>
              <w:i/>
            </w:rPr>
          </w:rPrChange>
        </w:rPr>
        <w:fldChar w:fldCharType="separate"/>
      </w:r>
      <w:r w:rsidRPr="00B26E5F">
        <w:rPr>
          <w:i/>
          <w:sz w:val="20"/>
          <w:szCs w:val="20"/>
          <w:rPrChange w:id="1642" w:author="Microsoft Office User" w:date="2023-09-11T13:17:00Z">
            <w:rPr>
              <w:i/>
            </w:rPr>
          </w:rPrChange>
        </w:rPr>
        <w:t xml:space="preserve">Front. Immunol. </w:t>
      </w:r>
      <w:r w:rsidRPr="00B26E5F">
        <w:rPr>
          <w:i/>
          <w:sz w:val="20"/>
          <w:szCs w:val="20"/>
          <w:rPrChange w:id="1643" w:author="Microsoft Office User" w:date="2023-09-11T13:17:00Z">
            <w:rPr>
              <w:i/>
            </w:rPr>
          </w:rPrChange>
        </w:rPr>
        <w:fldChar w:fldCharType="end"/>
      </w:r>
      <w:r w:rsidRPr="00B26E5F">
        <w:rPr>
          <w:sz w:val="20"/>
          <w:szCs w:val="20"/>
          <w:rPrChange w:id="1644" w:author="Microsoft Office User" w:date="2023-09-11T13:17:00Z">
            <w:rPr/>
          </w:rPrChange>
        </w:rPr>
        <w:fldChar w:fldCharType="begin"/>
      </w:r>
      <w:r w:rsidRPr="00B26E5F">
        <w:rPr>
          <w:sz w:val="20"/>
          <w:szCs w:val="20"/>
          <w:rPrChange w:id="1645" w:author="Microsoft Office User" w:date="2023-09-11T13:17:00Z">
            <w:rPr/>
          </w:rPrChange>
        </w:rPr>
        <w:instrText>HYPERLINK "https://www.zotero.org/google-docs/?n2Avay" \h</w:instrText>
      </w:r>
      <w:r w:rsidRPr="00E24C39">
        <w:rPr>
          <w:sz w:val="20"/>
          <w:szCs w:val="20"/>
        </w:rPr>
      </w:r>
      <w:r w:rsidRPr="00B26E5F">
        <w:rPr>
          <w:sz w:val="20"/>
          <w:szCs w:val="20"/>
          <w:rPrChange w:id="1646" w:author="Microsoft Office User" w:date="2023-09-11T13:17:00Z">
            <w:rPr>
              <w:b/>
            </w:rPr>
          </w:rPrChange>
        </w:rPr>
        <w:fldChar w:fldCharType="separate"/>
      </w:r>
      <w:r w:rsidRPr="00B26E5F">
        <w:rPr>
          <w:b/>
          <w:sz w:val="20"/>
          <w:szCs w:val="20"/>
          <w:rPrChange w:id="1647" w:author="Microsoft Office User" w:date="2023-09-11T13:17:00Z">
            <w:rPr>
              <w:b/>
            </w:rPr>
          </w:rPrChange>
        </w:rPr>
        <w:t>13</w:t>
      </w:r>
      <w:r w:rsidRPr="00B26E5F">
        <w:rPr>
          <w:b/>
          <w:sz w:val="20"/>
          <w:szCs w:val="20"/>
          <w:rPrChange w:id="1648" w:author="Microsoft Office User" w:date="2023-09-11T13:17:00Z">
            <w:rPr>
              <w:b/>
            </w:rPr>
          </w:rPrChange>
        </w:rPr>
        <w:fldChar w:fldCharType="end"/>
      </w:r>
      <w:r w:rsidRPr="00B26E5F">
        <w:rPr>
          <w:sz w:val="20"/>
          <w:szCs w:val="20"/>
          <w:rPrChange w:id="1649" w:author="Microsoft Office User" w:date="2023-09-11T13:17:00Z">
            <w:rPr/>
          </w:rPrChange>
        </w:rPr>
        <w:fldChar w:fldCharType="begin"/>
      </w:r>
      <w:r w:rsidRPr="00B26E5F">
        <w:rPr>
          <w:sz w:val="20"/>
          <w:szCs w:val="20"/>
          <w:rPrChange w:id="1650" w:author="Microsoft Office User" w:date="2023-09-11T13:17:00Z">
            <w:rPr/>
          </w:rPrChange>
        </w:rPr>
        <w:instrText>HYPERLINK "https://www.zotero.org/google-docs/?n2Avay" \h</w:instrText>
      </w:r>
      <w:r w:rsidRPr="00E24C39">
        <w:rPr>
          <w:sz w:val="20"/>
          <w:szCs w:val="20"/>
        </w:rPr>
      </w:r>
      <w:r w:rsidRPr="00B26E5F">
        <w:rPr>
          <w:sz w:val="20"/>
          <w:szCs w:val="20"/>
          <w:rPrChange w:id="1651" w:author="Microsoft Office User" w:date="2023-09-11T13:17:00Z">
            <w:rPr/>
          </w:rPrChange>
        </w:rPr>
        <w:fldChar w:fldCharType="separate"/>
      </w:r>
      <w:r w:rsidRPr="00B26E5F">
        <w:rPr>
          <w:sz w:val="20"/>
          <w:szCs w:val="20"/>
          <w:rPrChange w:id="1652" w:author="Microsoft Office User" w:date="2023-09-11T13:17:00Z">
            <w:rPr/>
          </w:rPrChange>
        </w:rPr>
        <w:t>, (2022).</w:t>
      </w:r>
      <w:r w:rsidRPr="00B26E5F">
        <w:rPr>
          <w:sz w:val="20"/>
          <w:szCs w:val="20"/>
          <w:rPrChange w:id="1653"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1654" w:author="Microsoft Office User" w:date="2023-09-11T13:17:00Z">
            <w:rPr/>
          </w:rPrChange>
        </w:rPr>
        <w:pPrChange w:id="1655" w:author="Microsoft Office User" w:date="2023-09-11T13:17:00Z">
          <w:pPr/>
        </w:pPrChange>
      </w:pPr>
    </w:p>
    <w:p w14:paraId="6E07D534" w14:textId="77777777" w:rsidR="000C56B0" w:rsidRPr="00B26E5F" w:rsidRDefault="00367A15">
      <w:pPr>
        <w:snapToGrid w:val="0"/>
        <w:contextualSpacing/>
        <w:rPr>
          <w:sz w:val="20"/>
          <w:szCs w:val="20"/>
          <w:rPrChange w:id="1656" w:author="Microsoft Office User" w:date="2023-09-11T13:17:00Z">
            <w:rPr/>
          </w:rPrChange>
        </w:rPr>
        <w:pPrChange w:id="1657" w:author="Microsoft Office User" w:date="2023-09-11T13:17:00Z">
          <w:pPr/>
        </w:pPrChange>
      </w:pPr>
      <w:r w:rsidRPr="00B26E5F">
        <w:rPr>
          <w:sz w:val="20"/>
          <w:szCs w:val="20"/>
          <w:rPrChange w:id="1658" w:author="Microsoft Office User" w:date="2023-09-11T13:17:00Z">
            <w:rPr/>
          </w:rPrChange>
        </w:rPr>
        <w:fldChar w:fldCharType="begin"/>
      </w:r>
      <w:r w:rsidRPr="00B26E5F">
        <w:rPr>
          <w:sz w:val="20"/>
          <w:szCs w:val="20"/>
          <w:rPrChange w:id="1659" w:author="Microsoft Office User" w:date="2023-09-11T13:17:00Z">
            <w:rPr/>
          </w:rPrChange>
        </w:rPr>
        <w:instrText>HYPERLINK "https://www.zotero.org/google-docs/?n2Avay" \h</w:instrText>
      </w:r>
      <w:r w:rsidRPr="00E24C39">
        <w:rPr>
          <w:sz w:val="20"/>
          <w:szCs w:val="20"/>
        </w:rPr>
      </w:r>
      <w:r w:rsidRPr="00B26E5F">
        <w:rPr>
          <w:sz w:val="20"/>
          <w:szCs w:val="20"/>
          <w:rPrChange w:id="1660" w:author="Microsoft Office User" w:date="2023-09-11T13:17:00Z">
            <w:rPr/>
          </w:rPrChange>
        </w:rPr>
        <w:fldChar w:fldCharType="separate"/>
      </w:r>
      <w:r w:rsidRPr="00B26E5F">
        <w:rPr>
          <w:sz w:val="20"/>
          <w:szCs w:val="20"/>
          <w:rPrChange w:id="1661" w:author="Microsoft Office User" w:date="2023-09-11T13:17:00Z">
            <w:rPr/>
          </w:rPrChange>
        </w:rPr>
        <w:t>56.</w:t>
      </w:r>
      <w:r w:rsidRPr="00B26E5F">
        <w:rPr>
          <w:sz w:val="20"/>
          <w:szCs w:val="20"/>
          <w:rPrChange w:id="1662" w:author="Microsoft Office User" w:date="2023-09-11T13:17:00Z">
            <w:rPr/>
          </w:rPrChange>
        </w:rPr>
        <w:tab/>
        <w:t xml:space="preserve">Vega Thurber, R. </w:t>
      </w:r>
      <w:r w:rsidRPr="00B26E5F">
        <w:rPr>
          <w:sz w:val="20"/>
          <w:szCs w:val="20"/>
          <w:rPrChange w:id="1663" w:author="Microsoft Office User" w:date="2023-09-11T13:17:00Z">
            <w:rPr/>
          </w:rPrChange>
        </w:rPr>
        <w:fldChar w:fldCharType="end"/>
      </w:r>
      <w:r w:rsidRPr="00B26E5F">
        <w:rPr>
          <w:sz w:val="20"/>
          <w:szCs w:val="20"/>
          <w:rPrChange w:id="1664" w:author="Microsoft Office User" w:date="2023-09-11T13:17:00Z">
            <w:rPr/>
          </w:rPrChange>
        </w:rPr>
        <w:fldChar w:fldCharType="begin"/>
      </w:r>
      <w:r w:rsidRPr="00B26E5F">
        <w:rPr>
          <w:sz w:val="20"/>
          <w:szCs w:val="20"/>
          <w:rPrChange w:id="1665" w:author="Microsoft Office User" w:date="2023-09-11T13:17:00Z">
            <w:rPr/>
          </w:rPrChange>
        </w:rPr>
        <w:instrText>HYPERLINK "https://www.zotero.org/google-docs/?n2Avay" \h</w:instrText>
      </w:r>
      <w:r w:rsidRPr="00E24C39">
        <w:rPr>
          <w:sz w:val="20"/>
          <w:szCs w:val="20"/>
        </w:rPr>
      </w:r>
      <w:r w:rsidRPr="00B26E5F">
        <w:rPr>
          <w:sz w:val="20"/>
          <w:szCs w:val="20"/>
          <w:rPrChange w:id="1666" w:author="Microsoft Office User" w:date="2023-09-11T13:17:00Z">
            <w:rPr>
              <w:i/>
            </w:rPr>
          </w:rPrChange>
        </w:rPr>
        <w:fldChar w:fldCharType="separate"/>
      </w:r>
      <w:r w:rsidRPr="00B26E5F">
        <w:rPr>
          <w:i/>
          <w:sz w:val="20"/>
          <w:szCs w:val="20"/>
          <w:rPrChange w:id="1667" w:author="Microsoft Office User" w:date="2023-09-11T13:17:00Z">
            <w:rPr>
              <w:i/>
            </w:rPr>
          </w:rPrChange>
        </w:rPr>
        <w:t>et al.</w:t>
      </w:r>
      <w:r w:rsidRPr="00B26E5F">
        <w:rPr>
          <w:i/>
          <w:sz w:val="20"/>
          <w:szCs w:val="20"/>
          <w:rPrChange w:id="1668" w:author="Microsoft Office User" w:date="2023-09-11T13:17:00Z">
            <w:rPr>
              <w:i/>
            </w:rPr>
          </w:rPrChange>
        </w:rPr>
        <w:fldChar w:fldCharType="end"/>
      </w:r>
      <w:r w:rsidRPr="00B26E5F">
        <w:rPr>
          <w:sz w:val="20"/>
          <w:szCs w:val="20"/>
          <w:rPrChange w:id="1669" w:author="Microsoft Office User" w:date="2023-09-11T13:17:00Z">
            <w:rPr/>
          </w:rPrChange>
        </w:rPr>
        <w:fldChar w:fldCharType="begin"/>
      </w:r>
      <w:r w:rsidRPr="00B26E5F">
        <w:rPr>
          <w:sz w:val="20"/>
          <w:szCs w:val="20"/>
          <w:rPrChange w:id="1670" w:author="Microsoft Office User" w:date="2023-09-11T13:17:00Z">
            <w:rPr/>
          </w:rPrChange>
        </w:rPr>
        <w:instrText>HYPERLINK "https://www.zotero.org/google-docs/?n2Avay" \h</w:instrText>
      </w:r>
      <w:r w:rsidRPr="00E24C39">
        <w:rPr>
          <w:sz w:val="20"/>
          <w:szCs w:val="20"/>
        </w:rPr>
      </w:r>
      <w:r w:rsidRPr="00B26E5F">
        <w:rPr>
          <w:sz w:val="20"/>
          <w:szCs w:val="20"/>
          <w:rPrChange w:id="1671" w:author="Microsoft Office User" w:date="2023-09-11T13:17:00Z">
            <w:rPr/>
          </w:rPrChange>
        </w:rPr>
        <w:fldChar w:fldCharType="separate"/>
      </w:r>
      <w:r w:rsidRPr="00B26E5F">
        <w:rPr>
          <w:sz w:val="20"/>
          <w:szCs w:val="20"/>
          <w:rPrChange w:id="1672" w:author="Microsoft Office User" w:date="2023-09-11T13:17:00Z">
            <w:rPr/>
          </w:rPrChange>
        </w:rPr>
        <w:t xml:space="preserve"> Deciphering coral disease dynamics: integrating host, microbiome, and the changing environment. </w:t>
      </w:r>
      <w:r w:rsidRPr="00B26E5F">
        <w:rPr>
          <w:sz w:val="20"/>
          <w:szCs w:val="20"/>
          <w:rPrChange w:id="1673" w:author="Microsoft Office User" w:date="2023-09-11T13:17:00Z">
            <w:rPr/>
          </w:rPrChange>
        </w:rPr>
        <w:fldChar w:fldCharType="end"/>
      </w:r>
      <w:r w:rsidRPr="00B26E5F">
        <w:rPr>
          <w:sz w:val="20"/>
          <w:szCs w:val="20"/>
          <w:rPrChange w:id="1674" w:author="Microsoft Office User" w:date="2023-09-11T13:17:00Z">
            <w:rPr/>
          </w:rPrChange>
        </w:rPr>
        <w:fldChar w:fldCharType="begin"/>
      </w:r>
      <w:r w:rsidRPr="00B26E5F">
        <w:rPr>
          <w:sz w:val="20"/>
          <w:szCs w:val="20"/>
          <w:rPrChange w:id="1675" w:author="Microsoft Office User" w:date="2023-09-11T13:17:00Z">
            <w:rPr/>
          </w:rPrChange>
        </w:rPr>
        <w:instrText>HYPERLINK "https://www.zotero.org/google-docs/?n2Avay" \h</w:instrText>
      </w:r>
      <w:r w:rsidRPr="00E24C39">
        <w:rPr>
          <w:sz w:val="20"/>
          <w:szCs w:val="20"/>
        </w:rPr>
      </w:r>
      <w:r w:rsidRPr="00B26E5F">
        <w:rPr>
          <w:sz w:val="20"/>
          <w:szCs w:val="20"/>
          <w:rPrChange w:id="1676" w:author="Microsoft Office User" w:date="2023-09-11T13:17:00Z">
            <w:rPr>
              <w:i/>
            </w:rPr>
          </w:rPrChange>
        </w:rPr>
        <w:fldChar w:fldCharType="separate"/>
      </w:r>
      <w:r w:rsidRPr="00B26E5F">
        <w:rPr>
          <w:i/>
          <w:sz w:val="20"/>
          <w:szCs w:val="20"/>
          <w:rPrChange w:id="1677" w:author="Microsoft Office User" w:date="2023-09-11T13:17:00Z">
            <w:rPr>
              <w:i/>
            </w:rPr>
          </w:rPrChange>
        </w:rPr>
        <w:t xml:space="preserve">Front. Ecol. Evol. </w:t>
      </w:r>
      <w:r w:rsidRPr="00B26E5F">
        <w:rPr>
          <w:i/>
          <w:sz w:val="20"/>
          <w:szCs w:val="20"/>
          <w:rPrChange w:id="1678" w:author="Microsoft Office User" w:date="2023-09-11T13:17:00Z">
            <w:rPr>
              <w:i/>
            </w:rPr>
          </w:rPrChange>
        </w:rPr>
        <w:fldChar w:fldCharType="end"/>
      </w:r>
      <w:r w:rsidRPr="00B26E5F">
        <w:rPr>
          <w:sz w:val="20"/>
          <w:szCs w:val="20"/>
          <w:rPrChange w:id="1679" w:author="Microsoft Office User" w:date="2023-09-11T13:17:00Z">
            <w:rPr/>
          </w:rPrChange>
        </w:rPr>
        <w:fldChar w:fldCharType="begin"/>
      </w:r>
      <w:r w:rsidRPr="00B26E5F">
        <w:rPr>
          <w:sz w:val="20"/>
          <w:szCs w:val="20"/>
          <w:rPrChange w:id="1680" w:author="Microsoft Office User" w:date="2023-09-11T13:17:00Z">
            <w:rPr/>
          </w:rPrChange>
        </w:rPr>
        <w:instrText>HYPERLINK "https://www.zotero.org/google-docs/?n2Avay" \h</w:instrText>
      </w:r>
      <w:r w:rsidRPr="00E24C39">
        <w:rPr>
          <w:sz w:val="20"/>
          <w:szCs w:val="20"/>
        </w:rPr>
      </w:r>
      <w:r w:rsidRPr="00B26E5F">
        <w:rPr>
          <w:sz w:val="20"/>
          <w:szCs w:val="20"/>
          <w:rPrChange w:id="1681" w:author="Microsoft Office User" w:date="2023-09-11T13:17:00Z">
            <w:rPr>
              <w:b/>
            </w:rPr>
          </w:rPrChange>
        </w:rPr>
        <w:fldChar w:fldCharType="separate"/>
      </w:r>
      <w:r w:rsidRPr="00B26E5F">
        <w:rPr>
          <w:b/>
          <w:sz w:val="20"/>
          <w:szCs w:val="20"/>
          <w:rPrChange w:id="1682" w:author="Microsoft Office User" w:date="2023-09-11T13:17:00Z">
            <w:rPr>
              <w:b/>
            </w:rPr>
          </w:rPrChange>
        </w:rPr>
        <w:t>8</w:t>
      </w:r>
      <w:r w:rsidRPr="00B26E5F">
        <w:rPr>
          <w:b/>
          <w:sz w:val="20"/>
          <w:szCs w:val="20"/>
          <w:rPrChange w:id="1683" w:author="Microsoft Office User" w:date="2023-09-11T13:17:00Z">
            <w:rPr>
              <w:b/>
            </w:rPr>
          </w:rPrChange>
        </w:rPr>
        <w:fldChar w:fldCharType="end"/>
      </w:r>
      <w:r w:rsidRPr="00B26E5F">
        <w:rPr>
          <w:sz w:val="20"/>
          <w:szCs w:val="20"/>
          <w:rPrChange w:id="1684" w:author="Microsoft Office User" w:date="2023-09-11T13:17:00Z">
            <w:rPr/>
          </w:rPrChange>
        </w:rPr>
        <w:fldChar w:fldCharType="begin"/>
      </w:r>
      <w:r w:rsidRPr="00B26E5F">
        <w:rPr>
          <w:sz w:val="20"/>
          <w:szCs w:val="20"/>
          <w:rPrChange w:id="1685" w:author="Microsoft Office User" w:date="2023-09-11T13:17:00Z">
            <w:rPr/>
          </w:rPrChange>
        </w:rPr>
        <w:instrText>HYPERLINK "https://www.zotero.org/google-docs/?n2Avay" \h</w:instrText>
      </w:r>
      <w:r w:rsidRPr="00E24C39">
        <w:rPr>
          <w:sz w:val="20"/>
          <w:szCs w:val="20"/>
        </w:rPr>
      </w:r>
      <w:r w:rsidRPr="00B26E5F">
        <w:rPr>
          <w:sz w:val="20"/>
          <w:szCs w:val="20"/>
          <w:rPrChange w:id="1686" w:author="Microsoft Office User" w:date="2023-09-11T13:17:00Z">
            <w:rPr/>
          </w:rPrChange>
        </w:rPr>
        <w:fldChar w:fldCharType="separate"/>
      </w:r>
      <w:r w:rsidRPr="00B26E5F">
        <w:rPr>
          <w:sz w:val="20"/>
          <w:szCs w:val="20"/>
          <w:rPrChange w:id="1687" w:author="Microsoft Office User" w:date="2023-09-11T13:17:00Z">
            <w:rPr/>
          </w:rPrChange>
        </w:rPr>
        <w:t>, 575927 (2020).</w:t>
      </w:r>
      <w:r w:rsidRPr="00B26E5F">
        <w:rPr>
          <w:sz w:val="20"/>
          <w:szCs w:val="20"/>
          <w:rPrChange w:id="1688"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1689" w:author="Microsoft Office User" w:date="2023-09-11T13:17:00Z">
            <w:rPr/>
          </w:rPrChange>
        </w:rPr>
        <w:pPrChange w:id="1690" w:author="Microsoft Office User" w:date="2023-09-11T13:17:00Z">
          <w:pPr/>
        </w:pPrChange>
      </w:pPr>
    </w:p>
    <w:p w14:paraId="3D8B2354" w14:textId="77777777" w:rsidR="000C56B0" w:rsidRPr="00B26E5F" w:rsidRDefault="00367A15">
      <w:pPr>
        <w:snapToGrid w:val="0"/>
        <w:contextualSpacing/>
        <w:rPr>
          <w:sz w:val="20"/>
          <w:szCs w:val="20"/>
          <w:rPrChange w:id="1691" w:author="Microsoft Office User" w:date="2023-09-11T13:17:00Z">
            <w:rPr/>
          </w:rPrChange>
        </w:rPr>
        <w:pPrChange w:id="1692" w:author="Microsoft Office User" w:date="2023-09-11T13:17:00Z">
          <w:pPr/>
        </w:pPrChange>
      </w:pPr>
      <w:r w:rsidRPr="00B26E5F">
        <w:rPr>
          <w:sz w:val="20"/>
          <w:szCs w:val="20"/>
          <w:rPrChange w:id="1693" w:author="Microsoft Office User" w:date="2023-09-11T13:17:00Z">
            <w:rPr/>
          </w:rPrChange>
        </w:rPr>
        <w:fldChar w:fldCharType="begin"/>
      </w:r>
      <w:r w:rsidRPr="00B26E5F">
        <w:rPr>
          <w:sz w:val="20"/>
          <w:szCs w:val="20"/>
          <w:rPrChange w:id="1694" w:author="Microsoft Office User" w:date="2023-09-11T13:17:00Z">
            <w:rPr/>
          </w:rPrChange>
        </w:rPr>
        <w:instrText>HYPERLINK "https://www.zotero.org/google-docs/?n2Avay" \h</w:instrText>
      </w:r>
      <w:r w:rsidRPr="00E24C39">
        <w:rPr>
          <w:sz w:val="20"/>
          <w:szCs w:val="20"/>
        </w:rPr>
      </w:r>
      <w:r w:rsidRPr="00B26E5F">
        <w:rPr>
          <w:sz w:val="20"/>
          <w:szCs w:val="20"/>
          <w:rPrChange w:id="1695" w:author="Microsoft Office User" w:date="2023-09-11T13:17:00Z">
            <w:rPr/>
          </w:rPrChange>
        </w:rPr>
        <w:fldChar w:fldCharType="separate"/>
      </w:r>
      <w:r w:rsidRPr="00B26E5F">
        <w:rPr>
          <w:sz w:val="20"/>
          <w:szCs w:val="20"/>
          <w:rPrChange w:id="1696" w:author="Microsoft Office User" w:date="2023-09-11T13:17:00Z">
            <w:rPr/>
          </w:rPrChange>
        </w:rPr>
        <w:t>57.</w:t>
      </w:r>
      <w:r w:rsidRPr="00B26E5F">
        <w:rPr>
          <w:sz w:val="20"/>
          <w:szCs w:val="20"/>
          <w:rPrChange w:id="1697" w:author="Microsoft Office User" w:date="2023-09-11T13:17:00Z">
            <w:rPr/>
          </w:rPrChange>
        </w:rPr>
        <w:tab/>
        <w:t xml:space="preserve">Elton, C. S. </w:t>
      </w:r>
      <w:r w:rsidRPr="00B26E5F">
        <w:rPr>
          <w:sz w:val="20"/>
          <w:szCs w:val="20"/>
          <w:rPrChange w:id="1698" w:author="Microsoft Office User" w:date="2023-09-11T13:17:00Z">
            <w:rPr/>
          </w:rPrChange>
        </w:rPr>
        <w:fldChar w:fldCharType="end"/>
      </w:r>
      <w:r w:rsidRPr="00B26E5F">
        <w:rPr>
          <w:sz w:val="20"/>
          <w:szCs w:val="20"/>
          <w:rPrChange w:id="1699" w:author="Microsoft Office User" w:date="2023-09-11T13:17:00Z">
            <w:rPr/>
          </w:rPrChange>
        </w:rPr>
        <w:fldChar w:fldCharType="begin"/>
      </w:r>
      <w:r w:rsidRPr="00B26E5F">
        <w:rPr>
          <w:sz w:val="20"/>
          <w:szCs w:val="20"/>
          <w:rPrChange w:id="1700" w:author="Microsoft Office User" w:date="2023-09-11T13:17:00Z">
            <w:rPr/>
          </w:rPrChange>
        </w:rPr>
        <w:instrText>HYPERLINK "https://www.zotero.org/google-docs/?n2Avay" \h</w:instrText>
      </w:r>
      <w:r w:rsidRPr="00E24C39">
        <w:rPr>
          <w:sz w:val="20"/>
          <w:szCs w:val="20"/>
        </w:rPr>
      </w:r>
      <w:r w:rsidRPr="00B26E5F">
        <w:rPr>
          <w:sz w:val="20"/>
          <w:szCs w:val="20"/>
          <w:rPrChange w:id="1701" w:author="Microsoft Office User" w:date="2023-09-11T13:17:00Z">
            <w:rPr>
              <w:i/>
            </w:rPr>
          </w:rPrChange>
        </w:rPr>
        <w:fldChar w:fldCharType="separate"/>
      </w:r>
      <w:r w:rsidRPr="00B26E5F">
        <w:rPr>
          <w:i/>
          <w:sz w:val="20"/>
          <w:szCs w:val="20"/>
          <w:rPrChange w:id="1702" w:author="Microsoft Office User" w:date="2023-09-11T13:17:00Z">
            <w:rPr>
              <w:i/>
            </w:rPr>
          </w:rPrChange>
        </w:rPr>
        <w:t>The Ecology of Invasions by Animals and Plants</w:t>
      </w:r>
      <w:r w:rsidRPr="00B26E5F">
        <w:rPr>
          <w:i/>
          <w:sz w:val="20"/>
          <w:szCs w:val="20"/>
          <w:rPrChange w:id="1703" w:author="Microsoft Office User" w:date="2023-09-11T13:17:00Z">
            <w:rPr>
              <w:i/>
            </w:rPr>
          </w:rPrChange>
        </w:rPr>
        <w:fldChar w:fldCharType="end"/>
      </w:r>
      <w:r w:rsidRPr="00B26E5F">
        <w:rPr>
          <w:sz w:val="20"/>
          <w:szCs w:val="20"/>
          <w:rPrChange w:id="1704" w:author="Microsoft Office User" w:date="2023-09-11T13:17:00Z">
            <w:rPr/>
          </w:rPrChange>
        </w:rPr>
        <w:fldChar w:fldCharType="begin"/>
      </w:r>
      <w:r w:rsidRPr="00B26E5F">
        <w:rPr>
          <w:sz w:val="20"/>
          <w:szCs w:val="20"/>
          <w:rPrChange w:id="1705" w:author="Microsoft Office User" w:date="2023-09-11T13:17:00Z">
            <w:rPr/>
          </w:rPrChange>
        </w:rPr>
        <w:instrText>HYPERLINK "https://www.zotero.org/google-docs/?n2Avay" \h</w:instrText>
      </w:r>
      <w:r w:rsidRPr="00E24C39">
        <w:rPr>
          <w:sz w:val="20"/>
          <w:szCs w:val="20"/>
        </w:rPr>
      </w:r>
      <w:r w:rsidRPr="00B26E5F">
        <w:rPr>
          <w:sz w:val="20"/>
          <w:szCs w:val="20"/>
          <w:rPrChange w:id="1706" w:author="Microsoft Office User" w:date="2023-09-11T13:17:00Z">
            <w:rPr/>
          </w:rPrChange>
        </w:rPr>
        <w:fldChar w:fldCharType="separate"/>
      </w:r>
      <w:r w:rsidRPr="00B26E5F">
        <w:rPr>
          <w:sz w:val="20"/>
          <w:szCs w:val="20"/>
          <w:rPrChange w:id="1707" w:author="Microsoft Office User" w:date="2023-09-11T13:17:00Z">
            <w:rPr/>
          </w:rPrChange>
        </w:rPr>
        <w:t>. (Springer Nature, 2020).</w:t>
      </w:r>
      <w:r w:rsidRPr="00B26E5F">
        <w:rPr>
          <w:sz w:val="20"/>
          <w:szCs w:val="20"/>
          <w:rPrChange w:id="1708"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1709" w:author="Microsoft Office User" w:date="2023-09-11T13:17:00Z">
            <w:rPr/>
          </w:rPrChange>
        </w:rPr>
        <w:pPrChange w:id="1710" w:author="Microsoft Office User" w:date="2023-09-11T13:17:00Z">
          <w:pPr/>
        </w:pPrChange>
      </w:pPr>
    </w:p>
    <w:p w14:paraId="1DD715AD" w14:textId="77777777" w:rsidR="000C56B0" w:rsidRPr="00B26E5F" w:rsidRDefault="00367A15">
      <w:pPr>
        <w:snapToGrid w:val="0"/>
        <w:contextualSpacing/>
        <w:rPr>
          <w:sz w:val="20"/>
          <w:szCs w:val="20"/>
          <w:rPrChange w:id="1711" w:author="Microsoft Office User" w:date="2023-09-11T13:17:00Z">
            <w:rPr/>
          </w:rPrChange>
        </w:rPr>
        <w:pPrChange w:id="1712" w:author="Microsoft Office User" w:date="2023-09-11T13:17:00Z">
          <w:pPr/>
        </w:pPrChange>
      </w:pPr>
      <w:r w:rsidRPr="00B26E5F">
        <w:rPr>
          <w:sz w:val="20"/>
          <w:szCs w:val="20"/>
          <w:rPrChange w:id="1713" w:author="Microsoft Office User" w:date="2023-09-11T13:17:00Z">
            <w:rPr/>
          </w:rPrChange>
        </w:rPr>
        <w:fldChar w:fldCharType="begin"/>
      </w:r>
      <w:r w:rsidRPr="00B26E5F">
        <w:rPr>
          <w:sz w:val="20"/>
          <w:szCs w:val="20"/>
          <w:rPrChange w:id="1714" w:author="Microsoft Office User" w:date="2023-09-11T13:17:00Z">
            <w:rPr/>
          </w:rPrChange>
        </w:rPr>
        <w:instrText>HYPERLINK "https://www.zotero.org/google-docs/?n2Avay" \h</w:instrText>
      </w:r>
      <w:r w:rsidRPr="00E24C39">
        <w:rPr>
          <w:sz w:val="20"/>
          <w:szCs w:val="20"/>
        </w:rPr>
      </w:r>
      <w:r w:rsidRPr="00B26E5F">
        <w:rPr>
          <w:sz w:val="20"/>
          <w:szCs w:val="20"/>
          <w:rPrChange w:id="1715" w:author="Microsoft Office User" w:date="2023-09-11T13:17:00Z">
            <w:rPr/>
          </w:rPrChange>
        </w:rPr>
        <w:fldChar w:fldCharType="separate"/>
      </w:r>
      <w:r w:rsidRPr="00B26E5F">
        <w:rPr>
          <w:sz w:val="20"/>
          <w:szCs w:val="20"/>
          <w:rPrChange w:id="1716" w:author="Microsoft Office User" w:date="2023-09-11T13:17:00Z">
            <w:rPr/>
          </w:rPrChange>
        </w:rPr>
        <w:t>58.</w:t>
      </w:r>
      <w:r w:rsidRPr="00B26E5F">
        <w:rPr>
          <w:sz w:val="20"/>
          <w:szCs w:val="20"/>
          <w:rPrChange w:id="1717" w:author="Microsoft Office User" w:date="2023-09-11T13:17:00Z">
            <w:rPr/>
          </w:rPrChange>
        </w:rPr>
        <w:tab/>
        <w:t xml:space="preserve">Marraffini, M. L. &amp; Geller, J. B. Species richness and interacting factors control invasibility of a marine community. </w:t>
      </w:r>
      <w:r w:rsidRPr="00B26E5F">
        <w:rPr>
          <w:sz w:val="20"/>
          <w:szCs w:val="20"/>
          <w:rPrChange w:id="1718" w:author="Microsoft Office User" w:date="2023-09-11T13:17:00Z">
            <w:rPr/>
          </w:rPrChange>
        </w:rPr>
        <w:fldChar w:fldCharType="end"/>
      </w:r>
      <w:r w:rsidRPr="00B26E5F">
        <w:rPr>
          <w:sz w:val="20"/>
          <w:szCs w:val="20"/>
          <w:rPrChange w:id="1719" w:author="Microsoft Office User" w:date="2023-09-11T13:17:00Z">
            <w:rPr/>
          </w:rPrChange>
        </w:rPr>
        <w:fldChar w:fldCharType="begin"/>
      </w:r>
      <w:r w:rsidRPr="00B26E5F">
        <w:rPr>
          <w:sz w:val="20"/>
          <w:szCs w:val="20"/>
          <w:rPrChange w:id="1720" w:author="Microsoft Office User" w:date="2023-09-11T13:17:00Z">
            <w:rPr/>
          </w:rPrChange>
        </w:rPr>
        <w:instrText>HYPERLINK "https://www.zotero.org/google-docs/?n2Avay" \h</w:instrText>
      </w:r>
      <w:r w:rsidRPr="00E24C39">
        <w:rPr>
          <w:sz w:val="20"/>
          <w:szCs w:val="20"/>
        </w:rPr>
      </w:r>
      <w:r w:rsidRPr="00B26E5F">
        <w:rPr>
          <w:sz w:val="20"/>
          <w:szCs w:val="20"/>
          <w:rPrChange w:id="1721" w:author="Microsoft Office User" w:date="2023-09-11T13:17:00Z">
            <w:rPr>
              <w:i/>
            </w:rPr>
          </w:rPrChange>
        </w:rPr>
        <w:fldChar w:fldCharType="separate"/>
      </w:r>
      <w:r w:rsidRPr="00B26E5F">
        <w:rPr>
          <w:i/>
          <w:sz w:val="20"/>
          <w:szCs w:val="20"/>
          <w:rPrChange w:id="1722" w:author="Microsoft Office User" w:date="2023-09-11T13:17:00Z">
            <w:rPr>
              <w:i/>
            </w:rPr>
          </w:rPrChange>
        </w:rPr>
        <w:t xml:space="preserve">Proc. R. Soc. B Biol. Sci. </w:t>
      </w:r>
      <w:r w:rsidRPr="00B26E5F">
        <w:rPr>
          <w:i/>
          <w:sz w:val="20"/>
          <w:szCs w:val="20"/>
          <w:rPrChange w:id="1723" w:author="Microsoft Office User" w:date="2023-09-11T13:17:00Z">
            <w:rPr>
              <w:i/>
            </w:rPr>
          </w:rPrChange>
        </w:rPr>
        <w:fldChar w:fldCharType="end"/>
      </w:r>
      <w:r w:rsidRPr="00B26E5F">
        <w:rPr>
          <w:sz w:val="20"/>
          <w:szCs w:val="20"/>
          <w:rPrChange w:id="1724" w:author="Microsoft Office User" w:date="2023-09-11T13:17:00Z">
            <w:rPr/>
          </w:rPrChange>
        </w:rPr>
        <w:fldChar w:fldCharType="begin"/>
      </w:r>
      <w:r w:rsidRPr="00B26E5F">
        <w:rPr>
          <w:sz w:val="20"/>
          <w:szCs w:val="20"/>
          <w:rPrChange w:id="1725" w:author="Microsoft Office User" w:date="2023-09-11T13:17:00Z">
            <w:rPr/>
          </w:rPrChange>
        </w:rPr>
        <w:instrText>HYPERLINK "https://www.zotero.org/google-docs/?n2Avay" \h</w:instrText>
      </w:r>
      <w:r w:rsidRPr="00E24C39">
        <w:rPr>
          <w:sz w:val="20"/>
          <w:szCs w:val="20"/>
        </w:rPr>
      </w:r>
      <w:r w:rsidRPr="00B26E5F">
        <w:rPr>
          <w:sz w:val="20"/>
          <w:szCs w:val="20"/>
          <w:rPrChange w:id="1726" w:author="Microsoft Office User" w:date="2023-09-11T13:17:00Z">
            <w:rPr>
              <w:b/>
            </w:rPr>
          </w:rPrChange>
        </w:rPr>
        <w:fldChar w:fldCharType="separate"/>
      </w:r>
      <w:r w:rsidRPr="00B26E5F">
        <w:rPr>
          <w:b/>
          <w:sz w:val="20"/>
          <w:szCs w:val="20"/>
          <w:rPrChange w:id="1727" w:author="Microsoft Office User" w:date="2023-09-11T13:17:00Z">
            <w:rPr>
              <w:b/>
            </w:rPr>
          </w:rPrChange>
        </w:rPr>
        <w:t>282</w:t>
      </w:r>
      <w:r w:rsidRPr="00B26E5F">
        <w:rPr>
          <w:b/>
          <w:sz w:val="20"/>
          <w:szCs w:val="20"/>
          <w:rPrChange w:id="1728" w:author="Microsoft Office User" w:date="2023-09-11T13:17:00Z">
            <w:rPr>
              <w:b/>
            </w:rPr>
          </w:rPrChange>
        </w:rPr>
        <w:fldChar w:fldCharType="end"/>
      </w:r>
      <w:r w:rsidRPr="00B26E5F">
        <w:rPr>
          <w:sz w:val="20"/>
          <w:szCs w:val="20"/>
          <w:rPrChange w:id="1729" w:author="Microsoft Office User" w:date="2023-09-11T13:17:00Z">
            <w:rPr/>
          </w:rPrChange>
        </w:rPr>
        <w:fldChar w:fldCharType="begin"/>
      </w:r>
      <w:r w:rsidRPr="00B26E5F">
        <w:rPr>
          <w:sz w:val="20"/>
          <w:szCs w:val="20"/>
          <w:rPrChange w:id="1730" w:author="Microsoft Office User" w:date="2023-09-11T13:17:00Z">
            <w:rPr/>
          </w:rPrChange>
        </w:rPr>
        <w:instrText>HYPERLINK "https://www.zotero.org/google-docs/?n2Avay" \h</w:instrText>
      </w:r>
      <w:r w:rsidRPr="00E24C39">
        <w:rPr>
          <w:sz w:val="20"/>
          <w:szCs w:val="20"/>
        </w:rPr>
      </w:r>
      <w:r w:rsidRPr="00B26E5F">
        <w:rPr>
          <w:sz w:val="20"/>
          <w:szCs w:val="20"/>
          <w:rPrChange w:id="1731" w:author="Microsoft Office User" w:date="2023-09-11T13:17:00Z">
            <w:rPr/>
          </w:rPrChange>
        </w:rPr>
        <w:fldChar w:fldCharType="separate"/>
      </w:r>
      <w:r w:rsidRPr="00B26E5F">
        <w:rPr>
          <w:sz w:val="20"/>
          <w:szCs w:val="20"/>
          <w:rPrChange w:id="1732" w:author="Microsoft Office User" w:date="2023-09-11T13:17:00Z">
            <w:rPr/>
          </w:rPrChange>
        </w:rPr>
        <w:t>, 20150439 (2015).</w:t>
      </w:r>
      <w:r w:rsidRPr="00B26E5F">
        <w:rPr>
          <w:sz w:val="20"/>
          <w:szCs w:val="20"/>
          <w:rPrChange w:id="1733"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1734" w:author="Microsoft Office User" w:date="2023-09-11T13:17:00Z">
            <w:rPr/>
          </w:rPrChange>
        </w:rPr>
        <w:pPrChange w:id="1735" w:author="Microsoft Office User" w:date="2023-09-11T13:17:00Z">
          <w:pPr/>
        </w:pPrChange>
      </w:pPr>
    </w:p>
    <w:p w14:paraId="5F673E40" w14:textId="77777777" w:rsidR="000C56B0" w:rsidRPr="00B26E5F" w:rsidRDefault="00367A15">
      <w:pPr>
        <w:snapToGrid w:val="0"/>
        <w:contextualSpacing/>
        <w:rPr>
          <w:sz w:val="20"/>
          <w:szCs w:val="20"/>
          <w:rPrChange w:id="1736" w:author="Microsoft Office User" w:date="2023-09-11T13:17:00Z">
            <w:rPr/>
          </w:rPrChange>
        </w:rPr>
        <w:pPrChange w:id="1737" w:author="Microsoft Office User" w:date="2023-09-11T13:17:00Z">
          <w:pPr/>
        </w:pPrChange>
      </w:pPr>
      <w:r w:rsidRPr="00B26E5F">
        <w:rPr>
          <w:sz w:val="20"/>
          <w:szCs w:val="20"/>
          <w:rPrChange w:id="1738" w:author="Microsoft Office User" w:date="2023-09-11T13:17:00Z">
            <w:rPr/>
          </w:rPrChange>
        </w:rPr>
        <w:fldChar w:fldCharType="begin"/>
      </w:r>
      <w:r w:rsidRPr="00B26E5F">
        <w:rPr>
          <w:sz w:val="20"/>
          <w:szCs w:val="20"/>
          <w:rPrChange w:id="1739" w:author="Microsoft Office User" w:date="2023-09-11T13:17:00Z">
            <w:rPr/>
          </w:rPrChange>
        </w:rPr>
        <w:instrText>HYPERLINK "https://www.zotero.org/google-docs/?n2Avay" \h</w:instrText>
      </w:r>
      <w:r w:rsidRPr="00E24C39">
        <w:rPr>
          <w:sz w:val="20"/>
          <w:szCs w:val="20"/>
        </w:rPr>
      </w:r>
      <w:r w:rsidRPr="00B26E5F">
        <w:rPr>
          <w:sz w:val="20"/>
          <w:szCs w:val="20"/>
          <w:rPrChange w:id="1740" w:author="Microsoft Office User" w:date="2023-09-11T13:17:00Z">
            <w:rPr/>
          </w:rPrChange>
        </w:rPr>
        <w:fldChar w:fldCharType="separate"/>
      </w:r>
      <w:r w:rsidRPr="00B26E5F">
        <w:rPr>
          <w:sz w:val="20"/>
          <w:szCs w:val="20"/>
          <w:rPrChange w:id="1741" w:author="Microsoft Office User" w:date="2023-09-11T13:17:00Z">
            <w:rPr/>
          </w:rPrChange>
        </w:rPr>
        <w:t>59.</w:t>
      </w:r>
      <w:r w:rsidRPr="00B26E5F">
        <w:rPr>
          <w:sz w:val="20"/>
          <w:szCs w:val="20"/>
          <w:rPrChange w:id="1742" w:author="Microsoft Office User" w:date="2023-09-11T13:17:00Z">
            <w:rPr/>
          </w:rPrChange>
        </w:rPr>
        <w:tab/>
        <w:t xml:space="preserve">Sommer, F. </w:t>
      </w:r>
      <w:r w:rsidRPr="00B26E5F">
        <w:rPr>
          <w:sz w:val="20"/>
          <w:szCs w:val="20"/>
          <w:rPrChange w:id="1743" w:author="Microsoft Office User" w:date="2023-09-11T13:17:00Z">
            <w:rPr/>
          </w:rPrChange>
        </w:rPr>
        <w:fldChar w:fldCharType="end"/>
      </w:r>
      <w:r w:rsidRPr="00B26E5F">
        <w:rPr>
          <w:sz w:val="20"/>
          <w:szCs w:val="20"/>
          <w:rPrChange w:id="1744" w:author="Microsoft Office User" w:date="2023-09-11T13:17:00Z">
            <w:rPr/>
          </w:rPrChange>
        </w:rPr>
        <w:fldChar w:fldCharType="begin"/>
      </w:r>
      <w:r w:rsidRPr="00B26E5F">
        <w:rPr>
          <w:sz w:val="20"/>
          <w:szCs w:val="20"/>
          <w:rPrChange w:id="1745" w:author="Microsoft Office User" w:date="2023-09-11T13:17:00Z">
            <w:rPr/>
          </w:rPrChange>
        </w:rPr>
        <w:instrText>HYPERLINK "https://www.zotero.org/google-docs/?n2Avay" \h</w:instrText>
      </w:r>
      <w:r w:rsidRPr="00E24C39">
        <w:rPr>
          <w:sz w:val="20"/>
          <w:szCs w:val="20"/>
        </w:rPr>
      </w:r>
      <w:r w:rsidRPr="00B26E5F">
        <w:rPr>
          <w:sz w:val="20"/>
          <w:szCs w:val="20"/>
          <w:rPrChange w:id="1746" w:author="Microsoft Office User" w:date="2023-09-11T13:17:00Z">
            <w:rPr>
              <w:i/>
            </w:rPr>
          </w:rPrChange>
        </w:rPr>
        <w:fldChar w:fldCharType="separate"/>
      </w:r>
      <w:r w:rsidRPr="00B26E5F">
        <w:rPr>
          <w:i/>
          <w:sz w:val="20"/>
          <w:szCs w:val="20"/>
          <w:rPrChange w:id="1747" w:author="Microsoft Office User" w:date="2023-09-11T13:17:00Z">
            <w:rPr>
              <w:i/>
            </w:rPr>
          </w:rPrChange>
        </w:rPr>
        <w:t>et al.</w:t>
      </w:r>
      <w:r w:rsidRPr="00B26E5F">
        <w:rPr>
          <w:i/>
          <w:sz w:val="20"/>
          <w:szCs w:val="20"/>
          <w:rPrChange w:id="1748" w:author="Microsoft Office User" w:date="2023-09-11T13:17:00Z">
            <w:rPr>
              <w:i/>
            </w:rPr>
          </w:rPrChange>
        </w:rPr>
        <w:fldChar w:fldCharType="end"/>
      </w:r>
      <w:r w:rsidRPr="00B26E5F">
        <w:rPr>
          <w:sz w:val="20"/>
          <w:szCs w:val="20"/>
          <w:rPrChange w:id="1749" w:author="Microsoft Office User" w:date="2023-09-11T13:17:00Z">
            <w:rPr/>
          </w:rPrChange>
        </w:rPr>
        <w:fldChar w:fldCharType="begin"/>
      </w:r>
      <w:r w:rsidRPr="00B26E5F">
        <w:rPr>
          <w:sz w:val="20"/>
          <w:szCs w:val="20"/>
          <w:rPrChange w:id="1750" w:author="Microsoft Office User" w:date="2023-09-11T13:17:00Z">
            <w:rPr/>
          </w:rPrChange>
        </w:rPr>
        <w:instrText>HYPERLINK "https://www.zotero.org/google-docs/?n2Avay" \h</w:instrText>
      </w:r>
      <w:r w:rsidRPr="00E24C39">
        <w:rPr>
          <w:sz w:val="20"/>
          <w:szCs w:val="20"/>
        </w:rPr>
      </w:r>
      <w:r w:rsidRPr="00B26E5F">
        <w:rPr>
          <w:sz w:val="20"/>
          <w:szCs w:val="20"/>
          <w:rPrChange w:id="1751" w:author="Microsoft Office User" w:date="2023-09-11T13:17:00Z">
            <w:rPr/>
          </w:rPrChange>
        </w:rPr>
        <w:fldChar w:fldCharType="separate"/>
      </w:r>
      <w:r w:rsidRPr="00B26E5F">
        <w:rPr>
          <w:sz w:val="20"/>
          <w:szCs w:val="20"/>
          <w:rPrChange w:id="1752" w:author="Microsoft Office User" w:date="2023-09-11T13:17:00Z">
            <w:rPr/>
          </w:rPrChange>
        </w:rPr>
        <w:t xml:space="preserve"> Microbiomarkers in inflammatory bowel diseases: caveats come with caviar. </w:t>
      </w:r>
      <w:r w:rsidRPr="00B26E5F">
        <w:rPr>
          <w:sz w:val="20"/>
          <w:szCs w:val="20"/>
          <w:rPrChange w:id="1753" w:author="Microsoft Office User" w:date="2023-09-11T13:17:00Z">
            <w:rPr/>
          </w:rPrChange>
        </w:rPr>
        <w:fldChar w:fldCharType="end"/>
      </w:r>
      <w:r w:rsidRPr="00B26E5F">
        <w:rPr>
          <w:sz w:val="20"/>
          <w:szCs w:val="20"/>
          <w:rPrChange w:id="1754" w:author="Microsoft Office User" w:date="2023-09-11T13:17:00Z">
            <w:rPr/>
          </w:rPrChange>
        </w:rPr>
        <w:fldChar w:fldCharType="begin"/>
      </w:r>
      <w:r w:rsidRPr="00B26E5F">
        <w:rPr>
          <w:sz w:val="20"/>
          <w:szCs w:val="20"/>
          <w:rPrChange w:id="1755" w:author="Microsoft Office User" w:date="2023-09-11T13:17:00Z">
            <w:rPr/>
          </w:rPrChange>
        </w:rPr>
        <w:instrText>HYPERLINK "https://www.zotero.org/google-docs/?n2Avay" \h</w:instrText>
      </w:r>
      <w:r w:rsidRPr="00E24C39">
        <w:rPr>
          <w:sz w:val="20"/>
          <w:szCs w:val="20"/>
        </w:rPr>
      </w:r>
      <w:r w:rsidRPr="00B26E5F">
        <w:rPr>
          <w:sz w:val="20"/>
          <w:szCs w:val="20"/>
          <w:rPrChange w:id="1756" w:author="Microsoft Office User" w:date="2023-09-11T13:17:00Z">
            <w:rPr>
              <w:i/>
            </w:rPr>
          </w:rPrChange>
        </w:rPr>
        <w:fldChar w:fldCharType="separate"/>
      </w:r>
      <w:r w:rsidRPr="00B26E5F">
        <w:rPr>
          <w:i/>
          <w:sz w:val="20"/>
          <w:szCs w:val="20"/>
          <w:rPrChange w:id="1757" w:author="Microsoft Office User" w:date="2023-09-11T13:17:00Z">
            <w:rPr>
              <w:i/>
            </w:rPr>
          </w:rPrChange>
        </w:rPr>
        <w:t xml:space="preserve">Gut </w:t>
      </w:r>
      <w:r w:rsidRPr="00B26E5F">
        <w:rPr>
          <w:i/>
          <w:sz w:val="20"/>
          <w:szCs w:val="20"/>
          <w:rPrChange w:id="1758" w:author="Microsoft Office User" w:date="2023-09-11T13:17:00Z">
            <w:rPr>
              <w:i/>
            </w:rPr>
          </w:rPrChange>
        </w:rPr>
        <w:fldChar w:fldCharType="end"/>
      </w:r>
      <w:r w:rsidRPr="00B26E5F">
        <w:rPr>
          <w:sz w:val="20"/>
          <w:szCs w:val="20"/>
          <w:rPrChange w:id="1759" w:author="Microsoft Office User" w:date="2023-09-11T13:17:00Z">
            <w:rPr/>
          </w:rPrChange>
        </w:rPr>
        <w:fldChar w:fldCharType="begin"/>
      </w:r>
      <w:r w:rsidRPr="00B26E5F">
        <w:rPr>
          <w:sz w:val="20"/>
          <w:szCs w:val="20"/>
          <w:rPrChange w:id="1760" w:author="Microsoft Office User" w:date="2023-09-11T13:17:00Z">
            <w:rPr/>
          </w:rPrChange>
        </w:rPr>
        <w:instrText>HYPERLINK "https://www.zotero.org/google-docs/?n2Avay" \h</w:instrText>
      </w:r>
      <w:r w:rsidRPr="00E24C39">
        <w:rPr>
          <w:sz w:val="20"/>
          <w:szCs w:val="20"/>
        </w:rPr>
      </w:r>
      <w:r w:rsidRPr="00B26E5F">
        <w:rPr>
          <w:sz w:val="20"/>
          <w:szCs w:val="20"/>
          <w:rPrChange w:id="1761" w:author="Microsoft Office User" w:date="2023-09-11T13:17:00Z">
            <w:rPr>
              <w:b/>
            </w:rPr>
          </w:rPrChange>
        </w:rPr>
        <w:fldChar w:fldCharType="separate"/>
      </w:r>
      <w:r w:rsidRPr="00B26E5F">
        <w:rPr>
          <w:b/>
          <w:sz w:val="20"/>
          <w:szCs w:val="20"/>
          <w:rPrChange w:id="1762" w:author="Microsoft Office User" w:date="2023-09-11T13:17:00Z">
            <w:rPr>
              <w:b/>
            </w:rPr>
          </w:rPrChange>
        </w:rPr>
        <w:t>66</w:t>
      </w:r>
      <w:r w:rsidRPr="00B26E5F">
        <w:rPr>
          <w:b/>
          <w:sz w:val="20"/>
          <w:szCs w:val="20"/>
          <w:rPrChange w:id="1763" w:author="Microsoft Office User" w:date="2023-09-11T13:17:00Z">
            <w:rPr>
              <w:b/>
            </w:rPr>
          </w:rPrChange>
        </w:rPr>
        <w:fldChar w:fldCharType="end"/>
      </w:r>
      <w:r w:rsidRPr="00B26E5F">
        <w:rPr>
          <w:sz w:val="20"/>
          <w:szCs w:val="20"/>
          <w:rPrChange w:id="1764" w:author="Microsoft Office User" w:date="2023-09-11T13:17:00Z">
            <w:rPr/>
          </w:rPrChange>
        </w:rPr>
        <w:fldChar w:fldCharType="begin"/>
      </w:r>
      <w:r w:rsidRPr="00B26E5F">
        <w:rPr>
          <w:sz w:val="20"/>
          <w:szCs w:val="20"/>
          <w:rPrChange w:id="1765" w:author="Microsoft Office User" w:date="2023-09-11T13:17:00Z">
            <w:rPr/>
          </w:rPrChange>
        </w:rPr>
        <w:instrText>HYPERLINK "https://www.zotero.org/google-docs/?n2Avay" \h</w:instrText>
      </w:r>
      <w:r w:rsidRPr="00E24C39">
        <w:rPr>
          <w:sz w:val="20"/>
          <w:szCs w:val="20"/>
        </w:rPr>
      </w:r>
      <w:r w:rsidRPr="00B26E5F">
        <w:rPr>
          <w:sz w:val="20"/>
          <w:szCs w:val="20"/>
          <w:rPrChange w:id="1766" w:author="Microsoft Office User" w:date="2023-09-11T13:17:00Z">
            <w:rPr/>
          </w:rPrChange>
        </w:rPr>
        <w:fldChar w:fldCharType="separate"/>
      </w:r>
      <w:r w:rsidRPr="00B26E5F">
        <w:rPr>
          <w:sz w:val="20"/>
          <w:szCs w:val="20"/>
          <w:rPrChange w:id="1767" w:author="Microsoft Office User" w:date="2023-09-11T13:17:00Z">
            <w:rPr/>
          </w:rPrChange>
        </w:rPr>
        <w:t>, 1734–1738 (2017).</w:t>
      </w:r>
      <w:r w:rsidRPr="00B26E5F">
        <w:rPr>
          <w:sz w:val="20"/>
          <w:szCs w:val="20"/>
          <w:rPrChange w:id="1768"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1769" w:author="Microsoft Office User" w:date="2023-09-11T13:17:00Z">
            <w:rPr/>
          </w:rPrChange>
        </w:rPr>
        <w:pPrChange w:id="1770" w:author="Microsoft Office User" w:date="2023-09-11T13:17:00Z">
          <w:pPr/>
        </w:pPrChange>
      </w:pPr>
    </w:p>
    <w:p w14:paraId="16CC0421" w14:textId="77777777" w:rsidR="000C56B0" w:rsidRPr="00B26E5F" w:rsidRDefault="00367A15">
      <w:pPr>
        <w:snapToGrid w:val="0"/>
        <w:contextualSpacing/>
        <w:rPr>
          <w:sz w:val="20"/>
          <w:szCs w:val="20"/>
          <w:rPrChange w:id="1771" w:author="Microsoft Office User" w:date="2023-09-11T13:17:00Z">
            <w:rPr/>
          </w:rPrChange>
        </w:rPr>
        <w:pPrChange w:id="1772" w:author="Microsoft Office User" w:date="2023-09-11T13:17:00Z">
          <w:pPr/>
        </w:pPrChange>
      </w:pPr>
      <w:r w:rsidRPr="00B26E5F">
        <w:rPr>
          <w:sz w:val="20"/>
          <w:szCs w:val="20"/>
          <w:rPrChange w:id="1773" w:author="Microsoft Office User" w:date="2023-09-11T13:17:00Z">
            <w:rPr/>
          </w:rPrChange>
        </w:rPr>
        <w:fldChar w:fldCharType="begin"/>
      </w:r>
      <w:r w:rsidRPr="00B26E5F">
        <w:rPr>
          <w:sz w:val="20"/>
          <w:szCs w:val="20"/>
          <w:rPrChange w:id="1774" w:author="Microsoft Office User" w:date="2023-09-11T13:17:00Z">
            <w:rPr/>
          </w:rPrChange>
        </w:rPr>
        <w:instrText>HYPERLINK "https://www.zotero.org/google-docs/?n2Avay" \h</w:instrText>
      </w:r>
      <w:r w:rsidRPr="00E24C39">
        <w:rPr>
          <w:sz w:val="20"/>
          <w:szCs w:val="20"/>
        </w:rPr>
      </w:r>
      <w:r w:rsidRPr="00B26E5F">
        <w:rPr>
          <w:sz w:val="20"/>
          <w:szCs w:val="20"/>
          <w:rPrChange w:id="1775" w:author="Microsoft Office User" w:date="2023-09-11T13:17:00Z">
            <w:rPr/>
          </w:rPrChange>
        </w:rPr>
        <w:fldChar w:fldCharType="separate"/>
      </w:r>
      <w:r w:rsidRPr="00B26E5F">
        <w:rPr>
          <w:sz w:val="20"/>
          <w:szCs w:val="20"/>
          <w:rPrChange w:id="1776" w:author="Microsoft Office User" w:date="2023-09-11T13:17:00Z">
            <w:rPr/>
          </w:rPrChange>
        </w:rPr>
        <w:t>60.</w:t>
      </w:r>
      <w:r w:rsidRPr="00B26E5F">
        <w:rPr>
          <w:sz w:val="20"/>
          <w:szCs w:val="20"/>
          <w:rPrChange w:id="1777"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1778" w:author="Microsoft Office User" w:date="2023-09-11T13:17:00Z">
            <w:rPr/>
          </w:rPrChange>
        </w:rPr>
        <w:fldChar w:fldCharType="end"/>
      </w:r>
      <w:r w:rsidRPr="00B26E5F">
        <w:rPr>
          <w:sz w:val="20"/>
          <w:szCs w:val="20"/>
          <w:rPrChange w:id="1779" w:author="Microsoft Office User" w:date="2023-09-11T13:17:00Z">
            <w:rPr/>
          </w:rPrChange>
        </w:rPr>
        <w:fldChar w:fldCharType="begin"/>
      </w:r>
      <w:r w:rsidRPr="00B26E5F">
        <w:rPr>
          <w:sz w:val="20"/>
          <w:szCs w:val="20"/>
          <w:rPrChange w:id="1780" w:author="Microsoft Office User" w:date="2023-09-11T13:17:00Z">
            <w:rPr/>
          </w:rPrChange>
        </w:rPr>
        <w:instrText>HYPERLINK "https://www.zotero.org/google-docs/?n2Avay" \h</w:instrText>
      </w:r>
      <w:r w:rsidRPr="00E24C39">
        <w:rPr>
          <w:sz w:val="20"/>
          <w:szCs w:val="20"/>
        </w:rPr>
      </w:r>
      <w:r w:rsidRPr="00B26E5F">
        <w:rPr>
          <w:sz w:val="20"/>
          <w:szCs w:val="20"/>
          <w:rPrChange w:id="1781" w:author="Microsoft Office User" w:date="2023-09-11T13:17:00Z">
            <w:rPr>
              <w:i/>
            </w:rPr>
          </w:rPrChange>
        </w:rPr>
        <w:fldChar w:fldCharType="separate"/>
      </w:r>
      <w:r w:rsidRPr="00B26E5F">
        <w:rPr>
          <w:i/>
          <w:sz w:val="20"/>
          <w:szCs w:val="20"/>
          <w:rPrChange w:id="1782" w:author="Microsoft Office User" w:date="2023-09-11T13:17:00Z">
            <w:rPr>
              <w:i/>
            </w:rPr>
          </w:rPrChange>
        </w:rPr>
        <w:t xml:space="preserve">Nat. Rev. Microbiol. </w:t>
      </w:r>
      <w:r w:rsidRPr="00B26E5F">
        <w:rPr>
          <w:i/>
          <w:sz w:val="20"/>
          <w:szCs w:val="20"/>
          <w:rPrChange w:id="1783" w:author="Microsoft Office User" w:date="2023-09-11T13:17:00Z">
            <w:rPr>
              <w:i/>
            </w:rPr>
          </w:rPrChange>
        </w:rPr>
        <w:fldChar w:fldCharType="end"/>
      </w:r>
      <w:r w:rsidRPr="00B26E5F">
        <w:rPr>
          <w:sz w:val="20"/>
          <w:szCs w:val="20"/>
          <w:rPrChange w:id="1784" w:author="Microsoft Office User" w:date="2023-09-11T13:17:00Z">
            <w:rPr/>
          </w:rPrChange>
        </w:rPr>
        <w:fldChar w:fldCharType="begin"/>
      </w:r>
      <w:r w:rsidRPr="00B26E5F">
        <w:rPr>
          <w:sz w:val="20"/>
          <w:szCs w:val="20"/>
          <w:rPrChange w:id="1785" w:author="Microsoft Office User" w:date="2023-09-11T13:17:00Z">
            <w:rPr/>
          </w:rPrChange>
        </w:rPr>
        <w:instrText>HYPERLINK "https://www.zotero.org/google-docs/?n2Avay" \h</w:instrText>
      </w:r>
      <w:r w:rsidRPr="00E24C39">
        <w:rPr>
          <w:sz w:val="20"/>
          <w:szCs w:val="20"/>
        </w:rPr>
      </w:r>
      <w:r w:rsidRPr="00B26E5F">
        <w:rPr>
          <w:sz w:val="20"/>
          <w:szCs w:val="20"/>
          <w:rPrChange w:id="1786" w:author="Microsoft Office User" w:date="2023-09-11T13:17:00Z">
            <w:rPr>
              <w:b/>
            </w:rPr>
          </w:rPrChange>
        </w:rPr>
        <w:fldChar w:fldCharType="separate"/>
      </w:r>
      <w:r w:rsidRPr="00B26E5F">
        <w:rPr>
          <w:b/>
          <w:sz w:val="20"/>
          <w:szCs w:val="20"/>
          <w:rPrChange w:id="1787" w:author="Microsoft Office User" w:date="2023-09-11T13:17:00Z">
            <w:rPr>
              <w:b/>
            </w:rPr>
          </w:rPrChange>
        </w:rPr>
        <w:t>15</w:t>
      </w:r>
      <w:r w:rsidRPr="00B26E5F">
        <w:rPr>
          <w:b/>
          <w:sz w:val="20"/>
          <w:szCs w:val="20"/>
          <w:rPrChange w:id="1788" w:author="Microsoft Office User" w:date="2023-09-11T13:17:00Z">
            <w:rPr>
              <w:b/>
            </w:rPr>
          </w:rPrChange>
        </w:rPr>
        <w:fldChar w:fldCharType="end"/>
      </w:r>
      <w:r w:rsidRPr="00B26E5F">
        <w:rPr>
          <w:sz w:val="20"/>
          <w:szCs w:val="20"/>
          <w:rPrChange w:id="1789" w:author="Microsoft Office User" w:date="2023-09-11T13:17:00Z">
            <w:rPr/>
          </w:rPrChange>
        </w:rPr>
        <w:fldChar w:fldCharType="begin"/>
      </w:r>
      <w:r w:rsidRPr="00B26E5F">
        <w:rPr>
          <w:sz w:val="20"/>
          <w:szCs w:val="20"/>
          <w:rPrChange w:id="1790" w:author="Microsoft Office User" w:date="2023-09-11T13:17:00Z">
            <w:rPr/>
          </w:rPrChange>
        </w:rPr>
        <w:instrText>HYPERLINK "https://www.zotero.org/google-docs/?n2Avay" \h</w:instrText>
      </w:r>
      <w:r w:rsidRPr="00E24C39">
        <w:rPr>
          <w:sz w:val="20"/>
          <w:szCs w:val="20"/>
        </w:rPr>
      </w:r>
      <w:r w:rsidRPr="00B26E5F">
        <w:rPr>
          <w:sz w:val="20"/>
          <w:szCs w:val="20"/>
          <w:rPrChange w:id="1791" w:author="Microsoft Office User" w:date="2023-09-11T13:17:00Z">
            <w:rPr/>
          </w:rPrChange>
        </w:rPr>
        <w:fldChar w:fldCharType="separate"/>
      </w:r>
      <w:r w:rsidRPr="00B26E5F">
        <w:rPr>
          <w:sz w:val="20"/>
          <w:szCs w:val="20"/>
          <w:rPrChange w:id="1792" w:author="Microsoft Office User" w:date="2023-09-11T13:17:00Z">
            <w:rPr/>
          </w:rPrChange>
        </w:rPr>
        <w:t>, 630–638 (2017).</w:t>
      </w:r>
      <w:r w:rsidRPr="00B26E5F">
        <w:rPr>
          <w:sz w:val="20"/>
          <w:szCs w:val="20"/>
          <w:rPrChange w:id="1793"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1794" w:author="Microsoft Office User" w:date="2023-09-11T13:17:00Z">
            <w:rPr/>
          </w:rPrChange>
        </w:rPr>
        <w:pPrChange w:id="1795" w:author="Microsoft Office User" w:date="2023-09-11T13:17:00Z">
          <w:pPr/>
        </w:pPrChange>
      </w:pPr>
    </w:p>
    <w:p w14:paraId="2BC72887" w14:textId="77777777" w:rsidR="000C56B0" w:rsidRPr="00B26E5F" w:rsidRDefault="00367A15">
      <w:pPr>
        <w:snapToGrid w:val="0"/>
        <w:contextualSpacing/>
        <w:rPr>
          <w:sz w:val="20"/>
          <w:szCs w:val="20"/>
          <w:rPrChange w:id="1796" w:author="Microsoft Office User" w:date="2023-09-11T13:17:00Z">
            <w:rPr/>
          </w:rPrChange>
        </w:rPr>
        <w:pPrChange w:id="1797" w:author="Microsoft Office User" w:date="2023-09-11T13:17:00Z">
          <w:pPr/>
        </w:pPrChange>
      </w:pPr>
      <w:r w:rsidRPr="00B26E5F">
        <w:rPr>
          <w:sz w:val="20"/>
          <w:szCs w:val="20"/>
          <w:rPrChange w:id="1798" w:author="Microsoft Office User" w:date="2023-09-11T13:17:00Z">
            <w:rPr/>
          </w:rPrChange>
        </w:rPr>
        <w:fldChar w:fldCharType="begin"/>
      </w:r>
      <w:r w:rsidRPr="00B26E5F">
        <w:rPr>
          <w:sz w:val="20"/>
          <w:szCs w:val="20"/>
          <w:rPrChange w:id="1799" w:author="Microsoft Office User" w:date="2023-09-11T13:17:00Z">
            <w:rPr/>
          </w:rPrChange>
        </w:rPr>
        <w:instrText>HYPERLINK "https://www.zotero.org/google-docs/?n2Avay" \h</w:instrText>
      </w:r>
      <w:r w:rsidRPr="00E24C39">
        <w:rPr>
          <w:sz w:val="20"/>
          <w:szCs w:val="20"/>
        </w:rPr>
      </w:r>
      <w:r w:rsidRPr="00B26E5F">
        <w:rPr>
          <w:sz w:val="20"/>
          <w:szCs w:val="20"/>
          <w:rPrChange w:id="1800" w:author="Microsoft Office User" w:date="2023-09-11T13:17:00Z">
            <w:rPr/>
          </w:rPrChange>
        </w:rPr>
        <w:fldChar w:fldCharType="separate"/>
      </w:r>
      <w:r w:rsidRPr="00B26E5F">
        <w:rPr>
          <w:sz w:val="20"/>
          <w:szCs w:val="20"/>
          <w:rPrChange w:id="1801" w:author="Microsoft Office User" w:date="2023-09-11T13:17:00Z">
            <w:rPr/>
          </w:rPrChange>
        </w:rPr>
        <w:t>61.</w:t>
      </w:r>
      <w:r w:rsidRPr="00B26E5F">
        <w:rPr>
          <w:sz w:val="20"/>
          <w:szCs w:val="20"/>
          <w:rPrChange w:id="1802" w:author="Microsoft Office User" w:date="2023-09-11T13:17:00Z">
            <w:rPr/>
          </w:rPrChange>
        </w:rPr>
        <w:tab/>
        <w:t xml:space="preserve">Palmer, C. V. Immunity and the coral crisis. </w:t>
      </w:r>
      <w:r w:rsidRPr="00B26E5F">
        <w:rPr>
          <w:sz w:val="20"/>
          <w:szCs w:val="20"/>
          <w:rPrChange w:id="1803" w:author="Microsoft Office User" w:date="2023-09-11T13:17:00Z">
            <w:rPr/>
          </w:rPrChange>
        </w:rPr>
        <w:fldChar w:fldCharType="end"/>
      </w:r>
      <w:r w:rsidRPr="00B26E5F">
        <w:rPr>
          <w:sz w:val="20"/>
          <w:szCs w:val="20"/>
          <w:rPrChange w:id="1804" w:author="Microsoft Office User" w:date="2023-09-11T13:17:00Z">
            <w:rPr/>
          </w:rPrChange>
        </w:rPr>
        <w:fldChar w:fldCharType="begin"/>
      </w:r>
      <w:r w:rsidRPr="00B26E5F">
        <w:rPr>
          <w:sz w:val="20"/>
          <w:szCs w:val="20"/>
          <w:rPrChange w:id="1805" w:author="Microsoft Office User" w:date="2023-09-11T13:17:00Z">
            <w:rPr/>
          </w:rPrChange>
        </w:rPr>
        <w:instrText>HYPERLINK "https://www.zotero.org/google-docs/?n2Avay" \h</w:instrText>
      </w:r>
      <w:r w:rsidRPr="00E24C39">
        <w:rPr>
          <w:sz w:val="20"/>
          <w:szCs w:val="20"/>
        </w:rPr>
      </w:r>
      <w:r w:rsidRPr="00B26E5F">
        <w:rPr>
          <w:sz w:val="20"/>
          <w:szCs w:val="20"/>
          <w:rPrChange w:id="1806" w:author="Microsoft Office User" w:date="2023-09-11T13:17:00Z">
            <w:rPr>
              <w:i/>
            </w:rPr>
          </w:rPrChange>
        </w:rPr>
        <w:fldChar w:fldCharType="separate"/>
      </w:r>
      <w:r w:rsidRPr="00B26E5F">
        <w:rPr>
          <w:i/>
          <w:sz w:val="20"/>
          <w:szCs w:val="20"/>
          <w:rPrChange w:id="1807" w:author="Microsoft Office User" w:date="2023-09-11T13:17:00Z">
            <w:rPr>
              <w:i/>
            </w:rPr>
          </w:rPrChange>
        </w:rPr>
        <w:t xml:space="preserve">Commun. Biol. </w:t>
      </w:r>
      <w:r w:rsidRPr="00B26E5F">
        <w:rPr>
          <w:i/>
          <w:sz w:val="20"/>
          <w:szCs w:val="20"/>
          <w:rPrChange w:id="1808" w:author="Microsoft Office User" w:date="2023-09-11T13:17:00Z">
            <w:rPr>
              <w:i/>
            </w:rPr>
          </w:rPrChange>
        </w:rPr>
        <w:fldChar w:fldCharType="end"/>
      </w:r>
      <w:r w:rsidRPr="00B26E5F">
        <w:rPr>
          <w:sz w:val="20"/>
          <w:szCs w:val="20"/>
          <w:rPrChange w:id="1809" w:author="Microsoft Office User" w:date="2023-09-11T13:17:00Z">
            <w:rPr/>
          </w:rPrChange>
        </w:rPr>
        <w:fldChar w:fldCharType="begin"/>
      </w:r>
      <w:r w:rsidRPr="00B26E5F">
        <w:rPr>
          <w:sz w:val="20"/>
          <w:szCs w:val="20"/>
          <w:rPrChange w:id="1810" w:author="Microsoft Office User" w:date="2023-09-11T13:17:00Z">
            <w:rPr/>
          </w:rPrChange>
        </w:rPr>
        <w:instrText>HYPERLINK "https://www.zotero.org/google-docs/?n2Avay" \h</w:instrText>
      </w:r>
      <w:r w:rsidRPr="00E24C39">
        <w:rPr>
          <w:sz w:val="20"/>
          <w:szCs w:val="20"/>
        </w:rPr>
      </w:r>
      <w:r w:rsidRPr="00B26E5F">
        <w:rPr>
          <w:sz w:val="20"/>
          <w:szCs w:val="20"/>
          <w:rPrChange w:id="1811" w:author="Microsoft Office User" w:date="2023-09-11T13:17:00Z">
            <w:rPr>
              <w:b/>
            </w:rPr>
          </w:rPrChange>
        </w:rPr>
        <w:fldChar w:fldCharType="separate"/>
      </w:r>
      <w:r w:rsidRPr="00B26E5F">
        <w:rPr>
          <w:b/>
          <w:sz w:val="20"/>
          <w:szCs w:val="20"/>
          <w:rPrChange w:id="1812" w:author="Microsoft Office User" w:date="2023-09-11T13:17:00Z">
            <w:rPr>
              <w:b/>
            </w:rPr>
          </w:rPrChange>
        </w:rPr>
        <w:t>1</w:t>
      </w:r>
      <w:r w:rsidRPr="00B26E5F">
        <w:rPr>
          <w:b/>
          <w:sz w:val="20"/>
          <w:szCs w:val="20"/>
          <w:rPrChange w:id="1813" w:author="Microsoft Office User" w:date="2023-09-11T13:17:00Z">
            <w:rPr>
              <w:b/>
            </w:rPr>
          </w:rPrChange>
        </w:rPr>
        <w:fldChar w:fldCharType="end"/>
      </w:r>
      <w:r w:rsidRPr="00B26E5F">
        <w:rPr>
          <w:sz w:val="20"/>
          <w:szCs w:val="20"/>
          <w:rPrChange w:id="1814" w:author="Microsoft Office User" w:date="2023-09-11T13:17:00Z">
            <w:rPr/>
          </w:rPrChange>
        </w:rPr>
        <w:fldChar w:fldCharType="begin"/>
      </w:r>
      <w:r w:rsidRPr="00B26E5F">
        <w:rPr>
          <w:sz w:val="20"/>
          <w:szCs w:val="20"/>
          <w:rPrChange w:id="1815" w:author="Microsoft Office User" w:date="2023-09-11T13:17:00Z">
            <w:rPr/>
          </w:rPrChange>
        </w:rPr>
        <w:instrText>HYPERLINK "https://www.zotero.org/google-docs/?n2Avay" \h</w:instrText>
      </w:r>
      <w:r w:rsidRPr="00E24C39">
        <w:rPr>
          <w:sz w:val="20"/>
          <w:szCs w:val="20"/>
        </w:rPr>
      </w:r>
      <w:r w:rsidRPr="00B26E5F">
        <w:rPr>
          <w:sz w:val="20"/>
          <w:szCs w:val="20"/>
          <w:rPrChange w:id="1816" w:author="Microsoft Office User" w:date="2023-09-11T13:17:00Z">
            <w:rPr/>
          </w:rPrChange>
        </w:rPr>
        <w:fldChar w:fldCharType="separate"/>
      </w:r>
      <w:r w:rsidRPr="00B26E5F">
        <w:rPr>
          <w:sz w:val="20"/>
          <w:szCs w:val="20"/>
          <w:rPrChange w:id="1817" w:author="Microsoft Office User" w:date="2023-09-11T13:17:00Z">
            <w:rPr/>
          </w:rPrChange>
        </w:rPr>
        <w:t>, 91 (2018).</w:t>
      </w:r>
      <w:r w:rsidRPr="00B26E5F">
        <w:rPr>
          <w:sz w:val="20"/>
          <w:szCs w:val="20"/>
          <w:rPrChange w:id="1818"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1819" w:author="Microsoft Office User" w:date="2023-09-11T13:17:00Z">
            <w:rPr/>
          </w:rPrChange>
        </w:rPr>
        <w:pPrChange w:id="1820" w:author="Microsoft Office User" w:date="2023-09-11T13:17:00Z">
          <w:pPr/>
        </w:pPrChange>
      </w:pPr>
    </w:p>
    <w:p w14:paraId="126A81E9" w14:textId="77777777" w:rsidR="000C56B0" w:rsidRPr="00B26E5F" w:rsidRDefault="00367A15">
      <w:pPr>
        <w:snapToGrid w:val="0"/>
        <w:contextualSpacing/>
        <w:rPr>
          <w:sz w:val="20"/>
          <w:szCs w:val="20"/>
          <w:rPrChange w:id="1821" w:author="Microsoft Office User" w:date="2023-09-11T13:17:00Z">
            <w:rPr/>
          </w:rPrChange>
        </w:rPr>
        <w:pPrChange w:id="1822" w:author="Microsoft Office User" w:date="2023-09-11T13:17:00Z">
          <w:pPr/>
        </w:pPrChange>
      </w:pPr>
      <w:r w:rsidRPr="00B26E5F">
        <w:rPr>
          <w:sz w:val="20"/>
          <w:szCs w:val="20"/>
          <w:rPrChange w:id="1823" w:author="Microsoft Office User" w:date="2023-09-11T13:17:00Z">
            <w:rPr/>
          </w:rPrChange>
        </w:rPr>
        <w:fldChar w:fldCharType="begin"/>
      </w:r>
      <w:r w:rsidRPr="00B26E5F">
        <w:rPr>
          <w:sz w:val="20"/>
          <w:szCs w:val="20"/>
          <w:rPrChange w:id="1824" w:author="Microsoft Office User" w:date="2023-09-11T13:17:00Z">
            <w:rPr/>
          </w:rPrChange>
        </w:rPr>
        <w:instrText>HYPERLINK "https://www.zotero.org/google-docs/?n2Avay" \h</w:instrText>
      </w:r>
      <w:r w:rsidRPr="00E24C39">
        <w:rPr>
          <w:sz w:val="20"/>
          <w:szCs w:val="20"/>
        </w:rPr>
      </w:r>
      <w:r w:rsidRPr="00B26E5F">
        <w:rPr>
          <w:sz w:val="20"/>
          <w:szCs w:val="20"/>
          <w:rPrChange w:id="1825" w:author="Microsoft Office User" w:date="2023-09-11T13:17:00Z">
            <w:rPr/>
          </w:rPrChange>
        </w:rPr>
        <w:fldChar w:fldCharType="separate"/>
      </w:r>
      <w:r w:rsidRPr="00B26E5F">
        <w:rPr>
          <w:sz w:val="20"/>
          <w:szCs w:val="20"/>
          <w:rPrChange w:id="1826" w:author="Microsoft Office User" w:date="2023-09-11T13:17:00Z">
            <w:rPr/>
          </w:rPrChange>
        </w:rPr>
        <w:t>62.</w:t>
      </w:r>
      <w:r w:rsidRPr="00B26E5F">
        <w:rPr>
          <w:sz w:val="20"/>
          <w:szCs w:val="20"/>
          <w:rPrChange w:id="1827" w:author="Microsoft Office User" w:date="2023-09-11T13:17:00Z">
            <w:rPr/>
          </w:rPrChange>
        </w:rPr>
        <w:tab/>
        <w:t xml:space="preserve">Feng, G., Sun, W., Zhang, F., Karthik, L. &amp; Li, Z. Inhabitancy of active Nitrosopumilus-like ammonia-oxidizing archaea and Nitrospira nitrite-oxidizing bacteria in the sponge Theonella swinhoei. </w:t>
      </w:r>
      <w:r w:rsidRPr="00B26E5F">
        <w:rPr>
          <w:sz w:val="20"/>
          <w:szCs w:val="20"/>
          <w:rPrChange w:id="1828" w:author="Microsoft Office User" w:date="2023-09-11T13:17:00Z">
            <w:rPr/>
          </w:rPrChange>
        </w:rPr>
        <w:fldChar w:fldCharType="end"/>
      </w:r>
      <w:r w:rsidRPr="00B26E5F">
        <w:rPr>
          <w:sz w:val="20"/>
          <w:szCs w:val="20"/>
          <w:rPrChange w:id="1829" w:author="Microsoft Office User" w:date="2023-09-11T13:17:00Z">
            <w:rPr/>
          </w:rPrChange>
        </w:rPr>
        <w:fldChar w:fldCharType="begin"/>
      </w:r>
      <w:r w:rsidRPr="00B26E5F">
        <w:rPr>
          <w:sz w:val="20"/>
          <w:szCs w:val="20"/>
          <w:rPrChange w:id="1830" w:author="Microsoft Office User" w:date="2023-09-11T13:17:00Z">
            <w:rPr/>
          </w:rPrChange>
        </w:rPr>
        <w:instrText>HYPERLINK "https://www.zotero.org/google-docs/?n2Avay" \h</w:instrText>
      </w:r>
      <w:r w:rsidRPr="00E24C39">
        <w:rPr>
          <w:sz w:val="20"/>
          <w:szCs w:val="20"/>
        </w:rPr>
      </w:r>
      <w:r w:rsidRPr="00B26E5F">
        <w:rPr>
          <w:sz w:val="20"/>
          <w:szCs w:val="20"/>
          <w:rPrChange w:id="1831" w:author="Microsoft Office User" w:date="2023-09-11T13:17:00Z">
            <w:rPr>
              <w:i/>
            </w:rPr>
          </w:rPrChange>
        </w:rPr>
        <w:fldChar w:fldCharType="separate"/>
      </w:r>
      <w:r w:rsidRPr="00B26E5F">
        <w:rPr>
          <w:i/>
          <w:sz w:val="20"/>
          <w:szCs w:val="20"/>
          <w:rPrChange w:id="1832" w:author="Microsoft Office User" w:date="2023-09-11T13:17:00Z">
            <w:rPr>
              <w:i/>
            </w:rPr>
          </w:rPrChange>
        </w:rPr>
        <w:t xml:space="preserve">Sci. Rep. </w:t>
      </w:r>
      <w:r w:rsidRPr="00B26E5F">
        <w:rPr>
          <w:i/>
          <w:sz w:val="20"/>
          <w:szCs w:val="20"/>
          <w:rPrChange w:id="1833" w:author="Microsoft Office User" w:date="2023-09-11T13:17:00Z">
            <w:rPr>
              <w:i/>
            </w:rPr>
          </w:rPrChange>
        </w:rPr>
        <w:fldChar w:fldCharType="end"/>
      </w:r>
      <w:r w:rsidRPr="00B26E5F">
        <w:rPr>
          <w:sz w:val="20"/>
          <w:szCs w:val="20"/>
          <w:rPrChange w:id="1834" w:author="Microsoft Office User" w:date="2023-09-11T13:17:00Z">
            <w:rPr/>
          </w:rPrChange>
        </w:rPr>
        <w:fldChar w:fldCharType="begin"/>
      </w:r>
      <w:r w:rsidRPr="00B26E5F">
        <w:rPr>
          <w:sz w:val="20"/>
          <w:szCs w:val="20"/>
          <w:rPrChange w:id="1835" w:author="Microsoft Office User" w:date="2023-09-11T13:17:00Z">
            <w:rPr/>
          </w:rPrChange>
        </w:rPr>
        <w:instrText>HYPERLINK "https://www.zotero.org/google-docs/?n2Avay" \h</w:instrText>
      </w:r>
      <w:r w:rsidRPr="00E24C39">
        <w:rPr>
          <w:sz w:val="20"/>
          <w:szCs w:val="20"/>
        </w:rPr>
      </w:r>
      <w:r w:rsidRPr="00B26E5F">
        <w:rPr>
          <w:sz w:val="20"/>
          <w:szCs w:val="20"/>
          <w:rPrChange w:id="1836" w:author="Microsoft Office User" w:date="2023-09-11T13:17:00Z">
            <w:rPr>
              <w:b/>
            </w:rPr>
          </w:rPrChange>
        </w:rPr>
        <w:fldChar w:fldCharType="separate"/>
      </w:r>
      <w:r w:rsidRPr="00B26E5F">
        <w:rPr>
          <w:b/>
          <w:sz w:val="20"/>
          <w:szCs w:val="20"/>
          <w:rPrChange w:id="1837" w:author="Microsoft Office User" w:date="2023-09-11T13:17:00Z">
            <w:rPr>
              <w:b/>
            </w:rPr>
          </w:rPrChange>
        </w:rPr>
        <w:t>6</w:t>
      </w:r>
      <w:r w:rsidRPr="00B26E5F">
        <w:rPr>
          <w:b/>
          <w:sz w:val="20"/>
          <w:szCs w:val="20"/>
          <w:rPrChange w:id="1838" w:author="Microsoft Office User" w:date="2023-09-11T13:17:00Z">
            <w:rPr>
              <w:b/>
            </w:rPr>
          </w:rPrChange>
        </w:rPr>
        <w:fldChar w:fldCharType="end"/>
      </w:r>
      <w:r w:rsidRPr="00B26E5F">
        <w:rPr>
          <w:sz w:val="20"/>
          <w:szCs w:val="20"/>
          <w:rPrChange w:id="1839" w:author="Microsoft Office User" w:date="2023-09-11T13:17:00Z">
            <w:rPr/>
          </w:rPrChange>
        </w:rPr>
        <w:fldChar w:fldCharType="begin"/>
      </w:r>
      <w:r w:rsidRPr="00B26E5F">
        <w:rPr>
          <w:sz w:val="20"/>
          <w:szCs w:val="20"/>
          <w:rPrChange w:id="1840" w:author="Microsoft Office User" w:date="2023-09-11T13:17:00Z">
            <w:rPr/>
          </w:rPrChange>
        </w:rPr>
        <w:instrText>HYPERLINK "https://www.zotero.org/google-docs/?n2Avay" \h</w:instrText>
      </w:r>
      <w:r w:rsidRPr="00E24C39">
        <w:rPr>
          <w:sz w:val="20"/>
          <w:szCs w:val="20"/>
        </w:rPr>
      </w:r>
      <w:r w:rsidRPr="00B26E5F">
        <w:rPr>
          <w:sz w:val="20"/>
          <w:szCs w:val="20"/>
          <w:rPrChange w:id="1841" w:author="Microsoft Office User" w:date="2023-09-11T13:17:00Z">
            <w:rPr/>
          </w:rPrChange>
        </w:rPr>
        <w:fldChar w:fldCharType="separate"/>
      </w:r>
      <w:r w:rsidRPr="00B26E5F">
        <w:rPr>
          <w:sz w:val="20"/>
          <w:szCs w:val="20"/>
          <w:rPrChange w:id="1842" w:author="Microsoft Office User" w:date="2023-09-11T13:17:00Z">
            <w:rPr/>
          </w:rPrChange>
        </w:rPr>
        <w:t>, 1–11 (2016).</w:t>
      </w:r>
      <w:r w:rsidRPr="00B26E5F">
        <w:rPr>
          <w:sz w:val="20"/>
          <w:szCs w:val="20"/>
          <w:rPrChange w:id="1843"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1844" w:author="Microsoft Office User" w:date="2023-09-11T13:17:00Z">
            <w:rPr/>
          </w:rPrChange>
        </w:rPr>
        <w:pPrChange w:id="1845" w:author="Microsoft Office User" w:date="2023-09-11T13:17:00Z">
          <w:pPr/>
        </w:pPrChange>
      </w:pPr>
    </w:p>
    <w:p w14:paraId="1B068A55" w14:textId="77777777" w:rsidR="000C56B0" w:rsidRPr="00B26E5F" w:rsidRDefault="00367A15">
      <w:pPr>
        <w:snapToGrid w:val="0"/>
        <w:contextualSpacing/>
        <w:rPr>
          <w:sz w:val="20"/>
          <w:szCs w:val="20"/>
          <w:rPrChange w:id="1846" w:author="Microsoft Office User" w:date="2023-09-11T13:17:00Z">
            <w:rPr/>
          </w:rPrChange>
        </w:rPr>
        <w:pPrChange w:id="1847" w:author="Microsoft Office User" w:date="2023-09-11T13:17:00Z">
          <w:pPr/>
        </w:pPrChange>
      </w:pPr>
      <w:r w:rsidRPr="00B26E5F">
        <w:rPr>
          <w:sz w:val="20"/>
          <w:szCs w:val="20"/>
          <w:rPrChange w:id="1848" w:author="Microsoft Office User" w:date="2023-09-11T13:17:00Z">
            <w:rPr/>
          </w:rPrChange>
        </w:rPr>
        <w:fldChar w:fldCharType="begin"/>
      </w:r>
      <w:r w:rsidRPr="00B26E5F">
        <w:rPr>
          <w:sz w:val="20"/>
          <w:szCs w:val="20"/>
          <w:rPrChange w:id="1849" w:author="Microsoft Office User" w:date="2023-09-11T13:17:00Z">
            <w:rPr/>
          </w:rPrChange>
        </w:rPr>
        <w:instrText>HYPERLINK "https://www.zotero.org/google-docs/?n2Avay" \h</w:instrText>
      </w:r>
      <w:r w:rsidRPr="00E24C39">
        <w:rPr>
          <w:sz w:val="20"/>
          <w:szCs w:val="20"/>
        </w:rPr>
      </w:r>
      <w:r w:rsidRPr="00B26E5F">
        <w:rPr>
          <w:sz w:val="20"/>
          <w:szCs w:val="20"/>
          <w:rPrChange w:id="1850" w:author="Microsoft Office User" w:date="2023-09-11T13:17:00Z">
            <w:rPr/>
          </w:rPrChange>
        </w:rPr>
        <w:fldChar w:fldCharType="separate"/>
      </w:r>
      <w:r w:rsidRPr="00B26E5F">
        <w:rPr>
          <w:sz w:val="20"/>
          <w:szCs w:val="20"/>
          <w:rPrChange w:id="1851" w:author="Microsoft Office User" w:date="2023-09-11T13:17:00Z">
            <w:rPr/>
          </w:rPrChange>
        </w:rPr>
        <w:t>63.</w:t>
      </w:r>
      <w:r w:rsidRPr="00B26E5F">
        <w:rPr>
          <w:sz w:val="20"/>
          <w:szCs w:val="20"/>
          <w:rPrChange w:id="1852" w:author="Microsoft Office User" w:date="2023-09-11T13:17:00Z">
            <w:rPr/>
          </w:rPrChange>
        </w:rPr>
        <w:tab/>
        <w:t xml:space="preserve">Kim, S.-H., Kim, J.-H., Park, M.-A., Hwang, S. D. &amp; Kang, J.-C. The toxic effects of ammonia exposure on antioxidant and immune responses in Rockfish, Sebastes schlegelii during thermal stress. </w:t>
      </w:r>
      <w:r w:rsidRPr="00B26E5F">
        <w:rPr>
          <w:sz w:val="20"/>
          <w:szCs w:val="20"/>
          <w:rPrChange w:id="1853" w:author="Microsoft Office User" w:date="2023-09-11T13:17:00Z">
            <w:rPr/>
          </w:rPrChange>
        </w:rPr>
        <w:fldChar w:fldCharType="end"/>
      </w:r>
      <w:r w:rsidRPr="00B26E5F">
        <w:rPr>
          <w:sz w:val="20"/>
          <w:szCs w:val="20"/>
          <w:rPrChange w:id="1854" w:author="Microsoft Office User" w:date="2023-09-11T13:17:00Z">
            <w:rPr/>
          </w:rPrChange>
        </w:rPr>
        <w:fldChar w:fldCharType="begin"/>
      </w:r>
      <w:r w:rsidRPr="00B26E5F">
        <w:rPr>
          <w:sz w:val="20"/>
          <w:szCs w:val="20"/>
          <w:rPrChange w:id="1855" w:author="Microsoft Office User" w:date="2023-09-11T13:17:00Z">
            <w:rPr/>
          </w:rPrChange>
        </w:rPr>
        <w:instrText>HYPERLINK "https://www.zotero.org/google-docs/?n2Avay" \h</w:instrText>
      </w:r>
      <w:r w:rsidRPr="00E24C39">
        <w:rPr>
          <w:sz w:val="20"/>
          <w:szCs w:val="20"/>
        </w:rPr>
      </w:r>
      <w:r w:rsidRPr="00B26E5F">
        <w:rPr>
          <w:sz w:val="20"/>
          <w:szCs w:val="20"/>
          <w:rPrChange w:id="1856" w:author="Microsoft Office User" w:date="2023-09-11T13:17:00Z">
            <w:rPr>
              <w:i/>
            </w:rPr>
          </w:rPrChange>
        </w:rPr>
        <w:fldChar w:fldCharType="separate"/>
      </w:r>
      <w:r w:rsidRPr="00B26E5F">
        <w:rPr>
          <w:i/>
          <w:sz w:val="20"/>
          <w:szCs w:val="20"/>
          <w:rPrChange w:id="1857" w:author="Microsoft Office User" w:date="2023-09-11T13:17:00Z">
            <w:rPr>
              <w:i/>
            </w:rPr>
          </w:rPrChange>
        </w:rPr>
        <w:t xml:space="preserve">Environ. Toxicol. Pharmacol. </w:t>
      </w:r>
      <w:r w:rsidRPr="00B26E5F">
        <w:rPr>
          <w:i/>
          <w:sz w:val="20"/>
          <w:szCs w:val="20"/>
          <w:rPrChange w:id="1858" w:author="Microsoft Office User" w:date="2023-09-11T13:17:00Z">
            <w:rPr>
              <w:i/>
            </w:rPr>
          </w:rPrChange>
        </w:rPr>
        <w:fldChar w:fldCharType="end"/>
      </w:r>
      <w:r w:rsidRPr="00B26E5F">
        <w:rPr>
          <w:sz w:val="20"/>
          <w:szCs w:val="20"/>
          <w:rPrChange w:id="1859" w:author="Microsoft Office User" w:date="2023-09-11T13:17:00Z">
            <w:rPr/>
          </w:rPrChange>
        </w:rPr>
        <w:fldChar w:fldCharType="begin"/>
      </w:r>
      <w:r w:rsidRPr="00B26E5F">
        <w:rPr>
          <w:sz w:val="20"/>
          <w:szCs w:val="20"/>
          <w:rPrChange w:id="1860" w:author="Microsoft Office User" w:date="2023-09-11T13:17:00Z">
            <w:rPr/>
          </w:rPrChange>
        </w:rPr>
        <w:instrText>HYPERLINK "https://www.zotero.org/google-docs/?n2Avay" \h</w:instrText>
      </w:r>
      <w:r w:rsidRPr="00E24C39">
        <w:rPr>
          <w:sz w:val="20"/>
          <w:szCs w:val="20"/>
        </w:rPr>
      </w:r>
      <w:r w:rsidRPr="00B26E5F">
        <w:rPr>
          <w:sz w:val="20"/>
          <w:szCs w:val="20"/>
          <w:rPrChange w:id="1861" w:author="Microsoft Office User" w:date="2023-09-11T13:17:00Z">
            <w:rPr>
              <w:b/>
            </w:rPr>
          </w:rPrChange>
        </w:rPr>
        <w:fldChar w:fldCharType="separate"/>
      </w:r>
      <w:r w:rsidRPr="00B26E5F">
        <w:rPr>
          <w:b/>
          <w:sz w:val="20"/>
          <w:szCs w:val="20"/>
          <w:rPrChange w:id="1862" w:author="Microsoft Office User" w:date="2023-09-11T13:17:00Z">
            <w:rPr>
              <w:b/>
            </w:rPr>
          </w:rPrChange>
        </w:rPr>
        <w:t>40</w:t>
      </w:r>
      <w:r w:rsidRPr="00B26E5F">
        <w:rPr>
          <w:b/>
          <w:sz w:val="20"/>
          <w:szCs w:val="20"/>
          <w:rPrChange w:id="1863" w:author="Microsoft Office User" w:date="2023-09-11T13:17:00Z">
            <w:rPr>
              <w:b/>
            </w:rPr>
          </w:rPrChange>
        </w:rPr>
        <w:fldChar w:fldCharType="end"/>
      </w:r>
      <w:r w:rsidRPr="00B26E5F">
        <w:rPr>
          <w:sz w:val="20"/>
          <w:szCs w:val="20"/>
          <w:rPrChange w:id="1864" w:author="Microsoft Office User" w:date="2023-09-11T13:17:00Z">
            <w:rPr/>
          </w:rPrChange>
        </w:rPr>
        <w:fldChar w:fldCharType="begin"/>
      </w:r>
      <w:r w:rsidRPr="00B26E5F">
        <w:rPr>
          <w:sz w:val="20"/>
          <w:szCs w:val="20"/>
          <w:rPrChange w:id="1865" w:author="Microsoft Office User" w:date="2023-09-11T13:17:00Z">
            <w:rPr/>
          </w:rPrChange>
        </w:rPr>
        <w:instrText>HYPERLINK "https://www.zotero.org/google-docs/?n2Avay" \h</w:instrText>
      </w:r>
      <w:r w:rsidRPr="00E24C39">
        <w:rPr>
          <w:sz w:val="20"/>
          <w:szCs w:val="20"/>
        </w:rPr>
      </w:r>
      <w:r w:rsidRPr="00B26E5F">
        <w:rPr>
          <w:sz w:val="20"/>
          <w:szCs w:val="20"/>
          <w:rPrChange w:id="1866" w:author="Microsoft Office User" w:date="2023-09-11T13:17:00Z">
            <w:rPr/>
          </w:rPrChange>
        </w:rPr>
        <w:fldChar w:fldCharType="separate"/>
      </w:r>
      <w:r w:rsidRPr="00B26E5F">
        <w:rPr>
          <w:sz w:val="20"/>
          <w:szCs w:val="20"/>
          <w:rPrChange w:id="1867" w:author="Microsoft Office User" w:date="2023-09-11T13:17:00Z">
            <w:rPr/>
          </w:rPrChange>
        </w:rPr>
        <w:t>, 954–959 (2015).</w:t>
      </w:r>
      <w:r w:rsidRPr="00B26E5F">
        <w:rPr>
          <w:sz w:val="20"/>
          <w:szCs w:val="20"/>
          <w:rPrChange w:id="1868"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1869" w:author="Microsoft Office User" w:date="2023-09-11T13:17:00Z">
            <w:rPr/>
          </w:rPrChange>
        </w:rPr>
        <w:pPrChange w:id="1870" w:author="Microsoft Office User" w:date="2023-09-11T13:17:00Z">
          <w:pPr/>
        </w:pPrChange>
      </w:pPr>
    </w:p>
    <w:p w14:paraId="64F5ABAE" w14:textId="77777777" w:rsidR="000C56B0" w:rsidRPr="00B26E5F" w:rsidRDefault="00367A15">
      <w:pPr>
        <w:snapToGrid w:val="0"/>
        <w:contextualSpacing/>
        <w:rPr>
          <w:sz w:val="20"/>
          <w:szCs w:val="20"/>
          <w:rPrChange w:id="1871" w:author="Microsoft Office User" w:date="2023-09-11T13:17:00Z">
            <w:rPr/>
          </w:rPrChange>
        </w:rPr>
        <w:pPrChange w:id="1872" w:author="Microsoft Office User" w:date="2023-09-11T13:17:00Z">
          <w:pPr/>
        </w:pPrChange>
      </w:pPr>
      <w:r w:rsidRPr="00B26E5F">
        <w:rPr>
          <w:sz w:val="20"/>
          <w:szCs w:val="20"/>
          <w:rPrChange w:id="1873" w:author="Microsoft Office User" w:date="2023-09-11T13:17:00Z">
            <w:rPr/>
          </w:rPrChange>
        </w:rPr>
        <w:fldChar w:fldCharType="begin"/>
      </w:r>
      <w:r w:rsidRPr="00B26E5F">
        <w:rPr>
          <w:sz w:val="20"/>
          <w:szCs w:val="20"/>
          <w:rPrChange w:id="1874" w:author="Microsoft Office User" w:date="2023-09-11T13:17:00Z">
            <w:rPr/>
          </w:rPrChange>
        </w:rPr>
        <w:instrText>HYPERLINK "https://www.zotero.org/google-docs/?n2Avay" \h</w:instrText>
      </w:r>
      <w:r w:rsidRPr="00E24C39">
        <w:rPr>
          <w:sz w:val="20"/>
          <w:szCs w:val="20"/>
        </w:rPr>
      </w:r>
      <w:r w:rsidRPr="00B26E5F">
        <w:rPr>
          <w:sz w:val="20"/>
          <w:szCs w:val="20"/>
          <w:rPrChange w:id="1875" w:author="Microsoft Office User" w:date="2023-09-11T13:17:00Z">
            <w:rPr/>
          </w:rPrChange>
        </w:rPr>
        <w:fldChar w:fldCharType="separate"/>
      </w:r>
      <w:r w:rsidRPr="00B26E5F">
        <w:rPr>
          <w:sz w:val="20"/>
          <w:szCs w:val="20"/>
          <w:rPrChange w:id="1876" w:author="Microsoft Office User" w:date="2023-09-11T13:17:00Z">
            <w:rPr/>
          </w:rPrChange>
        </w:rPr>
        <w:t>64.</w:t>
      </w:r>
      <w:r w:rsidRPr="00B26E5F">
        <w:rPr>
          <w:sz w:val="20"/>
          <w:szCs w:val="20"/>
          <w:rPrChange w:id="1877" w:author="Microsoft Office User" w:date="2023-09-11T13:17:00Z">
            <w:rPr/>
          </w:rPrChange>
        </w:rPr>
        <w:tab/>
        <w:t>Kvennefors, E., Sampayo, E., Ridgway, T., Barnes, A. &amp; Hoegh-Guldberg, O. Bacterial Communities of Two Ubiquitous Great Barrier Reef Corals. (2010).</w:t>
      </w:r>
      <w:r w:rsidRPr="00B26E5F">
        <w:rPr>
          <w:sz w:val="20"/>
          <w:szCs w:val="20"/>
          <w:rPrChange w:id="1878"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1879" w:author="Microsoft Office User" w:date="2023-09-11T13:17:00Z">
            <w:rPr/>
          </w:rPrChange>
        </w:rPr>
        <w:pPrChange w:id="1880" w:author="Microsoft Office User" w:date="2023-09-11T13:17:00Z">
          <w:pPr/>
        </w:pPrChange>
      </w:pPr>
    </w:p>
    <w:p w14:paraId="3FC81305" w14:textId="77777777" w:rsidR="000C56B0" w:rsidRPr="00B26E5F" w:rsidRDefault="00367A15">
      <w:pPr>
        <w:snapToGrid w:val="0"/>
        <w:contextualSpacing/>
        <w:rPr>
          <w:sz w:val="20"/>
          <w:szCs w:val="20"/>
          <w:rPrChange w:id="1881" w:author="Microsoft Office User" w:date="2023-09-11T13:17:00Z">
            <w:rPr/>
          </w:rPrChange>
        </w:rPr>
        <w:pPrChange w:id="1882" w:author="Microsoft Office User" w:date="2023-09-11T13:17:00Z">
          <w:pPr/>
        </w:pPrChange>
      </w:pPr>
      <w:r w:rsidRPr="00B26E5F">
        <w:rPr>
          <w:sz w:val="20"/>
          <w:szCs w:val="20"/>
          <w:rPrChange w:id="1883" w:author="Microsoft Office User" w:date="2023-09-11T13:17:00Z">
            <w:rPr/>
          </w:rPrChange>
        </w:rPr>
        <w:fldChar w:fldCharType="begin"/>
      </w:r>
      <w:r w:rsidRPr="00B26E5F">
        <w:rPr>
          <w:sz w:val="20"/>
          <w:szCs w:val="20"/>
          <w:rPrChange w:id="1884" w:author="Microsoft Office User" w:date="2023-09-11T13:17:00Z">
            <w:rPr/>
          </w:rPrChange>
        </w:rPr>
        <w:instrText>HYPERLINK "https://www.zotero.org/google-docs/?n2Avay" \h</w:instrText>
      </w:r>
      <w:r w:rsidRPr="00E24C39">
        <w:rPr>
          <w:sz w:val="20"/>
          <w:szCs w:val="20"/>
        </w:rPr>
      </w:r>
      <w:r w:rsidRPr="00B26E5F">
        <w:rPr>
          <w:sz w:val="20"/>
          <w:szCs w:val="20"/>
          <w:rPrChange w:id="1885" w:author="Microsoft Office User" w:date="2023-09-11T13:17:00Z">
            <w:rPr/>
          </w:rPrChange>
        </w:rPr>
        <w:fldChar w:fldCharType="separate"/>
      </w:r>
      <w:r w:rsidRPr="00B26E5F">
        <w:rPr>
          <w:sz w:val="20"/>
          <w:szCs w:val="20"/>
          <w:rPrChange w:id="1886" w:author="Microsoft Office User" w:date="2023-09-11T13:17:00Z">
            <w:rPr/>
          </w:rPrChange>
        </w:rPr>
        <w:t>65.</w:t>
      </w:r>
      <w:r w:rsidRPr="00B26E5F">
        <w:rPr>
          <w:sz w:val="20"/>
          <w:szCs w:val="20"/>
          <w:rPrChange w:id="1887" w:author="Microsoft Office User" w:date="2023-09-11T13:17:00Z">
            <w:rPr/>
          </w:rPrChange>
        </w:rPr>
        <w:tab/>
        <w:t xml:space="preserve">Aronson, R. B. &amp; Precht, W. F. White-band disease and the changing face of Caribbean coral reefs. in </w:t>
      </w:r>
      <w:r w:rsidRPr="00B26E5F">
        <w:rPr>
          <w:sz w:val="20"/>
          <w:szCs w:val="20"/>
          <w:rPrChange w:id="1888" w:author="Microsoft Office User" w:date="2023-09-11T13:17:00Z">
            <w:rPr/>
          </w:rPrChange>
        </w:rPr>
        <w:fldChar w:fldCharType="end"/>
      </w:r>
      <w:r w:rsidRPr="00B26E5F">
        <w:rPr>
          <w:sz w:val="20"/>
          <w:szCs w:val="20"/>
          <w:rPrChange w:id="1889" w:author="Microsoft Office User" w:date="2023-09-11T13:17:00Z">
            <w:rPr/>
          </w:rPrChange>
        </w:rPr>
        <w:fldChar w:fldCharType="begin"/>
      </w:r>
      <w:r w:rsidRPr="00B26E5F">
        <w:rPr>
          <w:sz w:val="20"/>
          <w:szCs w:val="20"/>
          <w:rPrChange w:id="1890" w:author="Microsoft Office User" w:date="2023-09-11T13:17:00Z">
            <w:rPr/>
          </w:rPrChange>
        </w:rPr>
        <w:instrText>HYPERLINK "https://www.zotero.org/google-docs/?n2Avay" \h</w:instrText>
      </w:r>
      <w:r w:rsidRPr="00E24C39">
        <w:rPr>
          <w:sz w:val="20"/>
          <w:szCs w:val="20"/>
        </w:rPr>
      </w:r>
      <w:r w:rsidRPr="00B26E5F">
        <w:rPr>
          <w:sz w:val="20"/>
          <w:szCs w:val="20"/>
          <w:rPrChange w:id="1891" w:author="Microsoft Office User" w:date="2023-09-11T13:17:00Z">
            <w:rPr>
              <w:i/>
            </w:rPr>
          </w:rPrChange>
        </w:rPr>
        <w:fldChar w:fldCharType="separate"/>
      </w:r>
      <w:r w:rsidRPr="00B26E5F">
        <w:rPr>
          <w:i/>
          <w:sz w:val="20"/>
          <w:szCs w:val="20"/>
          <w:rPrChange w:id="1892" w:author="Microsoft Office User" w:date="2023-09-11T13:17:00Z">
            <w:rPr>
              <w:i/>
            </w:rPr>
          </w:rPrChange>
        </w:rPr>
        <w:t>The ecology and etiology of newly emerging marine diseases</w:t>
      </w:r>
      <w:r w:rsidRPr="00B26E5F">
        <w:rPr>
          <w:i/>
          <w:sz w:val="20"/>
          <w:szCs w:val="20"/>
          <w:rPrChange w:id="1893" w:author="Microsoft Office User" w:date="2023-09-11T13:17:00Z">
            <w:rPr>
              <w:i/>
            </w:rPr>
          </w:rPrChange>
        </w:rPr>
        <w:fldChar w:fldCharType="end"/>
      </w:r>
      <w:r w:rsidRPr="00B26E5F">
        <w:rPr>
          <w:sz w:val="20"/>
          <w:szCs w:val="20"/>
          <w:rPrChange w:id="1894" w:author="Microsoft Office User" w:date="2023-09-11T13:17:00Z">
            <w:rPr/>
          </w:rPrChange>
        </w:rPr>
        <w:fldChar w:fldCharType="begin"/>
      </w:r>
      <w:r w:rsidRPr="00B26E5F">
        <w:rPr>
          <w:sz w:val="20"/>
          <w:szCs w:val="20"/>
          <w:rPrChange w:id="1895" w:author="Microsoft Office User" w:date="2023-09-11T13:17:00Z">
            <w:rPr/>
          </w:rPrChange>
        </w:rPr>
        <w:instrText>HYPERLINK "https://www.zotero.org/google-docs/?n2Avay" \h</w:instrText>
      </w:r>
      <w:r w:rsidRPr="00E24C39">
        <w:rPr>
          <w:sz w:val="20"/>
          <w:szCs w:val="20"/>
        </w:rPr>
      </w:r>
      <w:r w:rsidRPr="00B26E5F">
        <w:rPr>
          <w:sz w:val="20"/>
          <w:szCs w:val="20"/>
          <w:rPrChange w:id="1896" w:author="Microsoft Office User" w:date="2023-09-11T13:17:00Z">
            <w:rPr/>
          </w:rPrChange>
        </w:rPr>
        <w:fldChar w:fldCharType="separate"/>
      </w:r>
      <w:r w:rsidRPr="00B26E5F">
        <w:rPr>
          <w:sz w:val="20"/>
          <w:szCs w:val="20"/>
          <w:rPrChange w:id="1897" w:author="Microsoft Office User" w:date="2023-09-11T13:17:00Z">
            <w:rPr/>
          </w:rPrChange>
        </w:rPr>
        <w:t xml:space="preserve"> 25–38 (Springer, 2001).</w:t>
      </w:r>
      <w:r w:rsidRPr="00B26E5F">
        <w:rPr>
          <w:sz w:val="20"/>
          <w:szCs w:val="20"/>
          <w:rPrChange w:id="1898"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1899" w:author="Microsoft Office User" w:date="2023-09-11T13:17:00Z">
            <w:rPr/>
          </w:rPrChange>
        </w:rPr>
        <w:pPrChange w:id="1900" w:author="Microsoft Office User" w:date="2023-09-11T13:17:00Z">
          <w:pPr/>
        </w:pPrChange>
      </w:pPr>
    </w:p>
    <w:p w14:paraId="798E745D" w14:textId="77777777" w:rsidR="000C56B0" w:rsidRPr="00B26E5F" w:rsidRDefault="00367A15">
      <w:pPr>
        <w:snapToGrid w:val="0"/>
        <w:contextualSpacing/>
        <w:rPr>
          <w:sz w:val="20"/>
          <w:szCs w:val="20"/>
          <w:rPrChange w:id="1901" w:author="Microsoft Office User" w:date="2023-09-11T13:17:00Z">
            <w:rPr/>
          </w:rPrChange>
        </w:rPr>
        <w:pPrChange w:id="1902" w:author="Microsoft Office User" w:date="2023-09-11T13:17:00Z">
          <w:pPr/>
        </w:pPrChange>
      </w:pPr>
      <w:r w:rsidRPr="00B26E5F">
        <w:rPr>
          <w:sz w:val="20"/>
          <w:szCs w:val="20"/>
          <w:rPrChange w:id="1903" w:author="Microsoft Office User" w:date="2023-09-11T13:17:00Z">
            <w:rPr/>
          </w:rPrChange>
        </w:rPr>
        <w:fldChar w:fldCharType="begin"/>
      </w:r>
      <w:r w:rsidRPr="00B26E5F">
        <w:rPr>
          <w:sz w:val="20"/>
          <w:szCs w:val="20"/>
          <w:rPrChange w:id="1904" w:author="Microsoft Office User" w:date="2023-09-11T13:17:00Z">
            <w:rPr/>
          </w:rPrChange>
        </w:rPr>
        <w:instrText>HYPERLINK "https://www.zotero.org/google-docs/?n2Avay" \h</w:instrText>
      </w:r>
      <w:r w:rsidRPr="00E24C39">
        <w:rPr>
          <w:sz w:val="20"/>
          <w:szCs w:val="20"/>
        </w:rPr>
      </w:r>
      <w:r w:rsidRPr="00B26E5F">
        <w:rPr>
          <w:sz w:val="20"/>
          <w:szCs w:val="20"/>
          <w:rPrChange w:id="1905" w:author="Microsoft Office User" w:date="2023-09-11T13:17:00Z">
            <w:rPr/>
          </w:rPrChange>
        </w:rPr>
        <w:fldChar w:fldCharType="separate"/>
      </w:r>
      <w:r w:rsidRPr="00B26E5F">
        <w:rPr>
          <w:sz w:val="20"/>
          <w:szCs w:val="20"/>
          <w:rPrChange w:id="1906" w:author="Microsoft Office User" w:date="2023-09-11T13:17:00Z">
            <w:rPr/>
          </w:rPrChange>
        </w:rPr>
        <w:t>66.</w:t>
      </w:r>
      <w:r w:rsidRPr="00B26E5F">
        <w:rPr>
          <w:sz w:val="20"/>
          <w:szCs w:val="20"/>
          <w:rPrChange w:id="1907" w:author="Microsoft Office User" w:date="2023-09-11T13:17:00Z">
            <w:rPr/>
          </w:rPrChange>
        </w:rPr>
        <w:tab/>
        <w:t xml:space="preserve">Casas, V. </w:t>
      </w:r>
      <w:r w:rsidRPr="00B26E5F">
        <w:rPr>
          <w:sz w:val="20"/>
          <w:szCs w:val="20"/>
          <w:rPrChange w:id="1908" w:author="Microsoft Office User" w:date="2023-09-11T13:17:00Z">
            <w:rPr/>
          </w:rPrChange>
        </w:rPr>
        <w:fldChar w:fldCharType="end"/>
      </w:r>
      <w:r w:rsidRPr="00B26E5F">
        <w:rPr>
          <w:sz w:val="20"/>
          <w:szCs w:val="20"/>
          <w:rPrChange w:id="1909" w:author="Microsoft Office User" w:date="2023-09-11T13:17:00Z">
            <w:rPr/>
          </w:rPrChange>
        </w:rPr>
        <w:fldChar w:fldCharType="begin"/>
      </w:r>
      <w:r w:rsidRPr="00B26E5F">
        <w:rPr>
          <w:sz w:val="20"/>
          <w:szCs w:val="20"/>
          <w:rPrChange w:id="1910" w:author="Microsoft Office User" w:date="2023-09-11T13:17:00Z">
            <w:rPr/>
          </w:rPrChange>
        </w:rPr>
        <w:instrText>HYPERLINK "https://www.zotero.org/google-docs/?n2Avay" \h</w:instrText>
      </w:r>
      <w:r w:rsidRPr="00E24C39">
        <w:rPr>
          <w:sz w:val="20"/>
          <w:szCs w:val="20"/>
        </w:rPr>
      </w:r>
      <w:r w:rsidRPr="00B26E5F">
        <w:rPr>
          <w:sz w:val="20"/>
          <w:szCs w:val="20"/>
          <w:rPrChange w:id="1911" w:author="Microsoft Office User" w:date="2023-09-11T13:17:00Z">
            <w:rPr>
              <w:i/>
            </w:rPr>
          </w:rPrChange>
        </w:rPr>
        <w:fldChar w:fldCharType="separate"/>
      </w:r>
      <w:r w:rsidRPr="00B26E5F">
        <w:rPr>
          <w:i/>
          <w:sz w:val="20"/>
          <w:szCs w:val="20"/>
          <w:rPrChange w:id="1912" w:author="Microsoft Office User" w:date="2023-09-11T13:17:00Z">
            <w:rPr>
              <w:i/>
            </w:rPr>
          </w:rPrChange>
        </w:rPr>
        <w:t>et al.</w:t>
      </w:r>
      <w:r w:rsidRPr="00B26E5F">
        <w:rPr>
          <w:i/>
          <w:sz w:val="20"/>
          <w:szCs w:val="20"/>
          <w:rPrChange w:id="1913" w:author="Microsoft Office User" w:date="2023-09-11T13:17:00Z">
            <w:rPr>
              <w:i/>
            </w:rPr>
          </w:rPrChange>
        </w:rPr>
        <w:fldChar w:fldCharType="end"/>
      </w:r>
      <w:r w:rsidRPr="00B26E5F">
        <w:rPr>
          <w:sz w:val="20"/>
          <w:szCs w:val="20"/>
          <w:rPrChange w:id="1914" w:author="Microsoft Office User" w:date="2023-09-11T13:17:00Z">
            <w:rPr/>
          </w:rPrChange>
        </w:rPr>
        <w:fldChar w:fldCharType="begin"/>
      </w:r>
      <w:r w:rsidRPr="00B26E5F">
        <w:rPr>
          <w:sz w:val="20"/>
          <w:szCs w:val="20"/>
          <w:rPrChange w:id="1915" w:author="Microsoft Office User" w:date="2023-09-11T13:17:00Z">
            <w:rPr/>
          </w:rPrChange>
        </w:rPr>
        <w:instrText>HYPERLINK "https://www.zotero.org/google-docs/?n2Avay" \h</w:instrText>
      </w:r>
      <w:r w:rsidRPr="00E24C39">
        <w:rPr>
          <w:sz w:val="20"/>
          <w:szCs w:val="20"/>
        </w:rPr>
      </w:r>
      <w:r w:rsidRPr="00B26E5F">
        <w:rPr>
          <w:sz w:val="20"/>
          <w:szCs w:val="20"/>
          <w:rPrChange w:id="1916" w:author="Microsoft Office User" w:date="2023-09-11T13:17:00Z">
            <w:rPr/>
          </w:rPrChange>
        </w:rPr>
        <w:fldChar w:fldCharType="separate"/>
      </w:r>
      <w:r w:rsidRPr="00B26E5F">
        <w:rPr>
          <w:sz w:val="20"/>
          <w:szCs w:val="20"/>
          <w:rPrChange w:id="1917" w:author="Microsoft Office User" w:date="2023-09-11T13:17:00Z">
            <w:rPr/>
          </w:rPrChange>
        </w:rPr>
        <w:t xml:space="preserve"> Widespread association of a Rickettsiales‐like bacterium with reef‐building corals. </w:t>
      </w:r>
      <w:r w:rsidRPr="00B26E5F">
        <w:rPr>
          <w:sz w:val="20"/>
          <w:szCs w:val="20"/>
          <w:rPrChange w:id="1918" w:author="Microsoft Office User" w:date="2023-09-11T13:17:00Z">
            <w:rPr/>
          </w:rPrChange>
        </w:rPr>
        <w:fldChar w:fldCharType="end"/>
      </w:r>
      <w:r w:rsidRPr="00B26E5F">
        <w:rPr>
          <w:sz w:val="20"/>
          <w:szCs w:val="20"/>
          <w:rPrChange w:id="1919" w:author="Microsoft Office User" w:date="2023-09-11T13:17:00Z">
            <w:rPr/>
          </w:rPrChange>
        </w:rPr>
        <w:fldChar w:fldCharType="begin"/>
      </w:r>
      <w:r w:rsidRPr="00B26E5F">
        <w:rPr>
          <w:sz w:val="20"/>
          <w:szCs w:val="20"/>
          <w:rPrChange w:id="1920" w:author="Microsoft Office User" w:date="2023-09-11T13:17:00Z">
            <w:rPr/>
          </w:rPrChange>
        </w:rPr>
        <w:instrText>HYPERLINK "https://www.zotero.org/google-docs/?n2Avay" \h</w:instrText>
      </w:r>
      <w:r w:rsidRPr="00E24C39">
        <w:rPr>
          <w:sz w:val="20"/>
          <w:szCs w:val="20"/>
        </w:rPr>
      </w:r>
      <w:r w:rsidRPr="00B26E5F">
        <w:rPr>
          <w:sz w:val="20"/>
          <w:szCs w:val="20"/>
          <w:rPrChange w:id="1921" w:author="Microsoft Office User" w:date="2023-09-11T13:17:00Z">
            <w:rPr>
              <w:i/>
            </w:rPr>
          </w:rPrChange>
        </w:rPr>
        <w:fldChar w:fldCharType="separate"/>
      </w:r>
      <w:r w:rsidRPr="00B26E5F">
        <w:rPr>
          <w:i/>
          <w:sz w:val="20"/>
          <w:szCs w:val="20"/>
          <w:rPrChange w:id="1922" w:author="Microsoft Office User" w:date="2023-09-11T13:17:00Z">
            <w:rPr>
              <w:i/>
            </w:rPr>
          </w:rPrChange>
        </w:rPr>
        <w:t xml:space="preserve">Environ. Microbiol. </w:t>
      </w:r>
      <w:r w:rsidRPr="00B26E5F">
        <w:rPr>
          <w:i/>
          <w:sz w:val="20"/>
          <w:szCs w:val="20"/>
          <w:rPrChange w:id="1923" w:author="Microsoft Office User" w:date="2023-09-11T13:17:00Z">
            <w:rPr>
              <w:i/>
            </w:rPr>
          </w:rPrChange>
        </w:rPr>
        <w:fldChar w:fldCharType="end"/>
      </w:r>
      <w:r w:rsidRPr="00B26E5F">
        <w:rPr>
          <w:sz w:val="20"/>
          <w:szCs w:val="20"/>
          <w:rPrChange w:id="1924" w:author="Microsoft Office User" w:date="2023-09-11T13:17:00Z">
            <w:rPr/>
          </w:rPrChange>
        </w:rPr>
        <w:fldChar w:fldCharType="begin"/>
      </w:r>
      <w:r w:rsidRPr="00B26E5F">
        <w:rPr>
          <w:sz w:val="20"/>
          <w:szCs w:val="20"/>
          <w:rPrChange w:id="1925" w:author="Microsoft Office User" w:date="2023-09-11T13:17:00Z">
            <w:rPr/>
          </w:rPrChange>
        </w:rPr>
        <w:instrText>HYPERLINK "https://www.zotero.org/google-docs/?n2Avay" \h</w:instrText>
      </w:r>
      <w:r w:rsidRPr="00E24C39">
        <w:rPr>
          <w:sz w:val="20"/>
          <w:szCs w:val="20"/>
        </w:rPr>
      </w:r>
      <w:r w:rsidRPr="00B26E5F">
        <w:rPr>
          <w:sz w:val="20"/>
          <w:szCs w:val="20"/>
          <w:rPrChange w:id="1926" w:author="Microsoft Office User" w:date="2023-09-11T13:17:00Z">
            <w:rPr>
              <w:b/>
            </w:rPr>
          </w:rPrChange>
        </w:rPr>
        <w:fldChar w:fldCharType="separate"/>
      </w:r>
      <w:r w:rsidRPr="00B26E5F">
        <w:rPr>
          <w:b/>
          <w:sz w:val="20"/>
          <w:szCs w:val="20"/>
          <w:rPrChange w:id="1927" w:author="Microsoft Office User" w:date="2023-09-11T13:17:00Z">
            <w:rPr>
              <w:b/>
            </w:rPr>
          </w:rPrChange>
        </w:rPr>
        <w:t>6</w:t>
      </w:r>
      <w:r w:rsidRPr="00B26E5F">
        <w:rPr>
          <w:b/>
          <w:sz w:val="20"/>
          <w:szCs w:val="20"/>
          <w:rPrChange w:id="1928" w:author="Microsoft Office User" w:date="2023-09-11T13:17:00Z">
            <w:rPr>
              <w:b/>
            </w:rPr>
          </w:rPrChange>
        </w:rPr>
        <w:fldChar w:fldCharType="end"/>
      </w:r>
      <w:r w:rsidRPr="00B26E5F">
        <w:rPr>
          <w:sz w:val="20"/>
          <w:szCs w:val="20"/>
          <w:rPrChange w:id="1929" w:author="Microsoft Office User" w:date="2023-09-11T13:17:00Z">
            <w:rPr/>
          </w:rPrChange>
        </w:rPr>
        <w:fldChar w:fldCharType="begin"/>
      </w:r>
      <w:r w:rsidRPr="00B26E5F">
        <w:rPr>
          <w:sz w:val="20"/>
          <w:szCs w:val="20"/>
          <w:rPrChange w:id="1930" w:author="Microsoft Office User" w:date="2023-09-11T13:17:00Z">
            <w:rPr/>
          </w:rPrChange>
        </w:rPr>
        <w:instrText>HYPERLINK "https://www.zotero.org/google-docs/?n2Avay" \h</w:instrText>
      </w:r>
      <w:r w:rsidRPr="00E24C39">
        <w:rPr>
          <w:sz w:val="20"/>
          <w:szCs w:val="20"/>
        </w:rPr>
      </w:r>
      <w:r w:rsidRPr="00B26E5F">
        <w:rPr>
          <w:sz w:val="20"/>
          <w:szCs w:val="20"/>
          <w:rPrChange w:id="1931" w:author="Microsoft Office User" w:date="2023-09-11T13:17:00Z">
            <w:rPr/>
          </w:rPrChange>
        </w:rPr>
        <w:fldChar w:fldCharType="separate"/>
      </w:r>
      <w:r w:rsidRPr="00B26E5F">
        <w:rPr>
          <w:sz w:val="20"/>
          <w:szCs w:val="20"/>
          <w:rPrChange w:id="1932" w:author="Microsoft Office User" w:date="2023-09-11T13:17:00Z">
            <w:rPr/>
          </w:rPrChange>
        </w:rPr>
        <w:t>, 1137–1148 (2004).</w:t>
      </w:r>
      <w:r w:rsidRPr="00B26E5F">
        <w:rPr>
          <w:sz w:val="20"/>
          <w:szCs w:val="20"/>
          <w:rPrChange w:id="1933"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1934" w:author="Microsoft Office User" w:date="2023-09-11T13:17:00Z">
            <w:rPr/>
          </w:rPrChange>
        </w:rPr>
        <w:pPrChange w:id="1935" w:author="Microsoft Office User" w:date="2023-09-11T13:17:00Z">
          <w:pPr/>
        </w:pPrChange>
      </w:pPr>
    </w:p>
    <w:p w14:paraId="691313E9" w14:textId="77777777" w:rsidR="000C56B0" w:rsidRPr="00B26E5F" w:rsidRDefault="00367A15">
      <w:pPr>
        <w:snapToGrid w:val="0"/>
        <w:contextualSpacing/>
        <w:rPr>
          <w:sz w:val="20"/>
          <w:szCs w:val="20"/>
          <w:rPrChange w:id="1936" w:author="Microsoft Office User" w:date="2023-09-11T13:17:00Z">
            <w:rPr/>
          </w:rPrChange>
        </w:rPr>
        <w:pPrChange w:id="1937" w:author="Microsoft Office User" w:date="2023-09-11T13:17:00Z">
          <w:pPr/>
        </w:pPrChange>
      </w:pPr>
      <w:r w:rsidRPr="00B26E5F">
        <w:rPr>
          <w:sz w:val="20"/>
          <w:szCs w:val="20"/>
          <w:rPrChange w:id="1938" w:author="Microsoft Office User" w:date="2023-09-11T13:17:00Z">
            <w:rPr/>
          </w:rPrChange>
        </w:rPr>
        <w:fldChar w:fldCharType="begin"/>
      </w:r>
      <w:r w:rsidRPr="00B26E5F">
        <w:rPr>
          <w:sz w:val="20"/>
          <w:szCs w:val="20"/>
          <w:rPrChange w:id="1939" w:author="Microsoft Office User" w:date="2023-09-11T13:17:00Z">
            <w:rPr/>
          </w:rPrChange>
        </w:rPr>
        <w:instrText>HYPERLINK "https://www.zotero.org/google-docs/?n2Avay" \h</w:instrText>
      </w:r>
      <w:r w:rsidRPr="00E24C39">
        <w:rPr>
          <w:sz w:val="20"/>
          <w:szCs w:val="20"/>
        </w:rPr>
      </w:r>
      <w:r w:rsidRPr="00B26E5F">
        <w:rPr>
          <w:sz w:val="20"/>
          <w:szCs w:val="20"/>
          <w:rPrChange w:id="1940" w:author="Microsoft Office User" w:date="2023-09-11T13:17:00Z">
            <w:rPr/>
          </w:rPrChange>
        </w:rPr>
        <w:fldChar w:fldCharType="separate"/>
      </w:r>
      <w:r w:rsidRPr="00B26E5F">
        <w:rPr>
          <w:sz w:val="20"/>
          <w:szCs w:val="20"/>
          <w:rPrChange w:id="1941" w:author="Microsoft Office User" w:date="2023-09-11T13:17:00Z">
            <w:rPr/>
          </w:rPrChange>
        </w:rPr>
        <w:t>67.</w:t>
      </w:r>
      <w:r w:rsidRPr="00B26E5F">
        <w:rPr>
          <w:sz w:val="20"/>
          <w:szCs w:val="20"/>
          <w:rPrChange w:id="1942" w:author="Microsoft Office User" w:date="2023-09-11T13:17:00Z">
            <w:rPr/>
          </w:rPrChange>
        </w:rPr>
        <w:tab/>
        <w:t xml:space="preserve">Gignoux-Wolfsohn, S., Marks, C. J. &amp; Vollmer, S. V. White Band Disease transmission in the threatened coral, </w:t>
      </w:r>
      <w:r w:rsidRPr="00B26E5F">
        <w:rPr>
          <w:i/>
          <w:iCs/>
          <w:sz w:val="20"/>
          <w:szCs w:val="20"/>
          <w:rPrChange w:id="1943" w:author="Microsoft Office User" w:date="2023-09-11T13:17:00Z">
            <w:rPr>
              <w:i/>
              <w:iCs/>
            </w:rPr>
          </w:rPrChange>
        </w:rPr>
        <w:t>Acropora cervicornis</w:t>
      </w:r>
      <w:r w:rsidRPr="00B26E5F">
        <w:rPr>
          <w:sz w:val="20"/>
          <w:szCs w:val="20"/>
          <w:rPrChange w:id="1944" w:author="Microsoft Office User" w:date="2023-09-11T13:17:00Z">
            <w:rPr/>
          </w:rPrChange>
        </w:rPr>
        <w:t xml:space="preserve">. </w:t>
      </w:r>
      <w:r w:rsidRPr="00B26E5F">
        <w:rPr>
          <w:sz w:val="20"/>
          <w:szCs w:val="20"/>
          <w:rPrChange w:id="1945" w:author="Microsoft Office User" w:date="2023-09-11T13:17:00Z">
            <w:rPr/>
          </w:rPrChange>
        </w:rPr>
        <w:fldChar w:fldCharType="end"/>
      </w:r>
      <w:r w:rsidRPr="00B26E5F">
        <w:rPr>
          <w:sz w:val="20"/>
          <w:szCs w:val="20"/>
          <w:rPrChange w:id="1946" w:author="Microsoft Office User" w:date="2023-09-11T13:17:00Z">
            <w:rPr/>
          </w:rPrChange>
        </w:rPr>
        <w:fldChar w:fldCharType="begin"/>
      </w:r>
      <w:r w:rsidRPr="00B26E5F">
        <w:rPr>
          <w:sz w:val="20"/>
          <w:szCs w:val="20"/>
          <w:rPrChange w:id="1947" w:author="Microsoft Office User" w:date="2023-09-11T13:17:00Z">
            <w:rPr/>
          </w:rPrChange>
        </w:rPr>
        <w:instrText>HYPERLINK "https://www.zotero.org/google-docs/?n2Avay" \h</w:instrText>
      </w:r>
      <w:r w:rsidRPr="00E24C39">
        <w:rPr>
          <w:sz w:val="20"/>
          <w:szCs w:val="20"/>
        </w:rPr>
      </w:r>
      <w:r w:rsidRPr="00B26E5F">
        <w:rPr>
          <w:sz w:val="20"/>
          <w:szCs w:val="20"/>
          <w:rPrChange w:id="1948" w:author="Microsoft Office User" w:date="2023-09-11T13:17:00Z">
            <w:rPr>
              <w:i/>
            </w:rPr>
          </w:rPrChange>
        </w:rPr>
        <w:fldChar w:fldCharType="separate"/>
      </w:r>
      <w:r w:rsidRPr="00B26E5F">
        <w:rPr>
          <w:i/>
          <w:sz w:val="20"/>
          <w:szCs w:val="20"/>
          <w:rPrChange w:id="1949" w:author="Microsoft Office User" w:date="2023-09-11T13:17:00Z">
            <w:rPr>
              <w:i/>
            </w:rPr>
          </w:rPrChange>
        </w:rPr>
        <w:t xml:space="preserve">Sci. Rep. </w:t>
      </w:r>
      <w:r w:rsidRPr="00B26E5F">
        <w:rPr>
          <w:i/>
          <w:sz w:val="20"/>
          <w:szCs w:val="20"/>
          <w:rPrChange w:id="1950" w:author="Microsoft Office User" w:date="2023-09-11T13:17:00Z">
            <w:rPr>
              <w:i/>
            </w:rPr>
          </w:rPrChange>
        </w:rPr>
        <w:fldChar w:fldCharType="end"/>
      </w:r>
      <w:r w:rsidRPr="00B26E5F">
        <w:rPr>
          <w:sz w:val="20"/>
          <w:szCs w:val="20"/>
          <w:rPrChange w:id="1951" w:author="Microsoft Office User" w:date="2023-09-11T13:17:00Z">
            <w:rPr/>
          </w:rPrChange>
        </w:rPr>
        <w:fldChar w:fldCharType="begin"/>
      </w:r>
      <w:r w:rsidRPr="00B26E5F">
        <w:rPr>
          <w:sz w:val="20"/>
          <w:szCs w:val="20"/>
          <w:rPrChange w:id="1952" w:author="Microsoft Office User" w:date="2023-09-11T13:17:00Z">
            <w:rPr/>
          </w:rPrChange>
        </w:rPr>
        <w:instrText>HYPERLINK "https://www.zotero.org/google-docs/?n2Avay" \h</w:instrText>
      </w:r>
      <w:r w:rsidRPr="00E24C39">
        <w:rPr>
          <w:sz w:val="20"/>
          <w:szCs w:val="20"/>
        </w:rPr>
      </w:r>
      <w:r w:rsidRPr="00B26E5F">
        <w:rPr>
          <w:sz w:val="20"/>
          <w:szCs w:val="20"/>
          <w:rPrChange w:id="1953" w:author="Microsoft Office User" w:date="2023-09-11T13:17:00Z">
            <w:rPr>
              <w:b/>
            </w:rPr>
          </w:rPrChange>
        </w:rPr>
        <w:fldChar w:fldCharType="separate"/>
      </w:r>
      <w:r w:rsidRPr="00B26E5F">
        <w:rPr>
          <w:b/>
          <w:sz w:val="20"/>
          <w:szCs w:val="20"/>
          <w:rPrChange w:id="1954" w:author="Microsoft Office User" w:date="2023-09-11T13:17:00Z">
            <w:rPr>
              <w:b/>
            </w:rPr>
          </w:rPrChange>
        </w:rPr>
        <w:t>2</w:t>
      </w:r>
      <w:r w:rsidRPr="00B26E5F">
        <w:rPr>
          <w:b/>
          <w:sz w:val="20"/>
          <w:szCs w:val="20"/>
          <w:rPrChange w:id="1955" w:author="Microsoft Office User" w:date="2023-09-11T13:17:00Z">
            <w:rPr>
              <w:b/>
            </w:rPr>
          </w:rPrChange>
        </w:rPr>
        <w:fldChar w:fldCharType="end"/>
      </w:r>
      <w:r w:rsidRPr="00B26E5F">
        <w:rPr>
          <w:sz w:val="20"/>
          <w:szCs w:val="20"/>
          <w:rPrChange w:id="1956" w:author="Microsoft Office User" w:date="2023-09-11T13:17:00Z">
            <w:rPr/>
          </w:rPrChange>
        </w:rPr>
        <w:fldChar w:fldCharType="begin"/>
      </w:r>
      <w:r w:rsidRPr="00B26E5F">
        <w:rPr>
          <w:sz w:val="20"/>
          <w:szCs w:val="20"/>
          <w:rPrChange w:id="1957" w:author="Microsoft Office User" w:date="2023-09-11T13:17:00Z">
            <w:rPr/>
          </w:rPrChange>
        </w:rPr>
        <w:instrText>HYPERLINK "https://www.zotero.org/google-docs/?n2Avay" \h</w:instrText>
      </w:r>
      <w:r w:rsidRPr="00E24C39">
        <w:rPr>
          <w:sz w:val="20"/>
          <w:szCs w:val="20"/>
        </w:rPr>
      </w:r>
      <w:r w:rsidRPr="00B26E5F">
        <w:rPr>
          <w:sz w:val="20"/>
          <w:szCs w:val="20"/>
          <w:rPrChange w:id="1958" w:author="Microsoft Office User" w:date="2023-09-11T13:17:00Z">
            <w:rPr/>
          </w:rPrChange>
        </w:rPr>
        <w:fldChar w:fldCharType="separate"/>
      </w:r>
      <w:r w:rsidRPr="00B26E5F">
        <w:rPr>
          <w:sz w:val="20"/>
          <w:szCs w:val="20"/>
          <w:rPrChange w:id="1959" w:author="Microsoft Office User" w:date="2023-09-11T13:17:00Z">
            <w:rPr/>
          </w:rPrChange>
        </w:rPr>
        <w:t>, 1–3 (2012).</w:t>
      </w:r>
      <w:r w:rsidRPr="00B26E5F">
        <w:rPr>
          <w:sz w:val="20"/>
          <w:szCs w:val="20"/>
          <w:rPrChange w:id="1960"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1961" w:author="Microsoft Office User" w:date="2023-09-11T13:17:00Z">
            <w:rPr/>
          </w:rPrChange>
        </w:rPr>
        <w:pPrChange w:id="1962" w:author="Microsoft Office User" w:date="2023-09-11T13:17:00Z">
          <w:pPr/>
        </w:pPrChange>
      </w:pPr>
    </w:p>
    <w:p w14:paraId="1BEFC2DD" w14:textId="77777777" w:rsidR="000C56B0" w:rsidRPr="00B26E5F" w:rsidRDefault="00367A15">
      <w:pPr>
        <w:snapToGrid w:val="0"/>
        <w:contextualSpacing/>
        <w:rPr>
          <w:sz w:val="20"/>
          <w:szCs w:val="20"/>
          <w:rPrChange w:id="1963" w:author="Microsoft Office User" w:date="2023-09-11T13:17:00Z">
            <w:rPr/>
          </w:rPrChange>
        </w:rPr>
        <w:pPrChange w:id="1964" w:author="Microsoft Office User" w:date="2023-09-11T13:17:00Z">
          <w:pPr/>
        </w:pPrChange>
      </w:pPr>
      <w:r w:rsidRPr="00B26E5F">
        <w:rPr>
          <w:sz w:val="20"/>
          <w:szCs w:val="20"/>
          <w:rPrChange w:id="1965" w:author="Microsoft Office User" w:date="2023-09-11T13:17:00Z">
            <w:rPr/>
          </w:rPrChange>
        </w:rPr>
        <w:fldChar w:fldCharType="begin"/>
      </w:r>
      <w:r w:rsidRPr="00B26E5F">
        <w:rPr>
          <w:sz w:val="20"/>
          <w:szCs w:val="20"/>
          <w:rPrChange w:id="1966" w:author="Microsoft Office User" w:date="2023-09-11T13:17:00Z">
            <w:rPr/>
          </w:rPrChange>
        </w:rPr>
        <w:instrText>HYPERLINK "https://www.zotero.org/google-docs/?n2Avay" \h</w:instrText>
      </w:r>
      <w:r w:rsidRPr="00E24C39">
        <w:rPr>
          <w:sz w:val="20"/>
          <w:szCs w:val="20"/>
        </w:rPr>
      </w:r>
      <w:r w:rsidRPr="00B26E5F">
        <w:rPr>
          <w:sz w:val="20"/>
          <w:szCs w:val="20"/>
          <w:rPrChange w:id="1967" w:author="Microsoft Office User" w:date="2023-09-11T13:17:00Z">
            <w:rPr/>
          </w:rPrChange>
        </w:rPr>
        <w:fldChar w:fldCharType="separate"/>
      </w:r>
      <w:r w:rsidRPr="00B26E5F">
        <w:rPr>
          <w:sz w:val="20"/>
          <w:szCs w:val="20"/>
          <w:rPrChange w:id="1968" w:author="Microsoft Office User" w:date="2023-09-11T13:17:00Z">
            <w:rPr/>
          </w:rPrChange>
        </w:rPr>
        <w:t>68.</w:t>
      </w:r>
      <w:r w:rsidRPr="00B26E5F">
        <w:rPr>
          <w:sz w:val="20"/>
          <w:szCs w:val="20"/>
          <w:rPrChange w:id="1969"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1970" w:author="Microsoft Office User" w:date="2023-09-11T13:17:00Z">
            <w:rPr>
              <w:i/>
              <w:iCs/>
            </w:rPr>
          </w:rPrChange>
        </w:rPr>
        <w:t>Acropora cervicornis</w:t>
      </w:r>
      <w:r w:rsidRPr="00B26E5F">
        <w:rPr>
          <w:sz w:val="20"/>
          <w:szCs w:val="20"/>
          <w:rPrChange w:id="1971" w:author="Microsoft Office User" w:date="2023-09-11T13:17:00Z">
            <w:rPr/>
          </w:rPrChange>
        </w:rPr>
        <w:t xml:space="preserve">. </w:t>
      </w:r>
      <w:r w:rsidRPr="00B26E5F">
        <w:rPr>
          <w:sz w:val="20"/>
          <w:szCs w:val="20"/>
          <w:rPrChange w:id="1972" w:author="Microsoft Office User" w:date="2023-09-11T13:17:00Z">
            <w:rPr/>
          </w:rPrChange>
        </w:rPr>
        <w:fldChar w:fldCharType="end"/>
      </w:r>
      <w:r w:rsidRPr="00B26E5F">
        <w:rPr>
          <w:sz w:val="20"/>
          <w:szCs w:val="20"/>
          <w:rPrChange w:id="1973" w:author="Microsoft Office User" w:date="2023-09-11T13:17:00Z">
            <w:rPr/>
          </w:rPrChange>
        </w:rPr>
        <w:fldChar w:fldCharType="begin"/>
      </w:r>
      <w:r w:rsidRPr="00B26E5F">
        <w:rPr>
          <w:sz w:val="20"/>
          <w:szCs w:val="20"/>
          <w:rPrChange w:id="1974" w:author="Microsoft Office User" w:date="2023-09-11T13:17:00Z">
            <w:rPr/>
          </w:rPrChange>
        </w:rPr>
        <w:instrText>HYPERLINK "https://www.zotero.org/google-docs/?n2Avay" \h</w:instrText>
      </w:r>
      <w:r w:rsidRPr="00E24C39">
        <w:rPr>
          <w:sz w:val="20"/>
          <w:szCs w:val="20"/>
        </w:rPr>
      </w:r>
      <w:r w:rsidRPr="00B26E5F">
        <w:rPr>
          <w:sz w:val="20"/>
          <w:szCs w:val="20"/>
          <w:rPrChange w:id="1975" w:author="Microsoft Office User" w:date="2023-09-11T13:17:00Z">
            <w:rPr>
              <w:i/>
            </w:rPr>
          </w:rPrChange>
        </w:rPr>
        <w:fldChar w:fldCharType="separate"/>
      </w:r>
      <w:r w:rsidRPr="00B26E5F">
        <w:rPr>
          <w:i/>
          <w:sz w:val="20"/>
          <w:szCs w:val="20"/>
          <w:rPrChange w:id="1976" w:author="Microsoft Office User" w:date="2023-09-11T13:17:00Z">
            <w:rPr>
              <w:i/>
            </w:rPr>
          </w:rPrChange>
        </w:rPr>
        <w:t xml:space="preserve">PeerJ </w:t>
      </w:r>
      <w:r w:rsidRPr="00B26E5F">
        <w:rPr>
          <w:i/>
          <w:sz w:val="20"/>
          <w:szCs w:val="20"/>
          <w:rPrChange w:id="1977" w:author="Microsoft Office User" w:date="2023-09-11T13:17:00Z">
            <w:rPr>
              <w:i/>
            </w:rPr>
          </w:rPrChange>
        </w:rPr>
        <w:fldChar w:fldCharType="end"/>
      </w:r>
      <w:r w:rsidRPr="00B26E5F">
        <w:rPr>
          <w:sz w:val="20"/>
          <w:szCs w:val="20"/>
          <w:rPrChange w:id="1978" w:author="Microsoft Office User" w:date="2023-09-11T13:17:00Z">
            <w:rPr/>
          </w:rPrChange>
        </w:rPr>
        <w:fldChar w:fldCharType="begin"/>
      </w:r>
      <w:r w:rsidRPr="00B26E5F">
        <w:rPr>
          <w:sz w:val="20"/>
          <w:szCs w:val="20"/>
          <w:rPrChange w:id="1979" w:author="Microsoft Office User" w:date="2023-09-11T13:17:00Z">
            <w:rPr/>
          </w:rPrChange>
        </w:rPr>
        <w:instrText>HYPERLINK "https://www.zotero.org/google-docs/?n2Avay" \h</w:instrText>
      </w:r>
      <w:r w:rsidRPr="00E24C39">
        <w:rPr>
          <w:sz w:val="20"/>
          <w:szCs w:val="20"/>
        </w:rPr>
      </w:r>
      <w:r w:rsidRPr="00B26E5F">
        <w:rPr>
          <w:sz w:val="20"/>
          <w:szCs w:val="20"/>
          <w:rPrChange w:id="1980" w:author="Microsoft Office User" w:date="2023-09-11T13:17:00Z">
            <w:rPr>
              <w:b/>
            </w:rPr>
          </w:rPrChange>
        </w:rPr>
        <w:fldChar w:fldCharType="separate"/>
      </w:r>
      <w:r w:rsidRPr="00B26E5F">
        <w:rPr>
          <w:b/>
          <w:sz w:val="20"/>
          <w:szCs w:val="20"/>
          <w:rPrChange w:id="1981" w:author="Microsoft Office User" w:date="2023-09-11T13:17:00Z">
            <w:rPr>
              <w:b/>
            </w:rPr>
          </w:rPrChange>
        </w:rPr>
        <w:t>2</w:t>
      </w:r>
      <w:r w:rsidRPr="00B26E5F">
        <w:rPr>
          <w:b/>
          <w:sz w:val="20"/>
          <w:szCs w:val="20"/>
          <w:rPrChange w:id="1982" w:author="Microsoft Office User" w:date="2023-09-11T13:17:00Z">
            <w:rPr>
              <w:b/>
            </w:rPr>
          </w:rPrChange>
        </w:rPr>
        <w:fldChar w:fldCharType="end"/>
      </w:r>
      <w:r w:rsidRPr="00B26E5F">
        <w:rPr>
          <w:sz w:val="20"/>
          <w:szCs w:val="20"/>
          <w:rPrChange w:id="1983" w:author="Microsoft Office User" w:date="2023-09-11T13:17:00Z">
            <w:rPr/>
          </w:rPrChange>
        </w:rPr>
        <w:fldChar w:fldCharType="begin"/>
      </w:r>
      <w:r w:rsidRPr="00B26E5F">
        <w:rPr>
          <w:sz w:val="20"/>
          <w:szCs w:val="20"/>
          <w:rPrChange w:id="1984" w:author="Microsoft Office User" w:date="2023-09-11T13:17:00Z">
            <w:rPr/>
          </w:rPrChange>
        </w:rPr>
        <w:instrText>HYPERLINK "https://www.zotero.org/google-docs/?n2Avay" \h</w:instrText>
      </w:r>
      <w:r w:rsidRPr="00E24C39">
        <w:rPr>
          <w:sz w:val="20"/>
          <w:szCs w:val="20"/>
        </w:rPr>
      </w:r>
      <w:r w:rsidRPr="00B26E5F">
        <w:rPr>
          <w:sz w:val="20"/>
          <w:szCs w:val="20"/>
          <w:rPrChange w:id="1985" w:author="Microsoft Office User" w:date="2023-09-11T13:17:00Z">
            <w:rPr/>
          </w:rPrChange>
        </w:rPr>
        <w:fldChar w:fldCharType="separate"/>
      </w:r>
      <w:r w:rsidRPr="00B26E5F">
        <w:rPr>
          <w:sz w:val="20"/>
          <w:szCs w:val="20"/>
          <w:rPrChange w:id="1986" w:author="Microsoft Office User" w:date="2023-09-11T13:17:00Z">
            <w:rPr/>
          </w:rPrChange>
        </w:rPr>
        <w:t>, e541 (2014).</w:t>
      </w:r>
      <w:r w:rsidRPr="00B26E5F">
        <w:rPr>
          <w:sz w:val="20"/>
          <w:szCs w:val="20"/>
          <w:rPrChange w:id="1987"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1988" w:author="Microsoft Office User" w:date="2023-09-11T13:17:00Z">
            <w:rPr/>
          </w:rPrChange>
        </w:rPr>
        <w:pPrChange w:id="1989" w:author="Microsoft Office User" w:date="2023-09-11T13:17:00Z">
          <w:pPr/>
        </w:pPrChange>
      </w:pPr>
    </w:p>
    <w:p w14:paraId="58135D5E" w14:textId="77777777" w:rsidR="000C56B0" w:rsidRPr="00B26E5F" w:rsidRDefault="00367A15">
      <w:pPr>
        <w:snapToGrid w:val="0"/>
        <w:contextualSpacing/>
        <w:rPr>
          <w:sz w:val="20"/>
          <w:szCs w:val="20"/>
          <w:rPrChange w:id="1990" w:author="Microsoft Office User" w:date="2023-09-11T13:17:00Z">
            <w:rPr/>
          </w:rPrChange>
        </w:rPr>
        <w:pPrChange w:id="1991" w:author="Microsoft Office User" w:date="2023-09-11T13:17:00Z">
          <w:pPr/>
        </w:pPrChange>
      </w:pPr>
      <w:r w:rsidRPr="00B26E5F">
        <w:rPr>
          <w:sz w:val="20"/>
          <w:szCs w:val="20"/>
          <w:rPrChange w:id="1992" w:author="Microsoft Office User" w:date="2023-09-11T13:17:00Z">
            <w:rPr/>
          </w:rPrChange>
        </w:rPr>
        <w:fldChar w:fldCharType="begin"/>
      </w:r>
      <w:r w:rsidRPr="00B26E5F">
        <w:rPr>
          <w:sz w:val="20"/>
          <w:szCs w:val="20"/>
          <w:rPrChange w:id="1993" w:author="Microsoft Office User" w:date="2023-09-11T13:17:00Z">
            <w:rPr/>
          </w:rPrChange>
        </w:rPr>
        <w:instrText>HYPERLINK "https://www.zotero.org/google-docs/?n2Avay" \h</w:instrText>
      </w:r>
      <w:r w:rsidRPr="00E24C39">
        <w:rPr>
          <w:sz w:val="20"/>
          <w:szCs w:val="20"/>
        </w:rPr>
      </w:r>
      <w:r w:rsidRPr="00B26E5F">
        <w:rPr>
          <w:sz w:val="20"/>
          <w:szCs w:val="20"/>
          <w:rPrChange w:id="1994" w:author="Microsoft Office User" w:date="2023-09-11T13:17:00Z">
            <w:rPr/>
          </w:rPrChange>
        </w:rPr>
        <w:fldChar w:fldCharType="separate"/>
      </w:r>
      <w:r w:rsidRPr="00B26E5F">
        <w:rPr>
          <w:sz w:val="20"/>
          <w:szCs w:val="20"/>
          <w:rPrChange w:id="1995" w:author="Microsoft Office User" w:date="2023-09-11T13:17:00Z">
            <w:rPr/>
          </w:rPrChange>
        </w:rPr>
        <w:t>69.</w:t>
      </w:r>
      <w:r w:rsidRPr="00B26E5F">
        <w:rPr>
          <w:sz w:val="20"/>
          <w:szCs w:val="20"/>
          <w:rPrChange w:id="1996" w:author="Microsoft Office User" w:date="2023-09-11T13:17:00Z">
            <w:rPr/>
          </w:rPrChange>
        </w:rPr>
        <w:tab/>
        <w:t xml:space="preserve">Wan, S. J. </w:t>
      </w:r>
      <w:r w:rsidRPr="00B26E5F">
        <w:rPr>
          <w:sz w:val="20"/>
          <w:szCs w:val="20"/>
          <w:rPrChange w:id="1997" w:author="Microsoft Office User" w:date="2023-09-11T13:17:00Z">
            <w:rPr/>
          </w:rPrChange>
        </w:rPr>
        <w:fldChar w:fldCharType="end"/>
      </w:r>
      <w:r w:rsidRPr="00B26E5F">
        <w:rPr>
          <w:sz w:val="20"/>
          <w:szCs w:val="20"/>
          <w:rPrChange w:id="1998" w:author="Microsoft Office User" w:date="2023-09-11T13:17:00Z">
            <w:rPr/>
          </w:rPrChange>
        </w:rPr>
        <w:fldChar w:fldCharType="begin"/>
      </w:r>
      <w:r w:rsidRPr="00B26E5F">
        <w:rPr>
          <w:sz w:val="20"/>
          <w:szCs w:val="20"/>
          <w:rPrChange w:id="1999" w:author="Microsoft Office User" w:date="2023-09-11T13:17:00Z">
            <w:rPr/>
          </w:rPrChange>
        </w:rPr>
        <w:instrText>HYPERLINK "https://www.zotero.org/google-docs/?n2Avay" \h</w:instrText>
      </w:r>
      <w:r w:rsidRPr="00E24C39">
        <w:rPr>
          <w:sz w:val="20"/>
          <w:szCs w:val="20"/>
        </w:rPr>
      </w:r>
      <w:r w:rsidRPr="00B26E5F">
        <w:rPr>
          <w:sz w:val="20"/>
          <w:szCs w:val="20"/>
          <w:rPrChange w:id="2000" w:author="Microsoft Office User" w:date="2023-09-11T13:17:00Z">
            <w:rPr>
              <w:i/>
            </w:rPr>
          </w:rPrChange>
        </w:rPr>
        <w:fldChar w:fldCharType="separate"/>
      </w:r>
      <w:r w:rsidRPr="00B26E5F">
        <w:rPr>
          <w:i/>
          <w:sz w:val="20"/>
          <w:szCs w:val="20"/>
          <w:rPrChange w:id="2001" w:author="Microsoft Office User" w:date="2023-09-11T13:17:00Z">
            <w:rPr>
              <w:i/>
            </w:rPr>
          </w:rPrChange>
        </w:rPr>
        <w:t>et al.</w:t>
      </w:r>
      <w:r w:rsidRPr="00B26E5F">
        <w:rPr>
          <w:i/>
          <w:sz w:val="20"/>
          <w:szCs w:val="20"/>
          <w:rPrChange w:id="2002" w:author="Microsoft Office User" w:date="2023-09-11T13:17:00Z">
            <w:rPr>
              <w:i/>
            </w:rPr>
          </w:rPrChange>
        </w:rPr>
        <w:fldChar w:fldCharType="end"/>
      </w:r>
      <w:r w:rsidRPr="00B26E5F">
        <w:rPr>
          <w:sz w:val="20"/>
          <w:szCs w:val="20"/>
          <w:rPrChange w:id="2003" w:author="Microsoft Office User" w:date="2023-09-11T13:17:00Z">
            <w:rPr/>
          </w:rPrChange>
        </w:rPr>
        <w:fldChar w:fldCharType="begin"/>
      </w:r>
      <w:r w:rsidRPr="00B26E5F">
        <w:rPr>
          <w:sz w:val="20"/>
          <w:szCs w:val="20"/>
          <w:rPrChange w:id="2004" w:author="Microsoft Office User" w:date="2023-09-11T13:17:00Z">
            <w:rPr/>
          </w:rPrChange>
        </w:rPr>
        <w:instrText>HYPERLINK "https://www.zotero.org/google-docs/?n2Avay" \h</w:instrText>
      </w:r>
      <w:r w:rsidRPr="00E24C39">
        <w:rPr>
          <w:sz w:val="20"/>
          <w:szCs w:val="20"/>
        </w:rPr>
      </w:r>
      <w:r w:rsidRPr="00B26E5F">
        <w:rPr>
          <w:sz w:val="20"/>
          <w:szCs w:val="20"/>
          <w:rPrChange w:id="2005" w:author="Microsoft Office User" w:date="2023-09-11T13:17:00Z">
            <w:rPr/>
          </w:rPrChange>
        </w:rPr>
        <w:fldChar w:fldCharType="separate"/>
      </w:r>
      <w:r w:rsidRPr="00B26E5F">
        <w:rPr>
          <w:sz w:val="20"/>
          <w:szCs w:val="20"/>
          <w:rPrChange w:id="2006" w:author="Microsoft Office User" w:date="2023-09-11T13:17:00Z">
            <w:rPr/>
          </w:rPrChange>
        </w:rPr>
        <w:t xml:space="preserve"> IL-1R and MyD88 Contribute to the Absence of a Bacterial Microbiome on the Healthy Murine Cornea. </w:t>
      </w:r>
      <w:r w:rsidRPr="00B26E5F">
        <w:rPr>
          <w:sz w:val="20"/>
          <w:szCs w:val="20"/>
          <w:rPrChange w:id="2007" w:author="Microsoft Office User" w:date="2023-09-11T13:17:00Z">
            <w:rPr/>
          </w:rPrChange>
        </w:rPr>
        <w:fldChar w:fldCharType="end"/>
      </w:r>
      <w:r w:rsidRPr="00B26E5F">
        <w:rPr>
          <w:sz w:val="20"/>
          <w:szCs w:val="20"/>
          <w:rPrChange w:id="2008" w:author="Microsoft Office User" w:date="2023-09-11T13:17:00Z">
            <w:rPr/>
          </w:rPrChange>
        </w:rPr>
        <w:fldChar w:fldCharType="begin"/>
      </w:r>
      <w:r w:rsidRPr="00B26E5F">
        <w:rPr>
          <w:sz w:val="20"/>
          <w:szCs w:val="20"/>
          <w:rPrChange w:id="2009" w:author="Microsoft Office User" w:date="2023-09-11T13:17:00Z">
            <w:rPr/>
          </w:rPrChange>
        </w:rPr>
        <w:instrText>HYPERLINK "https://www.zotero.org/google-docs/?n2Avay" \h</w:instrText>
      </w:r>
      <w:r w:rsidRPr="00E24C39">
        <w:rPr>
          <w:sz w:val="20"/>
          <w:szCs w:val="20"/>
        </w:rPr>
      </w:r>
      <w:r w:rsidRPr="00B26E5F">
        <w:rPr>
          <w:sz w:val="20"/>
          <w:szCs w:val="20"/>
          <w:rPrChange w:id="2010" w:author="Microsoft Office User" w:date="2023-09-11T13:17:00Z">
            <w:rPr>
              <w:i/>
            </w:rPr>
          </w:rPrChange>
        </w:rPr>
        <w:fldChar w:fldCharType="separate"/>
      </w:r>
      <w:r w:rsidRPr="00B26E5F">
        <w:rPr>
          <w:i/>
          <w:sz w:val="20"/>
          <w:szCs w:val="20"/>
          <w:rPrChange w:id="2011" w:author="Microsoft Office User" w:date="2023-09-11T13:17:00Z">
            <w:rPr>
              <w:i/>
            </w:rPr>
          </w:rPrChange>
        </w:rPr>
        <w:t xml:space="preserve">Front. Microbiol. </w:t>
      </w:r>
      <w:r w:rsidRPr="00B26E5F">
        <w:rPr>
          <w:i/>
          <w:sz w:val="20"/>
          <w:szCs w:val="20"/>
          <w:rPrChange w:id="2012" w:author="Microsoft Office User" w:date="2023-09-11T13:17:00Z">
            <w:rPr>
              <w:i/>
            </w:rPr>
          </w:rPrChange>
        </w:rPr>
        <w:fldChar w:fldCharType="end"/>
      </w:r>
      <w:r w:rsidRPr="00B26E5F">
        <w:rPr>
          <w:sz w:val="20"/>
          <w:szCs w:val="20"/>
          <w:rPrChange w:id="2013" w:author="Microsoft Office User" w:date="2023-09-11T13:17:00Z">
            <w:rPr/>
          </w:rPrChange>
        </w:rPr>
        <w:fldChar w:fldCharType="begin"/>
      </w:r>
      <w:r w:rsidRPr="00B26E5F">
        <w:rPr>
          <w:sz w:val="20"/>
          <w:szCs w:val="20"/>
          <w:rPrChange w:id="2014" w:author="Microsoft Office User" w:date="2023-09-11T13:17:00Z">
            <w:rPr/>
          </w:rPrChange>
        </w:rPr>
        <w:instrText>HYPERLINK "https://www.zotero.org/google-docs/?n2Avay" \h</w:instrText>
      </w:r>
      <w:r w:rsidRPr="00E24C39">
        <w:rPr>
          <w:sz w:val="20"/>
          <w:szCs w:val="20"/>
        </w:rPr>
      </w:r>
      <w:r w:rsidRPr="00B26E5F">
        <w:rPr>
          <w:sz w:val="20"/>
          <w:szCs w:val="20"/>
          <w:rPrChange w:id="2015" w:author="Microsoft Office User" w:date="2023-09-11T13:17:00Z">
            <w:rPr>
              <w:b/>
            </w:rPr>
          </w:rPrChange>
        </w:rPr>
        <w:fldChar w:fldCharType="separate"/>
      </w:r>
      <w:r w:rsidRPr="00B26E5F">
        <w:rPr>
          <w:b/>
          <w:sz w:val="20"/>
          <w:szCs w:val="20"/>
          <w:rPrChange w:id="2016" w:author="Microsoft Office User" w:date="2023-09-11T13:17:00Z">
            <w:rPr>
              <w:b/>
            </w:rPr>
          </w:rPrChange>
        </w:rPr>
        <w:t>9</w:t>
      </w:r>
      <w:r w:rsidRPr="00B26E5F">
        <w:rPr>
          <w:b/>
          <w:sz w:val="20"/>
          <w:szCs w:val="20"/>
          <w:rPrChange w:id="2017" w:author="Microsoft Office User" w:date="2023-09-11T13:17:00Z">
            <w:rPr>
              <w:b/>
            </w:rPr>
          </w:rPrChange>
        </w:rPr>
        <w:fldChar w:fldCharType="end"/>
      </w:r>
      <w:r w:rsidRPr="00B26E5F">
        <w:rPr>
          <w:sz w:val="20"/>
          <w:szCs w:val="20"/>
          <w:rPrChange w:id="2018" w:author="Microsoft Office User" w:date="2023-09-11T13:17:00Z">
            <w:rPr/>
          </w:rPrChange>
        </w:rPr>
        <w:fldChar w:fldCharType="begin"/>
      </w:r>
      <w:r w:rsidRPr="00B26E5F">
        <w:rPr>
          <w:sz w:val="20"/>
          <w:szCs w:val="20"/>
          <w:rPrChange w:id="2019" w:author="Microsoft Office User" w:date="2023-09-11T13:17:00Z">
            <w:rPr/>
          </w:rPrChange>
        </w:rPr>
        <w:instrText>HYPERLINK "https://www.zotero.org/google-docs/?n2Avay" \h</w:instrText>
      </w:r>
      <w:r w:rsidRPr="00E24C39">
        <w:rPr>
          <w:sz w:val="20"/>
          <w:szCs w:val="20"/>
        </w:rPr>
      </w:r>
      <w:r w:rsidRPr="00B26E5F">
        <w:rPr>
          <w:sz w:val="20"/>
          <w:szCs w:val="20"/>
          <w:rPrChange w:id="2020" w:author="Microsoft Office User" w:date="2023-09-11T13:17:00Z">
            <w:rPr/>
          </w:rPrChange>
        </w:rPr>
        <w:fldChar w:fldCharType="separate"/>
      </w:r>
      <w:r w:rsidRPr="00B26E5F">
        <w:rPr>
          <w:sz w:val="20"/>
          <w:szCs w:val="20"/>
          <w:rPrChange w:id="2021" w:author="Microsoft Office User" w:date="2023-09-11T13:17:00Z">
            <w:rPr/>
          </w:rPrChange>
        </w:rPr>
        <w:t>, 1117 (2018).</w:t>
      </w:r>
      <w:r w:rsidRPr="00B26E5F">
        <w:rPr>
          <w:sz w:val="20"/>
          <w:szCs w:val="20"/>
          <w:rPrChange w:id="2022"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2023" w:author="Microsoft Office User" w:date="2023-09-11T13:17:00Z">
            <w:rPr/>
          </w:rPrChange>
        </w:rPr>
        <w:pPrChange w:id="2024" w:author="Microsoft Office User" w:date="2023-09-11T13:17:00Z">
          <w:pPr/>
        </w:pPrChange>
      </w:pPr>
    </w:p>
    <w:p w14:paraId="79F1CB1E" w14:textId="77777777" w:rsidR="000C56B0" w:rsidRPr="00B26E5F" w:rsidRDefault="00367A15">
      <w:pPr>
        <w:snapToGrid w:val="0"/>
        <w:contextualSpacing/>
        <w:rPr>
          <w:sz w:val="20"/>
          <w:szCs w:val="20"/>
          <w:rPrChange w:id="2025" w:author="Microsoft Office User" w:date="2023-09-11T13:17:00Z">
            <w:rPr/>
          </w:rPrChange>
        </w:rPr>
        <w:pPrChange w:id="2026" w:author="Microsoft Office User" w:date="2023-09-11T13:17:00Z">
          <w:pPr/>
        </w:pPrChange>
      </w:pPr>
      <w:r w:rsidRPr="00B26E5F">
        <w:rPr>
          <w:sz w:val="20"/>
          <w:szCs w:val="20"/>
          <w:rPrChange w:id="2027" w:author="Microsoft Office User" w:date="2023-09-11T13:17:00Z">
            <w:rPr/>
          </w:rPrChange>
        </w:rPr>
        <w:fldChar w:fldCharType="begin"/>
      </w:r>
      <w:r w:rsidRPr="00B26E5F">
        <w:rPr>
          <w:sz w:val="20"/>
          <w:szCs w:val="20"/>
          <w:rPrChange w:id="2028" w:author="Microsoft Office User" w:date="2023-09-11T13:17:00Z">
            <w:rPr/>
          </w:rPrChange>
        </w:rPr>
        <w:instrText>HYPERLINK "https://www.zotero.org/google-docs/?n2Avay" \h</w:instrText>
      </w:r>
      <w:r w:rsidRPr="00E24C39">
        <w:rPr>
          <w:sz w:val="20"/>
          <w:szCs w:val="20"/>
        </w:rPr>
      </w:r>
      <w:r w:rsidRPr="00B26E5F">
        <w:rPr>
          <w:sz w:val="20"/>
          <w:szCs w:val="20"/>
          <w:rPrChange w:id="2029" w:author="Microsoft Office User" w:date="2023-09-11T13:17:00Z">
            <w:rPr/>
          </w:rPrChange>
        </w:rPr>
        <w:fldChar w:fldCharType="separate"/>
      </w:r>
      <w:r w:rsidRPr="00B26E5F">
        <w:rPr>
          <w:sz w:val="20"/>
          <w:szCs w:val="20"/>
          <w:rPrChange w:id="2030" w:author="Microsoft Office User" w:date="2023-09-11T13:17:00Z">
            <w:rPr/>
          </w:rPrChange>
        </w:rPr>
        <w:t>70.</w:t>
      </w:r>
      <w:r w:rsidRPr="00B26E5F">
        <w:rPr>
          <w:sz w:val="20"/>
          <w:szCs w:val="20"/>
          <w:rPrChange w:id="2031" w:author="Microsoft Office User" w:date="2023-09-11T13:17:00Z">
            <w:rPr/>
          </w:rPrChange>
        </w:rPr>
        <w:tab/>
        <w:t xml:space="preserve">Gerardo, N. M., Hoang, K. L. &amp; Stoy, K. S. Evolution of animal immunity in the light of beneficial symbioses. </w:t>
      </w:r>
      <w:r w:rsidRPr="00B26E5F">
        <w:rPr>
          <w:sz w:val="20"/>
          <w:szCs w:val="20"/>
          <w:rPrChange w:id="2032" w:author="Microsoft Office User" w:date="2023-09-11T13:17:00Z">
            <w:rPr/>
          </w:rPrChange>
        </w:rPr>
        <w:fldChar w:fldCharType="end"/>
      </w:r>
      <w:r w:rsidRPr="00B26E5F">
        <w:rPr>
          <w:sz w:val="20"/>
          <w:szCs w:val="20"/>
          <w:rPrChange w:id="2033" w:author="Microsoft Office User" w:date="2023-09-11T13:17:00Z">
            <w:rPr/>
          </w:rPrChange>
        </w:rPr>
        <w:fldChar w:fldCharType="begin"/>
      </w:r>
      <w:r w:rsidRPr="00B26E5F">
        <w:rPr>
          <w:sz w:val="20"/>
          <w:szCs w:val="20"/>
          <w:rPrChange w:id="2034" w:author="Microsoft Office User" w:date="2023-09-11T13:17:00Z">
            <w:rPr/>
          </w:rPrChange>
        </w:rPr>
        <w:instrText>HYPERLINK "https://www.zotero.org/google-docs/?n2Avay" \h</w:instrText>
      </w:r>
      <w:r w:rsidRPr="00E24C39">
        <w:rPr>
          <w:sz w:val="20"/>
          <w:szCs w:val="20"/>
        </w:rPr>
      </w:r>
      <w:r w:rsidRPr="00B26E5F">
        <w:rPr>
          <w:sz w:val="20"/>
          <w:szCs w:val="20"/>
          <w:rPrChange w:id="2035" w:author="Microsoft Office User" w:date="2023-09-11T13:17:00Z">
            <w:rPr>
              <w:i/>
            </w:rPr>
          </w:rPrChange>
        </w:rPr>
        <w:fldChar w:fldCharType="separate"/>
      </w:r>
      <w:r w:rsidRPr="00B26E5F">
        <w:rPr>
          <w:i/>
          <w:sz w:val="20"/>
          <w:szCs w:val="20"/>
          <w:rPrChange w:id="2036" w:author="Microsoft Office User" w:date="2023-09-11T13:17:00Z">
            <w:rPr>
              <w:i/>
            </w:rPr>
          </w:rPrChange>
        </w:rPr>
        <w:t xml:space="preserve">Philos. Trans. R. Soc. Lond. B. Biol. Sci. </w:t>
      </w:r>
      <w:r w:rsidRPr="00B26E5F">
        <w:rPr>
          <w:i/>
          <w:sz w:val="20"/>
          <w:szCs w:val="20"/>
          <w:rPrChange w:id="2037" w:author="Microsoft Office User" w:date="2023-09-11T13:17:00Z">
            <w:rPr>
              <w:i/>
            </w:rPr>
          </w:rPrChange>
        </w:rPr>
        <w:fldChar w:fldCharType="end"/>
      </w:r>
      <w:r w:rsidRPr="00B26E5F">
        <w:rPr>
          <w:sz w:val="20"/>
          <w:szCs w:val="20"/>
          <w:rPrChange w:id="2038" w:author="Microsoft Office User" w:date="2023-09-11T13:17:00Z">
            <w:rPr/>
          </w:rPrChange>
        </w:rPr>
        <w:fldChar w:fldCharType="begin"/>
      </w:r>
      <w:r w:rsidRPr="00B26E5F">
        <w:rPr>
          <w:sz w:val="20"/>
          <w:szCs w:val="20"/>
          <w:rPrChange w:id="2039" w:author="Microsoft Office User" w:date="2023-09-11T13:17:00Z">
            <w:rPr/>
          </w:rPrChange>
        </w:rPr>
        <w:instrText>HYPERLINK "https://www.zotero.org/google-docs/?n2Avay" \h</w:instrText>
      </w:r>
      <w:r w:rsidRPr="00E24C39">
        <w:rPr>
          <w:sz w:val="20"/>
          <w:szCs w:val="20"/>
        </w:rPr>
      </w:r>
      <w:r w:rsidRPr="00B26E5F">
        <w:rPr>
          <w:sz w:val="20"/>
          <w:szCs w:val="20"/>
          <w:rPrChange w:id="2040" w:author="Microsoft Office User" w:date="2023-09-11T13:17:00Z">
            <w:rPr>
              <w:b/>
            </w:rPr>
          </w:rPrChange>
        </w:rPr>
        <w:fldChar w:fldCharType="separate"/>
      </w:r>
      <w:r w:rsidRPr="00B26E5F">
        <w:rPr>
          <w:b/>
          <w:sz w:val="20"/>
          <w:szCs w:val="20"/>
          <w:rPrChange w:id="2041" w:author="Microsoft Office User" w:date="2023-09-11T13:17:00Z">
            <w:rPr>
              <w:b/>
            </w:rPr>
          </w:rPrChange>
        </w:rPr>
        <w:t>375</w:t>
      </w:r>
      <w:r w:rsidRPr="00B26E5F">
        <w:rPr>
          <w:b/>
          <w:sz w:val="20"/>
          <w:szCs w:val="20"/>
          <w:rPrChange w:id="2042" w:author="Microsoft Office User" w:date="2023-09-11T13:17:00Z">
            <w:rPr>
              <w:b/>
            </w:rPr>
          </w:rPrChange>
        </w:rPr>
        <w:fldChar w:fldCharType="end"/>
      </w:r>
      <w:r w:rsidRPr="00B26E5F">
        <w:rPr>
          <w:sz w:val="20"/>
          <w:szCs w:val="20"/>
          <w:rPrChange w:id="2043" w:author="Microsoft Office User" w:date="2023-09-11T13:17:00Z">
            <w:rPr/>
          </w:rPrChange>
        </w:rPr>
        <w:fldChar w:fldCharType="begin"/>
      </w:r>
      <w:r w:rsidRPr="00B26E5F">
        <w:rPr>
          <w:sz w:val="20"/>
          <w:szCs w:val="20"/>
          <w:rPrChange w:id="2044" w:author="Microsoft Office User" w:date="2023-09-11T13:17:00Z">
            <w:rPr/>
          </w:rPrChange>
        </w:rPr>
        <w:instrText>HYPERLINK "https://www.zotero.org/google-docs/?n2Avay" \h</w:instrText>
      </w:r>
      <w:r w:rsidRPr="00E24C39">
        <w:rPr>
          <w:sz w:val="20"/>
          <w:szCs w:val="20"/>
        </w:rPr>
      </w:r>
      <w:r w:rsidRPr="00B26E5F">
        <w:rPr>
          <w:sz w:val="20"/>
          <w:szCs w:val="20"/>
          <w:rPrChange w:id="2045" w:author="Microsoft Office User" w:date="2023-09-11T13:17:00Z">
            <w:rPr/>
          </w:rPrChange>
        </w:rPr>
        <w:fldChar w:fldCharType="separate"/>
      </w:r>
      <w:r w:rsidRPr="00B26E5F">
        <w:rPr>
          <w:sz w:val="20"/>
          <w:szCs w:val="20"/>
          <w:rPrChange w:id="2046" w:author="Microsoft Office User" w:date="2023-09-11T13:17:00Z">
            <w:rPr/>
          </w:rPrChange>
        </w:rPr>
        <w:t>, 20190601 (2020).</w:t>
      </w:r>
      <w:r w:rsidRPr="00B26E5F">
        <w:rPr>
          <w:sz w:val="20"/>
          <w:szCs w:val="20"/>
          <w:rPrChange w:id="2047"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2048" w:author="Microsoft Office User" w:date="2023-09-11T13:17:00Z">
            <w:rPr/>
          </w:rPrChange>
        </w:rPr>
        <w:pPrChange w:id="2049" w:author="Microsoft Office User" w:date="2023-09-11T13:17:00Z">
          <w:pPr/>
        </w:pPrChange>
      </w:pPr>
    </w:p>
    <w:p w14:paraId="4C0A3449" w14:textId="77777777" w:rsidR="000C56B0" w:rsidRPr="00B26E5F" w:rsidRDefault="00367A15">
      <w:pPr>
        <w:snapToGrid w:val="0"/>
        <w:contextualSpacing/>
        <w:rPr>
          <w:sz w:val="20"/>
          <w:szCs w:val="20"/>
          <w:rPrChange w:id="2050" w:author="Microsoft Office User" w:date="2023-09-11T13:17:00Z">
            <w:rPr/>
          </w:rPrChange>
        </w:rPr>
        <w:pPrChange w:id="2051" w:author="Microsoft Office User" w:date="2023-09-11T13:17:00Z">
          <w:pPr/>
        </w:pPrChange>
      </w:pPr>
      <w:r w:rsidRPr="00B26E5F">
        <w:rPr>
          <w:sz w:val="20"/>
          <w:szCs w:val="20"/>
          <w:rPrChange w:id="2052" w:author="Microsoft Office User" w:date="2023-09-11T13:17:00Z">
            <w:rPr/>
          </w:rPrChange>
        </w:rPr>
        <w:lastRenderedPageBreak/>
        <w:fldChar w:fldCharType="begin"/>
      </w:r>
      <w:r w:rsidRPr="00B26E5F">
        <w:rPr>
          <w:sz w:val="20"/>
          <w:szCs w:val="20"/>
          <w:rPrChange w:id="2053" w:author="Microsoft Office User" w:date="2023-09-11T13:17:00Z">
            <w:rPr/>
          </w:rPrChange>
        </w:rPr>
        <w:instrText>HYPERLINK "https://www.zotero.org/google-docs/?n2Avay" \h</w:instrText>
      </w:r>
      <w:r w:rsidRPr="00E24C39">
        <w:rPr>
          <w:sz w:val="20"/>
          <w:szCs w:val="20"/>
        </w:rPr>
      </w:r>
      <w:r w:rsidRPr="00B26E5F">
        <w:rPr>
          <w:sz w:val="20"/>
          <w:szCs w:val="20"/>
          <w:rPrChange w:id="2054" w:author="Microsoft Office User" w:date="2023-09-11T13:17:00Z">
            <w:rPr/>
          </w:rPrChange>
        </w:rPr>
        <w:fldChar w:fldCharType="separate"/>
      </w:r>
      <w:r w:rsidRPr="00B26E5F">
        <w:rPr>
          <w:sz w:val="20"/>
          <w:szCs w:val="20"/>
          <w:rPrChange w:id="2055" w:author="Microsoft Office User" w:date="2023-09-11T13:17:00Z">
            <w:rPr/>
          </w:rPrChange>
        </w:rPr>
        <w:t>71.</w:t>
      </w:r>
      <w:r w:rsidRPr="00B26E5F">
        <w:rPr>
          <w:sz w:val="20"/>
          <w:szCs w:val="20"/>
          <w:rPrChange w:id="2056" w:author="Microsoft Office User" w:date="2023-09-11T13:17:00Z">
            <w:rPr/>
          </w:rPrChange>
        </w:rPr>
        <w:tab/>
        <w:t xml:space="preserve">McFall-Ngai, M. Care for the community. </w:t>
      </w:r>
      <w:r w:rsidRPr="00B26E5F">
        <w:rPr>
          <w:sz w:val="20"/>
          <w:szCs w:val="20"/>
          <w:rPrChange w:id="2057" w:author="Microsoft Office User" w:date="2023-09-11T13:17:00Z">
            <w:rPr/>
          </w:rPrChange>
        </w:rPr>
        <w:fldChar w:fldCharType="end"/>
      </w:r>
      <w:r w:rsidRPr="00B26E5F">
        <w:rPr>
          <w:sz w:val="20"/>
          <w:szCs w:val="20"/>
          <w:rPrChange w:id="2058" w:author="Microsoft Office User" w:date="2023-09-11T13:17:00Z">
            <w:rPr/>
          </w:rPrChange>
        </w:rPr>
        <w:fldChar w:fldCharType="begin"/>
      </w:r>
      <w:r w:rsidRPr="00B26E5F">
        <w:rPr>
          <w:sz w:val="20"/>
          <w:szCs w:val="20"/>
          <w:rPrChange w:id="2059" w:author="Microsoft Office User" w:date="2023-09-11T13:17:00Z">
            <w:rPr/>
          </w:rPrChange>
        </w:rPr>
        <w:instrText>HYPERLINK "https://www.zotero.org/google-docs/?n2Avay" \h</w:instrText>
      </w:r>
      <w:r w:rsidRPr="00E24C39">
        <w:rPr>
          <w:sz w:val="20"/>
          <w:szCs w:val="20"/>
        </w:rPr>
      </w:r>
      <w:r w:rsidRPr="00B26E5F">
        <w:rPr>
          <w:sz w:val="20"/>
          <w:szCs w:val="20"/>
          <w:rPrChange w:id="2060" w:author="Microsoft Office User" w:date="2023-09-11T13:17:00Z">
            <w:rPr>
              <w:i/>
            </w:rPr>
          </w:rPrChange>
        </w:rPr>
        <w:fldChar w:fldCharType="separate"/>
      </w:r>
      <w:r w:rsidRPr="00B26E5F">
        <w:rPr>
          <w:i/>
          <w:sz w:val="20"/>
          <w:szCs w:val="20"/>
          <w:rPrChange w:id="2061" w:author="Microsoft Office User" w:date="2023-09-11T13:17:00Z">
            <w:rPr>
              <w:i/>
            </w:rPr>
          </w:rPrChange>
        </w:rPr>
        <w:t xml:space="preserve">Nature </w:t>
      </w:r>
      <w:r w:rsidRPr="00B26E5F">
        <w:rPr>
          <w:i/>
          <w:sz w:val="20"/>
          <w:szCs w:val="20"/>
          <w:rPrChange w:id="2062" w:author="Microsoft Office User" w:date="2023-09-11T13:17:00Z">
            <w:rPr>
              <w:i/>
            </w:rPr>
          </w:rPrChange>
        </w:rPr>
        <w:fldChar w:fldCharType="end"/>
      </w:r>
      <w:r w:rsidRPr="00B26E5F">
        <w:rPr>
          <w:sz w:val="20"/>
          <w:szCs w:val="20"/>
          <w:rPrChange w:id="2063" w:author="Microsoft Office User" w:date="2023-09-11T13:17:00Z">
            <w:rPr/>
          </w:rPrChange>
        </w:rPr>
        <w:fldChar w:fldCharType="begin"/>
      </w:r>
      <w:r w:rsidRPr="00B26E5F">
        <w:rPr>
          <w:sz w:val="20"/>
          <w:szCs w:val="20"/>
          <w:rPrChange w:id="2064" w:author="Microsoft Office User" w:date="2023-09-11T13:17:00Z">
            <w:rPr/>
          </w:rPrChange>
        </w:rPr>
        <w:instrText>HYPERLINK "https://www.zotero.org/google-docs/?n2Avay" \h</w:instrText>
      </w:r>
      <w:r w:rsidRPr="00E24C39">
        <w:rPr>
          <w:sz w:val="20"/>
          <w:szCs w:val="20"/>
        </w:rPr>
      </w:r>
      <w:r w:rsidRPr="00B26E5F">
        <w:rPr>
          <w:sz w:val="20"/>
          <w:szCs w:val="20"/>
          <w:rPrChange w:id="2065" w:author="Microsoft Office User" w:date="2023-09-11T13:17:00Z">
            <w:rPr>
              <w:b/>
            </w:rPr>
          </w:rPrChange>
        </w:rPr>
        <w:fldChar w:fldCharType="separate"/>
      </w:r>
      <w:r w:rsidRPr="00B26E5F">
        <w:rPr>
          <w:b/>
          <w:sz w:val="20"/>
          <w:szCs w:val="20"/>
          <w:rPrChange w:id="2066" w:author="Microsoft Office User" w:date="2023-09-11T13:17:00Z">
            <w:rPr>
              <w:b/>
            </w:rPr>
          </w:rPrChange>
        </w:rPr>
        <w:t>445</w:t>
      </w:r>
      <w:r w:rsidRPr="00B26E5F">
        <w:rPr>
          <w:b/>
          <w:sz w:val="20"/>
          <w:szCs w:val="20"/>
          <w:rPrChange w:id="2067" w:author="Microsoft Office User" w:date="2023-09-11T13:17:00Z">
            <w:rPr>
              <w:b/>
            </w:rPr>
          </w:rPrChange>
        </w:rPr>
        <w:fldChar w:fldCharType="end"/>
      </w:r>
      <w:r w:rsidRPr="00B26E5F">
        <w:rPr>
          <w:sz w:val="20"/>
          <w:szCs w:val="20"/>
          <w:rPrChange w:id="2068" w:author="Microsoft Office User" w:date="2023-09-11T13:17:00Z">
            <w:rPr/>
          </w:rPrChange>
        </w:rPr>
        <w:fldChar w:fldCharType="begin"/>
      </w:r>
      <w:r w:rsidRPr="00B26E5F">
        <w:rPr>
          <w:sz w:val="20"/>
          <w:szCs w:val="20"/>
          <w:rPrChange w:id="2069" w:author="Microsoft Office User" w:date="2023-09-11T13:17:00Z">
            <w:rPr/>
          </w:rPrChange>
        </w:rPr>
        <w:instrText>HYPERLINK "https://www.zotero.org/google-docs/?n2Avay" \h</w:instrText>
      </w:r>
      <w:r w:rsidRPr="00E24C39">
        <w:rPr>
          <w:sz w:val="20"/>
          <w:szCs w:val="20"/>
        </w:rPr>
      </w:r>
      <w:r w:rsidRPr="00B26E5F">
        <w:rPr>
          <w:sz w:val="20"/>
          <w:szCs w:val="20"/>
          <w:rPrChange w:id="2070" w:author="Microsoft Office User" w:date="2023-09-11T13:17:00Z">
            <w:rPr/>
          </w:rPrChange>
        </w:rPr>
        <w:fldChar w:fldCharType="separate"/>
      </w:r>
      <w:r w:rsidRPr="00B26E5F">
        <w:rPr>
          <w:sz w:val="20"/>
          <w:szCs w:val="20"/>
          <w:rPrChange w:id="2071" w:author="Microsoft Office User" w:date="2023-09-11T13:17:00Z">
            <w:rPr/>
          </w:rPrChange>
        </w:rPr>
        <w:t>, 153–153 (2007).</w:t>
      </w:r>
      <w:r w:rsidRPr="00B26E5F">
        <w:rPr>
          <w:sz w:val="20"/>
          <w:szCs w:val="20"/>
          <w:rPrChange w:id="2072"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2073" w:author="Microsoft Office User" w:date="2023-09-11T13:17:00Z">
            <w:rPr/>
          </w:rPrChange>
        </w:rPr>
        <w:pPrChange w:id="2074" w:author="Microsoft Office User" w:date="2023-09-11T13:17:00Z">
          <w:pPr/>
        </w:pPrChange>
      </w:pPr>
    </w:p>
    <w:p w14:paraId="3E84AE0F" w14:textId="77777777" w:rsidR="000C56B0" w:rsidRPr="00B26E5F" w:rsidRDefault="00367A15">
      <w:pPr>
        <w:snapToGrid w:val="0"/>
        <w:contextualSpacing/>
        <w:rPr>
          <w:sz w:val="20"/>
          <w:szCs w:val="20"/>
          <w:rPrChange w:id="2075" w:author="Microsoft Office User" w:date="2023-09-11T13:17:00Z">
            <w:rPr/>
          </w:rPrChange>
        </w:rPr>
        <w:pPrChange w:id="2076" w:author="Microsoft Office User" w:date="2023-09-11T13:17:00Z">
          <w:pPr/>
        </w:pPrChange>
      </w:pPr>
      <w:r w:rsidRPr="00B26E5F">
        <w:rPr>
          <w:sz w:val="20"/>
          <w:szCs w:val="20"/>
          <w:rPrChange w:id="2077" w:author="Microsoft Office User" w:date="2023-09-11T13:17:00Z">
            <w:rPr/>
          </w:rPrChange>
        </w:rPr>
        <w:fldChar w:fldCharType="begin"/>
      </w:r>
      <w:r w:rsidRPr="00B26E5F">
        <w:rPr>
          <w:sz w:val="20"/>
          <w:szCs w:val="20"/>
          <w:rPrChange w:id="2078" w:author="Microsoft Office User" w:date="2023-09-11T13:17:00Z">
            <w:rPr/>
          </w:rPrChange>
        </w:rPr>
        <w:instrText>HYPERLINK "https://www.zotero.org/google-docs/?n2Avay" \h</w:instrText>
      </w:r>
      <w:r w:rsidRPr="00E24C39">
        <w:rPr>
          <w:sz w:val="20"/>
          <w:szCs w:val="20"/>
        </w:rPr>
      </w:r>
      <w:r w:rsidRPr="00B26E5F">
        <w:rPr>
          <w:sz w:val="20"/>
          <w:szCs w:val="20"/>
          <w:rPrChange w:id="2079" w:author="Microsoft Office User" w:date="2023-09-11T13:17:00Z">
            <w:rPr/>
          </w:rPrChange>
        </w:rPr>
        <w:fldChar w:fldCharType="separate"/>
      </w:r>
      <w:r w:rsidRPr="00B26E5F">
        <w:rPr>
          <w:sz w:val="20"/>
          <w:szCs w:val="20"/>
          <w:rPrChange w:id="2080" w:author="Microsoft Office User" w:date="2023-09-11T13:17:00Z">
            <w:rPr/>
          </w:rPrChange>
        </w:rPr>
        <w:t>72.</w:t>
      </w:r>
      <w:r w:rsidRPr="00B26E5F">
        <w:rPr>
          <w:sz w:val="20"/>
          <w:szCs w:val="20"/>
          <w:rPrChange w:id="2081" w:author="Microsoft Office User" w:date="2023-09-11T13:17:00Z">
            <w:rPr/>
          </w:rPrChange>
        </w:rPr>
        <w:tab/>
        <w:t xml:space="preserve">Moreira, L. A. </w:t>
      </w:r>
      <w:r w:rsidRPr="00B26E5F">
        <w:rPr>
          <w:sz w:val="20"/>
          <w:szCs w:val="20"/>
          <w:rPrChange w:id="2082" w:author="Microsoft Office User" w:date="2023-09-11T13:17:00Z">
            <w:rPr/>
          </w:rPrChange>
        </w:rPr>
        <w:fldChar w:fldCharType="end"/>
      </w:r>
      <w:r w:rsidRPr="00B26E5F">
        <w:rPr>
          <w:sz w:val="20"/>
          <w:szCs w:val="20"/>
          <w:rPrChange w:id="2083" w:author="Microsoft Office User" w:date="2023-09-11T13:17:00Z">
            <w:rPr/>
          </w:rPrChange>
        </w:rPr>
        <w:fldChar w:fldCharType="begin"/>
      </w:r>
      <w:r w:rsidRPr="00B26E5F">
        <w:rPr>
          <w:sz w:val="20"/>
          <w:szCs w:val="20"/>
          <w:rPrChange w:id="2084" w:author="Microsoft Office User" w:date="2023-09-11T13:17:00Z">
            <w:rPr/>
          </w:rPrChange>
        </w:rPr>
        <w:instrText>HYPERLINK "https://www.zotero.org/google-docs/?n2Avay" \h</w:instrText>
      </w:r>
      <w:r w:rsidRPr="00E24C39">
        <w:rPr>
          <w:sz w:val="20"/>
          <w:szCs w:val="20"/>
        </w:rPr>
      </w:r>
      <w:r w:rsidRPr="00B26E5F">
        <w:rPr>
          <w:sz w:val="20"/>
          <w:szCs w:val="20"/>
          <w:rPrChange w:id="2085" w:author="Microsoft Office User" w:date="2023-09-11T13:17:00Z">
            <w:rPr>
              <w:i/>
            </w:rPr>
          </w:rPrChange>
        </w:rPr>
        <w:fldChar w:fldCharType="separate"/>
      </w:r>
      <w:r w:rsidRPr="00B26E5F">
        <w:rPr>
          <w:i/>
          <w:sz w:val="20"/>
          <w:szCs w:val="20"/>
          <w:rPrChange w:id="2086" w:author="Microsoft Office User" w:date="2023-09-11T13:17:00Z">
            <w:rPr>
              <w:i/>
            </w:rPr>
          </w:rPrChange>
        </w:rPr>
        <w:t>et al.</w:t>
      </w:r>
      <w:r w:rsidRPr="00B26E5F">
        <w:rPr>
          <w:i/>
          <w:sz w:val="20"/>
          <w:szCs w:val="20"/>
          <w:rPrChange w:id="2087" w:author="Microsoft Office User" w:date="2023-09-11T13:17:00Z">
            <w:rPr>
              <w:i/>
            </w:rPr>
          </w:rPrChange>
        </w:rPr>
        <w:fldChar w:fldCharType="end"/>
      </w:r>
      <w:r w:rsidRPr="00B26E5F">
        <w:rPr>
          <w:sz w:val="20"/>
          <w:szCs w:val="20"/>
          <w:rPrChange w:id="2088" w:author="Microsoft Office User" w:date="2023-09-11T13:17:00Z">
            <w:rPr/>
          </w:rPrChange>
        </w:rPr>
        <w:fldChar w:fldCharType="begin"/>
      </w:r>
      <w:r w:rsidRPr="00B26E5F">
        <w:rPr>
          <w:sz w:val="20"/>
          <w:szCs w:val="20"/>
          <w:rPrChange w:id="2089" w:author="Microsoft Office User" w:date="2023-09-11T13:17:00Z">
            <w:rPr/>
          </w:rPrChange>
        </w:rPr>
        <w:instrText>HYPERLINK "https://www.zotero.org/google-docs/?n2Avay" \h</w:instrText>
      </w:r>
      <w:r w:rsidRPr="00E24C39">
        <w:rPr>
          <w:sz w:val="20"/>
          <w:szCs w:val="20"/>
        </w:rPr>
      </w:r>
      <w:r w:rsidRPr="00B26E5F">
        <w:rPr>
          <w:sz w:val="20"/>
          <w:szCs w:val="20"/>
          <w:rPrChange w:id="2090" w:author="Microsoft Office User" w:date="2023-09-11T13:17:00Z">
            <w:rPr/>
          </w:rPrChange>
        </w:rPr>
        <w:fldChar w:fldCharType="separate"/>
      </w:r>
      <w:r w:rsidRPr="00B26E5F">
        <w:rPr>
          <w:sz w:val="20"/>
          <w:szCs w:val="20"/>
          <w:rPrChange w:id="2091" w:author="Microsoft Office User" w:date="2023-09-11T13:17:00Z">
            <w:rPr/>
          </w:rPrChange>
        </w:rPr>
        <w:t xml:space="preserve"> A Wolbachia symbiont in Aedes aegypti limits infection with dengue, Chikungunya, and Plasmodium. </w:t>
      </w:r>
      <w:r w:rsidRPr="00B26E5F">
        <w:rPr>
          <w:sz w:val="20"/>
          <w:szCs w:val="20"/>
          <w:rPrChange w:id="2092" w:author="Microsoft Office User" w:date="2023-09-11T13:17:00Z">
            <w:rPr/>
          </w:rPrChange>
        </w:rPr>
        <w:fldChar w:fldCharType="end"/>
      </w:r>
      <w:r w:rsidRPr="00B26E5F">
        <w:rPr>
          <w:sz w:val="20"/>
          <w:szCs w:val="20"/>
          <w:rPrChange w:id="2093" w:author="Microsoft Office User" w:date="2023-09-11T13:17:00Z">
            <w:rPr/>
          </w:rPrChange>
        </w:rPr>
        <w:fldChar w:fldCharType="begin"/>
      </w:r>
      <w:r w:rsidRPr="00B26E5F">
        <w:rPr>
          <w:sz w:val="20"/>
          <w:szCs w:val="20"/>
          <w:rPrChange w:id="2094" w:author="Microsoft Office User" w:date="2023-09-11T13:17:00Z">
            <w:rPr/>
          </w:rPrChange>
        </w:rPr>
        <w:instrText>HYPERLINK "https://www.zotero.org/google-docs/?n2Avay" \h</w:instrText>
      </w:r>
      <w:r w:rsidRPr="00E24C39">
        <w:rPr>
          <w:sz w:val="20"/>
          <w:szCs w:val="20"/>
        </w:rPr>
      </w:r>
      <w:r w:rsidRPr="00B26E5F">
        <w:rPr>
          <w:sz w:val="20"/>
          <w:szCs w:val="20"/>
          <w:rPrChange w:id="2095" w:author="Microsoft Office User" w:date="2023-09-11T13:17:00Z">
            <w:rPr>
              <w:i/>
            </w:rPr>
          </w:rPrChange>
        </w:rPr>
        <w:fldChar w:fldCharType="separate"/>
      </w:r>
      <w:r w:rsidRPr="00B26E5F">
        <w:rPr>
          <w:i/>
          <w:sz w:val="20"/>
          <w:szCs w:val="20"/>
          <w:rPrChange w:id="2096" w:author="Microsoft Office User" w:date="2023-09-11T13:17:00Z">
            <w:rPr>
              <w:i/>
            </w:rPr>
          </w:rPrChange>
        </w:rPr>
        <w:t xml:space="preserve">Cell </w:t>
      </w:r>
      <w:r w:rsidRPr="00B26E5F">
        <w:rPr>
          <w:i/>
          <w:sz w:val="20"/>
          <w:szCs w:val="20"/>
          <w:rPrChange w:id="2097" w:author="Microsoft Office User" w:date="2023-09-11T13:17:00Z">
            <w:rPr>
              <w:i/>
            </w:rPr>
          </w:rPrChange>
        </w:rPr>
        <w:fldChar w:fldCharType="end"/>
      </w:r>
      <w:r w:rsidRPr="00B26E5F">
        <w:rPr>
          <w:sz w:val="20"/>
          <w:szCs w:val="20"/>
          <w:rPrChange w:id="2098" w:author="Microsoft Office User" w:date="2023-09-11T13:17:00Z">
            <w:rPr/>
          </w:rPrChange>
        </w:rPr>
        <w:fldChar w:fldCharType="begin"/>
      </w:r>
      <w:r w:rsidRPr="00B26E5F">
        <w:rPr>
          <w:sz w:val="20"/>
          <w:szCs w:val="20"/>
          <w:rPrChange w:id="2099" w:author="Microsoft Office User" w:date="2023-09-11T13:17:00Z">
            <w:rPr/>
          </w:rPrChange>
        </w:rPr>
        <w:instrText>HYPERLINK "https://www.zotero.org/google-docs/?n2Avay" \h</w:instrText>
      </w:r>
      <w:r w:rsidRPr="00E24C39">
        <w:rPr>
          <w:sz w:val="20"/>
          <w:szCs w:val="20"/>
        </w:rPr>
      </w:r>
      <w:r w:rsidRPr="00B26E5F">
        <w:rPr>
          <w:sz w:val="20"/>
          <w:szCs w:val="20"/>
          <w:rPrChange w:id="2100" w:author="Microsoft Office User" w:date="2023-09-11T13:17:00Z">
            <w:rPr>
              <w:b/>
            </w:rPr>
          </w:rPrChange>
        </w:rPr>
        <w:fldChar w:fldCharType="separate"/>
      </w:r>
      <w:r w:rsidRPr="00B26E5F">
        <w:rPr>
          <w:b/>
          <w:sz w:val="20"/>
          <w:szCs w:val="20"/>
          <w:rPrChange w:id="2101" w:author="Microsoft Office User" w:date="2023-09-11T13:17:00Z">
            <w:rPr>
              <w:b/>
            </w:rPr>
          </w:rPrChange>
        </w:rPr>
        <w:t>139</w:t>
      </w:r>
      <w:r w:rsidRPr="00B26E5F">
        <w:rPr>
          <w:b/>
          <w:sz w:val="20"/>
          <w:szCs w:val="20"/>
          <w:rPrChange w:id="2102" w:author="Microsoft Office User" w:date="2023-09-11T13:17:00Z">
            <w:rPr>
              <w:b/>
            </w:rPr>
          </w:rPrChange>
        </w:rPr>
        <w:fldChar w:fldCharType="end"/>
      </w:r>
      <w:r w:rsidRPr="00B26E5F">
        <w:rPr>
          <w:sz w:val="20"/>
          <w:szCs w:val="20"/>
          <w:rPrChange w:id="2103" w:author="Microsoft Office User" w:date="2023-09-11T13:17:00Z">
            <w:rPr/>
          </w:rPrChange>
        </w:rPr>
        <w:fldChar w:fldCharType="begin"/>
      </w:r>
      <w:r w:rsidRPr="00B26E5F">
        <w:rPr>
          <w:sz w:val="20"/>
          <w:szCs w:val="20"/>
          <w:rPrChange w:id="2104" w:author="Microsoft Office User" w:date="2023-09-11T13:17:00Z">
            <w:rPr/>
          </w:rPrChange>
        </w:rPr>
        <w:instrText>HYPERLINK "https://www.zotero.org/google-docs/?n2Avay" \h</w:instrText>
      </w:r>
      <w:r w:rsidRPr="00E24C39">
        <w:rPr>
          <w:sz w:val="20"/>
          <w:szCs w:val="20"/>
        </w:rPr>
      </w:r>
      <w:r w:rsidRPr="00B26E5F">
        <w:rPr>
          <w:sz w:val="20"/>
          <w:szCs w:val="20"/>
          <w:rPrChange w:id="2105" w:author="Microsoft Office User" w:date="2023-09-11T13:17:00Z">
            <w:rPr/>
          </w:rPrChange>
        </w:rPr>
        <w:fldChar w:fldCharType="separate"/>
      </w:r>
      <w:r w:rsidRPr="00B26E5F">
        <w:rPr>
          <w:sz w:val="20"/>
          <w:szCs w:val="20"/>
          <w:rPrChange w:id="2106" w:author="Microsoft Office User" w:date="2023-09-11T13:17:00Z">
            <w:rPr/>
          </w:rPrChange>
        </w:rPr>
        <w:t>, 1268–1278 (2009).</w:t>
      </w:r>
      <w:r w:rsidRPr="00B26E5F">
        <w:rPr>
          <w:sz w:val="20"/>
          <w:szCs w:val="20"/>
          <w:rPrChange w:id="2107"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2108" w:author="Microsoft Office User" w:date="2023-09-11T13:17:00Z">
            <w:rPr/>
          </w:rPrChange>
        </w:rPr>
        <w:pPrChange w:id="2109" w:author="Microsoft Office User" w:date="2023-09-11T13:17:00Z">
          <w:pPr/>
        </w:pPrChange>
      </w:pPr>
    </w:p>
    <w:p w14:paraId="0316519D" w14:textId="77777777" w:rsidR="000C56B0" w:rsidRPr="00B26E5F" w:rsidRDefault="00367A15">
      <w:pPr>
        <w:snapToGrid w:val="0"/>
        <w:contextualSpacing/>
        <w:rPr>
          <w:sz w:val="20"/>
          <w:szCs w:val="20"/>
          <w:rPrChange w:id="2110" w:author="Microsoft Office User" w:date="2023-09-11T13:17:00Z">
            <w:rPr/>
          </w:rPrChange>
        </w:rPr>
        <w:pPrChange w:id="2111" w:author="Microsoft Office User" w:date="2023-09-11T13:17:00Z">
          <w:pPr/>
        </w:pPrChange>
      </w:pPr>
      <w:r w:rsidRPr="00B26E5F">
        <w:rPr>
          <w:sz w:val="20"/>
          <w:szCs w:val="20"/>
          <w:rPrChange w:id="2112" w:author="Microsoft Office User" w:date="2023-09-11T13:17:00Z">
            <w:rPr/>
          </w:rPrChange>
        </w:rPr>
        <w:fldChar w:fldCharType="begin"/>
      </w:r>
      <w:r w:rsidRPr="00B26E5F">
        <w:rPr>
          <w:sz w:val="20"/>
          <w:szCs w:val="20"/>
          <w:rPrChange w:id="2113" w:author="Microsoft Office User" w:date="2023-09-11T13:17:00Z">
            <w:rPr/>
          </w:rPrChange>
        </w:rPr>
        <w:instrText>HYPERLINK "https://www.zotero.org/google-docs/?n2Avay" \h</w:instrText>
      </w:r>
      <w:r w:rsidRPr="00E24C39">
        <w:rPr>
          <w:sz w:val="20"/>
          <w:szCs w:val="20"/>
        </w:rPr>
      </w:r>
      <w:r w:rsidRPr="00B26E5F">
        <w:rPr>
          <w:sz w:val="20"/>
          <w:szCs w:val="20"/>
          <w:rPrChange w:id="2114" w:author="Microsoft Office User" w:date="2023-09-11T13:17:00Z">
            <w:rPr/>
          </w:rPrChange>
        </w:rPr>
        <w:fldChar w:fldCharType="separate"/>
      </w:r>
      <w:r w:rsidRPr="00B26E5F">
        <w:rPr>
          <w:sz w:val="20"/>
          <w:szCs w:val="20"/>
          <w:rPrChange w:id="2115" w:author="Microsoft Office User" w:date="2023-09-11T13:17:00Z">
            <w:rPr/>
          </w:rPrChange>
        </w:rPr>
        <w:t>73.</w:t>
      </w:r>
      <w:r w:rsidRPr="00B26E5F">
        <w:rPr>
          <w:sz w:val="20"/>
          <w:szCs w:val="20"/>
          <w:rPrChange w:id="2116" w:author="Microsoft Office User" w:date="2023-09-11T13:17:00Z">
            <w:rPr/>
          </w:rPrChange>
        </w:rPr>
        <w:tab/>
        <w:t xml:space="preserve">Lee, K. H. &amp; Ruby, E. G. Effect of the Squid Host on the Abundance and Distribution of Symbiotic Vibrio fischeri in Nature. </w:t>
      </w:r>
      <w:r w:rsidRPr="00B26E5F">
        <w:rPr>
          <w:sz w:val="20"/>
          <w:szCs w:val="20"/>
          <w:rPrChange w:id="2117" w:author="Microsoft Office User" w:date="2023-09-11T13:17:00Z">
            <w:rPr/>
          </w:rPrChange>
        </w:rPr>
        <w:fldChar w:fldCharType="end"/>
      </w:r>
      <w:r w:rsidRPr="00B26E5F">
        <w:rPr>
          <w:sz w:val="20"/>
          <w:szCs w:val="20"/>
          <w:rPrChange w:id="2118" w:author="Microsoft Office User" w:date="2023-09-11T13:17:00Z">
            <w:rPr/>
          </w:rPrChange>
        </w:rPr>
        <w:fldChar w:fldCharType="begin"/>
      </w:r>
      <w:r w:rsidRPr="00B26E5F">
        <w:rPr>
          <w:sz w:val="20"/>
          <w:szCs w:val="20"/>
          <w:rPrChange w:id="2119" w:author="Microsoft Office User" w:date="2023-09-11T13:17:00Z">
            <w:rPr/>
          </w:rPrChange>
        </w:rPr>
        <w:instrText>HYPERLINK "https://www.zotero.org/google-docs/?n2Avay" \h</w:instrText>
      </w:r>
      <w:r w:rsidRPr="00E24C39">
        <w:rPr>
          <w:sz w:val="20"/>
          <w:szCs w:val="20"/>
        </w:rPr>
      </w:r>
      <w:r w:rsidRPr="00B26E5F">
        <w:rPr>
          <w:sz w:val="20"/>
          <w:szCs w:val="20"/>
          <w:rPrChange w:id="2120" w:author="Microsoft Office User" w:date="2023-09-11T13:17:00Z">
            <w:rPr>
              <w:i/>
            </w:rPr>
          </w:rPrChange>
        </w:rPr>
        <w:fldChar w:fldCharType="separate"/>
      </w:r>
      <w:r w:rsidRPr="00B26E5F">
        <w:rPr>
          <w:i/>
          <w:sz w:val="20"/>
          <w:szCs w:val="20"/>
          <w:rPrChange w:id="2121" w:author="Microsoft Office User" w:date="2023-09-11T13:17:00Z">
            <w:rPr>
              <w:i/>
            </w:rPr>
          </w:rPrChange>
        </w:rPr>
        <w:t xml:space="preserve">Appl. Environ. Microbiol. </w:t>
      </w:r>
      <w:r w:rsidRPr="00B26E5F">
        <w:rPr>
          <w:i/>
          <w:sz w:val="20"/>
          <w:szCs w:val="20"/>
          <w:rPrChange w:id="2122" w:author="Microsoft Office User" w:date="2023-09-11T13:17:00Z">
            <w:rPr>
              <w:i/>
            </w:rPr>
          </w:rPrChange>
        </w:rPr>
        <w:fldChar w:fldCharType="end"/>
      </w:r>
      <w:r w:rsidRPr="00B26E5F">
        <w:rPr>
          <w:sz w:val="20"/>
          <w:szCs w:val="20"/>
          <w:rPrChange w:id="2123" w:author="Microsoft Office User" w:date="2023-09-11T13:17:00Z">
            <w:rPr/>
          </w:rPrChange>
        </w:rPr>
        <w:fldChar w:fldCharType="begin"/>
      </w:r>
      <w:r w:rsidRPr="00B26E5F">
        <w:rPr>
          <w:sz w:val="20"/>
          <w:szCs w:val="20"/>
          <w:rPrChange w:id="2124" w:author="Microsoft Office User" w:date="2023-09-11T13:17:00Z">
            <w:rPr/>
          </w:rPrChange>
        </w:rPr>
        <w:instrText>HYPERLINK "https://www.zotero.org/google-docs/?n2Avay" \h</w:instrText>
      </w:r>
      <w:r w:rsidRPr="00E24C39">
        <w:rPr>
          <w:sz w:val="20"/>
          <w:szCs w:val="20"/>
        </w:rPr>
      </w:r>
      <w:r w:rsidRPr="00B26E5F">
        <w:rPr>
          <w:sz w:val="20"/>
          <w:szCs w:val="20"/>
          <w:rPrChange w:id="2125" w:author="Microsoft Office User" w:date="2023-09-11T13:17:00Z">
            <w:rPr>
              <w:b/>
            </w:rPr>
          </w:rPrChange>
        </w:rPr>
        <w:fldChar w:fldCharType="separate"/>
      </w:r>
      <w:r w:rsidRPr="00B26E5F">
        <w:rPr>
          <w:b/>
          <w:sz w:val="20"/>
          <w:szCs w:val="20"/>
          <w:rPrChange w:id="2126" w:author="Microsoft Office User" w:date="2023-09-11T13:17:00Z">
            <w:rPr>
              <w:b/>
            </w:rPr>
          </w:rPrChange>
        </w:rPr>
        <w:t>60</w:t>
      </w:r>
      <w:r w:rsidRPr="00B26E5F">
        <w:rPr>
          <w:b/>
          <w:sz w:val="20"/>
          <w:szCs w:val="20"/>
          <w:rPrChange w:id="2127" w:author="Microsoft Office User" w:date="2023-09-11T13:17:00Z">
            <w:rPr>
              <w:b/>
            </w:rPr>
          </w:rPrChange>
        </w:rPr>
        <w:fldChar w:fldCharType="end"/>
      </w:r>
      <w:r w:rsidRPr="00B26E5F">
        <w:rPr>
          <w:sz w:val="20"/>
          <w:szCs w:val="20"/>
          <w:rPrChange w:id="2128" w:author="Microsoft Office User" w:date="2023-09-11T13:17:00Z">
            <w:rPr/>
          </w:rPrChange>
        </w:rPr>
        <w:fldChar w:fldCharType="begin"/>
      </w:r>
      <w:r w:rsidRPr="00B26E5F">
        <w:rPr>
          <w:sz w:val="20"/>
          <w:szCs w:val="20"/>
          <w:rPrChange w:id="2129" w:author="Microsoft Office User" w:date="2023-09-11T13:17:00Z">
            <w:rPr/>
          </w:rPrChange>
        </w:rPr>
        <w:instrText>HYPERLINK "https://www.zotero.org/google-docs/?n2Avay" \h</w:instrText>
      </w:r>
      <w:r w:rsidRPr="00E24C39">
        <w:rPr>
          <w:sz w:val="20"/>
          <w:szCs w:val="20"/>
        </w:rPr>
      </w:r>
      <w:r w:rsidRPr="00B26E5F">
        <w:rPr>
          <w:sz w:val="20"/>
          <w:szCs w:val="20"/>
          <w:rPrChange w:id="2130" w:author="Microsoft Office User" w:date="2023-09-11T13:17:00Z">
            <w:rPr/>
          </w:rPrChange>
        </w:rPr>
        <w:fldChar w:fldCharType="separate"/>
      </w:r>
      <w:r w:rsidRPr="00B26E5F">
        <w:rPr>
          <w:sz w:val="20"/>
          <w:szCs w:val="20"/>
          <w:rPrChange w:id="2131" w:author="Microsoft Office User" w:date="2023-09-11T13:17:00Z">
            <w:rPr/>
          </w:rPrChange>
        </w:rPr>
        <w:t>, 1565–1571 (1994).</w:t>
      </w:r>
      <w:r w:rsidRPr="00B26E5F">
        <w:rPr>
          <w:sz w:val="20"/>
          <w:szCs w:val="20"/>
          <w:rPrChange w:id="2132"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2133" w:author="Microsoft Office User" w:date="2023-09-11T13:17:00Z">
            <w:rPr/>
          </w:rPrChange>
        </w:rPr>
        <w:pPrChange w:id="2134" w:author="Microsoft Office User" w:date="2023-09-11T13:17:00Z">
          <w:pPr/>
        </w:pPrChange>
      </w:pPr>
    </w:p>
    <w:p w14:paraId="0A45B78D" w14:textId="77777777" w:rsidR="000C56B0" w:rsidRPr="00B26E5F" w:rsidRDefault="00367A15">
      <w:pPr>
        <w:snapToGrid w:val="0"/>
        <w:contextualSpacing/>
        <w:rPr>
          <w:sz w:val="20"/>
          <w:szCs w:val="20"/>
          <w:rPrChange w:id="2135" w:author="Microsoft Office User" w:date="2023-09-11T13:17:00Z">
            <w:rPr/>
          </w:rPrChange>
        </w:rPr>
        <w:pPrChange w:id="2136" w:author="Microsoft Office User" w:date="2023-09-11T13:17:00Z">
          <w:pPr/>
        </w:pPrChange>
      </w:pPr>
      <w:r w:rsidRPr="00B26E5F">
        <w:rPr>
          <w:sz w:val="20"/>
          <w:szCs w:val="20"/>
          <w:rPrChange w:id="2137" w:author="Microsoft Office User" w:date="2023-09-11T13:17:00Z">
            <w:rPr/>
          </w:rPrChange>
        </w:rPr>
        <w:fldChar w:fldCharType="begin"/>
      </w:r>
      <w:r w:rsidRPr="00B26E5F">
        <w:rPr>
          <w:sz w:val="20"/>
          <w:szCs w:val="20"/>
          <w:rPrChange w:id="2138" w:author="Microsoft Office User" w:date="2023-09-11T13:17:00Z">
            <w:rPr/>
          </w:rPrChange>
        </w:rPr>
        <w:instrText>HYPERLINK "https://www.zotero.org/google-docs/?n2Avay" \h</w:instrText>
      </w:r>
      <w:r w:rsidRPr="00E24C39">
        <w:rPr>
          <w:sz w:val="20"/>
          <w:szCs w:val="20"/>
        </w:rPr>
      </w:r>
      <w:r w:rsidRPr="00B26E5F">
        <w:rPr>
          <w:sz w:val="20"/>
          <w:szCs w:val="20"/>
          <w:rPrChange w:id="2139" w:author="Microsoft Office User" w:date="2023-09-11T13:17:00Z">
            <w:rPr/>
          </w:rPrChange>
        </w:rPr>
        <w:fldChar w:fldCharType="separate"/>
      </w:r>
      <w:r w:rsidRPr="00B26E5F">
        <w:rPr>
          <w:sz w:val="20"/>
          <w:szCs w:val="20"/>
          <w:rPrChange w:id="2140" w:author="Microsoft Office User" w:date="2023-09-11T13:17:00Z">
            <w:rPr/>
          </w:rPrChange>
        </w:rPr>
        <w:t>74.</w:t>
      </w:r>
      <w:r w:rsidRPr="00B26E5F">
        <w:rPr>
          <w:sz w:val="20"/>
          <w:szCs w:val="20"/>
          <w:rPrChange w:id="2141" w:author="Microsoft Office User" w:date="2023-09-11T13:17:00Z">
            <w:rPr/>
          </w:rPrChange>
        </w:rPr>
        <w:tab/>
        <w:t xml:space="preserve">Visick, K. L., Foster, J., Doino, J., McFall-Ngai, M. &amp; Ruby, E. G. </w:t>
      </w:r>
      <w:r w:rsidRPr="00B26E5F">
        <w:rPr>
          <w:i/>
          <w:iCs/>
          <w:sz w:val="20"/>
          <w:szCs w:val="20"/>
          <w:rPrChange w:id="2142" w:author="Microsoft Office User" w:date="2023-09-11T13:17:00Z">
            <w:rPr>
              <w:i/>
              <w:iCs/>
            </w:rPr>
          </w:rPrChange>
        </w:rPr>
        <w:t xml:space="preserve">Vibrio fischeri </w:t>
      </w:r>
      <w:r w:rsidRPr="00B26E5F">
        <w:rPr>
          <w:sz w:val="20"/>
          <w:szCs w:val="20"/>
          <w:rPrChange w:id="2143" w:author="Microsoft Office User" w:date="2023-09-11T13:17:00Z">
            <w:rPr/>
          </w:rPrChange>
        </w:rPr>
        <w:t xml:space="preserve">lux genes play an important role in colonization and development of the host light organ. </w:t>
      </w:r>
      <w:r w:rsidRPr="00B26E5F">
        <w:rPr>
          <w:sz w:val="20"/>
          <w:szCs w:val="20"/>
          <w:rPrChange w:id="2144" w:author="Microsoft Office User" w:date="2023-09-11T13:17:00Z">
            <w:rPr/>
          </w:rPrChange>
        </w:rPr>
        <w:fldChar w:fldCharType="end"/>
      </w:r>
      <w:r w:rsidRPr="00B26E5F">
        <w:rPr>
          <w:sz w:val="20"/>
          <w:szCs w:val="20"/>
          <w:rPrChange w:id="2145" w:author="Microsoft Office User" w:date="2023-09-11T13:17:00Z">
            <w:rPr/>
          </w:rPrChange>
        </w:rPr>
        <w:fldChar w:fldCharType="begin"/>
      </w:r>
      <w:r w:rsidRPr="00B26E5F">
        <w:rPr>
          <w:sz w:val="20"/>
          <w:szCs w:val="20"/>
          <w:rPrChange w:id="2146" w:author="Microsoft Office User" w:date="2023-09-11T13:17:00Z">
            <w:rPr/>
          </w:rPrChange>
        </w:rPr>
        <w:instrText>HYPERLINK "https://www.zotero.org/google-docs/?n2Avay" \h</w:instrText>
      </w:r>
      <w:r w:rsidRPr="00E24C39">
        <w:rPr>
          <w:sz w:val="20"/>
          <w:szCs w:val="20"/>
        </w:rPr>
      </w:r>
      <w:r w:rsidRPr="00B26E5F">
        <w:rPr>
          <w:sz w:val="20"/>
          <w:szCs w:val="20"/>
          <w:rPrChange w:id="2147" w:author="Microsoft Office User" w:date="2023-09-11T13:17:00Z">
            <w:rPr>
              <w:i/>
            </w:rPr>
          </w:rPrChange>
        </w:rPr>
        <w:fldChar w:fldCharType="separate"/>
      </w:r>
      <w:r w:rsidRPr="00B26E5F">
        <w:rPr>
          <w:i/>
          <w:sz w:val="20"/>
          <w:szCs w:val="20"/>
          <w:rPrChange w:id="2148" w:author="Microsoft Office User" w:date="2023-09-11T13:17:00Z">
            <w:rPr>
              <w:i/>
            </w:rPr>
          </w:rPrChange>
        </w:rPr>
        <w:t xml:space="preserve">J. Bacteriol. </w:t>
      </w:r>
      <w:r w:rsidRPr="00B26E5F">
        <w:rPr>
          <w:i/>
          <w:sz w:val="20"/>
          <w:szCs w:val="20"/>
          <w:rPrChange w:id="2149" w:author="Microsoft Office User" w:date="2023-09-11T13:17:00Z">
            <w:rPr>
              <w:i/>
            </w:rPr>
          </w:rPrChange>
        </w:rPr>
        <w:fldChar w:fldCharType="end"/>
      </w:r>
      <w:r w:rsidRPr="00B26E5F">
        <w:rPr>
          <w:sz w:val="20"/>
          <w:szCs w:val="20"/>
          <w:rPrChange w:id="2150" w:author="Microsoft Office User" w:date="2023-09-11T13:17:00Z">
            <w:rPr/>
          </w:rPrChange>
        </w:rPr>
        <w:fldChar w:fldCharType="begin"/>
      </w:r>
      <w:r w:rsidRPr="00B26E5F">
        <w:rPr>
          <w:sz w:val="20"/>
          <w:szCs w:val="20"/>
          <w:rPrChange w:id="2151" w:author="Microsoft Office User" w:date="2023-09-11T13:17:00Z">
            <w:rPr/>
          </w:rPrChange>
        </w:rPr>
        <w:instrText>HYPERLINK "https://www.zotero.org/google-docs/?n2Avay" \h</w:instrText>
      </w:r>
      <w:r w:rsidRPr="00E24C39">
        <w:rPr>
          <w:sz w:val="20"/>
          <w:szCs w:val="20"/>
        </w:rPr>
      </w:r>
      <w:r w:rsidRPr="00B26E5F">
        <w:rPr>
          <w:sz w:val="20"/>
          <w:szCs w:val="20"/>
          <w:rPrChange w:id="2152" w:author="Microsoft Office User" w:date="2023-09-11T13:17:00Z">
            <w:rPr>
              <w:b/>
            </w:rPr>
          </w:rPrChange>
        </w:rPr>
        <w:fldChar w:fldCharType="separate"/>
      </w:r>
      <w:r w:rsidRPr="00B26E5F">
        <w:rPr>
          <w:b/>
          <w:sz w:val="20"/>
          <w:szCs w:val="20"/>
          <w:rPrChange w:id="2153" w:author="Microsoft Office User" w:date="2023-09-11T13:17:00Z">
            <w:rPr>
              <w:b/>
            </w:rPr>
          </w:rPrChange>
        </w:rPr>
        <w:t>182</w:t>
      </w:r>
      <w:r w:rsidRPr="00B26E5F">
        <w:rPr>
          <w:b/>
          <w:sz w:val="20"/>
          <w:szCs w:val="20"/>
          <w:rPrChange w:id="2154" w:author="Microsoft Office User" w:date="2023-09-11T13:17:00Z">
            <w:rPr>
              <w:b/>
            </w:rPr>
          </w:rPrChange>
        </w:rPr>
        <w:fldChar w:fldCharType="end"/>
      </w:r>
      <w:r w:rsidRPr="00B26E5F">
        <w:rPr>
          <w:sz w:val="20"/>
          <w:szCs w:val="20"/>
          <w:rPrChange w:id="2155" w:author="Microsoft Office User" w:date="2023-09-11T13:17:00Z">
            <w:rPr/>
          </w:rPrChange>
        </w:rPr>
        <w:fldChar w:fldCharType="begin"/>
      </w:r>
      <w:r w:rsidRPr="00B26E5F">
        <w:rPr>
          <w:sz w:val="20"/>
          <w:szCs w:val="20"/>
          <w:rPrChange w:id="2156" w:author="Microsoft Office User" w:date="2023-09-11T13:17:00Z">
            <w:rPr/>
          </w:rPrChange>
        </w:rPr>
        <w:instrText>HYPERLINK "https://www.zotero.org/google-docs/?n2Avay" \h</w:instrText>
      </w:r>
      <w:r w:rsidRPr="00E24C39">
        <w:rPr>
          <w:sz w:val="20"/>
          <w:szCs w:val="20"/>
        </w:rPr>
      </w:r>
      <w:r w:rsidRPr="00B26E5F">
        <w:rPr>
          <w:sz w:val="20"/>
          <w:szCs w:val="20"/>
          <w:rPrChange w:id="2157" w:author="Microsoft Office User" w:date="2023-09-11T13:17:00Z">
            <w:rPr/>
          </w:rPrChange>
        </w:rPr>
        <w:fldChar w:fldCharType="separate"/>
      </w:r>
      <w:r w:rsidRPr="00B26E5F">
        <w:rPr>
          <w:sz w:val="20"/>
          <w:szCs w:val="20"/>
          <w:rPrChange w:id="2158" w:author="Microsoft Office User" w:date="2023-09-11T13:17:00Z">
            <w:rPr/>
          </w:rPrChange>
        </w:rPr>
        <w:t>, 4578–4586 (2000).</w:t>
      </w:r>
      <w:r w:rsidRPr="00B26E5F">
        <w:rPr>
          <w:sz w:val="20"/>
          <w:szCs w:val="20"/>
          <w:rPrChange w:id="2159"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2160" w:author="Microsoft Office User" w:date="2023-09-11T13:17:00Z">
            <w:rPr/>
          </w:rPrChange>
        </w:rPr>
        <w:pPrChange w:id="2161" w:author="Microsoft Office User" w:date="2023-09-11T13:17:00Z">
          <w:pPr/>
        </w:pPrChange>
      </w:pPr>
    </w:p>
    <w:p w14:paraId="2F9F4297" w14:textId="77777777" w:rsidR="000C56B0" w:rsidRPr="00B26E5F" w:rsidRDefault="00367A15">
      <w:pPr>
        <w:snapToGrid w:val="0"/>
        <w:contextualSpacing/>
        <w:rPr>
          <w:sz w:val="20"/>
          <w:szCs w:val="20"/>
          <w:rPrChange w:id="2162" w:author="Microsoft Office User" w:date="2023-09-11T13:17:00Z">
            <w:rPr/>
          </w:rPrChange>
        </w:rPr>
        <w:pPrChange w:id="2163" w:author="Microsoft Office User" w:date="2023-09-11T13:17:00Z">
          <w:pPr/>
        </w:pPrChange>
      </w:pPr>
      <w:r w:rsidRPr="00B26E5F">
        <w:rPr>
          <w:sz w:val="20"/>
          <w:szCs w:val="20"/>
          <w:rPrChange w:id="2164" w:author="Microsoft Office User" w:date="2023-09-11T13:17:00Z">
            <w:rPr/>
          </w:rPrChange>
        </w:rPr>
        <w:fldChar w:fldCharType="begin"/>
      </w:r>
      <w:r w:rsidRPr="00B26E5F">
        <w:rPr>
          <w:sz w:val="20"/>
          <w:szCs w:val="20"/>
          <w:rPrChange w:id="2165" w:author="Microsoft Office User" w:date="2023-09-11T13:17:00Z">
            <w:rPr/>
          </w:rPrChange>
        </w:rPr>
        <w:instrText>HYPERLINK "https://www.zotero.org/google-docs/?n2Avay" \h</w:instrText>
      </w:r>
      <w:r w:rsidRPr="00E24C39">
        <w:rPr>
          <w:sz w:val="20"/>
          <w:szCs w:val="20"/>
        </w:rPr>
      </w:r>
      <w:r w:rsidRPr="00B26E5F">
        <w:rPr>
          <w:sz w:val="20"/>
          <w:szCs w:val="20"/>
          <w:rPrChange w:id="2166" w:author="Microsoft Office User" w:date="2023-09-11T13:17:00Z">
            <w:rPr/>
          </w:rPrChange>
        </w:rPr>
        <w:fldChar w:fldCharType="separate"/>
      </w:r>
      <w:r w:rsidRPr="00B26E5F">
        <w:rPr>
          <w:sz w:val="20"/>
          <w:szCs w:val="20"/>
          <w:rPrChange w:id="2167" w:author="Microsoft Office User" w:date="2023-09-11T13:17:00Z">
            <w:rPr/>
          </w:rPrChange>
        </w:rPr>
        <w:t>75.</w:t>
      </w:r>
      <w:r w:rsidRPr="00B26E5F">
        <w:rPr>
          <w:sz w:val="20"/>
          <w:szCs w:val="20"/>
          <w:rPrChange w:id="2168" w:author="Microsoft Office User" w:date="2023-09-11T13:17:00Z">
            <w:rPr/>
          </w:rPrChange>
        </w:rPr>
        <w:tab/>
        <w:t xml:space="preserve">Broderick, N. A. Friend, foe or food? Recognition and the role of antimicrobial peptides in gut immunity and Drosophila–microbe interactions. </w:t>
      </w:r>
      <w:r w:rsidRPr="00B26E5F">
        <w:rPr>
          <w:sz w:val="20"/>
          <w:szCs w:val="20"/>
          <w:rPrChange w:id="2169" w:author="Microsoft Office User" w:date="2023-09-11T13:17:00Z">
            <w:rPr/>
          </w:rPrChange>
        </w:rPr>
        <w:fldChar w:fldCharType="end"/>
      </w:r>
      <w:r w:rsidRPr="00B26E5F">
        <w:rPr>
          <w:sz w:val="20"/>
          <w:szCs w:val="20"/>
          <w:rPrChange w:id="2170" w:author="Microsoft Office User" w:date="2023-09-11T13:17:00Z">
            <w:rPr/>
          </w:rPrChange>
        </w:rPr>
        <w:fldChar w:fldCharType="begin"/>
      </w:r>
      <w:r w:rsidRPr="00B26E5F">
        <w:rPr>
          <w:sz w:val="20"/>
          <w:szCs w:val="20"/>
          <w:rPrChange w:id="2171" w:author="Microsoft Office User" w:date="2023-09-11T13:17:00Z">
            <w:rPr/>
          </w:rPrChange>
        </w:rPr>
        <w:instrText>HYPERLINK "https://www.zotero.org/google-docs/?n2Avay" \h</w:instrText>
      </w:r>
      <w:r w:rsidRPr="00E24C39">
        <w:rPr>
          <w:sz w:val="20"/>
          <w:szCs w:val="20"/>
        </w:rPr>
      </w:r>
      <w:r w:rsidRPr="00B26E5F">
        <w:rPr>
          <w:sz w:val="20"/>
          <w:szCs w:val="20"/>
          <w:rPrChange w:id="2172" w:author="Microsoft Office User" w:date="2023-09-11T13:17:00Z">
            <w:rPr>
              <w:i/>
            </w:rPr>
          </w:rPrChange>
        </w:rPr>
        <w:fldChar w:fldCharType="separate"/>
      </w:r>
      <w:r w:rsidRPr="00B26E5F">
        <w:rPr>
          <w:i/>
          <w:sz w:val="20"/>
          <w:szCs w:val="20"/>
          <w:rPrChange w:id="2173" w:author="Microsoft Office User" w:date="2023-09-11T13:17:00Z">
            <w:rPr>
              <w:i/>
            </w:rPr>
          </w:rPrChange>
        </w:rPr>
        <w:t xml:space="preserve">Philos. Trans. R. Soc. B Biol. Sci. </w:t>
      </w:r>
      <w:r w:rsidRPr="00B26E5F">
        <w:rPr>
          <w:i/>
          <w:sz w:val="20"/>
          <w:szCs w:val="20"/>
          <w:rPrChange w:id="2174" w:author="Microsoft Office User" w:date="2023-09-11T13:17:00Z">
            <w:rPr>
              <w:i/>
            </w:rPr>
          </w:rPrChange>
        </w:rPr>
        <w:fldChar w:fldCharType="end"/>
      </w:r>
      <w:r w:rsidRPr="00B26E5F">
        <w:rPr>
          <w:sz w:val="20"/>
          <w:szCs w:val="20"/>
          <w:rPrChange w:id="2175" w:author="Microsoft Office User" w:date="2023-09-11T13:17:00Z">
            <w:rPr/>
          </w:rPrChange>
        </w:rPr>
        <w:fldChar w:fldCharType="begin"/>
      </w:r>
      <w:r w:rsidRPr="00B26E5F">
        <w:rPr>
          <w:sz w:val="20"/>
          <w:szCs w:val="20"/>
          <w:rPrChange w:id="2176" w:author="Microsoft Office User" w:date="2023-09-11T13:17:00Z">
            <w:rPr/>
          </w:rPrChange>
        </w:rPr>
        <w:instrText>HYPERLINK "https://www.zotero.org/google-docs/?n2Avay" \h</w:instrText>
      </w:r>
      <w:r w:rsidRPr="00E24C39">
        <w:rPr>
          <w:sz w:val="20"/>
          <w:szCs w:val="20"/>
        </w:rPr>
      </w:r>
      <w:r w:rsidRPr="00B26E5F">
        <w:rPr>
          <w:sz w:val="20"/>
          <w:szCs w:val="20"/>
          <w:rPrChange w:id="2177" w:author="Microsoft Office User" w:date="2023-09-11T13:17:00Z">
            <w:rPr>
              <w:b/>
            </w:rPr>
          </w:rPrChange>
        </w:rPr>
        <w:fldChar w:fldCharType="separate"/>
      </w:r>
      <w:r w:rsidRPr="00B26E5F">
        <w:rPr>
          <w:b/>
          <w:sz w:val="20"/>
          <w:szCs w:val="20"/>
          <w:rPrChange w:id="2178" w:author="Microsoft Office User" w:date="2023-09-11T13:17:00Z">
            <w:rPr>
              <w:b/>
            </w:rPr>
          </w:rPrChange>
        </w:rPr>
        <w:t>371</w:t>
      </w:r>
      <w:r w:rsidRPr="00B26E5F">
        <w:rPr>
          <w:b/>
          <w:sz w:val="20"/>
          <w:szCs w:val="20"/>
          <w:rPrChange w:id="2179" w:author="Microsoft Office User" w:date="2023-09-11T13:17:00Z">
            <w:rPr>
              <w:b/>
            </w:rPr>
          </w:rPrChange>
        </w:rPr>
        <w:fldChar w:fldCharType="end"/>
      </w:r>
      <w:r w:rsidRPr="00B26E5F">
        <w:rPr>
          <w:sz w:val="20"/>
          <w:szCs w:val="20"/>
          <w:rPrChange w:id="2180" w:author="Microsoft Office User" w:date="2023-09-11T13:17:00Z">
            <w:rPr/>
          </w:rPrChange>
        </w:rPr>
        <w:fldChar w:fldCharType="begin"/>
      </w:r>
      <w:r w:rsidRPr="00B26E5F">
        <w:rPr>
          <w:sz w:val="20"/>
          <w:szCs w:val="20"/>
          <w:rPrChange w:id="2181" w:author="Microsoft Office User" w:date="2023-09-11T13:17:00Z">
            <w:rPr/>
          </w:rPrChange>
        </w:rPr>
        <w:instrText>HYPERLINK "https://www.zotero.org/google-docs/?n2Avay" \h</w:instrText>
      </w:r>
      <w:r w:rsidRPr="00E24C39">
        <w:rPr>
          <w:sz w:val="20"/>
          <w:szCs w:val="20"/>
        </w:rPr>
      </w:r>
      <w:r w:rsidRPr="00B26E5F">
        <w:rPr>
          <w:sz w:val="20"/>
          <w:szCs w:val="20"/>
          <w:rPrChange w:id="2182" w:author="Microsoft Office User" w:date="2023-09-11T13:17:00Z">
            <w:rPr/>
          </w:rPrChange>
        </w:rPr>
        <w:fldChar w:fldCharType="separate"/>
      </w:r>
      <w:r w:rsidRPr="00B26E5F">
        <w:rPr>
          <w:sz w:val="20"/>
          <w:szCs w:val="20"/>
          <w:rPrChange w:id="2183" w:author="Microsoft Office User" w:date="2023-09-11T13:17:00Z">
            <w:rPr/>
          </w:rPrChange>
        </w:rPr>
        <w:t>, (2016).</w:t>
      </w:r>
      <w:r w:rsidRPr="00B26E5F">
        <w:rPr>
          <w:sz w:val="20"/>
          <w:szCs w:val="20"/>
          <w:rPrChange w:id="2184"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2185" w:author="Microsoft Office User" w:date="2023-09-11T13:17:00Z">
            <w:rPr/>
          </w:rPrChange>
        </w:rPr>
        <w:pPrChange w:id="2186" w:author="Microsoft Office User" w:date="2023-09-11T13:17:00Z">
          <w:pPr/>
        </w:pPrChange>
      </w:pPr>
    </w:p>
    <w:p w14:paraId="0BCA6554" w14:textId="77777777" w:rsidR="000C56B0" w:rsidRPr="00B26E5F" w:rsidRDefault="00367A15">
      <w:pPr>
        <w:snapToGrid w:val="0"/>
        <w:contextualSpacing/>
        <w:rPr>
          <w:sz w:val="20"/>
          <w:szCs w:val="20"/>
          <w:rPrChange w:id="2187" w:author="Microsoft Office User" w:date="2023-09-11T13:17:00Z">
            <w:rPr/>
          </w:rPrChange>
        </w:rPr>
        <w:pPrChange w:id="2188" w:author="Microsoft Office User" w:date="2023-09-11T13:17:00Z">
          <w:pPr/>
        </w:pPrChange>
      </w:pPr>
      <w:r w:rsidRPr="00B26E5F">
        <w:rPr>
          <w:sz w:val="20"/>
          <w:szCs w:val="20"/>
          <w:rPrChange w:id="2189" w:author="Microsoft Office User" w:date="2023-09-11T13:17:00Z">
            <w:rPr/>
          </w:rPrChange>
        </w:rPr>
        <w:fldChar w:fldCharType="begin"/>
      </w:r>
      <w:r w:rsidRPr="00B26E5F">
        <w:rPr>
          <w:sz w:val="20"/>
          <w:szCs w:val="20"/>
          <w:rPrChange w:id="2190" w:author="Microsoft Office User" w:date="2023-09-11T13:17:00Z">
            <w:rPr/>
          </w:rPrChange>
        </w:rPr>
        <w:instrText>HYPERLINK "https://www.zotero.org/google-docs/?n2Avay" \h</w:instrText>
      </w:r>
      <w:r w:rsidRPr="00E24C39">
        <w:rPr>
          <w:sz w:val="20"/>
          <w:szCs w:val="20"/>
        </w:rPr>
      </w:r>
      <w:r w:rsidRPr="00B26E5F">
        <w:rPr>
          <w:sz w:val="20"/>
          <w:szCs w:val="20"/>
          <w:rPrChange w:id="2191" w:author="Microsoft Office User" w:date="2023-09-11T13:17:00Z">
            <w:rPr/>
          </w:rPrChange>
        </w:rPr>
        <w:fldChar w:fldCharType="separate"/>
      </w:r>
      <w:r w:rsidRPr="00B26E5F">
        <w:rPr>
          <w:sz w:val="20"/>
          <w:szCs w:val="20"/>
          <w:rPrChange w:id="2192" w:author="Microsoft Office User" w:date="2023-09-11T13:17:00Z">
            <w:rPr/>
          </w:rPrChange>
        </w:rPr>
        <w:t>76.</w:t>
      </w:r>
      <w:r w:rsidRPr="00B26E5F">
        <w:rPr>
          <w:sz w:val="20"/>
          <w:szCs w:val="20"/>
          <w:rPrChange w:id="2193"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2194" w:author="Microsoft Office User" w:date="2023-09-11T13:17:00Z">
            <w:rPr/>
          </w:rPrChange>
        </w:rPr>
        <w:fldChar w:fldCharType="end"/>
      </w:r>
      <w:r w:rsidRPr="00B26E5F">
        <w:rPr>
          <w:sz w:val="20"/>
          <w:szCs w:val="20"/>
          <w:rPrChange w:id="2195" w:author="Microsoft Office User" w:date="2023-09-11T13:17:00Z">
            <w:rPr/>
          </w:rPrChange>
        </w:rPr>
        <w:fldChar w:fldCharType="begin"/>
      </w:r>
      <w:r w:rsidRPr="00B26E5F">
        <w:rPr>
          <w:sz w:val="20"/>
          <w:szCs w:val="20"/>
          <w:rPrChange w:id="2196" w:author="Microsoft Office User" w:date="2023-09-11T13:17:00Z">
            <w:rPr/>
          </w:rPrChange>
        </w:rPr>
        <w:instrText>HYPERLINK "https://www.zotero.org/google-docs/?n2Avay" \h</w:instrText>
      </w:r>
      <w:r w:rsidRPr="00E24C39">
        <w:rPr>
          <w:sz w:val="20"/>
          <w:szCs w:val="20"/>
        </w:rPr>
      </w:r>
      <w:r w:rsidRPr="00B26E5F">
        <w:rPr>
          <w:sz w:val="20"/>
          <w:szCs w:val="20"/>
          <w:rPrChange w:id="2197" w:author="Microsoft Office User" w:date="2023-09-11T13:17:00Z">
            <w:rPr>
              <w:i/>
            </w:rPr>
          </w:rPrChange>
        </w:rPr>
        <w:fldChar w:fldCharType="separate"/>
      </w:r>
      <w:r w:rsidRPr="00B26E5F">
        <w:rPr>
          <w:i/>
          <w:sz w:val="20"/>
          <w:szCs w:val="20"/>
          <w:rPrChange w:id="2198" w:author="Microsoft Office User" w:date="2023-09-11T13:17:00Z">
            <w:rPr>
              <w:i/>
            </w:rPr>
          </w:rPrChange>
        </w:rPr>
        <w:t xml:space="preserve">Proc. Natl. Acad. Sci. </w:t>
      </w:r>
      <w:r w:rsidRPr="00B26E5F">
        <w:rPr>
          <w:i/>
          <w:sz w:val="20"/>
          <w:szCs w:val="20"/>
          <w:rPrChange w:id="2199" w:author="Microsoft Office User" w:date="2023-09-11T13:17:00Z">
            <w:rPr>
              <w:i/>
            </w:rPr>
          </w:rPrChange>
        </w:rPr>
        <w:fldChar w:fldCharType="end"/>
      </w:r>
      <w:r w:rsidRPr="00B26E5F">
        <w:rPr>
          <w:sz w:val="20"/>
          <w:szCs w:val="20"/>
          <w:rPrChange w:id="2200" w:author="Microsoft Office User" w:date="2023-09-11T13:17:00Z">
            <w:rPr/>
          </w:rPrChange>
        </w:rPr>
        <w:fldChar w:fldCharType="begin"/>
      </w:r>
      <w:r w:rsidRPr="00B26E5F">
        <w:rPr>
          <w:sz w:val="20"/>
          <w:szCs w:val="20"/>
          <w:rPrChange w:id="2201" w:author="Microsoft Office User" w:date="2023-09-11T13:17:00Z">
            <w:rPr/>
          </w:rPrChange>
        </w:rPr>
        <w:instrText>HYPERLINK "https://www.zotero.org/google-docs/?n2Avay" \h</w:instrText>
      </w:r>
      <w:r w:rsidRPr="00E24C39">
        <w:rPr>
          <w:sz w:val="20"/>
          <w:szCs w:val="20"/>
        </w:rPr>
      </w:r>
      <w:r w:rsidRPr="00B26E5F">
        <w:rPr>
          <w:sz w:val="20"/>
          <w:szCs w:val="20"/>
          <w:rPrChange w:id="2202" w:author="Microsoft Office User" w:date="2023-09-11T13:17:00Z">
            <w:rPr>
              <w:b/>
            </w:rPr>
          </w:rPrChange>
        </w:rPr>
        <w:fldChar w:fldCharType="separate"/>
      </w:r>
      <w:r w:rsidRPr="00B26E5F">
        <w:rPr>
          <w:b/>
          <w:sz w:val="20"/>
          <w:szCs w:val="20"/>
          <w:rPrChange w:id="2203" w:author="Microsoft Office User" w:date="2023-09-11T13:17:00Z">
            <w:rPr>
              <w:b/>
            </w:rPr>
          </w:rPrChange>
        </w:rPr>
        <w:t>111</w:t>
      </w:r>
      <w:r w:rsidRPr="00B26E5F">
        <w:rPr>
          <w:b/>
          <w:sz w:val="20"/>
          <w:szCs w:val="20"/>
          <w:rPrChange w:id="2204" w:author="Microsoft Office User" w:date="2023-09-11T13:17:00Z">
            <w:rPr>
              <w:b/>
            </w:rPr>
          </w:rPrChange>
        </w:rPr>
        <w:fldChar w:fldCharType="end"/>
      </w:r>
      <w:r w:rsidRPr="00B26E5F">
        <w:rPr>
          <w:sz w:val="20"/>
          <w:szCs w:val="20"/>
          <w:rPrChange w:id="2205" w:author="Microsoft Office User" w:date="2023-09-11T13:17:00Z">
            <w:rPr/>
          </w:rPrChange>
        </w:rPr>
        <w:fldChar w:fldCharType="begin"/>
      </w:r>
      <w:r w:rsidRPr="00B26E5F">
        <w:rPr>
          <w:sz w:val="20"/>
          <w:szCs w:val="20"/>
          <w:rPrChange w:id="2206" w:author="Microsoft Office User" w:date="2023-09-11T13:17:00Z">
            <w:rPr/>
          </w:rPrChange>
        </w:rPr>
        <w:instrText>HYPERLINK "https://www.zotero.org/google-docs/?n2Avay" \h</w:instrText>
      </w:r>
      <w:r w:rsidRPr="00E24C39">
        <w:rPr>
          <w:sz w:val="20"/>
          <w:szCs w:val="20"/>
        </w:rPr>
      </w:r>
      <w:r w:rsidRPr="00B26E5F">
        <w:rPr>
          <w:sz w:val="20"/>
          <w:szCs w:val="20"/>
          <w:rPrChange w:id="2207" w:author="Microsoft Office User" w:date="2023-09-11T13:17:00Z">
            <w:rPr/>
          </w:rPrChange>
        </w:rPr>
        <w:fldChar w:fldCharType="separate"/>
      </w:r>
      <w:r w:rsidRPr="00B26E5F">
        <w:rPr>
          <w:sz w:val="20"/>
          <w:szCs w:val="20"/>
          <w:rPrChange w:id="2208" w:author="Microsoft Office User" w:date="2023-09-11T13:17:00Z">
            <w:rPr/>
          </w:rPrChange>
        </w:rPr>
        <w:t>, 11509–11514 (2014).</w:t>
      </w:r>
      <w:r w:rsidRPr="00B26E5F">
        <w:rPr>
          <w:sz w:val="20"/>
          <w:szCs w:val="20"/>
          <w:rPrChange w:id="2209"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2210" w:author="Microsoft Office User" w:date="2023-09-11T13:17:00Z">
            <w:rPr/>
          </w:rPrChange>
        </w:rPr>
        <w:pPrChange w:id="2211" w:author="Microsoft Office User" w:date="2023-09-11T13:17:00Z">
          <w:pPr/>
        </w:pPrChange>
      </w:pPr>
    </w:p>
    <w:p w14:paraId="6E9E00DF" w14:textId="77777777" w:rsidR="000C56B0" w:rsidRPr="00B26E5F" w:rsidRDefault="00367A15">
      <w:pPr>
        <w:snapToGrid w:val="0"/>
        <w:contextualSpacing/>
        <w:rPr>
          <w:sz w:val="20"/>
          <w:szCs w:val="20"/>
          <w:rPrChange w:id="2212" w:author="Microsoft Office User" w:date="2023-09-11T13:17:00Z">
            <w:rPr/>
          </w:rPrChange>
        </w:rPr>
        <w:pPrChange w:id="2213" w:author="Microsoft Office User" w:date="2023-09-11T13:17:00Z">
          <w:pPr/>
        </w:pPrChange>
      </w:pPr>
      <w:r w:rsidRPr="00B26E5F">
        <w:rPr>
          <w:sz w:val="20"/>
          <w:szCs w:val="20"/>
          <w:rPrChange w:id="2214" w:author="Microsoft Office User" w:date="2023-09-11T13:17:00Z">
            <w:rPr/>
          </w:rPrChange>
        </w:rPr>
        <w:fldChar w:fldCharType="begin"/>
      </w:r>
      <w:r w:rsidRPr="00B26E5F">
        <w:rPr>
          <w:sz w:val="20"/>
          <w:szCs w:val="20"/>
          <w:rPrChange w:id="2215" w:author="Microsoft Office User" w:date="2023-09-11T13:17:00Z">
            <w:rPr/>
          </w:rPrChange>
        </w:rPr>
        <w:instrText>HYPERLINK "https://www.zotero.org/google-docs/?n2Avay" \h</w:instrText>
      </w:r>
      <w:r w:rsidRPr="00E24C39">
        <w:rPr>
          <w:sz w:val="20"/>
          <w:szCs w:val="20"/>
        </w:rPr>
      </w:r>
      <w:r w:rsidRPr="00B26E5F">
        <w:rPr>
          <w:sz w:val="20"/>
          <w:szCs w:val="20"/>
          <w:rPrChange w:id="2216" w:author="Microsoft Office User" w:date="2023-09-11T13:17:00Z">
            <w:rPr/>
          </w:rPrChange>
        </w:rPr>
        <w:fldChar w:fldCharType="separate"/>
      </w:r>
      <w:r w:rsidRPr="00B26E5F">
        <w:rPr>
          <w:sz w:val="20"/>
          <w:szCs w:val="20"/>
          <w:rPrChange w:id="2217" w:author="Microsoft Office User" w:date="2023-09-11T13:17:00Z">
            <w:rPr/>
          </w:rPrChange>
        </w:rPr>
        <w:t>77.</w:t>
      </w:r>
      <w:r w:rsidRPr="00B26E5F">
        <w:rPr>
          <w:sz w:val="20"/>
          <w:szCs w:val="20"/>
          <w:rPrChange w:id="2218" w:author="Microsoft Office User" w:date="2023-09-11T13:17:00Z">
            <w:rPr/>
          </w:rPrChange>
        </w:rPr>
        <w:tab/>
        <w:t xml:space="preserve">Hillman, K. &amp; Goodrich-Blair, H. Are you my symbiont? Microbial polymorphic toxins and antimicrobial compounds as honest signals of beneficial symbiotic defensive traits. </w:t>
      </w:r>
      <w:r w:rsidRPr="00B26E5F">
        <w:rPr>
          <w:sz w:val="20"/>
          <w:szCs w:val="20"/>
          <w:rPrChange w:id="2219" w:author="Microsoft Office User" w:date="2023-09-11T13:17:00Z">
            <w:rPr/>
          </w:rPrChange>
        </w:rPr>
        <w:fldChar w:fldCharType="end"/>
      </w:r>
      <w:r w:rsidRPr="00B26E5F">
        <w:rPr>
          <w:sz w:val="20"/>
          <w:szCs w:val="20"/>
          <w:rPrChange w:id="2220" w:author="Microsoft Office User" w:date="2023-09-11T13:17:00Z">
            <w:rPr/>
          </w:rPrChange>
        </w:rPr>
        <w:fldChar w:fldCharType="begin"/>
      </w:r>
      <w:r w:rsidRPr="00B26E5F">
        <w:rPr>
          <w:sz w:val="20"/>
          <w:szCs w:val="20"/>
          <w:rPrChange w:id="2221" w:author="Microsoft Office User" w:date="2023-09-11T13:17:00Z">
            <w:rPr/>
          </w:rPrChange>
        </w:rPr>
        <w:instrText>HYPERLINK "https://www.zotero.org/google-docs/?n2Avay" \h</w:instrText>
      </w:r>
      <w:r w:rsidRPr="00E24C39">
        <w:rPr>
          <w:sz w:val="20"/>
          <w:szCs w:val="20"/>
        </w:rPr>
      </w:r>
      <w:r w:rsidRPr="00B26E5F">
        <w:rPr>
          <w:sz w:val="20"/>
          <w:szCs w:val="20"/>
          <w:rPrChange w:id="2222" w:author="Microsoft Office User" w:date="2023-09-11T13:17:00Z">
            <w:rPr>
              <w:i/>
            </w:rPr>
          </w:rPrChange>
        </w:rPr>
        <w:fldChar w:fldCharType="separate"/>
      </w:r>
      <w:r w:rsidRPr="00B26E5F">
        <w:rPr>
          <w:i/>
          <w:sz w:val="20"/>
          <w:szCs w:val="20"/>
          <w:rPrChange w:id="2223" w:author="Microsoft Office User" w:date="2023-09-11T13:17:00Z">
            <w:rPr>
              <w:i/>
            </w:rPr>
          </w:rPrChange>
        </w:rPr>
        <w:t xml:space="preserve">Curr. Opin. Microbiol. </w:t>
      </w:r>
      <w:r w:rsidRPr="00B26E5F">
        <w:rPr>
          <w:i/>
          <w:sz w:val="20"/>
          <w:szCs w:val="20"/>
          <w:rPrChange w:id="2224" w:author="Microsoft Office User" w:date="2023-09-11T13:17:00Z">
            <w:rPr>
              <w:i/>
            </w:rPr>
          </w:rPrChange>
        </w:rPr>
        <w:fldChar w:fldCharType="end"/>
      </w:r>
      <w:r w:rsidRPr="00B26E5F">
        <w:rPr>
          <w:sz w:val="20"/>
          <w:szCs w:val="20"/>
          <w:rPrChange w:id="2225" w:author="Microsoft Office User" w:date="2023-09-11T13:17:00Z">
            <w:rPr/>
          </w:rPrChange>
        </w:rPr>
        <w:fldChar w:fldCharType="begin"/>
      </w:r>
      <w:r w:rsidRPr="00B26E5F">
        <w:rPr>
          <w:sz w:val="20"/>
          <w:szCs w:val="20"/>
          <w:rPrChange w:id="2226" w:author="Microsoft Office User" w:date="2023-09-11T13:17:00Z">
            <w:rPr/>
          </w:rPrChange>
        </w:rPr>
        <w:instrText>HYPERLINK "https://www.zotero.org/google-docs/?n2Avay" \h</w:instrText>
      </w:r>
      <w:r w:rsidRPr="00E24C39">
        <w:rPr>
          <w:sz w:val="20"/>
          <w:szCs w:val="20"/>
        </w:rPr>
      </w:r>
      <w:r w:rsidRPr="00B26E5F">
        <w:rPr>
          <w:sz w:val="20"/>
          <w:szCs w:val="20"/>
          <w:rPrChange w:id="2227" w:author="Microsoft Office User" w:date="2023-09-11T13:17:00Z">
            <w:rPr>
              <w:b/>
            </w:rPr>
          </w:rPrChange>
        </w:rPr>
        <w:fldChar w:fldCharType="separate"/>
      </w:r>
      <w:r w:rsidRPr="00B26E5F">
        <w:rPr>
          <w:b/>
          <w:sz w:val="20"/>
          <w:szCs w:val="20"/>
          <w:rPrChange w:id="2228" w:author="Microsoft Office User" w:date="2023-09-11T13:17:00Z">
            <w:rPr>
              <w:b/>
            </w:rPr>
          </w:rPrChange>
        </w:rPr>
        <w:t>31</w:t>
      </w:r>
      <w:r w:rsidRPr="00B26E5F">
        <w:rPr>
          <w:b/>
          <w:sz w:val="20"/>
          <w:szCs w:val="20"/>
          <w:rPrChange w:id="2229" w:author="Microsoft Office User" w:date="2023-09-11T13:17:00Z">
            <w:rPr>
              <w:b/>
            </w:rPr>
          </w:rPrChange>
        </w:rPr>
        <w:fldChar w:fldCharType="end"/>
      </w:r>
      <w:r w:rsidRPr="00B26E5F">
        <w:rPr>
          <w:sz w:val="20"/>
          <w:szCs w:val="20"/>
          <w:rPrChange w:id="2230" w:author="Microsoft Office User" w:date="2023-09-11T13:17:00Z">
            <w:rPr/>
          </w:rPrChange>
        </w:rPr>
        <w:fldChar w:fldCharType="begin"/>
      </w:r>
      <w:r w:rsidRPr="00B26E5F">
        <w:rPr>
          <w:sz w:val="20"/>
          <w:szCs w:val="20"/>
          <w:rPrChange w:id="2231" w:author="Microsoft Office User" w:date="2023-09-11T13:17:00Z">
            <w:rPr/>
          </w:rPrChange>
        </w:rPr>
        <w:instrText>HYPERLINK "https://www.zotero.org/google-docs/?n2Avay" \h</w:instrText>
      </w:r>
      <w:r w:rsidRPr="00E24C39">
        <w:rPr>
          <w:sz w:val="20"/>
          <w:szCs w:val="20"/>
        </w:rPr>
      </w:r>
      <w:r w:rsidRPr="00B26E5F">
        <w:rPr>
          <w:sz w:val="20"/>
          <w:szCs w:val="20"/>
          <w:rPrChange w:id="2232" w:author="Microsoft Office User" w:date="2023-09-11T13:17:00Z">
            <w:rPr/>
          </w:rPrChange>
        </w:rPr>
        <w:fldChar w:fldCharType="separate"/>
      </w:r>
      <w:r w:rsidRPr="00B26E5F">
        <w:rPr>
          <w:sz w:val="20"/>
          <w:szCs w:val="20"/>
          <w:rPrChange w:id="2233" w:author="Microsoft Office User" w:date="2023-09-11T13:17:00Z">
            <w:rPr/>
          </w:rPrChange>
        </w:rPr>
        <w:t>, 184–190 (2016).</w:t>
      </w:r>
      <w:r w:rsidRPr="00B26E5F">
        <w:rPr>
          <w:sz w:val="20"/>
          <w:szCs w:val="20"/>
          <w:rPrChange w:id="2234"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2235" w:author="Microsoft Office User" w:date="2023-09-11T13:17:00Z">
            <w:rPr/>
          </w:rPrChange>
        </w:rPr>
        <w:pPrChange w:id="2236" w:author="Microsoft Office User" w:date="2023-09-11T13:17:00Z">
          <w:pPr/>
        </w:pPrChange>
      </w:pPr>
    </w:p>
    <w:p w14:paraId="3E9459CB" w14:textId="77777777" w:rsidR="000C56B0" w:rsidRPr="00B26E5F" w:rsidRDefault="00367A15">
      <w:pPr>
        <w:snapToGrid w:val="0"/>
        <w:contextualSpacing/>
        <w:rPr>
          <w:sz w:val="20"/>
          <w:szCs w:val="20"/>
          <w:rPrChange w:id="2237" w:author="Microsoft Office User" w:date="2023-09-11T13:17:00Z">
            <w:rPr/>
          </w:rPrChange>
        </w:rPr>
        <w:pPrChange w:id="2238" w:author="Microsoft Office User" w:date="2023-09-11T13:17:00Z">
          <w:pPr/>
        </w:pPrChange>
      </w:pPr>
      <w:r w:rsidRPr="00B26E5F">
        <w:rPr>
          <w:sz w:val="20"/>
          <w:szCs w:val="20"/>
          <w:rPrChange w:id="2239" w:author="Microsoft Office User" w:date="2023-09-11T13:17:00Z">
            <w:rPr/>
          </w:rPrChange>
        </w:rPr>
        <w:fldChar w:fldCharType="begin"/>
      </w:r>
      <w:r w:rsidRPr="00B26E5F">
        <w:rPr>
          <w:sz w:val="20"/>
          <w:szCs w:val="20"/>
          <w:rPrChange w:id="2240" w:author="Microsoft Office User" w:date="2023-09-11T13:17:00Z">
            <w:rPr/>
          </w:rPrChange>
        </w:rPr>
        <w:instrText>HYPERLINK "https://www.zotero.org/google-docs/?n2Avay" \h</w:instrText>
      </w:r>
      <w:r w:rsidRPr="00E24C39">
        <w:rPr>
          <w:sz w:val="20"/>
          <w:szCs w:val="20"/>
        </w:rPr>
      </w:r>
      <w:r w:rsidRPr="00B26E5F">
        <w:rPr>
          <w:sz w:val="20"/>
          <w:szCs w:val="20"/>
          <w:rPrChange w:id="2241" w:author="Microsoft Office User" w:date="2023-09-11T13:17:00Z">
            <w:rPr/>
          </w:rPrChange>
        </w:rPr>
        <w:fldChar w:fldCharType="separate"/>
      </w:r>
      <w:r w:rsidRPr="00B26E5F">
        <w:rPr>
          <w:sz w:val="20"/>
          <w:szCs w:val="20"/>
          <w:rPrChange w:id="2242" w:author="Microsoft Office User" w:date="2023-09-11T13:17:00Z">
            <w:rPr/>
          </w:rPrChange>
        </w:rPr>
        <w:t>78.</w:t>
      </w:r>
      <w:r w:rsidRPr="00B26E5F">
        <w:rPr>
          <w:sz w:val="20"/>
          <w:szCs w:val="20"/>
          <w:rPrChange w:id="2243" w:author="Microsoft Office User" w:date="2023-09-11T13:17:00Z">
            <w:rPr/>
          </w:rPrChange>
        </w:rPr>
        <w:tab/>
        <w:t xml:space="preserve">Fuess, L. E. </w:t>
      </w:r>
      <w:r w:rsidRPr="00B26E5F">
        <w:rPr>
          <w:sz w:val="20"/>
          <w:szCs w:val="20"/>
          <w:rPrChange w:id="2244" w:author="Microsoft Office User" w:date="2023-09-11T13:17:00Z">
            <w:rPr/>
          </w:rPrChange>
        </w:rPr>
        <w:fldChar w:fldCharType="end"/>
      </w:r>
      <w:r w:rsidRPr="00B26E5F">
        <w:rPr>
          <w:sz w:val="20"/>
          <w:szCs w:val="20"/>
          <w:rPrChange w:id="2245" w:author="Microsoft Office User" w:date="2023-09-11T13:17:00Z">
            <w:rPr/>
          </w:rPrChange>
        </w:rPr>
        <w:fldChar w:fldCharType="begin"/>
      </w:r>
      <w:r w:rsidRPr="00B26E5F">
        <w:rPr>
          <w:sz w:val="20"/>
          <w:szCs w:val="20"/>
          <w:rPrChange w:id="2246" w:author="Microsoft Office User" w:date="2023-09-11T13:17:00Z">
            <w:rPr/>
          </w:rPrChange>
        </w:rPr>
        <w:instrText>HYPERLINK "https://www.zotero.org/google-docs/?n2Avay" \h</w:instrText>
      </w:r>
      <w:r w:rsidRPr="00E24C39">
        <w:rPr>
          <w:sz w:val="20"/>
          <w:szCs w:val="20"/>
        </w:rPr>
      </w:r>
      <w:r w:rsidRPr="00B26E5F">
        <w:rPr>
          <w:sz w:val="20"/>
          <w:szCs w:val="20"/>
          <w:rPrChange w:id="2247" w:author="Microsoft Office User" w:date="2023-09-11T13:17:00Z">
            <w:rPr>
              <w:i/>
            </w:rPr>
          </w:rPrChange>
        </w:rPr>
        <w:fldChar w:fldCharType="separate"/>
      </w:r>
      <w:r w:rsidRPr="00B26E5F">
        <w:rPr>
          <w:i/>
          <w:sz w:val="20"/>
          <w:szCs w:val="20"/>
          <w:rPrChange w:id="2248" w:author="Microsoft Office User" w:date="2023-09-11T13:17:00Z">
            <w:rPr>
              <w:i/>
            </w:rPr>
          </w:rPrChange>
        </w:rPr>
        <w:t>et al.</w:t>
      </w:r>
      <w:r w:rsidRPr="00B26E5F">
        <w:rPr>
          <w:i/>
          <w:sz w:val="20"/>
          <w:szCs w:val="20"/>
          <w:rPrChange w:id="2249" w:author="Microsoft Office User" w:date="2023-09-11T13:17:00Z">
            <w:rPr>
              <w:i/>
            </w:rPr>
          </w:rPrChange>
        </w:rPr>
        <w:fldChar w:fldCharType="end"/>
      </w:r>
      <w:r w:rsidRPr="00B26E5F">
        <w:rPr>
          <w:sz w:val="20"/>
          <w:szCs w:val="20"/>
          <w:rPrChange w:id="2250" w:author="Microsoft Office User" w:date="2023-09-11T13:17:00Z">
            <w:rPr/>
          </w:rPrChange>
        </w:rPr>
        <w:fldChar w:fldCharType="begin"/>
      </w:r>
      <w:r w:rsidRPr="00B26E5F">
        <w:rPr>
          <w:sz w:val="20"/>
          <w:szCs w:val="20"/>
          <w:rPrChange w:id="2251" w:author="Microsoft Office User" w:date="2023-09-11T13:17:00Z">
            <w:rPr/>
          </w:rPrChange>
        </w:rPr>
        <w:instrText>HYPERLINK "https://www.zotero.org/google-docs/?n2Avay" \h</w:instrText>
      </w:r>
      <w:r w:rsidRPr="00E24C39">
        <w:rPr>
          <w:sz w:val="20"/>
          <w:szCs w:val="20"/>
        </w:rPr>
      </w:r>
      <w:r w:rsidRPr="00B26E5F">
        <w:rPr>
          <w:sz w:val="20"/>
          <w:szCs w:val="20"/>
          <w:rPrChange w:id="2252" w:author="Microsoft Office User" w:date="2023-09-11T13:17:00Z">
            <w:rPr/>
          </w:rPrChange>
        </w:rPr>
        <w:fldChar w:fldCharType="separate"/>
      </w:r>
      <w:r w:rsidRPr="00B26E5F">
        <w:rPr>
          <w:sz w:val="20"/>
          <w:szCs w:val="20"/>
          <w:rPrChange w:id="2253" w:author="Microsoft Office User" w:date="2023-09-11T13:17:00Z">
            <w:rPr/>
          </w:rPrChange>
        </w:rPr>
        <w:t xml:space="preserve"> Immune Gene Expression Covaries with Gut Microbiome Composition in Stickleback. </w:t>
      </w:r>
      <w:r w:rsidRPr="00B26E5F">
        <w:rPr>
          <w:sz w:val="20"/>
          <w:szCs w:val="20"/>
          <w:rPrChange w:id="2254" w:author="Microsoft Office User" w:date="2023-09-11T13:17:00Z">
            <w:rPr/>
          </w:rPrChange>
        </w:rPr>
        <w:fldChar w:fldCharType="end"/>
      </w:r>
      <w:r w:rsidRPr="00B26E5F">
        <w:rPr>
          <w:sz w:val="20"/>
          <w:szCs w:val="20"/>
          <w:rPrChange w:id="2255" w:author="Microsoft Office User" w:date="2023-09-11T13:17:00Z">
            <w:rPr/>
          </w:rPrChange>
        </w:rPr>
        <w:fldChar w:fldCharType="begin"/>
      </w:r>
      <w:r w:rsidRPr="00B26E5F">
        <w:rPr>
          <w:sz w:val="20"/>
          <w:szCs w:val="20"/>
          <w:rPrChange w:id="2256" w:author="Microsoft Office User" w:date="2023-09-11T13:17:00Z">
            <w:rPr/>
          </w:rPrChange>
        </w:rPr>
        <w:instrText>HYPERLINK "https://www.zotero.org/google-docs/?n2Avay" \h</w:instrText>
      </w:r>
      <w:r w:rsidRPr="00E24C39">
        <w:rPr>
          <w:sz w:val="20"/>
          <w:szCs w:val="20"/>
        </w:rPr>
      </w:r>
      <w:r w:rsidRPr="00B26E5F">
        <w:rPr>
          <w:sz w:val="20"/>
          <w:szCs w:val="20"/>
          <w:rPrChange w:id="2257" w:author="Microsoft Office User" w:date="2023-09-11T13:17:00Z">
            <w:rPr>
              <w:i/>
            </w:rPr>
          </w:rPrChange>
        </w:rPr>
        <w:fldChar w:fldCharType="separate"/>
      </w:r>
      <w:r w:rsidRPr="00B26E5F">
        <w:rPr>
          <w:i/>
          <w:sz w:val="20"/>
          <w:szCs w:val="20"/>
          <w:rPrChange w:id="2258" w:author="Microsoft Office User" w:date="2023-09-11T13:17:00Z">
            <w:rPr>
              <w:i/>
            </w:rPr>
          </w:rPrChange>
        </w:rPr>
        <w:t xml:space="preserve">mBio </w:t>
      </w:r>
      <w:r w:rsidRPr="00B26E5F">
        <w:rPr>
          <w:i/>
          <w:sz w:val="20"/>
          <w:szCs w:val="20"/>
          <w:rPrChange w:id="2259" w:author="Microsoft Office User" w:date="2023-09-11T13:17:00Z">
            <w:rPr>
              <w:i/>
            </w:rPr>
          </w:rPrChange>
        </w:rPr>
        <w:fldChar w:fldCharType="end"/>
      </w:r>
      <w:r w:rsidRPr="00B26E5F">
        <w:rPr>
          <w:sz w:val="20"/>
          <w:szCs w:val="20"/>
          <w:rPrChange w:id="2260" w:author="Microsoft Office User" w:date="2023-09-11T13:17:00Z">
            <w:rPr/>
          </w:rPrChange>
        </w:rPr>
        <w:fldChar w:fldCharType="begin"/>
      </w:r>
      <w:r w:rsidRPr="00B26E5F">
        <w:rPr>
          <w:sz w:val="20"/>
          <w:szCs w:val="20"/>
          <w:rPrChange w:id="2261" w:author="Microsoft Office User" w:date="2023-09-11T13:17:00Z">
            <w:rPr/>
          </w:rPrChange>
        </w:rPr>
        <w:instrText>HYPERLINK "https://www.zotero.org/google-docs/?n2Avay" \h</w:instrText>
      </w:r>
      <w:r w:rsidRPr="00E24C39">
        <w:rPr>
          <w:sz w:val="20"/>
          <w:szCs w:val="20"/>
        </w:rPr>
      </w:r>
      <w:r w:rsidRPr="00B26E5F">
        <w:rPr>
          <w:sz w:val="20"/>
          <w:szCs w:val="20"/>
          <w:rPrChange w:id="2262" w:author="Microsoft Office User" w:date="2023-09-11T13:17:00Z">
            <w:rPr>
              <w:b/>
            </w:rPr>
          </w:rPrChange>
        </w:rPr>
        <w:fldChar w:fldCharType="separate"/>
      </w:r>
      <w:r w:rsidRPr="00B26E5F">
        <w:rPr>
          <w:b/>
          <w:sz w:val="20"/>
          <w:szCs w:val="20"/>
          <w:rPrChange w:id="2263" w:author="Microsoft Office User" w:date="2023-09-11T13:17:00Z">
            <w:rPr>
              <w:b/>
            </w:rPr>
          </w:rPrChange>
        </w:rPr>
        <w:t>12</w:t>
      </w:r>
      <w:r w:rsidRPr="00B26E5F">
        <w:rPr>
          <w:b/>
          <w:sz w:val="20"/>
          <w:szCs w:val="20"/>
          <w:rPrChange w:id="2264" w:author="Microsoft Office User" w:date="2023-09-11T13:17:00Z">
            <w:rPr>
              <w:b/>
            </w:rPr>
          </w:rPrChange>
        </w:rPr>
        <w:fldChar w:fldCharType="end"/>
      </w:r>
      <w:r w:rsidRPr="00B26E5F">
        <w:rPr>
          <w:sz w:val="20"/>
          <w:szCs w:val="20"/>
          <w:rPrChange w:id="2265" w:author="Microsoft Office User" w:date="2023-09-11T13:17:00Z">
            <w:rPr/>
          </w:rPrChange>
        </w:rPr>
        <w:fldChar w:fldCharType="begin"/>
      </w:r>
      <w:r w:rsidRPr="00B26E5F">
        <w:rPr>
          <w:sz w:val="20"/>
          <w:szCs w:val="20"/>
          <w:rPrChange w:id="2266" w:author="Microsoft Office User" w:date="2023-09-11T13:17:00Z">
            <w:rPr/>
          </w:rPrChange>
        </w:rPr>
        <w:instrText>HYPERLINK "https://www.zotero.org/google-docs/?n2Avay" \h</w:instrText>
      </w:r>
      <w:r w:rsidRPr="00E24C39">
        <w:rPr>
          <w:sz w:val="20"/>
          <w:szCs w:val="20"/>
        </w:rPr>
      </w:r>
      <w:r w:rsidRPr="00B26E5F">
        <w:rPr>
          <w:sz w:val="20"/>
          <w:szCs w:val="20"/>
          <w:rPrChange w:id="2267" w:author="Microsoft Office User" w:date="2023-09-11T13:17:00Z">
            <w:rPr/>
          </w:rPrChange>
        </w:rPr>
        <w:fldChar w:fldCharType="separate"/>
      </w:r>
      <w:r w:rsidRPr="00B26E5F">
        <w:rPr>
          <w:sz w:val="20"/>
          <w:szCs w:val="20"/>
          <w:rPrChange w:id="2268" w:author="Microsoft Office User" w:date="2023-09-11T13:17:00Z">
            <w:rPr/>
          </w:rPrChange>
        </w:rPr>
        <w:t>, e00145-21 (2021).</w:t>
      </w:r>
      <w:r w:rsidRPr="00B26E5F">
        <w:rPr>
          <w:sz w:val="20"/>
          <w:szCs w:val="20"/>
          <w:rPrChange w:id="2269"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2270" w:author="Microsoft Office User" w:date="2023-09-11T13:17:00Z">
            <w:rPr/>
          </w:rPrChange>
        </w:rPr>
        <w:pPrChange w:id="2271" w:author="Microsoft Office User" w:date="2023-09-11T13:17:00Z">
          <w:pPr/>
        </w:pPrChange>
      </w:pPr>
    </w:p>
    <w:p w14:paraId="5C459CD5" w14:textId="77777777" w:rsidR="000C56B0" w:rsidRPr="00B26E5F" w:rsidRDefault="00367A15">
      <w:pPr>
        <w:snapToGrid w:val="0"/>
        <w:contextualSpacing/>
        <w:rPr>
          <w:sz w:val="20"/>
          <w:szCs w:val="20"/>
          <w:rPrChange w:id="2272" w:author="Microsoft Office User" w:date="2023-09-11T13:17:00Z">
            <w:rPr/>
          </w:rPrChange>
        </w:rPr>
        <w:pPrChange w:id="2273" w:author="Microsoft Office User" w:date="2023-09-11T13:17:00Z">
          <w:pPr/>
        </w:pPrChange>
      </w:pPr>
      <w:r w:rsidRPr="00B26E5F">
        <w:rPr>
          <w:sz w:val="20"/>
          <w:szCs w:val="20"/>
          <w:rPrChange w:id="2274" w:author="Microsoft Office User" w:date="2023-09-11T13:17:00Z">
            <w:rPr/>
          </w:rPrChange>
        </w:rPr>
        <w:fldChar w:fldCharType="begin"/>
      </w:r>
      <w:r w:rsidRPr="00B26E5F">
        <w:rPr>
          <w:sz w:val="20"/>
          <w:szCs w:val="20"/>
          <w:rPrChange w:id="2275" w:author="Microsoft Office User" w:date="2023-09-11T13:17:00Z">
            <w:rPr/>
          </w:rPrChange>
        </w:rPr>
        <w:instrText>HYPERLINK "https://www.zotero.org/google-docs/?n2Avay" \h</w:instrText>
      </w:r>
      <w:r w:rsidRPr="00E24C39">
        <w:rPr>
          <w:sz w:val="20"/>
          <w:szCs w:val="20"/>
        </w:rPr>
      </w:r>
      <w:r w:rsidRPr="00B26E5F">
        <w:rPr>
          <w:sz w:val="20"/>
          <w:szCs w:val="20"/>
          <w:rPrChange w:id="2276" w:author="Microsoft Office User" w:date="2023-09-11T13:17:00Z">
            <w:rPr/>
          </w:rPrChange>
        </w:rPr>
        <w:fldChar w:fldCharType="separate"/>
      </w:r>
      <w:r w:rsidRPr="00B26E5F">
        <w:rPr>
          <w:sz w:val="20"/>
          <w:szCs w:val="20"/>
          <w:rPrChange w:id="2277" w:author="Microsoft Office User" w:date="2023-09-11T13:17:00Z">
            <w:rPr/>
          </w:rPrChange>
        </w:rPr>
        <w:t>79.</w:t>
      </w:r>
      <w:r w:rsidRPr="00B26E5F">
        <w:rPr>
          <w:sz w:val="20"/>
          <w:szCs w:val="20"/>
          <w:rPrChange w:id="2278" w:author="Microsoft Office User" w:date="2023-09-11T13:17:00Z">
            <w:rPr/>
          </w:rPrChange>
        </w:rPr>
        <w:tab/>
        <w:t xml:space="preserve">Davies, C. S. </w:t>
      </w:r>
      <w:r w:rsidRPr="00B26E5F">
        <w:rPr>
          <w:sz w:val="20"/>
          <w:szCs w:val="20"/>
          <w:rPrChange w:id="2279" w:author="Microsoft Office User" w:date="2023-09-11T13:17:00Z">
            <w:rPr/>
          </w:rPrChange>
        </w:rPr>
        <w:fldChar w:fldCharType="end"/>
      </w:r>
      <w:r w:rsidRPr="00B26E5F">
        <w:rPr>
          <w:sz w:val="20"/>
          <w:szCs w:val="20"/>
          <w:rPrChange w:id="2280" w:author="Microsoft Office User" w:date="2023-09-11T13:17:00Z">
            <w:rPr/>
          </w:rPrChange>
        </w:rPr>
        <w:fldChar w:fldCharType="begin"/>
      </w:r>
      <w:r w:rsidRPr="00B26E5F">
        <w:rPr>
          <w:sz w:val="20"/>
          <w:szCs w:val="20"/>
          <w:rPrChange w:id="2281" w:author="Microsoft Office User" w:date="2023-09-11T13:17:00Z">
            <w:rPr/>
          </w:rPrChange>
        </w:rPr>
        <w:instrText>HYPERLINK "https://www.zotero.org/google-docs/?n2Avay" \h</w:instrText>
      </w:r>
      <w:r w:rsidRPr="00E24C39">
        <w:rPr>
          <w:sz w:val="20"/>
          <w:szCs w:val="20"/>
        </w:rPr>
      </w:r>
      <w:r w:rsidRPr="00B26E5F">
        <w:rPr>
          <w:sz w:val="20"/>
          <w:szCs w:val="20"/>
          <w:rPrChange w:id="2282" w:author="Microsoft Office User" w:date="2023-09-11T13:17:00Z">
            <w:rPr>
              <w:i/>
            </w:rPr>
          </w:rPrChange>
        </w:rPr>
        <w:fldChar w:fldCharType="separate"/>
      </w:r>
      <w:r w:rsidRPr="00B26E5F">
        <w:rPr>
          <w:i/>
          <w:sz w:val="20"/>
          <w:szCs w:val="20"/>
          <w:rPrChange w:id="2283" w:author="Microsoft Office User" w:date="2023-09-11T13:17:00Z">
            <w:rPr>
              <w:i/>
            </w:rPr>
          </w:rPrChange>
        </w:rPr>
        <w:t>et al.</w:t>
      </w:r>
      <w:r w:rsidRPr="00B26E5F">
        <w:rPr>
          <w:i/>
          <w:sz w:val="20"/>
          <w:szCs w:val="20"/>
          <w:rPrChange w:id="2284" w:author="Microsoft Office User" w:date="2023-09-11T13:17:00Z">
            <w:rPr>
              <w:i/>
            </w:rPr>
          </w:rPrChange>
        </w:rPr>
        <w:fldChar w:fldCharType="end"/>
      </w:r>
      <w:r w:rsidRPr="00B26E5F">
        <w:rPr>
          <w:sz w:val="20"/>
          <w:szCs w:val="20"/>
          <w:rPrChange w:id="2285" w:author="Microsoft Office User" w:date="2023-09-11T13:17:00Z">
            <w:rPr/>
          </w:rPrChange>
        </w:rPr>
        <w:fldChar w:fldCharType="begin"/>
      </w:r>
      <w:r w:rsidRPr="00B26E5F">
        <w:rPr>
          <w:sz w:val="20"/>
          <w:szCs w:val="20"/>
          <w:rPrChange w:id="2286" w:author="Microsoft Office User" w:date="2023-09-11T13:17:00Z">
            <w:rPr/>
          </w:rPrChange>
        </w:rPr>
        <w:instrText>HYPERLINK "https://www.zotero.org/google-docs/?n2Avay" \h</w:instrText>
      </w:r>
      <w:r w:rsidRPr="00E24C39">
        <w:rPr>
          <w:sz w:val="20"/>
          <w:szCs w:val="20"/>
        </w:rPr>
      </w:r>
      <w:r w:rsidRPr="00B26E5F">
        <w:rPr>
          <w:sz w:val="20"/>
          <w:szCs w:val="20"/>
          <w:rPrChange w:id="2287" w:author="Microsoft Office User" w:date="2023-09-11T13:17:00Z">
            <w:rPr/>
          </w:rPrChange>
        </w:rPr>
        <w:fldChar w:fldCharType="separate"/>
      </w:r>
      <w:r w:rsidRPr="00B26E5F">
        <w:rPr>
          <w:sz w:val="20"/>
          <w:szCs w:val="20"/>
          <w:rPrChange w:id="2288" w:author="Microsoft Office User" w:date="2023-09-11T13:17:00Z">
            <w:rPr/>
          </w:rPrChange>
        </w:rPr>
        <w:t xml:space="preserve"> Immunogenetic variation shapes the gut microbiome in a natural vertebrate population. </w:t>
      </w:r>
      <w:r w:rsidRPr="00B26E5F">
        <w:rPr>
          <w:sz w:val="20"/>
          <w:szCs w:val="20"/>
          <w:rPrChange w:id="2289" w:author="Microsoft Office User" w:date="2023-09-11T13:17:00Z">
            <w:rPr/>
          </w:rPrChange>
        </w:rPr>
        <w:fldChar w:fldCharType="end"/>
      </w:r>
      <w:r w:rsidRPr="00B26E5F">
        <w:rPr>
          <w:sz w:val="20"/>
          <w:szCs w:val="20"/>
          <w:rPrChange w:id="2290" w:author="Microsoft Office User" w:date="2023-09-11T13:17:00Z">
            <w:rPr/>
          </w:rPrChange>
        </w:rPr>
        <w:fldChar w:fldCharType="begin"/>
      </w:r>
      <w:r w:rsidRPr="00B26E5F">
        <w:rPr>
          <w:sz w:val="20"/>
          <w:szCs w:val="20"/>
          <w:rPrChange w:id="2291" w:author="Microsoft Office User" w:date="2023-09-11T13:17:00Z">
            <w:rPr/>
          </w:rPrChange>
        </w:rPr>
        <w:instrText>HYPERLINK "https://www.zotero.org/google-docs/?n2Avay" \h</w:instrText>
      </w:r>
      <w:r w:rsidRPr="00E24C39">
        <w:rPr>
          <w:sz w:val="20"/>
          <w:szCs w:val="20"/>
        </w:rPr>
      </w:r>
      <w:r w:rsidRPr="00B26E5F">
        <w:rPr>
          <w:sz w:val="20"/>
          <w:szCs w:val="20"/>
          <w:rPrChange w:id="2292" w:author="Microsoft Office User" w:date="2023-09-11T13:17:00Z">
            <w:rPr>
              <w:i/>
            </w:rPr>
          </w:rPrChange>
        </w:rPr>
        <w:fldChar w:fldCharType="separate"/>
      </w:r>
      <w:r w:rsidRPr="00B26E5F">
        <w:rPr>
          <w:i/>
          <w:sz w:val="20"/>
          <w:szCs w:val="20"/>
          <w:rPrChange w:id="2293" w:author="Microsoft Office User" w:date="2023-09-11T13:17:00Z">
            <w:rPr>
              <w:i/>
            </w:rPr>
          </w:rPrChange>
        </w:rPr>
        <w:t xml:space="preserve">Microbiome </w:t>
      </w:r>
      <w:r w:rsidRPr="00B26E5F">
        <w:rPr>
          <w:i/>
          <w:sz w:val="20"/>
          <w:szCs w:val="20"/>
          <w:rPrChange w:id="2294" w:author="Microsoft Office User" w:date="2023-09-11T13:17:00Z">
            <w:rPr>
              <w:i/>
            </w:rPr>
          </w:rPrChange>
        </w:rPr>
        <w:fldChar w:fldCharType="end"/>
      </w:r>
      <w:r w:rsidRPr="00B26E5F">
        <w:rPr>
          <w:sz w:val="20"/>
          <w:szCs w:val="20"/>
          <w:rPrChange w:id="2295" w:author="Microsoft Office User" w:date="2023-09-11T13:17:00Z">
            <w:rPr/>
          </w:rPrChange>
        </w:rPr>
        <w:fldChar w:fldCharType="begin"/>
      </w:r>
      <w:r w:rsidRPr="00B26E5F">
        <w:rPr>
          <w:sz w:val="20"/>
          <w:szCs w:val="20"/>
          <w:rPrChange w:id="2296" w:author="Microsoft Office User" w:date="2023-09-11T13:17:00Z">
            <w:rPr/>
          </w:rPrChange>
        </w:rPr>
        <w:instrText>HYPERLINK "https://www.zotero.org/google-docs/?n2Avay" \h</w:instrText>
      </w:r>
      <w:r w:rsidRPr="00E24C39">
        <w:rPr>
          <w:sz w:val="20"/>
          <w:szCs w:val="20"/>
        </w:rPr>
      </w:r>
      <w:r w:rsidRPr="00B26E5F">
        <w:rPr>
          <w:sz w:val="20"/>
          <w:szCs w:val="20"/>
          <w:rPrChange w:id="2297" w:author="Microsoft Office User" w:date="2023-09-11T13:17:00Z">
            <w:rPr>
              <w:b/>
            </w:rPr>
          </w:rPrChange>
        </w:rPr>
        <w:fldChar w:fldCharType="separate"/>
      </w:r>
      <w:r w:rsidRPr="00B26E5F">
        <w:rPr>
          <w:b/>
          <w:sz w:val="20"/>
          <w:szCs w:val="20"/>
          <w:rPrChange w:id="2298" w:author="Microsoft Office User" w:date="2023-09-11T13:17:00Z">
            <w:rPr>
              <w:b/>
            </w:rPr>
          </w:rPrChange>
        </w:rPr>
        <w:t>10</w:t>
      </w:r>
      <w:r w:rsidRPr="00B26E5F">
        <w:rPr>
          <w:b/>
          <w:sz w:val="20"/>
          <w:szCs w:val="20"/>
          <w:rPrChange w:id="2299" w:author="Microsoft Office User" w:date="2023-09-11T13:17:00Z">
            <w:rPr>
              <w:b/>
            </w:rPr>
          </w:rPrChange>
        </w:rPr>
        <w:fldChar w:fldCharType="end"/>
      </w:r>
      <w:r w:rsidRPr="00B26E5F">
        <w:rPr>
          <w:sz w:val="20"/>
          <w:szCs w:val="20"/>
          <w:rPrChange w:id="2300" w:author="Microsoft Office User" w:date="2023-09-11T13:17:00Z">
            <w:rPr/>
          </w:rPrChange>
        </w:rPr>
        <w:fldChar w:fldCharType="begin"/>
      </w:r>
      <w:r w:rsidRPr="00B26E5F">
        <w:rPr>
          <w:sz w:val="20"/>
          <w:szCs w:val="20"/>
          <w:rPrChange w:id="2301" w:author="Microsoft Office User" w:date="2023-09-11T13:17:00Z">
            <w:rPr/>
          </w:rPrChange>
        </w:rPr>
        <w:instrText>HYPERLINK "https://www.zotero.org/google-docs/?n2Avay" \h</w:instrText>
      </w:r>
      <w:r w:rsidRPr="00E24C39">
        <w:rPr>
          <w:sz w:val="20"/>
          <w:szCs w:val="20"/>
        </w:rPr>
      </w:r>
      <w:r w:rsidRPr="00B26E5F">
        <w:rPr>
          <w:sz w:val="20"/>
          <w:szCs w:val="20"/>
          <w:rPrChange w:id="2302" w:author="Microsoft Office User" w:date="2023-09-11T13:17:00Z">
            <w:rPr/>
          </w:rPrChange>
        </w:rPr>
        <w:fldChar w:fldCharType="separate"/>
      </w:r>
      <w:r w:rsidRPr="00B26E5F">
        <w:rPr>
          <w:sz w:val="20"/>
          <w:szCs w:val="20"/>
          <w:rPrChange w:id="2303" w:author="Microsoft Office User" w:date="2023-09-11T13:17:00Z">
            <w:rPr/>
          </w:rPrChange>
        </w:rPr>
        <w:t>, 41 (2022).</w:t>
      </w:r>
      <w:r w:rsidRPr="00B26E5F">
        <w:rPr>
          <w:sz w:val="20"/>
          <w:szCs w:val="20"/>
          <w:rPrChange w:id="2304"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2305" w:author="Microsoft Office User" w:date="2023-09-11T13:17:00Z">
            <w:rPr/>
          </w:rPrChange>
        </w:rPr>
        <w:pPrChange w:id="2306" w:author="Microsoft Office User" w:date="2023-09-11T13:17:00Z">
          <w:pPr/>
        </w:pPrChange>
      </w:pPr>
    </w:p>
    <w:p w14:paraId="759E7A48" w14:textId="77777777" w:rsidR="000C56B0" w:rsidRPr="00B26E5F" w:rsidRDefault="00367A15">
      <w:pPr>
        <w:snapToGrid w:val="0"/>
        <w:contextualSpacing/>
        <w:rPr>
          <w:sz w:val="20"/>
          <w:szCs w:val="20"/>
          <w:rPrChange w:id="2307" w:author="Microsoft Office User" w:date="2023-09-11T13:17:00Z">
            <w:rPr/>
          </w:rPrChange>
        </w:rPr>
        <w:pPrChange w:id="2308" w:author="Microsoft Office User" w:date="2023-09-11T13:17:00Z">
          <w:pPr/>
        </w:pPrChange>
      </w:pPr>
      <w:r w:rsidRPr="00B26E5F">
        <w:rPr>
          <w:sz w:val="20"/>
          <w:szCs w:val="20"/>
          <w:rPrChange w:id="2309" w:author="Microsoft Office User" w:date="2023-09-11T13:17:00Z">
            <w:rPr/>
          </w:rPrChange>
        </w:rPr>
        <w:fldChar w:fldCharType="begin"/>
      </w:r>
      <w:r w:rsidRPr="00B26E5F">
        <w:rPr>
          <w:sz w:val="20"/>
          <w:szCs w:val="20"/>
          <w:rPrChange w:id="2310" w:author="Microsoft Office User" w:date="2023-09-11T13:17:00Z">
            <w:rPr/>
          </w:rPrChange>
        </w:rPr>
        <w:instrText>HYPERLINK "https://www.zotero.org/google-docs/?n2Avay" \h</w:instrText>
      </w:r>
      <w:r w:rsidRPr="00E24C39">
        <w:rPr>
          <w:sz w:val="20"/>
          <w:szCs w:val="20"/>
        </w:rPr>
      </w:r>
      <w:r w:rsidRPr="00B26E5F">
        <w:rPr>
          <w:sz w:val="20"/>
          <w:szCs w:val="20"/>
          <w:rPrChange w:id="2311" w:author="Microsoft Office User" w:date="2023-09-11T13:17:00Z">
            <w:rPr/>
          </w:rPrChange>
        </w:rPr>
        <w:fldChar w:fldCharType="separate"/>
      </w:r>
      <w:r w:rsidRPr="00B26E5F">
        <w:rPr>
          <w:sz w:val="20"/>
          <w:szCs w:val="20"/>
          <w:rPrChange w:id="2312" w:author="Microsoft Office User" w:date="2023-09-11T13:17:00Z">
            <w:rPr/>
          </w:rPrChange>
        </w:rPr>
        <w:t>80.</w:t>
      </w:r>
      <w:r w:rsidRPr="00B26E5F">
        <w:rPr>
          <w:sz w:val="20"/>
          <w:szCs w:val="20"/>
          <w:rPrChange w:id="2313" w:author="Microsoft Office User" w:date="2023-09-11T13:17:00Z">
            <w:rPr/>
          </w:rPrChange>
        </w:rPr>
        <w:tab/>
        <w:t xml:space="preserve">Evans, J. D. </w:t>
      </w:r>
      <w:r w:rsidRPr="00B26E5F">
        <w:rPr>
          <w:sz w:val="20"/>
          <w:szCs w:val="20"/>
          <w:rPrChange w:id="2314" w:author="Microsoft Office User" w:date="2023-09-11T13:17:00Z">
            <w:rPr/>
          </w:rPrChange>
        </w:rPr>
        <w:fldChar w:fldCharType="end"/>
      </w:r>
      <w:r w:rsidRPr="00B26E5F">
        <w:rPr>
          <w:sz w:val="20"/>
          <w:szCs w:val="20"/>
          <w:rPrChange w:id="2315" w:author="Microsoft Office User" w:date="2023-09-11T13:17:00Z">
            <w:rPr/>
          </w:rPrChange>
        </w:rPr>
        <w:fldChar w:fldCharType="begin"/>
      </w:r>
      <w:r w:rsidRPr="00B26E5F">
        <w:rPr>
          <w:sz w:val="20"/>
          <w:szCs w:val="20"/>
          <w:rPrChange w:id="2316" w:author="Microsoft Office User" w:date="2023-09-11T13:17:00Z">
            <w:rPr/>
          </w:rPrChange>
        </w:rPr>
        <w:instrText>HYPERLINK "https://www.zotero.org/google-docs/?n2Avay" \h</w:instrText>
      </w:r>
      <w:r w:rsidRPr="00E24C39">
        <w:rPr>
          <w:sz w:val="20"/>
          <w:szCs w:val="20"/>
        </w:rPr>
      </w:r>
      <w:r w:rsidRPr="00B26E5F">
        <w:rPr>
          <w:sz w:val="20"/>
          <w:szCs w:val="20"/>
          <w:rPrChange w:id="2317" w:author="Microsoft Office User" w:date="2023-09-11T13:17:00Z">
            <w:rPr>
              <w:i/>
            </w:rPr>
          </w:rPrChange>
        </w:rPr>
        <w:fldChar w:fldCharType="separate"/>
      </w:r>
      <w:r w:rsidRPr="00B26E5F">
        <w:rPr>
          <w:i/>
          <w:sz w:val="20"/>
          <w:szCs w:val="20"/>
          <w:rPrChange w:id="2318" w:author="Microsoft Office User" w:date="2023-09-11T13:17:00Z">
            <w:rPr>
              <w:i/>
            </w:rPr>
          </w:rPrChange>
        </w:rPr>
        <w:t>et al.</w:t>
      </w:r>
      <w:r w:rsidRPr="00B26E5F">
        <w:rPr>
          <w:i/>
          <w:sz w:val="20"/>
          <w:szCs w:val="20"/>
          <w:rPrChange w:id="2319" w:author="Microsoft Office User" w:date="2023-09-11T13:17:00Z">
            <w:rPr>
              <w:i/>
            </w:rPr>
          </w:rPrChange>
        </w:rPr>
        <w:fldChar w:fldCharType="end"/>
      </w:r>
      <w:r w:rsidRPr="00B26E5F">
        <w:rPr>
          <w:sz w:val="20"/>
          <w:szCs w:val="20"/>
          <w:rPrChange w:id="2320" w:author="Microsoft Office User" w:date="2023-09-11T13:17:00Z">
            <w:rPr/>
          </w:rPrChange>
        </w:rPr>
        <w:fldChar w:fldCharType="begin"/>
      </w:r>
      <w:r w:rsidRPr="00B26E5F">
        <w:rPr>
          <w:sz w:val="20"/>
          <w:szCs w:val="20"/>
          <w:rPrChange w:id="2321" w:author="Microsoft Office User" w:date="2023-09-11T13:17:00Z">
            <w:rPr/>
          </w:rPrChange>
        </w:rPr>
        <w:instrText>HYPERLINK "https://www.zotero.org/google-docs/?n2Avay" \h</w:instrText>
      </w:r>
      <w:r w:rsidRPr="00E24C39">
        <w:rPr>
          <w:sz w:val="20"/>
          <w:szCs w:val="20"/>
        </w:rPr>
      </w:r>
      <w:r w:rsidRPr="00B26E5F">
        <w:rPr>
          <w:sz w:val="20"/>
          <w:szCs w:val="20"/>
          <w:rPrChange w:id="2322" w:author="Microsoft Office User" w:date="2023-09-11T13:17:00Z">
            <w:rPr/>
          </w:rPrChange>
        </w:rPr>
        <w:fldChar w:fldCharType="separate"/>
      </w:r>
      <w:r w:rsidRPr="00B26E5F">
        <w:rPr>
          <w:sz w:val="20"/>
          <w:szCs w:val="20"/>
          <w:rPrChange w:id="2323" w:author="Microsoft Office User" w:date="2023-09-11T13:17:00Z">
            <w:rPr/>
          </w:rPrChange>
        </w:rPr>
        <w:t xml:space="preserve"> Immune pathways and defence mechanisms in honey bees Apis mellifera. </w:t>
      </w:r>
      <w:r w:rsidRPr="00B26E5F">
        <w:rPr>
          <w:sz w:val="20"/>
          <w:szCs w:val="20"/>
          <w:rPrChange w:id="2324" w:author="Microsoft Office User" w:date="2023-09-11T13:17:00Z">
            <w:rPr/>
          </w:rPrChange>
        </w:rPr>
        <w:fldChar w:fldCharType="end"/>
      </w:r>
      <w:r w:rsidRPr="00B26E5F">
        <w:rPr>
          <w:sz w:val="20"/>
          <w:szCs w:val="20"/>
          <w:rPrChange w:id="2325" w:author="Microsoft Office User" w:date="2023-09-11T13:17:00Z">
            <w:rPr/>
          </w:rPrChange>
        </w:rPr>
        <w:fldChar w:fldCharType="begin"/>
      </w:r>
      <w:r w:rsidRPr="00B26E5F">
        <w:rPr>
          <w:sz w:val="20"/>
          <w:szCs w:val="20"/>
          <w:rPrChange w:id="2326" w:author="Microsoft Office User" w:date="2023-09-11T13:17:00Z">
            <w:rPr/>
          </w:rPrChange>
        </w:rPr>
        <w:instrText>HYPERLINK "https://www.zotero.org/google-docs/?n2Avay" \h</w:instrText>
      </w:r>
      <w:r w:rsidRPr="00E24C39">
        <w:rPr>
          <w:sz w:val="20"/>
          <w:szCs w:val="20"/>
        </w:rPr>
      </w:r>
      <w:r w:rsidRPr="00B26E5F">
        <w:rPr>
          <w:sz w:val="20"/>
          <w:szCs w:val="20"/>
          <w:rPrChange w:id="2327" w:author="Microsoft Office User" w:date="2023-09-11T13:17:00Z">
            <w:rPr>
              <w:i/>
            </w:rPr>
          </w:rPrChange>
        </w:rPr>
        <w:fldChar w:fldCharType="separate"/>
      </w:r>
      <w:r w:rsidRPr="00B26E5F">
        <w:rPr>
          <w:i/>
          <w:sz w:val="20"/>
          <w:szCs w:val="20"/>
          <w:rPrChange w:id="2328" w:author="Microsoft Office User" w:date="2023-09-11T13:17:00Z">
            <w:rPr>
              <w:i/>
            </w:rPr>
          </w:rPrChange>
        </w:rPr>
        <w:t xml:space="preserve">INSECT Mol. Biol. </w:t>
      </w:r>
      <w:r w:rsidRPr="00B26E5F">
        <w:rPr>
          <w:i/>
          <w:sz w:val="20"/>
          <w:szCs w:val="20"/>
          <w:rPrChange w:id="2329" w:author="Microsoft Office User" w:date="2023-09-11T13:17:00Z">
            <w:rPr>
              <w:i/>
            </w:rPr>
          </w:rPrChange>
        </w:rPr>
        <w:fldChar w:fldCharType="end"/>
      </w:r>
      <w:r w:rsidRPr="00B26E5F">
        <w:rPr>
          <w:sz w:val="20"/>
          <w:szCs w:val="20"/>
          <w:rPrChange w:id="2330" w:author="Microsoft Office User" w:date="2023-09-11T13:17:00Z">
            <w:rPr/>
          </w:rPrChange>
        </w:rPr>
        <w:fldChar w:fldCharType="begin"/>
      </w:r>
      <w:r w:rsidRPr="00B26E5F">
        <w:rPr>
          <w:sz w:val="20"/>
          <w:szCs w:val="20"/>
          <w:rPrChange w:id="2331" w:author="Microsoft Office User" w:date="2023-09-11T13:17:00Z">
            <w:rPr/>
          </w:rPrChange>
        </w:rPr>
        <w:instrText>HYPERLINK "https://www.zotero.org/google-docs/?n2Avay" \h</w:instrText>
      </w:r>
      <w:r w:rsidRPr="00E24C39">
        <w:rPr>
          <w:sz w:val="20"/>
          <w:szCs w:val="20"/>
        </w:rPr>
      </w:r>
      <w:r w:rsidRPr="00B26E5F">
        <w:rPr>
          <w:sz w:val="20"/>
          <w:szCs w:val="20"/>
          <w:rPrChange w:id="2332" w:author="Microsoft Office User" w:date="2023-09-11T13:17:00Z">
            <w:rPr>
              <w:b/>
            </w:rPr>
          </w:rPrChange>
        </w:rPr>
        <w:fldChar w:fldCharType="separate"/>
      </w:r>
      <w:r w:rsidRPr="00B26E5F">
        <w:rPr>
          <w:b/>
          <w:sz w:val="20"/>
          <w:szCs w:val="20"/>
          <w:rPrChange w:id="2333" w:author="Microsoft Office User" w:date="2023-09-11T13:17:00Z">
            <w:rPr>
              <w:b/>
            </w:rPr>
          </w:rPrChange>
        </w:rPr>
        <w:t>15</w:t>
      </w:r>
      <w:r w:rsidRPr="00B26E5F">
        <w:rPr>
          <w:b/>
          <w:sz w:val="20"/>
          <w:szCs w:val="20"/>
          <w:rPrChange w:id="2334" w:author="Microsoft Office User" w:date="2023-09-11T13:17:00Z">
            <w:rPr>
              <w:b/>
            </w:rPr>
          </w:rPrChange>
        </w:rPr>
        <w:fldChar w:fldCharType="end"/>
      </w:r>
      <w:r w:rsidRPr="00B26E5F">
        <w:rPr>
          <w:sz w:val="20"/>
          <w:szCs w:val="20"/>
          <w:rPrChange w:id="2335" w:author="Microsoft Office User" w:date="2023-09-11T13:17:00Z">
            <w:rPr/>
          </w:rPrChange>
        </w:rPr>
        <w:fldChar w:fldCharType="begin"/>
      </w:r>
      <w:r w:rsidRPr="00B26E5F">
        <w:rPr>
          <w:sz w:val="20"/>
          <w:szCs w:val="20"/>
          <w:rPrChange w:id="2336" w:author="Microsoft Office User" w:date="2023-09-11T13:17:00Z">
            <w:rPr/>
          </w:rPrChange>
        </w:rPr>
        <w:instrText>HYPERLINK "https://www.zotero.org/google-docs/?n2Avay" \h</w:instrText>
      </w:r>
      <w:r w:rsidRPr="00E24C39">
        <w:rPr>
          <w:sz w:val="20"/>
          <w:szCs w:val="20"/>
        </w:rPr>
      </w:r>
      <w:r w:rsidRPr="00B26E5F">
        <w:rPr>
          <w:sz w:val="20"/>
          <w:szCs w:val="20"/>
          <w:rPrChange w:id="2337" w:author="Microsoft Office User" w:date="2023-09-11T13:17:00Z">
            <w:rPr/>
          </w:rPrChange>
        </w:rPr>
        <w:fldChar w:fldCharType="separate"/>
      </w:r>
      <w:r w:rsidRPr="00B26E5F">
        <w:rPr>
          <w:sz w:val="20"/>
          <w:szCs w:val="20"/>
          <w:rPrChange w:id="2338" w:author="Microsoft Office User" w:date="2023-09-11T13:17:00Z">
            <w:rPr/>
          </w:rPrChange>
        </w:rPr>
        <w:t>, 645–656 (2006).</w:t>
      </w:r>
      <w:r w:rsidRPr="00B26E5F">
        <w:rPr>
          <w:sz w:val="20"/>
          <w:szCs w:val="20"/>
          <w:rPrChange w:id="2339"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2340" w:author="Microsoft Office User" w:date="2023-09-11T13:17:00Z">
            <w:rPr/>
          </w:rPrChange>
        </w:rPr>
        <w:pPrChange w:id="2341" w:author="Microsoft Office User" w:date="2023-09-11T13:17:00Z">
          <w:pPr/>
        </w:pPrChange>
      </w:pPr>
    </w:p>
    <w:p w14:paraId="5BC6135E" w14:textId="77777777" w:rsidR="000C56B0" w:rsidRPr="00B26E5F" w:rsidRDefault="00367A15">
      <w:pPr>
        <w:snapToGrid w:val="0"/>
        <w:contextualSpacing/>
        <w:rPr>
          <w:sz w:val="20"/>
          <w:szCs w:val="20"/>
          <w:rPrChange w:id="2342" w:author="Microsoft Office User" w:date="2023-09-11T13:17:00Z">
            <w:rPr/>
          </w:rPrChange>
        </w:rPr>
        <w:pPrChange w:id="2343" w:author="Microsoft Office User" w:date="2023-09-11T13:17:00Z">
          <w:pPr/>
        </w:pPrChange>
      </w:pPr>
      <w:r w:rsidRPr="00B26E5F">
        <w:rPr>
          <w:sz w:val="20"/>
          <w:szCs w:val="20"/>
          <w:rPrChange w:id="2344" w:author="Microsoft Office User" w:date="2023-09-11T13:17:00Z">
            <w:rPr/>
          </w:rPrChange>
        </w:rPr>
        <w:fldChar w:fldCharType="begin"/>
      </w:r>
      <w:r w:rsidRPr="00B26E5F">
        <w:rPr>
          <w:sz w:val="20"/>
          <w:szCs w:val="20"/>
          <w:rPrChange w:id="2345" w:author="Microsoft Office User" w:date="2023-09-11T13:17:00Z">
            <w:rPr/>
          </w:rPrChange>
        </w:rPr>
        <w:instrText>HYPERLINK "https://www.zotero.org/google-docs/?n2Avay" \h</w:instrText>
      </w:r>
      <w:r w:rsidRPr="00E24C39">
        <w:rPr>
          <w:sz w:val="20"/>
          <w:szCs w:val="20"/>
        </w:rPr>
      </w:r>
      <w:r w:rsidRPr="00B26E5F">
        <w:rPr>
          <w:sz w:val="20"/>
          <w:szCs w:val="20"/>
          <w:rPrChange w:id="2346" w:author="Microsoft Office User" w:date="2023-09-11T13:17:00Z">
            <w:rPr/>
          </w:rPrChange>
        </w:rPr>
        <w:fldChar w:fldCharType="separate"/>
      </w:r>
      <w:r w:rsidRPr="00B26E5F">
        <w:rPr>
          <w:sz w:val="20"/>
          <w:szCs w:val="20"/>
          <w:rPrChange w:id="2347" w:author="Microsoft Office User" w:date="2023-09-11T13:17:00Z">
            <w:rPr/>
          </w:rPrChange>
        </w:rPr>
        <w:t>81.</w:t>
      </w:r>
      <w:r w:rsidRPr="00B26E5F">
        <w:rPr>
          <w:sz w:val="20"/>
          <w:szCs w:val="20"/>
          <w:rPrChange w:id="2348" w:author="Microsoft Office User" w:date="2023-09-11T13:17:00Z">
            <w:rPr/>
          </w:rPrChange>
        </w:rPr>
        <w:tab/>
        <w:t xml:space="preserve">Nyholm, S. V. &amp; Graf, J. Knowing your friends: invertebrate innate immunity fosters beneficial bacterial symbioses. </w:t>
      </w:r>
      <w:r w:rsidRPr="00B26E5F">
        <w:rPr>
          <w:sz w:val="20"/>
          <w:szCs w:val="20"/>
          <w:rPrChange w:id="2349" w:author="Microsoft Office User" w:date="2023-09-11T13:17:00Z">
            <w:rPr/>
          </w:rPrChange>
        </w:rPr>
        <w:fldChar w:fldCharType="end"/>
      </w:r>
      <w:r w:rsidRPr="00B26E5F">
        <w:rPr>
          <w:sz w:val="20"/>
          <w:szCs w:val="20"/>
          <w:rPrChange w:id="2350" w:author="Microsoft Office User" w:date="2023-09-11T13:17:00Z">
            <w:rPr/>
          </w:rPrChange>
        </w:rPr>
        <w:fldChar w:fldCharType="begin"/>
      </w:r>
      <w:r w:rsidRPr="00B26E5F">
        <w:rPr>
          <w:sz w:val="20"/>
          <w:szCs w:val="20"/>
          <w:rPrChange w:id="2351" w:author="Microsoft Office User" w:date="2023-09-11T13:17:00Z">
            <w:rPr/>
          </w:rPrChange>
        </w:rPr>
        <w:instrText>HYPERLINK "https://www.zotero.org/google-docs/?n2Avay" \h</w:instrText>
      </w:r>
      <w:r w:rsidRPr="00E24C39">
        <w:rPr>
          <w:sz w:val="20"/>
          <w:szCs w:val="20"/>
        </w:rPr>
      </w:r>
      <w:r w:rsidRPr="00B26E5F">
        <w:rPr>
          <w:sz w:val="20"/>
          <w:szCs w:val="20"/>
          <w:rPrChange w:id="2352" w:author="Microsoft Office User" w:date="2023-09-11T13:17:00Z">
            <w:rPr>
              <w:i/>
            </w:rPr>
          </w:rPrChange>
        </w:rPr>
        <w:fldChar w:fldCharType="separate"/>
      </w:r>
      <w:r w:rsidRPr="00B26E5F">
        <w:rPr>
          <w:i/>
          <w:sz w:val="20"/>
          <w:szCs w:val="20"/>
          <w:rPrChange w:id="2353" w:author="Microsoft Office User" w:date="2023-09-11T13:17:00Z">
            <w:rPr>
              <w:i/>
            </w:rPr>
          </w:rPrChange>
        </w:rPr>
        <w:t xml:space="preserve">Nat. Rev. Microbiol. </w:t>
      </w:r>
      <w:r w:rsidRPr="00B26E5F">
        <w:rPr>
          <w:i/>
          <w:sz w:val="20"/>
          <w:szCs w:val="20"/>
          <w:rPrChange w:id="2354" w:author="Microsoft Office User" w:date="2023-09-11T13:17:00Z">
            <w:rPr>
              <w:i/>
            </w:rPr>
          </w:rPrChange>
        </w:rPr>
        <w:fldChar w:fldCharType="end"/>
      </w:r>
      <w:r w:rsidRPr="00B26E5F">
        <w:rPr>
          <w:sz w:val="20"/>
          <w:szCs w:val="20"/>
          <w:rPrChange w:id="2355" w:author="Microsoft Office User" w:date="2023-09-11T13:17:00Z">
            <w:rPr/>
          </w:rPrChange>
        </w:rPr>
        <w:fldChar w:fldCharType="begin"/>
      </w:r>
      <w:r w:rsidRPr="00B26E5F">
        <w:rPr>
          <w:sz w:val="20"/>
          <w:szCs w:val="20"/>
          <w:rPrChange w:id="2356" w:author="Microsoft Office User" w:date="2023-09-11T13:17:00Z">
            <w:rPr/>
          </w:rPrChange>
        </w:rPr>
        <w:instrText>HYPERLINK "https://www.zotero.org/google-docs/?n2Avay" \h</w:instrText>
      </w:r>
      <w:r w:rsidRPr="00E24C39">
        <w:rPr>
          <w:sz w:val="20"/>
          <w:szCs w:val="20"/>
        </w:rPr>
      </w:r>
      <w:r w:rsidRPr="00B26E5F">
        <w:rPr>
          <w:sz w:val="20"/>
          <w:szCs w:val="20"/>
          <w:rPrChange w:id="2357" w:author="Microsoft Office User" w:date="2023-09-11T13:17:00Z">
            <w:rPr>
              <w:b/>
            </w:rPr>
          </w:rPrChange>
        </w:rPr>
        <w:fldChar w:fldCharType="separate"/>
      </w:r>
      <w:r w:rsidRPr="00B26E5F">
        <w:rPr>
          <w:b/>
          <w:sz w:val="20"/>
          <w:szCs w:val="20"/>
          <w:rPrChange w:id="2358" w:author="Microsoft Office User" w:date="2023-09-11T13:17:00Z">
            <w:rPr>
              <w:b/>
            </w:rPr>
          </w:rPrChange>
        </w:rPr>
        <w:t>10</w:t>
      </w:r>
      <w:r w:rsidRPr="00B26E5F">
        <w:rPr>
          <w:b/>
          <w:sz w:val="20"/>
          <w:szCs w:val="20"/>
          <w:rPrChange w:id="2359" w:author="Microsoft Office User" w:date="2023-09-11T13:17:00Z">
            <w:rPr>
              <w:b/>
            </w:rPr>
          </w:rPrChange>
        </w:rPr>
        <w:fldChar w:fldCharType="end"/>
      </w:r>
      <w:r w:rsidRPr="00B26E5F">
        <w:rPr>
          <w:sz w:val="20"/>
          <w:szCs w:val="20"/>
          <w:rPrChange w:id="2360" w:author="Microsoft Office User" w:date="2023-09-11T13:17:00Z">
            <w:rPr/>
          </w:rPrChange>
        </w:rPr>
        <w:fldChar w:fldCharType="begin"/>
      </w:r>
      <w:r w:rsidRPr="00B26E5F">
        <w:rPr>
          <w:sz w:val="20"/>
          <w:szCs w:val="20"/>
          <w:rPrChange w:id="2361" w:author="Microsoft Office User" w:date="2023-09-11T13:17:00Z">
            <w:rPr/>
          </w:rPrChange>
        </w:rPr>
        <w:instrText>HYPERLINK "https://www.zotero.org/google-docs/?n2Avay" \h</w:instrText>
      </w:r>
      <w:r w:rsidRPr="00E24C39">
        <w:rPr>
          <w:sz w:val="20"/>
          <w:szCs w:val="20"/>
        </w:rPr>
      </w:r>
      <w:r w:rsidRPr="00B26E5F">
        <w:rPr>
          <w:sz w:val="20"/>
          <w:szCs w:val="20"/>
          <w:rPrChange w:id="2362" w:author="Microsoft Office User" w:date="2023-09-11T13:17:00Z">
            <w:rPr/>
          </w:rPrChange>
        </w:rPr>
        <w:fldChar w:fldCharType="separate"/>
      </w:r>
      <w:r w:rsidRPr="00B26E5F">
        <w:rPr>
          <w:sz w:val="20"/>
          <w:szCs w:val="20"/>
          <w:rPrChange w:id="2363" w:author="Microsoft Office User" w:date="2023-09-11T13:17:00Z">
            <w:rPr/>
          </w:rPrChange>
        </w:rPr>
        <w:t>, 815–827 (2012).</w:t>
      </w:r>
      <w:r w:rsidRPr="00B26E5F">
        <w:rPr>
          <w:sz w:val="20"/>
          <w:szCs w:val="20"/>
          <w:rPrChange w:id="2364"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2365" w:name="_gib913fhpwyy" w:colFirst="0" w:colLast="0"/>
      <w:bookmarkEnd w:id="2365"/>
    </w:p>
    <w:sectPr w:rsidR="000C56B0" w:rsidSect="00877374">
      <w:headerReference w:type="default" r:id="rId66"/>
      <w:footerReference w:type="even" r:id="rId67"/>
      <w:footerReference w:type="default" r:id="rId68"/>
      <w:pgSz w:w="12240" w:h="15840"/>
      <w:pgMar w:top="1440" w:right="1800" w:bottom="1440" w:left="180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49AEA" w14:textId="77777777" w:rsidR="003C4E42" w:rsidRDefault="003C4E42">
      <w:r>
        <w:separator/>
      </w:r>
    </w:p>
  </w:endnote>
  <w:endnote w:type="continuationSeparator" w:id="0">
    <w:p w14:paraId="54745732" w14:textId="77777777" w:rsidR="003C4E42" w:rsidRDefault="003C4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DA6FF" w14:textId="77777777" w:rsidR="003C4E42" w:rsidRDefault="003C4E42">
      <w:r>
        <w:separator/>
      </w:r>
    </w:p>
  </w:footnote>
  <w:footnote w:type="continuationSeparator" w:id="0">
    <w:p w14:paraId="435A176B" w14:textId="77777777" w:rsidR="003C4E42" w:rsidRDefault="003C4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C56B0"/>
    <w:rsid w:val="0013233D"/>
    <w:rsid w:val="00145E96"/>
    <w:rsid w:val="001575A6"/>
    <w:rsid w:val="00164AD6"/>
    <w:rsid w:val="001E5A53"/>
    <w:rsid w:val="00215483"/>
    <w:rsid w:val="00226EDD"/>
    <w:rsid w:val="002B1A46"/>
    <w:rsid w:val="002D151D"/>
    <w:rsid w:val="002E085D"/>
    <w:rsid w:val="0030451B"/>
    <w:rsid w:val="003610F8"/>
    <w:rsid w:val="00367A15"/>
    <w:rsid w:val="003A1979"/>
    <w:rsid w:val="003C0F7F"/>
    <w:rsid w:val="003C4E42"/>
    <w:rsid w:val="003D7DB5"/>
    <w:rsid w:val="00406E0F"/>
    <w:rsid w:val="004302F8"/>
    <w:rsid w:val="00446BD0"/>
    <w:rsid w:val="00452973"/>
    <w:rsid w:val="00452AC3"/>
    <w:rsid w:val="004A6142"/>
    <w:rsid w:val="004E2FCE"/>
    <w:rsid w:val="004F11C4"/>
    <w:rsid w:val="004F5495"/>
    <w:rsid w:val="004F76C8"/>
    <w:rsid w:val="00573459"/>
    <w:rsid w:val="005C3394"/>
    <w:rsid w:val="005F785D"/>
    <w:rsid w:val="00683698"/>
    <w:rsid w:val="006A5C0B"/>
    <w:rsid w:val="006B342A"/>
    <w:rsid w:val="00737145"/>
    <w:rsid w:val="007564BA"/>
    <w:rsid w:val="007B09DE"/>
    <w:rsid w:val="007C216A"/>
    <w:rsid w:val="007D2847"/>
    <w:rsid w:val="007E7A4B"/>
    <w:rsid w:val="0081677E"/>
    <w:rsid w:val="00854829"/>
    <w:rsid w:val="0085517C"/>
    <w:rsid w:val="00877374"/>
    <w:rsid w:val="00882985"/>
    <w:rsid w:val="008C31DA"/>
    <w:rsid w:val="008F2DE1"/>
    <w:rsid w:val="00944F35"/>
    <w:rsid w:val="009E31CC"/>
    <w:rsid w:val="00A141D2"/>
    <w:rsid w:val="00A63090"/>
    <w:rsid w:val="00AD1B24"/>
    <w:rsid w:val="00AD69D9"/>
    <w:rsid w:val="00B26E5F"/>
    <w:rsid w:val="00B418C2"/>
    <w:rsid w:val="00B51684"/>
    <w:rsid w:val="00B902F0"/>
    <w:rsid w:val="00BB6190"/>
    <w:rsid w:val="00BE6BFC"/>
    <w:rsid w:val="00BF2E60"/>
    <w:rsid w:val="00CA6A4D"/>
    <w:rsid w:val="00D03E1E"/>
    <w:rsid w:val="00DB41FE"/>
    <w:rsid w:val="00DD3784"/>
    <w:rsid w:val="00DF2249"/>
    <w:rsid w:val="00E04258"/>
    <w:rsid w:val="00E144A2"/>
    <w:rsid w:val="00E14517"/>
    <w:rsid w:val="00E24C39"/>
    <w:rsid w:val="00E5647B"/>
    <w:rsid w:val="00ED23B9"/>
    <w:rsid w:val="00F17EE0"/>
    <w:rsid w:val="00F267A3"/>
    <w:rsid w:val="00F30F9D"/>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BOsyvT" TargetMode="External"/><Relationship Id="rId21" Type="http://schemas.openxmlformats.org/officeDocument/2006/relationships/hyperlink" Target="https://www.zotero.org/google-docs/?jDB2se" TargetMode="External"/><Relationship Id="rId42" Type="http://schemas.openxmlformats.org/officeDocument/2006/relationships/hyperlink" Target="https://www.zotero.org/google-docs/?OtqLkr" TargetMode="External"/><Relationship Id="rId47" Type="http://schemas.openxmlformats.org/officeDocument/2006/relationships/hyperlink" Target="https://www.zotero.org/google-docs/?Dahc0W" TargetMode="External"/><Relationship Id="rId63" Type="http://schemas.openxmlformats.org/officeDocument/2006/relationships/image" Target="media/image3.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cbi.nlm.nih.gov/" TargetMode="External"/><Relationship Id="rId29" Type="http://schemas.openxmlformats.org/officeDocument/2006/relationships/hyperlink" Target="https://www.zotero.org/google-docs/?SfvUet" TargetMode="External"/><Relationship Id="rId11" Type="http://schemas.openxmlformats.org/officeDocument/2006/relationships/hyperlink" Target="https://www.zotero.org/google-docs/?Yu6Zqd" TargetMode="External"/><Relationship Id="rId24" Type="http://schemas.openxmlformats.org/officeDocument/2006/relationships/hyperlink" Target="https://www.zotero.org/google-docs/?HQC8Pl" TargetMode="External"/><Relationship Id="rId32" Type="http://schemas.openxmlformats.org/officeDocument/2006/relationships/hyperlink" Target="https://www.zotero.org/google-docs/?mLfE6j" TargetMode="External"/><Relationship Id="rId37" Type="http://schemas.openxmlformats.org/officeDocument/2006/relationships/hyperlink" Target="https://www.zotero.org/google-docs/?B4QrHR" TargetMode="External"/><Relationship Id="rId40" Type="http://schemas.openxmlformats.org/officeDocument/2006/relationships/hyperlink" Target="https://www.zotero.org/google-docs/?jpnu4i" TargetMode="External"/><Relationship Id="rId45" Type="http://schemas.openxmlformats.org/officeDocument/2006/relationships/hyperlink" Target="https://www.zotero.org/google-docs/?mAtLE3" TargetMode="External"/><Relationship Id="rId53" Type="http://schemas.openxmlformats.org/officeDocument/2006/relationships/hyperlink" Target="https://www.zotero.org/google-docs/?sGTeQc" TargetMode="External"/><Relationship Id="rId58" Type="http://schemas.openxmlformats.org/officeDocument/2006/relationships/hyperlink" Target="https://www.zotero.org/google-docs/?Q2wd4b"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jpg"/><Relationship Id="rId19" Type="http://schemas.openxmlformats.org/officeDocument/2006/relationships/hyperlink" Target="http://pfam.xfam.org/" TargetMode="External"/><Relationship Id="rId14" Type="http://schemas.openxmlformats.org/officeDocument/2006/relationships/hyperlink" Target="https://www.zotero.org/google-docs/?Hf1Edn" TargetMode="External"/><Relationship Id="rId22" Type="http://schemas.openxmlformats.org/officeDocument/2006/relationships/hyperlink" Target="https://www.zotero.org/google-docs/?ZRo45j" TargetMode="External"/><Relationship Id="rId27" Type="http://schemas.openxmlformats.org/officeDocument/2006/relationships/hyperlink" Target="https://www.zotero.org/google-docs/?iUSMjU" TargetMode="External"/><Relationship Id="rId30" Type="http://schemas.openxmlformats.org/officeDocument/2006/relationships/hyperlink" Target="https://www.zotero.org/google-docs/?2nJxjD" TargetMode="External"/><Relationship Id="rId35" Type="http://schemas.openxmlformats.org/officeDocument/2006/relationships/hyperlink" Target="https://www.zotero.org/google-docs/?kQ7jbP" TargetMode="External"/><Relationship Id="rId43" Type="http://schemas.openxmlformats.org/officeDocument/2006/relationships/hyperlink" Target="https://www.zotero.org/google-docs/?hnIxCX" TargetMode="External"/><Relationship Id="rId48" Type="http://schemas.openxmlformats.org/officeDocument/2006/relationships/hyperlink" Target="https://www.zotero.org/google-docs/?EXqJ4e" TargetMode="External"/><Relationship Id="rId56" Type="http://schemas.openxmlformats.org/officeDocument/2006/relationships/hyperlink" Target="https://www.zotero.org/google-docs/?bx6Svl" TargetMode="External"/><Relationship Id="rId64" Type="http://schemas.openxmlformats.org/officeDocument/2006/relationships/image" Target="media/image4.png"/><Relationship Id="rId69" Type="http://schemas.openxmlformats.org/officeDocument/2006/relationships/fontTable" Target="fontTable.xml"/><Relationship Id="rId8" Type="http://schemas.openxmlformats.org/officeDocument/2006/relationships/hyperlink" Target="https://www.zotero.org/google-docs/?IGWW3m" TargetMode="External"/><Relationship Id="rId51" Type="http://schemas.openxmlformats.org/officeDocument/2006/relationships/hyperlink" Target="https://www.zotero.org/google-docs/?YLEXN2" TargetMode="External"/><Relationship Id="rId3" Type="http://schemas.openxmlformats.org/officeDocument/2006/relationships/styles" Target="styles.xml"/><Relationship Id="rId12" Type="http://schemas.openxmlformats.org/officeDocument/2006/relationships/hyperlink" Target="https://www.zotero.org/google-docs/?aEVeoz" TargetMode="External"/><Relationship Id="rId17" Type="http://schemas.openxmlformats.org/officeDocument/2006/relationships/hyperlink" Target="http://reefgenomics.org" TargetMode="External"/><Relationship Id="rId25" Type="http://schemas.openxmlformats.org/officeDocument/2006/relationships/hyperlink" Target="https://www.zotero.org/google-docs/?D2HEOv" TargetMode="External"/><Relationship Id="rId33" Type="http://schemas.openxmlformats.org/officeDocument/2006/relationships/hyperlink" Target="https://www.zotero.org/google-docs/?u8eN9p" TargetMode="External"/><Relationship Id="rId38" Type="http://schemas.openxmlformats.org/officeDocument/2006/relationships/hyperlink" Target="https://www.zotero.org/google-docs/?EPuSH0" TargetMode="External"/><Relationship Id="rId46" Type="http://schemas.openxmlformats.org/officeDocument/2006/relationships/hyperlink" Target="https://www.zotero.org/google-docs/?db5mhr" TargetMode="External"/><Relationship Id="rId59" Type="http://schemas.openxmlformats.org/officeDocument/2006/relationships/hyperlink" Target="https://qiita.ucsd.edu/" TargetMode="External"/><Relationship Id="rId67" Type="http://schemas.openxmlformats.org/officeDocument/2006/relationships/footer" Target="footer1.xml"/><Relationship Id="rId20" Type="http://schemas.openxmlformats.org/officeDocument/2006/relationships/hyperlink" Target="https://www.zotero.org/google-docs/?jTxx3a" TargetMode="External"/><Relationship Id="rId41" Type="http://schemas.openxmlformats.org/officeDocument/2006/relationships/hyperlink" Target="https://www.zotero.org/google-docs/?i1ME3T" TargetMode="External"/><Relationship Id="rId54" Type="http://schemas.openxmlformats.org/officeDocument/2006/relationships/hyperlink" Target="https://www.zotero.org/google-docs/?nrQV6Q" TargetMode="External"/><Relationship Id="rId62" Type="http://schemas.openxmlformats.org/officeDocument/2006/relationships/image" Target="media/image2.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rJUxhZ" TargetMode="External"/><Relationship Id="rId23" Type="http://schemas.openxmlformats.org/officeDocument/2006/relationships/hyperlink" Target="https://www.zotero.org/google-docs/?HGnljM" TargetMode="External"/><Relationship Id="rId28" Type="http://schemas.openxmlformats.org/officeDocument/2006/relationships/hyperlink" Target="https://www.zotero.org/google-docs/?Txgm1a" TargetMode="External"/><Relationship Id="rId36" Type="http://schemas.openxmlformats.org/officeDocument/2006/relationships/hyperlink" Target="https://www.zotero.org/google-docs/?QCPMJD" TargetMode="External"/><Relationship Id="rId49" Type="http://schemas.openxmlformats.org/officeDocument/2006/relationships/hyperlink" Target="https://www.zotero.org/google-docs/?ENfv1q" TargetMode="External"/><Relationship Id="rId57" Type="http://schemas.openxmlformats.org/officeDocument/2006/relationships/hyperlink" Target="https://www.zotero.org/google-docs/?moSTwG" TargetMode="External"/><Relationship Id="rId10" Type="http://schemas.openxmlformats.org/officeDocument/2006/relationships/hyperlink" Target="https://www.zotero.org/google-docs/?mrXboT" TargetMode="External"/><Relationship Id="rId31" Type="http://schemas.openxmlformats.org/officeDocument/2006/relationships/hyperlink" Target="https://www.zotero.org/google-docs/?BHJ6Ss" TargetMode="External"/><Relationship Id="rId44" Type="http://schemas.openxmlformats.org/officeDocument/2006/relationships/hyperlink" Target="https://www.zotero.org/google-docs/?xG8X06" TargetMode="External"/><Relationship Id="rId52" Type="http://schemas.openxmlformats.org/officeDocument/2006/relationships/hyperlink" Target="https://www.zotero.org/google-docs/?NzmWHB" TargetMode="External"/><Relationship Id="rId60" Type="http://schemas.openxmlformats.org/officeDocument/2006/relationships/hyperlink" Target="https://github.com/zaneveld/GCMP_Genomics/" TargetMode="External"/><Relationship Id="rId65"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zotero.org/google-docs/?c6VkjT" TargetMode="External"/><Relationship Id="rId13" Type="http://schemas.openxmlformats.org/officeDocument/2006/relationships/hyperlink" Target="https://www.zotero.org/google-docs/?tntNpS" TargetMode="External"/><Relationship Id="rId18" Type="http://schemas.openxmlformats.org/officeDocument/2006/relationships/hyperlink" Target="https://github.com/TransDecoder/TransDecoder/wiki" TargetMode="External"/><Relationship Id="rId39" Type="http://schemas.openxmlformats.org/officeDocument/2006/relationships/hyperlink" Target="https://www.zotero.org/google-docs/?d1Krfz" TargetMode="External"/><Relationship Id="rId34" Type="http://schemas.openxmlformats.org/officeDocument/2006/relationships/hyperlink" Target="https://www.zotero.org/google-docs/?9D9fkH" TargetMode="External"/><Relationship Id="rId50" Type="http://schemas.openxmlformats.org/officeDocument/2006/relationships/hyperlink" Target="https://www.zotero.org/google-docs/?Ln8yUJ" TargetMode="External"/><Relationship Id="rId55" Type="http://schemas.openxmlformats.org/officeDocument/2006/relationships/hyperlink" Target="https://www.zotero.org/google-docs/?cNxh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18320</Words>
  <Characters>104428</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2</cp:revision>
  <cp:lastPrinted>2023-09-11T20:19:00Z</cp:lastPrinted>
  <dcterms:created xsi:type="dcterms:W3CDTF">2023-09-11T22:46:00Z</dcterms:created>
  <dcterms:modified xsi:type="dcterms:W3CDTF">2023-09-11T22:46:00Z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id="92OnSlyw"/&gt;&lt;style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