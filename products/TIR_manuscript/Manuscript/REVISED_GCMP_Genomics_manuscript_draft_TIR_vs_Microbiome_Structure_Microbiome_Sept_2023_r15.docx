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77777777" w:rsidR="000C56B0" w:rsidRPr="00FC0723" w:rsidRDefault="00367A15">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367A15">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367A15">
      <w:pPr>
        <w:spacing w:line="276" w:lineRule="auto"/>
        <w:ind w:left="360"/>
      </w:pPr>
      <w:r w:rsidRPr="00FC0723">
        <w:t>Ryan McMinds</w:t>
      </w:r>
      <w:r w:rsidRPr="00FC0723">
        <w:rPr>
          <w:sz w:val="25"/>
          <w:szCs w:val="25"/>
          <w:vertAlign w:val="superscript"/>
        </w:rPr>
        <w:t>3</w:t>
      </w:r>
    </w:p>
    <w:p w14:paraId="3099720F" w14:textId="77777777" w:rsidR="000C56B0" w:rsidRPr="00FC0723" w:rsidRDefault="00367A15">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367A15">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Pr="00FC0723"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367A15">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367A15">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367A15">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367A15">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0A1FF9A9" w:rsidR="000C56B0" w:rsidRDefault="00367A15" w:rsidP="00406E0F">
      <w:r w:rsidRPr="00FC0723">
        <w:t>The 1681 described species of scleractinian corals</w:t>
      </w:r>
      <w:r>
        <w:fldChar w:fldCharType="begin"/>
      </w:r>
      <w:r w:rsidR="00B26E5F">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CA6A4D">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5" w:author="Microsoft Office User" w:date="2023-09-15T12:22:00Z">
        <w:r w:rsidR="009A4686">
          <w:t xml:space="preserve">eir </w:t>
        </w:r>
      </w:ins>
      <w:del w:id="6" w:author="Microsoft Office User" w:date="2023-09-15T12:22:00Z">
        <w:r w:rsidRPr="00FC0723" w:rsidDel="009A4686">
          <w:delText xml:space="preserve">is </w:delText>
        </w:r>
      </w:del>
      <w:r w:rsidRPr="00FC0723">
        <w:t>microbiome</w:t>
      </w:r>
      <w:ins w:id="7"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r>
        <w:fldChar w:fldCharType="begin"/>
      </w:r>
      <w:r w:rsidR="00E24C39">
        <w:instrText xml:space="preserve"> ADDIN ZOTERO_ITEM CSL_CITATION {"citationID":"YvRfXru1","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r w:rsidR="00E24C39">
        <w:fldChar w:fldCharType="begin"/>
      </w:r>
      <w:r w:rsidR="00E24C39">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8"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r w:rsidR="00E24C39">
        <w:fldChar w:fldCharType="begin"/>
      </w:r>
      <w:r w:rsidR="00E24C39">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9"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r w:rsidR="00E24C39">
        <w:fldChar w:fldCharType="begin"/>
      </w:r>
      <w:r w:rsidR="00E24C39">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10"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r w:rsidR="00E24C39">
        <w:fldChar w:fldCharType="begin"/>
      </w:r>
      <w:r w:rsidR="00E24C39">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11" w:author="Microsoft Office User" w:date="2023-09-11T14:17:00Z">
        <w:r w:rsidRPr="00FC0723" w:rsidDel="00E24C39">
          <w:rPr>
            <w:vertAlign w:val="superscript"/>
          </w:rPr>
          <w:delText>10,11</w:delText>
        </w:r>
      </w:del>
      <w:r>
        <w:rPr>
          <w:vertAlign w:val="superscript"/>
        </w:rPr>
        <w:fldChar w:fldCharType="end"/>
      </w:r>
      <w:r w:rsidRPr="00FC0723">
        <w:t>, bleaching</w:t>
      </w:r>
      <w:r w:rsidR="00E24C39">
        <w:fldChar w:fldCharType="begin"/>
      </w:r>
      <w:r>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12"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r w:rsidR="00E04258">
        <w:fldChar w:fldCharType="begin"/>
      </w:r>
      <w:r w:rsidR="00E04258">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DD3784">
        <w:fldChar w:fldCharType="begin"/>
      </w:r>
      <w:r w:rsidR="00DD3784">
        <w:instrText xml:space="preserve"> ADDIN ZOTERO_ITEM CSL_CITATION {"citationID":"auPU6wkb","properties":{"formattedCitation":"[10,15,16]","plainCitation":"[10,15,16]","noteIndex":0},"citationItems":[{"id":1562,"uris":["http://zotero.org/groups/4751850/items/FC6VB6RR"],"itemData":{"id":1562,"type":"article-journal","container-title":"Frontiers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DD3784">
        <w:fldChar w:fldCharType="begin"/>
      </w:r>
      <w:r w:rsidR="00C405D9">
        <w:instrText xml:space="preserve"> ADDIN ZOTERO_ITEM CSL_CITATION {"citationID":"alnn6arde0","properties":{"formattedCitation":"[16]","plainCitation":"[16]","noteIndex":0},"citationItems":[{"id":1622,"uris":["http://zotero.org/groups/4751850/items/CUJSGEWN"],"itemData":{"id":1622,"type":"article-journal","container-title":"Nature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r w:rsidR="00DD3784">
        <w:fldChar w:fldCharType="begin"/>
      </w:r>
      <w:r w:rsidR="00DD3784">
        <w:instrText xml:space="preserve"> ADDIN ZOTERO_ITEM CSL_CITATION {"citationID":"csGeXRpx","properties":{"formattedCitation":"[17]","plainCitation":"[17]","noteIndex":0},"citationItems":[{"id":1561,"uris":["http://zotero.org/groups/4751850/items/I58Z2ZQG"],"itemData":{"id":1561,"type":"article-journal","container-title":"Communications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DD3784">
        <w:fldChar w:fldCharType="begin"/>
      </w:r>
      <w:r w:rsidR="00C405D9">
        <w:instrText xml:space="preserve"> ADDIN ZOTERO_ITEM CSL_CITATION {"citationID":"a28m5t85o2t","properties":{"formattedCitation":"[16,18,19]","plainCitation":"[16,18,19]","noteIndex":0},"citationItems":[{"id":1622,"uris":["http://zotero.org/groups/4751850/items/CUJSGEWN"],"itemData":{"id":1622,"type":"article-journal","container-title":"Nature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P"},{"family":"Rosales","given":"Stephanie"}],"issued":{"date-parts":[["2016"]]}}},{"id":1560,"uris":["http://zotero.org/groups/4751850/items/IJWVXULV"],"itemData":{"id":1560,"type":"article-journal","container-title":"Coral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J"}],"issued":{"date-parts":[["2018"]]}},"label":"page"},{"id":1559,"uris":["http://zotero.org/groups/4751850/items/P3GXHFX7"],"itemData":{"id":1559,"type":"article-journal","container-title":"Royal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xml:space="preserve">, etc. Genetic studies within coral species have </w:t>
      </w:r>
      <w:r w:rsidRPr="00FC0723">
        <w:lastRenderedPageBreak/>
        <w:t>further found genotypic differences that correlate with microbiome composition</w:t>
      </w:r>
      <w:r w:rsidR="001575A6">
        <w:fldChar w:fldCharType="begin"/>
      </w:r>
      <w:r w:rsidR="00C405D9">
        <w:instrText xml:space="preserve"> ADDIN ZOTERO_ITEM CSL_CITATION {"citationID":"l5BQpNko","properties":{"formattedCitation":"[20,21]","plainCitation":"[20,21]","noteIndex":0},"citationItems":[{"id":1557,"uris":["http://zotero.org/groups/4751850/items/HAHAASM4"],"itemData":{"id":1557,"type":"article-journal","container-title":"PeerJ","ISSN":"21s F67-8359","journalAbbreviation":"PeerJ","note":"publisher: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L"}],"issued":{"date-parts":[["2020"]]}}},{"id":1558,"uris":["http://zotero.org/groups/4751850/items/6Q98DZFE"],"itemData":{"id":1558,"type":"article-journal","container-title":"Coral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13"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Building on these ecological and population-genetic comparisons, specific coral microorganisms have been linked to important host health outcomes, such as protection against pathogens or susceptibility to them</w:t>
      </w:r>
      <w:r w:rsidR="001575A6">
        <w:fldChar w:fldCharType="begin"/>
      </w:r>
      <w:r w:rsidR="00C405D9">
        <w:instrText xml:space="preserve"> ADDIN ZOTERO_ITEM CSL_CITATION {"citationID":"boRAAUBR","properties":{"formattedCitation":"[22]","plainCitation":"[22]","noteIndex":0},"citationItems":[{"id":1556,"uris":["http://zotero.org/groups/4751850/items/T76K2G56"],"itemData":{"id":1556,"type":"article-journal","container-title":"Scientific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14"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r w:rsidR="001575A6">
        <w:fldChar w:fldCharType="begin"/>
      </w:r>
      <w:r w:rsidR="00C405D9">
        <w:instrText xml:space="preserve"> ADDIN ZOTERO_ITEM CSL_CITATION {"citationID":"J9GzhFBv","properties":{"formattedCitation":"[23]","plainCitation":"[23]","noteIndex":0},"citationItems":[{"id":1329,"uris":["http://zotero.org/groups/2769688/items/SMX32XZZ"],"itemData":{"id":1329,"type":"article-journal","abstract":"Although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J","language":"en","license":"2018 The Author(s)","note":"number: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6BB2EA9A" w:rsidR="000C56B0" w:rsidRDefault="00367A15"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r w:rsidR="00963D8C">
        <w:t xml:space="preserve"> </w:t>
      </w:r>
      <w:r w:rsidR="00411416">
        <w:fldChar w:fldCharType="begin"/>
      </w:r>
      <w:r w:rsidR="00C405D9">
        <w:instrText xml:space="preserve"> ADDIN ZOTERO_ITEM CSL_CITATION {"citationID":"u9pDnIPC","properties":{"formattedCitation":"[24\\uc0\\u8211{}26]","plainCitation":"[24–26]","noteIndex":0},"citationItems":[{"id":1661,"uris":["http://zotero.org/groups/4751850/items/CSHHB975"],"itemData":{"id":1661,"type":"article-journal","abstract":"Diet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C405D9">
        <w:rPr>
          <w:rFonts w:ascii="Cambria Math" w:hAnsi="Cambria Math" w:cs="Cambria Math"/>
        </w:rPr>
        <w:instrText>∼</w:instrText>
      </w:r>
      <w:r w:rsidR="00C405D9">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1554,"uris":["http://zotero.org/groups/4751850/items/SB8YKC2G"],"itemData":{"id":1554,"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D"},{"family":"Knight","given":"Rob"}],"issued":{"date-parts":[["2008"]]}}},{"id":1553,"uris":["http://zotero.org/groups/4751850/items/9ZFDVVJJ"],"itemData":{"id":1553,"type":"article-journal","container-title":"Proceedings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r w:rsidRPr="00FC0723">
        <w:t xml:space="preserve">, the traits shaping the microbiome evolution of basally divergent animal taxa are less clear. </w:t>
      </w:r>
    </w:p>
    <w:p w14:paraId="3133AC81" w14:textId="77777777" w:rsidR="00406E0F" w:rsidRPr="00FC0723" w:rsidRDefault="00406E0F" w:rsidP="00406E0F"/>
    <w:p w14:paraId="09246AEB" w14:textId="2B12066F" w:rsidR="005C3394" w:rsidRDefault="00367A15" w:rsidP="005C3394">
      <w:pPr>
        <w:rPr>
          <w:ins w:id="15"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particular groups of microbes. </w:t>
      </w:r>
      <w:ins w:id="16" w:author="Microsoft Office User" w:date="2023-09-15T12:25:00Z">
        <w:r w:rsidR="00263813">
          <w:t xml:space="preserve"> </w:t>
        </w:r>
      </w:ins>
      <w:ins w:id="17" w:author="Microsoft Office User" w:date="2023-09-15T12:26:00Z">
        <w:r w:rsidR="00263813">
          <w:t xml:space="preserve">Results </w:t>
        </w:r>
      </w:ins>
      <w:ins w:id="18" w:author="Microsoft Office User" w:date="2023-09-15T12:25:00Z">
        <w:r w:rsidR="00263813">
          <w:t>from</w:t>
        </w:r>
      </w:ins>
      <w:ins w:id="19" w:author="Microsoft Office User" w:date="2023-09-15T12:26:00Z">
        <w:r w:rsidR="00263813">
          <w:t xml:space="preserve"> studies of innate immunity in</w:t>
        </w:r>
      </w:ins>
      <w:ins w:id="20" w:author="Microsoft Office User" w:date="2023-09-15T12:25:00Z">
        <w:r w:rsidR="00263813">
          <w:t xml:space="preserve"> mammals and plants lend </w:t>
        </w:r>
      </w:ins>
      <w:ins w:id="21" w:author="Microsoft Office User" w:date="2023-09-15T12:26:00Z">
        <w:r w:rsidR="00263813">
          <w:t xml:space="preserve">support to this idea. </w:t>
        </w:r>
      </w:ins>
      <w:ins w:id="22"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ins>
      <w:r w:rsidR="00963D8C">
        <w:t xml:space="preserve"> (reviewed in </w:t>
      </w:r>
      <w:r w:rsidR="00963D8C">
        <w:fldChar w:fldCharType="begin"/>
      </w:r>
      <w:r w:rsidR="00C405D9">
        <w:instrText xml:space="preserve"> ADDIN ZOTERO_ITEM CSL_CITATION {"citationID":"wQkhsS82","properties":{"formattedCitation":"[27]","plainCitation":"[27]","noteIndex":0},"citationItems":[{"id":1619,"uris":["http://zotero.org/groups/4751850/items/7H6G6SKQ"],"itemData":{"id":1619,"type":"article-journal","container-title":"Current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C405D9">
        <w:rPr>
          <w:noProof/>
        </w:rPr>
        <w:t>[27]</w:t>
      </w:r>
      <w:r w:rsidR="00963D8C">
        <w:fldChar w:fldCharType="end"/>
      </w:r>
      <w:del w:id="23" w:author="Microsoft Office User" w:date="2023-09-11T16:38:00Z">
        <w:r w:rsidR="00963D8C" w:rsidDel="00A93871">
          <w:delText xml:space="preserve"> </w:delText>
        </w:r>
      </w:del>
      <w:ins w:id="24"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C405D9">
        <w:instrText xml:space="preserve"> ADDIN ZOTERO_ITEM CSL_CITATION {"citationID":"ZYVknRPO","properties":{"formattedCitation":"[28]","plainCitation":"[28]","noteIndex":0},"citationItems":[{"id":1620,"uris":["http://zotero.org/groups/4751850/items/87G65P42"],"itemData":{"id":1620,"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C405D9">
        <w:rPr>
          <w:noProof/>
        </w:rPr>
        <w:t>[28]</w:t>
      </w:r>
      <w:r w:rsidR="00963D8C">
        <w:fldChar w:fldCharType="end"/>
      </w:r>
      <w:del w:id="25" w:author="Microsoft Office User" w:date="2023-09-11T16:38:00Z">
        <w:r w:rsidR="00963D8C" w:rsidDel="00A93871">
          <w:delText xml:space="preserve"> </w:delText>
        </w:r>
      </w:del>
      <w:ins w:id="26" w:author="Microsoft Office User" w:date="2023-09-11T12:38:00Z">
        <w:r w:rsidR="005C3394">
          <w:t>.</w:t>
        </w:r>
      </w:ins>
    </w:p>
    <w:p w14:paraId="37A9470A" w14:textId="77777777" w:rsidR="005C3394" w:rsidRDefault="005C3394" w:rsidP="005C3394">
      <w:pPr>
        <w:rPr>
          <w:ins w:id="27" w:author="Microsoft Office User" w:date="2023-09-11T12:38:00Z"/>
        </w:rPr>
      </w:pPr>
    </w:p>
    <w:p w14:paraId="5BBFB7B2" w14:textId="6D2C7252" w:rsidR="00263813" w:rsidRDefault="00263813" w:rsidP="005C3394">
      <w:pPr>
        <w:rPr>
          <w:ins w:id="28" w:author="Microsoft Office User" w:date="2023-09-15T12:33:00Z"/>
        </w:rPr>
      </w:pPr>
      <w:ins w:id="29" w:author="Microsoft Office User" w:date="2023-09-15T12:26:00Z">
        <w:r>
          <w:t>In corals, t</w:t>
        </w:r>
      </w:ins>
      <w:del w:id="3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31" w:author="Microsoft Office User" w:date="2023-09-11T12:38:00Z">
        <w:r w:rsidR="005C3394">
          <w:t xml:space="preserve">has been proposed </w:t>
        </w:r>
      </w:ins>
      <w:del w:id="32" w:author="Microsoft Office User" w:date="2023-09-11T12:38:00Z">
        <w:r w:rsidR="00367A15" w:rsidRPr="00FC0723" w:rsidDel="005C3394">
          <w:delText xml:space="preserve">have received special attention </w:delText>
        </w:r>
      </w:del>
      <w:r w:rsidR="00367A15" w:rsidRPr="00FC0723">
        <w:t>as a possible influence on microbiome structure</w:t>
      </w:r>
      <w:r w:rsidR="00963D8C">
        <w:fldChar w:fldCharType="begin"/>
      </w:r>
      <w:r w:rsidR="00C405D9">
        <w:instrText xml:space="preserve"> ADDIN ZOTERO_ITEM CSL_CITATION {"citationID":"q2NoFJsY","properties":{"formattedCitation":"[29]","plainCitation":"[29]","noteIndex":0},"citationItems":[{"id":441,"uris":["http://zotero.org/groups/2083483/items/IDVSIXWV"],"itemData":{"id":441,"type":"article-journal","abstract":"The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C405D9">
        <w:rPr>
          <w:noProof/>
        </w:rPr>
        <w:t>[29]</w:t>
      </w:r>
      <w:r w:rsidR="00963D8C">
        <w:fldChar w:fldCharType="end"/>
      </w:r>
      <w:del w:id="33"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immune gene families, such as Toll-like Receptors (TLR), Interleukin-1 Receptors (IL-1R), coral-specific TIR-only genes of unknown function, and Myeloid Differentiation Factor 88 (myD88). </w:t>
      </w:r>
      <w:ins w:id="34" w:author="Microsoft Office User" w:date="2023-09-15T12:27:00Z">
        <w:r>
          <w:t xml:space="preserve"> </w:t>
        </w:r>
      </w:ins>
      <w:r w:rsidR="00367A15" w:rsidRPr="00FC0723">
        <w:t>Collectively, these genes are known as TIR-domain containing genes</w:t>
      </w:r>
      <w:r w:rsidR="00E9798F">
        <w:fldChar w:fldCharType="begin"/>
      </w:r>
      <w:r w:rsidR="00C405D9">
        <w:instrText xml:space="preserve"> ADDIN ZOTERO_ITEM CSL_CITATION {"citationID":"PLDs1hBy","properties":{"formattedCitation":"[30]","plainCitation":"[30]","noteIndex":0},"citationItems":[{"id":1586,"uris":["http://zotero.org/groups/4751850/items/YS3AHJIZ"],"itemData":{"id":1586,"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C405D9">
        <w:rPr>
          <w:noProof/>
        </w:rPr>
        <w:t>[30]</w:t>
      </w:r>
      <w:r w:rsidR="00E9798F">
        <w:fldChar w:fldCharType="end"/>
      </w:r>
      <w:del w:id="35"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36" w:author="Microsoft Office User" w:date="2023-09-15T12:28:00Z">
        <w:r>
          <w:t xml:space="preserve">In known examples, the TIR domain serves as a key link in signalling cascades that trigger immune responses like </w:t>
        </w:r>
        <w:commentRangeStart w:id="37"/>
        <w:r>
          <w:t>melanization</w:t>
        </w:r>
        <w:commentRangeEnd w:id="37"/>
        <w:r>
          <w:rPr>
            <w:rStyle w:val="CommentReference"/>
          </w:rPr>
          <w:commentReference w:id="37"/>
        </w:r>
      </w:ins>
      <w:ins w:id="38" w:author="Microsoft Office User" w:date="2023-09-15T12:29:00Z">
        <w:r>
          <w:t>. For example, in Toll-like receptors, after a microbe-associated molecular pattern (MAMP) has been detected by the TLR’s extracellular leucine rich repeats (</w:t>
        </w:r>
      </w:ins>
      <w:ins w:id="39" w:author="Microsoft Office User" w:date="2023-09-15T12:30:00Z">
        <w:r>
          <w:t>LRR domains), it is the intracellular TIR domain that</w:t>
        </w:r>
      </w:ins>
      <w:ins w:id="40" w:author="Microsoft Office User" w:date="2023-09-15T12:33:00Z">
        <w:r>
          <w:t xml:space="preserve"> is required for transduction of that signal and the animal’s ultimate immune response.</w:t>
        </w:r>
      </w:ins>
    </w:p>
    <w:p w14:paraId="63EF7A8F" w14:textId="77777777" w:rsidR="00263813" w:rsidRDefault="00263813" w:rsidP="005C3394">
      <w:pPr>
        <w:rPr>
          <w:ins w:id="41" w:author="Microsoft Office User" w:date="2023-09-15T12:33:00Z"/>
        </w:rPr>
      </w:pPr>
    </w:p>
    <w:p w14:paraId="67B03BEA" w14:textId="6E2C90C3" w:rsidR="00263813" w:rsidRDefault="003819EA" w:rsidP="005C3394">
      <w:pPr>
        <w:rPr>
          <w:ins w:id="42" w:author="Microsoft Office User" w:date="2023-09-15T12:27:00Z"/>
        </w:rPr>
      </w:pPr>
      <w:ins w:id="43" w:author="Microsoft Office User" w:date="2023-09-15T12:34:00Z">
        <w:r>
          <w:t>While the molecular biology of TIR-domain-containing proteins in corals</w:t>
        </w:r>
      </w:ins>
      <w:ins w:id="44" w:author="Microsoft Office User" w:date="2023-09-15T12:45:00Z">
        <w:r w:rsidR="009C6F4D">
          <w:t xml:space="preserve"> </w:t>
        </w:r>
      </w:ins>
      <w:ins w:id="45" w:author="Microsoft Office User" w:date="2023-09-15T12:36:00Z">
        <w:r>
          <w:t>ha</w:t>
        </w:r>
      </w:ins>
      <w:ins w:id="46" w:author="Microsoft Office User" w:date="2023-09-15T12:45:00Z">
        <w:r w:rsidR="009C6F4D">
          <w:t xml:space="preserve">s </w:t>
        </w:r>
      </w:ins>
      <w:ins w:id="47" w:author="Microsoft Office User" w:date="2023-09-15T12:36:00Z">
        <w:r>
          <w:t>not yet been independently confirmed</w:t>
        </w:r>
      </w:ins>
      <w:ins w:id="48" w:author="Microsoft Office User" w:date="2023-09-15T12:34:00Z">
        <w:r>
          <w:t xml:space="preserve">, </w:t>
        </w:r>
      </w:ins>
      <w:ins w:id="49" w:author="Microsoft Office User" w:date="2023-09-15T12:35:00Z">
        <w:r>
          <w:t xml:space="preserve">much research has been done on the mechanisms by </w:t>
        </w:r>
        <w:r>
          <w:lastRenderedPageBreak/>
          <w:t xml:space="preserve">which the </w:t>
        </w:r>
      </w:ins>
      <w:ins w:id="50" w:author="Microsoft Office User" w:date="2023-09-15T12:36:00Z">
        <w:r>
          <w:t xml:space="preserve">homolous </w:t>
        </w:r>
      </w:ins>
      <w:ins w:id="51" w:author="Microsoft Office User" w:date="2023-09-15T12:35:00Z">
        <w:r>
          <w:t>TIR domai</w:t>
        </w:r>
      </w:ins>
      <w:ins w:id="52" w:author="Microsoft Office User" w:date="2023-09-15T12:36:00Z">
        <w:r>
          <w:t>n-containing proteins function in human innate immunity</w:t>
        </w:r>
      </w:ins>
      <w:ins w:id="53" w:author="Microsoft Office User" w:date="2023-09-15T12:56:00Z">
        <w:r w:rsidR="001464B6">
          <w:t xml:space="preserve"> (reviewed in </w:t>
        </w:r>
      </w:ins>
      <w:r w:rsidR="001464B6">
        <w:fldChar w:fldCharType="begin"/>
      </w:r>
      <w:r w:rsidR="00C405D9">
        <w:instrText xml:space="preserve"> ADDIN ZOTERO_ITEM CSL_CITATION {"citationID":"VyfEKJuf","properties":{"formattedCitation":"[31]","plainCitation":"[31]","noteIndex":0},"citationItems":[{"id":1578,"uris":["http://zotero.org/groups/4751850/items/LWC8W27R"],"itemData":{"id":1578,"type":"article-journal","container-title":"Nature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C405D9">
        <w:rPr>
          <w:noProof/>
        </w:rPr>
        <w:t>[31]</w:t>
      </w:r>
      <w:r w:rsidR="001464B6">
        <w:fldChar w:fldCharType="end"/>
      </w:r>
      <w:ins w:id="54" w:author="Microsoft Office User" w:date="2023-09-15T12:35:00Z">
        <w:r>
          <w:t>.</w:t>
        </w:r>
      </w:ins>
      <w:ins w:id="55" w:author="Microsoft Office User" w:date="2023-09-15T12:36:00Z">
        <w:r>
          <w:t xml:space="preserve"> In us, </w:t>
        </w:r>
      </w:ins>
      <w:ins w:id="56" w:author="Microsoft Office User" w:date="2023-09-15T12:39:00Z">
        <w:r>
          <w:t>TLR</w:t>
        </w:r>
      </w:ins>
      <w:ins w:id="57" w:author="Microsoft Office User" w:date="2023-09-15T12:40:00Z">
        <w:r>
          <w:t xml:space="preserve">s dimerize, with different TLR hetero- or homo- dimers detecting </w:t>
        </w:r>
      </w:ins>
      <w:ins w:id="58" w:author="Microsoft Office User" w:date="2023-09-15T12:41:00Z">
        <w:r>
          <w:t>different MAMPs (e.g. TLR</w:t>
        </w:r>
      </w:ins>
      <w:ins w:id="59" w:author="Microsoft Office User" w:date="2023-09-15T12:39:00Z">
        <w:r>
          <w:t>1/TLR2 heterodimers</w:t>
        </w:r>
      </w:ins>
      <w:ins w:id="60" w:author="Microsoft Office User" w:date="2023-09-15T12:41:00Z">
        <w:r>
          <w:t xml:space="preserve"> detect triacylated lipoproteins from bacteria, </w:t>
        </w:r>
      </w:ins>
      <w:ins w:id="61" w:author="Microsoft Office User" w:date="2023-09-15T12:42:00Z">
        <w:r>
          <w:t>TLR9 homodimers detect unmethylated CpG dinucleotides in bacterial or viral DNA, etc).</w:t>
        </w:r>
      </w:ins>
      <w:ins w:id="62" w:author="Microsoft Office User" w:date="2023-09-15T12:43:00Z">
        <w:r>
          <w:t xml:space="preserve">  Once bound to their target MAMP ligand, TLR dimers change </w:t>
        </w:r>
      </w:ins>
      <w:ins w:id="63" w:author="Microsoft Office User" w:date="2023-09-15T12:44:00Z">
        <w:r w:rsidR="009C6F4D">
          <w:t xml:space="preserve">conformation, bending in such a way as to bring their intracellular TIR domains nearby one another. </w:t>
        </w:r>
      </w:ins>
      <w:ins w:id="64" w:author="Microsoft Office User" w:date="2023-09-15T12:42:00Z">
        <w:r>
          <w:t xml:space="preserve"> </w:t>
        </w:r>
      </w:ins>
      <w:ins w:id="65" w:author="Microsoft Office User" w:date="2023-09-15T12:40:00Z">
        <w:r>
          <w:t xml:space="preserve"> </w:t>
        </w:r>
      </w:ins>
      <w:ins w:id="66" w:author="Microsoft Office User" w:date="2023-09-15T12:48:00Z">
        <w:r w:rsidR="009C6F4D">
          <w:t xml:space="preserve">This allows binding by </w:t>
        </w:r>
      </w:ins>
      <w:ins w:id="67" w:author="Microsoft Office User" w:date="2023-09-15T12:37:00Z">
        <w:r>
          <w:t xml:space="preserve">five key adapator proteins </w:t>
        </w:r>
      </w:ins>
      <w:ins w:id="68" w:author="Microsoft Office User" w:date="2023-09-15T12:48:00Z">
        <w:r w:rsidR="009C6F4D">
          <w:t xml:space="preserve"> (myD88, </w:t>
        </w:r>
      </w:ins>
      <w:ins w:id="69" w:author="Microsoft Office User" w:date="2023-09-15T12:49:00Z">
        <w:r w:rsidR="009C6F4D">
          <w:t xml:space="preserve">MAL, </w:t>
        </w:r>
      </w:ins>
      <w:ins w:id="70" w:author="Microsoft Office User" w:date="2023-09-15T12:48:00Z">
        <w:r w:rsidR="009C6F4D">
          <w:t xml:space="preserve">TRIF, TRAM, </w:t>
        </w:r>
      </w:ins>
      <w:ins w:id="71" w:author="Microsoft Office User" w:date="2023-09-15T12:49:00Z">
        <w:r w:rsidR="009C6F4D">
          <w:t>&amp; SARM), recruitment of protein kinases, and activation of transcription factors like NF-</w:t>
        </w:r>
      </w:ins>
      <w:ins w:id="72" w:author="Microsoft Office User" w:date="2023-09-15T12:50:00Z">
        <w:r w:rsidR="009C6F4D">
          <w:sym w:font="Symbol" w:char="F06B"/>
        </w:r>
        <w:r w:rsidR="009C6F4D">
          <w:t>B.</w:t>
        </w:r>
      </w:ins>
    </w:p>
    <w:p w14:paraId="2C923617" w14:textId="77777777" w:rsidR="00263813" w:rsidRDefault="00263813" w:rsidP="005C3394">
      <w:pPr>
        <w:rPr>
          <w:ins w:id="73" w:author="Microsoft Office User" w:date="2023-09-15T12:27:00Z"/>
        </w:rPr>
      </w:pPr>
    </w:p>
    <w:p w14:paraId="36F4D6C0" w14:textId="26FFD3D3" w:rsidR="005C3394" w:rsidRDefault="00367A15" w:rsidP="005C3394">
      <w:pPr>
        <w:rPr>
          <w:ins w:id="74" w:author="Microsoft Office User" w:date="2023-09-11T12:36:00Z"/>
        </w:rPr>
      </w:pPr>
      <w:r w:rsidRPr="00FC0723">
        <w:t>The genomic copy number of some gene families of TIR-domain containing genes is known to vary greatly between coral species, and on this basis these genes have been hypothesized to influence cross-species differences in coral microbiome structure</w:t>
      </w:r>
      <w:r w:rsidR="00E9798F">
        <w:fldChar w:fldCharType="begin"/>
      </w:r>
      <w:r w:rsidR="00C405D9">
        <w:instrText xml:space="preserve"> ADDIN ZOTERO_ITEM CSL_CITATION {"citationID":"VjuQENmL","properties":{"formattedCitation":"[32]","plainCitation":"[32]","noteIndex":0},"citationItems":[{"id":1552,"uris":["http://zotero.org/groups/4751850/items/7REVQ4JZ"],"itemData":{"id":1552,"type":"article-journal","abstract":"The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C405D9">
        <w:rPr>
          <w:noProof/>
        </w:rPr>
        <w:t>[32]</w:t>
      </w:r>
      <w:r w:rsidR="00E9798F">
        <w:fldChar w:fldCharType="end"/>
      </w:r>
      <w:del w:id="75"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76"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77" w:author="Microsoft Office User" w:date="2023-09-11T16:33:00Z"/>
        </w:rPr>
      </w:pPr>
    </w:p>
    <w:p w14:paraId="7D8170FC" w14:textId="1FE08005" w:rsidR="00A93871" w:rsidRDefault="009C6F4D" w:rsidP="00A93871">
      <w:pPr>
        <w:rPr>
          <w:ins w:id="78" w:author="Microsoft Office User" w:date="2023-09-11T16:33:00Z"/>
        </w:rPr>
      </w:pPr>
      <w:ins w:id="79" w:author="Microsoft Office User" w:date="2023-09-15T12:53:00Z">
        <w:r>
          <w:t xml:space="preserve">Given that only a tiny fraction of </w:t>
        </w:r>
      </w:ins>
      <w:ins w:id="80"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81" w:author="Microsoft Office User" w:date="2023-09-11T16:33:00Z">
        <w:r w:rsidR="00A93871">
          <w:t xml:space="preserve">We reasoned that a targeted </w:t>
        </w:r>
      </w:ins>
      <w:ins w:id="82" w:author="Microsoft Office User" w:date="2023-09-11T16:34:00Z">
        <w:r w:rsidR="00A93871">
          <w:t>comparative analysis testing th</w:t>
        </w:r>
      </w:ins>
      <w:ins w:id="83" w:author="Microsoft Office User" w:date="2023-09-11T16:36:00Z">
        <w:r w:rsidR="00A93871">
          <w:t>e</w:t>
        </w:r>
      </w:ins>
      <w:ins w:id="84" w:author="Microsoft Office User" w:date="2023-09-11T16:33:00Z">
        <w:r w:rsidR="00A93871">
          <w:t xml:space="preserve"> previously</w:t>
        </w:r>
      </w:ins>
      <w:ins w:id="85" w:author="Microsoft Office User" w:date="2023-09-11T16:36:00Z">
        <w:r w:rsidR="00A93871">
          <w:t xml:space="preserve"> </w:t>
        </w:r>
      </w:ins>
      <w:ins w:id="86" w:author="Microsoft Office User" w:date="2023-09-11T16:33:00Z">
        <w:r w:rsidR="00A93871">
          <w:t xml:space="preserve">published hypothesis </w:t>
        </w:r>
      </w:ins>
      <w:ins w:id="87" w:author="Microsoft Office User" w:date="2023-09-11T16:34:00Z">
        <w:r w:rsidR="00A93871">
          <w:t xml:space="preserve">that TIR-domain containing gene family expansions have altered coral microbiome richness </w:t>
        </w:r>
      </w:ins>
      <w:ins w:id="88" w:author="Microsoft Office User" w:date="2023-09-11T16:33:00Z">
        <w:r w:rsidR="00A93871">
          <w:t xml:space="preserve">would have much greater statistical power than a more </w:t>
        </w:r>
      </w:ins>
      <w:ins w:id="89" w:author="Microsoft Office User" w:date="2023-09-11T16:34:00Z">
        <w:r w:rsidR="00A93871">
          <w:t xml:space="preserve">general </w:t>
        </w:r>
      </w:ins>
      <w:ins w:id="90" w:author="Microsoft Office User" w:date="2023-09-11T16:35:00Z">
        <w:r w:rsidR="00A93871">
          <w:t xml:space="preserve">comparison </w:t>
        </w:r>
      </w:ins>
      <w:ins w:id="91" w:author="Microsoft Office User" w:date="2023-09-11T16:36:00Z">
        <w:r w:rsidR="00A93871">
          <w:t xml:space="preserve">involving </w:t>
        </w:r>
      </w:ins>
      <w:ins w:id="92" w:author="Microsoft Office User" w:date="2023-09-11T16:33:00Z">
        <w:r w:rsidR="00A93871">
          <w:t>all innate immune gene families,</w:t>
        </w:r>
      </w:ins>
      <w:ins w:id="93" w:author="Microsoft Office User" w:date="2023-09-15T12:55:00Z">
        <w:r w:rsidR="001464B6">
          <w:t xml:space="preserve"> as it would involve relatively few comparisons</w:t>
        </w:r>
      </w:ins>
      <w:ins w:id="94" w:author="Microsoft Office User" w:date="2023-09-15T12:56:00Z">
        <w:r w:rsidR="001464B6">
          <w:t>.</w:t>
        </w:r>
      </w:ins>
    </w:p>
    <w:p w14:paraId="2B1A4AD1" w14:textId="77777777" w:rsidR="00A93871" w:rsidRDefault="00A93871" w:rsidP="00406E0F">
      <w:pPr>
        <w:rPr>
          <w:ins w:id="95" w:author="Microsoft Office User" w:date="2023-09-11T12:36:00Z"/>
        </w:rPr>
      </w:pPr>
    </w:p>
    <w:p w14:paraId="4D90931B" w14:textId="012DB593" w:rsidR="000C56B0" w:rsidDel="005C3394" w:rsidRDefault="00367A15" w:rsidP="00406E0F">
      <w:pPr>
        <w:rPr>
          <w:del w:id="96" w:author="Microsoft Office User" w:date="2023-09-11T12:36:00Z"/>
        </w:rPr>
      </w:pPr>
      <w:del w:id="97"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4C8B0A49" w:rsidR="00963D8C" w:rsidRDefault="00367A15" w:rsidP="00406E0F">
      <w:pPr>
        <w:rPr>
          <w:ins w:id="98" w:author="Microsoft Office User" w:date="2023-09-11T16:31:00Z"/>
        </w:rPr>
      </w:pPr>
      <w:r w:rsidRPr="00FC0723">
        <w:t xml:space="preserve">In this study we tested whether dramatic changes in the copy number of coral TLR or IL-1R gene families have driven corresponding changes in microbiome richness, evenness, or composition during more than 250 million years of scleractinian coral evolution. Our analysis combined </w:t>
      </w:r>
      <w:ins w:id="99" w:author="Microsoft Office User" w:date="2023-09-11T12:12:00Z">
        <w:r w:rsidR="0030451B">
          <w:t xml:space="preserve">comparative genomics </w:t>
        </w:r>
      </w:ins>
      <w:del w:id="100"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r w:rsidR="00E9798F">
        <w:fldChar w:fldCharType="begin"/>
      </w:r>
      <w:r w:rsidR="00C405D9">
        <w:instrText xml:space="preserve"> ADDIN ZOTERO_ITEM CSL_CITATION {"citationID":"RgABJwD5","properties":{"formattedCitation":"[33,34]","plainCitation":"[33,34]","noteIndex":0},"citationItems":[{"id":429,"uris":["http://zotero.org/groups/2083483/items/GQ9W8DRG"],"itemData":{"id":429,"type":"article-journal","abstract":"Our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83,"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E9798F">
        <w:fldChar w:fldCharType="separate"/>
      </w:r>
      <w:r w:rsidR="00C405D9">
        <w:rPr>
          <w:noProof/>
        </w:rPr>
        <w:t>[33,34]</w:t>
      </w:r>
      <w:r w:rsidR="00E9798F">
        <w:fldChar w:fldCharType="end"/>
      </w:r>
      <w:ins w:id="101" w:author="Microsoft Office User" w:date="2023-09-11T16:42:00Z">
        <w:r w:rsidR="00E9798F">
          <w:t xml:space="preserve">  </w:t>
        </w:r>
      </w:ins>
      <w:del w:id="102"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103" w:author="Microsoft Office User" w:date="2023-09-11T16:28:00Z"/>
        </w:rPr>
      </w:pPr>
    </w:p>
    <w:p w14:paraId="3E6842C2" w14:textId="63DAF53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367A15">
      <w:pPr>
        <w:pStyle w:val="Heading2"/>
        <w:spacing w:before="300" w:line="276" w:lineRule="auto"/>
        <w:jc w:val="both"/>
        <w:rPr>
          <w:rFonts w:ascii="Times New Roman" w:hAnsi="Times New Roman" w:cs="Times New Roman"/>
          <w:i w:val="0"/>
        </w:rPr>
      </w:pPr>
      <w:bookmarkStart w:id="104" w:name="_1848r02msgb5" w:colFirst="0" w:colLast="0"/>
      <w:bookmarkEnd w:id="104"/>
      <w:r w:rsidRPr="00FC0723">
        <w:rPr>
          <w:rFonts w:ascii="Times New Roman" w:hAnsi="Times New Roman" w:cs="Times New Roman"/>
        </w:rPr>
        <w:t xml:space="preserve">Methods </w:t>
      </w:r>
    </w:p>
    <w:p w14:paraId="67DAAFA4" w14:textId="77777777" w:rsidR="000C56B0" w:rsidRPr="00406E0F" w:rsidRDefault="00367A15"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 xml:space="preserve">Twelve coral genomes were downloaded from </w:t>
      </w:r>
      <w:r w:rsidRPr="00FC0723">
        <w:lastRenderedPageBreak/>
        <w:t>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3C4C38FA" w:rsidR="000C56B0" w:rsidRDefault="00367A15" w:rsidP="00406E0F">
      <w:r w:rsidRPr="00FC0723">
        <w:t xml:space="preserve">The downloaded coral genomes were used to locate TIR, leucine rich repeats (LRR), and immunoglobulin (Ig) containing genes using a custom pipeline </w:t>
      </w:r>
      <w:ins w:id="105" w:author="Microsoft Office User" w:date="2023-09-19T13:19:00Z">
        <w:r w:rsidR="00F26166">
          <w:t xml:space="preserve">available </w:t>
        </w:r>
      </w:ins>
      <w:del w:id="106" w:author="Microsoft Office User" w:date="2023-09-19T13:19:00Z">
        <w:r w:rsidRPr="00FC0723" w:rsidDel="00F26166">
          <w:delText xml:space="preserve">found </w:delText>
        </w:r>
      </w:del>
      <w:r w:rsidRPr="00FC0723">
        <w:t>on github (https://github.com/zaneveld/GCMP_genomics). Genome analysis occurred in two steps. First, genomes were analyzed using TransDecoder (v5.5.0) (</w:t>
      </w:r>
      <w:hyperlink r:id="rId15">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w:t>
      </w:r>
      <w:del w:id="107" w:author="Microsoft Office User" w:date="2023-09-19T13:20:00Z">
        <w:r w:rsidRPr="00FC0723" w:rsidDel="00F26166">
          <w:delText xml:space="preserve"> needed to conduct this translation</w:delText>
        </w:r>
      </w:del>
      <w:r w:rsidRPr="00FC0723">
        <w:t xml:space="preserve">. </w:t>
      </w:r>
      <w:ins w:id="108" w:author="Microsoft Office User" w:date="2023-09-19T13:20:00Z">
        <w:r w:rsidR="00F26166">
          <w:t xml:space="preserve">In many cases more than one reading frame was possible. The predicted </w:t>
        </w:r>
      </w:ins>
      <w:ins w:id="109" w:author="Microsoft Office User" w:date="2023-09-19T13:21:00Z">
        <w:r w:rsidR="00F26166">
          <w:t>protein products of these different hypothesized reading frames are referred to as isoforms in transdecoder and also in this manuscript.</w:t>
        </w:r>
      </w:ins>
      <w:r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367A15"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p>
    <w:p w14:paraId="25D45012" w14:textId="226D6C89" w:rsidR="000C56B0" w:rsidRPr="00FC0723" w:rsidRDefault="00367A15" w:rsidP="00406E0F">
      <w:r w:rsidRPr="00FC0723">
        <w:t xml:space="preserve"> </w:t>
      </w:r>
    </w:p>
    <w:p w14:paraId="05C36505" w14:textId="77777777" w:rsidR="00E5647B" w:rsidRPr="00406E0F" w:rsidRDefault="00367A15" w:rsidP="00406E0F">
      <w:pPr>
        <w:rPr>
          <w:b/>
          <w:bCs/>
        </w:rPr>
      </w:pPr>
      <w:r w:rsidRPr="00406E0F">
        <w:rPr>
          <w:b/>
          <w:bCs/>
        </w:rPr>
        <w:t>Coral sampling and microbiome analysis</w:t>
      </w:r>
    </w:p>
    <w:p w14:paraId="54DAE2FA" w14:textId="271EE31F" w:rsidR="000C56B0" w:rsidRDefault="00367A15"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ins w:id="110" w:author="Microsoft Office User" w:date="2023-09-11T16:44:00Z">
        <w:r w:rsidR="00E9798F">
          <w:t xml:space="preserve"> </w:t>
        </w:r>
      </w:ins>
      <w:ins w:id="111" w:author="Microsoft Office User" w:date="2023-09-11T16:45:00Z">
        <w:r w:rsidR="00E9798F">
          <w:t xml:space="preserve"> </w:t>
        </w:r>
      </w:ins>
      <w:r w:rsidR="00E9798F">
        <w:fldChar w:fldCharType="begin"/>
      </w:r>
      <w:r w:rsidR="00C405D9">
        <w:instrText xml:space="preserve"> ADDIN ZOTERO_ITEM CSL_CITATION {"citationID":"xVaGG424","properties":{"formattedCitation":"[34]","plainCitation":"[34]","noteIndex":0},"citationItems":[{"id":83,"uris":["http://zotero.org/users/4235445/items/NAIMWJQP"],"itemData":{"id":83,"type":"article-journal","abstract":"Associations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E9798F">
        <w:fldChar w:fldCharType="separate"/>
      </w:r>
      <w:r w:rsidR="00C405D9">
        <w:rPr>
          <w:noProof/>
        </w:rPr>
        <w:t>[34]</w:t>
      </w:r>
      <w:r w:rsidR="00E9798F">
        <w:fldChar w:fldCharType="end"/>
      </w:r>
      <w:del w:id="112" w:author="Microsoft Office User" w:date="2023-09-11T16:45:00Z">
        <w:r w:rsidDel="00E9798F">
          <w:fldChar w:fldCharType="begin"/>
        </w:r>
        <w:r w:rsidDel="00E9798F">
          <w:delInstrText>HYPERLINK "https://www.zotero.org/google-docs/?jTxx3a" \h</w:delInstrText>
        </w:r>
        <w:r w:rsidDel="00E9798F">
          <w:fldChar w:fldCharType="separate"/>
        </w:r>
        <w:r w:rsidRPr="00FC0723" w:rsidDel="00E9798F">
          <w:rPr>
            <w:vertAlign w:val="superscript"/>
          </w:rPr>
          <w:delText>3</w:delText>
        </w:r>
        <w:r w:rsidDel="00E9798F">
          <w:rPr>
            <w:vertAlign w:val="superscript"/>
          </w:rPr>
          <w:fldChar w:fldCharType="end"/>
        </w:r>
      </w:del>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r w:rsidR="00E9798F">
        <w:fldChar w:fldCharType="begin"/>
      </w:r>
      <w:r w:rsidR="00C405D9">
        <w:instrText xml:space="preserve"> ADDIN ZOTERO_ITEM CSL_CITATION {"citationID":"zWbUti11","properties":{"formattedCitation":"[35]","plainCitation":"[35]","noteIndex":0},"citationItems":[{"id":1646,"uris":["http://zotero.org/groups/4751850/items/NXBWQIDA"],"itemData":{"id":1646,"type":"article-journal","abstract":"Our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E9798F">
        <w:fldChar w:fldCharType="separate"/>
      </w:r>
      <w:r w:rsidR="00C405D9">
        <w:rPr>
          <w:noProof/>
        </w:rPr>
        <w:t>[35]</w:t>
      </w:r>
      <w:r w:rsidR="00E9798F">
        <w:fldChar w:fldCharType="end"/>
      </w:r>
      <w:del w:id="113" w:author="Microsoft Office User" w:date="2023-09-11T16:47:00Z">
        <w:r w:rsidDel="00E9798F">
          <w:fldChar w:fldCharType="begin"/>
        </w:r>
        <w:r w:rsidDel="00E9798F">
          <w:delInstrText>HYPERLINK "https://www.zotero.org/google-docs/?jDB2se" \h</w:delInstrText>
        </w:r>
        <w:r w:rsidDel="00E9798F">
          <w:fldChar w:fldCharType="separate"/>
        </w:r>
        <w:r w:rsidRPr="00FC0723" w:rsidDel="00E9798F">
          <w:rPr>
            <w:vertAlign w:val="superscript"/>
          </w:rPr>
          <w:delText>28</w:delText>
        </w:r>
        <w:r w:rsidDel="00E9798F">
          <w:rPr>
            <w:vertAlign w:val="superscript"/>
          </w:rPr>
          <w:fldChar w:fldCharType="end"/>
        </w:r>
      </w:del>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r w:rsidR="00E9798F">
        <w:rPr>
          <w:color w:val="222222"/>
          <w:highlight w:val="white"/>
        </w:rPr>
        <w:fldChar w:fldCharType="begin"/>
      </w:r>
      <w:r w:rsidR="00C405D9">
        <w:rPr>
          <w:color w:val="222222"/>
          <w:highlight w:val="white"/>
        </w:rPr>
        <w:instrText xml:space="preserve"> ADDIN ZOTERO_ITEM CSL_CITATION {"citationID":"iSS9tI6M","properties":{"formattedCitation":"[36]","plainCitation":"[36]","noteIndex":0},"citationItems":[{"id":1605,"uris":["http://zotero.org/groups/4751850/items/Z3QMK3MR"],"itemData":{"id":1605,"type":"article-journal","container-title":"Environmental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r w:rsidR="00E9798F">
        <w:rPr>
          <w:color w:val="222222"/>
          <w:highlight w:val="white"/>
        </w:rPr>
        <w:fldChar w:fldCharType="separate"/>
      </w:r>
      <w:r w:rsidR="00C405D9">
        <w:rPr>
          <w:noProof/>
          <w:color w:val="222222"/>
          <w:highlight w:val="white"/>
        </w:rPr>
        <w:t>[36]</w:t>
      </w:r>
      <w:r w:rsidR="00E9798F">
        <w:rPr>
          <w:color w:val="222222"/>
          <w:highlight w:val="white"/>
        </w:rPr>
        <w:fldChar w:fldCharType="end"/>
      </w:r>
      <w:ins w:id="114" w:author="Microsoft Office User" w:date="2023-09-11T16:48:00Z">
        <w:r w:rsidR="00E9798F">
          <w:rPr>
            <w:color w:val="222222"/>
          </w:rPr>
          <w:t xml:space="preserve"> </w:t>
        </w:r>
      </w:ins>
      <w:del w:id="115" w:author="Microsoft Office User" w:date="2023-09-11T16:47:00Z">
        <w:r w:rsidDel="00E9798F">
          <w:fldChar w:fldCharType="begin"/>
        </w:r>
        <w:r w:rsidDel="00E9798F">
          <w:delInstrText>HYPERLINK "https://www.zotero.org/google-docs/?ZRo45j" \h</w:delInstrText>
        </w:r>
        <w:r w:rsidDel="00E9798F">
          <w:fldChar w:fldCharType="separate"/>
        </w:r>
        <w:r w:rsidRPr="00FC0723" w:rsidDel="00E9798F">
          <w:rPr>
            <w:vertAlign w:val="superscript"/>
          </w:rPr>
          <w:delText>29</w:delText>
        </w:r>
        <w:r w:rsidDel="00E9798F">
          <w:rPr>
            <w:vertAlign w:val="superscript"/>
          </w:rPr>
          <w:fldChar w:fldCharType="end"/>
        </w:r>
        <w:r w:rsidRPr="00FC0723" w:rsidDel="00E9798F">
          <w:rPr>
            <w:rFonts w:eastAsia="Gungsuh"/>
            <w:color w:val="222222"/>
            <w:highlight w:val="white"/>
          </w:rPr>
          <w:delText xml:space="preserve"> </w:delText>
        </w:r>
      </w:del>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r w:rsidR="00E9798F">
        <w:rPr>
          <w:rFonts w:eastAsia="Gungsuh"/>
          <w:color w:val="222222"/>
          <w:highlight w:val="white"/>
        </w:rPr>
        <w:fldChar w:fldCharType="begin"/>
      </w:r>
      <w:r w:rsidR="00C405D9">
        <w:rPr>
          <w:rFonts w:eastAsia="Gungsuh"/>
          <w:color w:val="222222"/>
          <w:highlight w:val="white"/>
        </w:rPr>
        <w:instrText xml:space="preserve"> ADDIN ZOTERO_ITEM CSL_CITATION {"citationID":"usQuZMvn","properties":{"formattedCitation":"[37]","plainCitation":"[37]","noteIndex":0},"citationItems":[{"id":1597,"uris":["http://zotero.org/groups/4751850/items/8J53AW2I"],"itemData":{"id":1597,"type":"article-journal","container-title":"Aquatic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r w:rsidR="00E9798F">
        <w:rPr>
          <w:rFonts w:eastAsia="Gungsuh"/>
          <w:color w:val="222222"/>
          <w:highlight w:val="white"/>
        </w:rPr>
        <w:fldChar w:fldCharType="separate"/>
      </w:r>
      <w:r w:rsidR="00C405D9">
        <w:rPr>
          <w:rFonts w:eastAsia="Gungsuh"/>
          <w:noProof/>
          <w:color w:val="222222"/>
          <w:highlight w:val="white"/>
        </w:rPr>
        <w:t>[37]</w:t>
      </w:r>
      <w:r w:rsidR="00E9798F">
        <w:rPr>
          <w:rFonts w:eastAsia="Gungsuh"/>
          <w:color w:val="222222"/>
          <w:highlight w:val="white"/>
        </w:rPr>
        <w:fldChar w:fldCharType="end"/>
      </w:r>
      <w:del w:id="116" w:author="Microsoft Office User" w:date="2023-09-11T16:51:00Z">
        <w:r w:rsidDel="001814B5">
          <w:fldChar w:fldCharType="begin"/>
        </w:r>
        <w:r w:rsidDel="001814B5">
          <w:delInstrText>HYPERLINK "https://www.zotero.org/google-docs/?HGnljM" \h</w:delInstrText>
        </w:r>
        <w:r w:rsidDel="001814B5">
          <w:fldChar w:fldCharType="separate"/>
        </w:r>
        <w:r w:rsidRPr="00FC0723" w:rsidDel="001814B5">
          <w:rPr>
            <w:vertAlign w:val="superscript"/>
          </w:rPr>
          <w:delText>30</w:delText>
        </w:r>
        <w:r w:rsidDel="001814B5">
          <w:rPr>
            <w:vertAlign w:val="superscript"/>
          </w:rPr>
          <w:fldChar w:fldCharType="end"/>
        </w:r>
      </w:del>
      <w:r w:rsidRPr="00FC0723">
        <w:rPr>
          <w:rFonts w:eastAsia="Gungsuh"/>
          <w:color w:val="222222"/>
          <w:highlight w:val="white"/>
        </w:rPr>
        <w:t xml:space="preserve"> 5’−</w:t>
      </w:r>
      <w:r w:rsidRPr="00FC0723">
        <w:rPr>
          <w:u w:val="single"/>
        </w:rPr>
        <w:t xml:space="preserve"> GTC TCG TGG GCT CGG AGA TGT GTA TAA GAG ACA G</w:t>
      </w:r>
      <w:r w:rsidRPr="00FC0723">
        <w:t xml:space="preserve">GG </w:t>
      </w:r>
      <w:r w:rsidRPr="00FC0723">
        <w:lastRenderedPageBreak/>
        <w:t>ACT CAN VGG GTW TCT AAT</w:t>
      </w:r>
      <w:r w:rsidRPr="00FC0723">
        <w:rPr>
          <w:rFonts w:eastAsia="Gungsuh"/>
          <w:color w:val="222222"/>
          <w:highlight w:val="white"/>
        </w:rPr>
        <w:t xml:space="preserve"> −3′</w:t>
      </w:r>
      <w:r w:rsidRPr="00FC0723">
        <w:t>. PCR, library preparation and sequencing on an Illumina HiSeq (2x125bp) was performed by the EMP</w:t>
      </w:r>
      <w:r w:rsidR="001814B5">
        <w:fldChar w:fldCharType="begin"/>
      </w:r>
      <w:r w:rsidR="00C405D9">
        <w:instrText xml:space="preserve"> ADDIN ZOTERO_ITEM CSL_CITATION {"citationID":"12fPFn3l","properties":{"formattedCitation":"[35,38]","plainCitation":"[35,38]","noteIndex":0},"citationItems":[{"id":1646,"uris":["http://zotero.org/groups/4751850/items/NXBWQIDA"],"itemData":{"id":1646,"type":"article-journal","abstract":"Our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Consortium"}],"issued":{"date-parts":[["2017",11,1]]}}},{"id":1604,"uris":["http://zotero.org/groups/4751850/items/PF9NXFZJ"],"itemData":{"id":1604,"type":"article-journal","abstract":"The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r w:rsidR="001814B5">
        <w:fldChar w:fldCharType="separate"/>
      </w:r>
      <w:r w:rsidR="00C405D9">
        <w:rPr>
          <w:noProof/>
        </w:rPr>
        <w:t>[35,38]</w:t>
      </w:r>
      <w:r w:rsidR="001814B5">
        <w:fldChar w:fldCharType="end"/>
      </w:r>
      <w:del w:id="117" w:author="Microsoft Office User" w:date="2023-09-11T16:54:00Z">
        <w:r w:rsidDel="001814B5">
          <w:fldChar w:fldCharType="begin"/>
        </w:r>
        <w:r w:rsidDel="001814B5">
          <w:delInstrText>HYPERLINK "https://www.zotero.org/google-docs/?HQC8Pl" \h</w:delInstrText>
        </w:r>
        <w:r w:rsidDel="001814B5">
          <w:fldChar w:fldCharType="separate"/>
        </w:r>
        <w:r w:rsidRPr="00FC0723" w:rsidDel="001814B5">
          <w:rPr>
            <w:vertAlign w:val="superscript"/>
          </w:rPr>
          <w:delText>28,31</w:delText>
        </w:r>
        <w:r w:rsidDel="001814B5">
          <w:rPr>
            <w:vertAlign w:val="superscript"/>
          </w:rPr>
          <w:fldChar w:fldCharType="end"/>
        </w:r>
      </w:del>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3B8F8E8B" w:rsidR="000C56B0" w:rsidRPr="00FC0723" w:rsidRDefault="00367A15" w:rsidP="00406E0F">
      <w:r w:rsidRPr="00FC0723">
        <w:t>16S rRNA sequencing data were processed in Qiita</w:t>
      </w:r>
      <w:r w:rsidR="001814B5">
        <w:fldChar w:fldCharType="begin"/>
      </w:r>
      <w:r w:rsidR="00C405D9">
        <w:instrText xml:space="preserve"> ADDIN ZOTERO_ITEM CSL_CITATION {"citationID":"gtailN13","properties":{"formattedCitation":"[39]","plainCitation":"[39]","noteIndex":0},"citationItems":[{"id":1603,"uris":["http://zotero.org/groups/4751850/items/LSBRNN62"],"itemData":{"id":1603,"type":"article-journal","abstract":"Multi-omic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Methods","DOI":"10.1038/s41592-018-0141-9","ISSN":"1548-7105","issue":"10","language":"en","license":"2018 The Author(s), under exclusive licence to Springer Nature America, Inc.","note":"number: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C405D9">
        <w:rPr>
          <w:noProof/>
        </w:rPr>
        <w:t>[39]</w:t>
      </w:r>
      <w:r w:rsidR="001814B5">
        <w:fldChar w:fldCharType="end"/>
      </w:r>
      <w:ins w:id="118" w:author="Microsoft Office User" w:date="2023-09-11T16:54:00Z">
        <w:r w:rsidR="001814B5">
          <w:t xml:space="preserve"> </w:t>
        </w:r>
      </w:ins>
      <w:del w:id="119"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using the standard EMP workflow. Briefly, sequences were demultiplexed based on 12bp Golay barcodes using “split_libraries” with QIIME 1.9.1 default parameters</w:t>
      </w:r>
      <w:r w:rsidR="001814B5">
        <w:fldChar w:fldCharType="begin"/>
      </w:r>
      <w:r w:rsidR="00C405D9">
        <w:instrText xml:space="preserve"> ADDIN ZOTERO_ITEM CSL_CITATION {"citationID":"AnV21iVM","properties":{"formattedCitation":"[40]","plainCitation":"[40]","noteIndex":0},"citationItems":[{"id":1472,"uris":["http://zotero.org/groups/4829620/items/K29UADU4"],"itemData":{"id":1472,"type":"article-journal","container-title":"Nature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C405D9">
        <w:rPr>
          <w:noProof/>
        </w:rPr>
        <w:t>[40]</w:t>
      </w:r>
      <w:r w:rsidR="001814B5">
        <w:fldChar w:fldCharType="end"/>
      </w:r>
      <w:ins w:id="120" w:author="Microsoft Office User" w:date="2023-09-11T16:56:00Z">
        <w:r w:rsidR="001814B5">
          <w:t xml:space="preserve"> </w:t>
        </w:r>
      </w:ins>
      <w:del w:id="121"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r w:rsidR="00136E1C">
        <w:fldChar w:fldCharType="begin"/>
      </w:r>
      <w:r w:rsidR="00C405D9">
        <w:instrText xml:space="preserve"> ADDIN ZOTERO_ITEM CSL_CITATION {"citationID":"pQ9CW2gW","properties":{"formattedCitation":"[41]","plainCitation":"[41]","noteIndex":0},"citationItems":[{"id":1176,"uris":["http://zotero.org/groups/2769688/items/X4A6XRDH"],"itemData":{"id":1176,"type":"article-journal","abstract":"High-throughput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C405D9">
        <w:rPr>
          <w:noProof/>
        </w:rPr>
        <w:t>[41]</w:t>
      </w:r>
      <w:r w:rsidR="00136E1C">
        <w:fldChar w:fldCharType="end"/>
      </w:r>
      <w:del w:id="122"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C405D9">
        <w:instrText xml:space="preserve"> ADDIN ZOTERO_ITEM CSL_CITATION {"citationID":"jSZKDq26","properties":{"formattedCitation":"[42]","plainCitation":"[42]","noteIndex":0},"citationItems":[{"id":536,"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C405D9">
        <w:rPr>
          <w:noProof/>
        </w:rPr>
        <w:t>[42]</w:t>
      </w:r>
      <w:r w:rsidR="00136E1C">
        <w:fldChar w:fldCharType="end"/>
      </w:r>
      <w:del w:id="123"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0ABE5EBA" w:rsidR="000C56B0" w:rsidRPr="00FC0723" w:rsidRDefault="00367A15" w:rsidP="00406E0F">
      <w:r w:rsidRPr="00FC0723">
        <w:t>Taxonomic assignment of ASVs was performed using vsearch</w:t>
      </w:r>
      <w:r w:rsidR="00136E1C">
        <w:fldChar w:fldCharType="begin"/>
      </w:r>
      <w:r w:rsidR="00C405D9">
        <w:instrText xml:space="preserve"> ADDIN ZOTERO_ITEM CSL_CITATION {"citationID":"Y1QeAnhp","properties":{"formattedCitation":"[43]","plainCitation":"[43]","noteIndex":0},"citationItems":[{"id":867,"uris":["http://zotero.org/groups/2769688/items/NGQFZT9W"],"itemData":{"id":867,"type":"article-journal","abstract":"Background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C405D9">
        <w:rPr>
          <w:noProof/>
        </w:rPr>
        <w:t>[43]</w:t>
      </w:r>
      <w:r w:rsidR="00136E1C">
        <w:fldChar w:fldCharType="end"/>
      </w:r>
      <w:ins w:id="124" w:author="Microsoft Office User" w:date="2023-09-19T14:05:00Z">
        <w:r w:rsidR="00136E1C">
          <w:t xml:space="preserve"> </w:t>
        </w:r>
      </w:ins>
      <w:r w:rsidRPr="00FC0723">
        <w:t>using a modified version of the SILVA v. 138</w:t>
      </w:r>
      <w:r w:rsidR="00B024AA">
        <w:t xml:space="preserve"> </w:t>
      </w:r>
      <w:r w:rsidR="00136E1C">
        <w:fldChar w:fldCharType="begin"/>
      </w:r>
      <w:r w:rsidR="00C405D9">
        <w:instrText xml:space="preserve"> ADDIN ZOTERO_ITEM CSL_CITATION {"citationID":"VH8S4mlS","properties":{"formattedCitation":"[44]","plainCitation":"[44]","noteIndex":0},"citationItems":[{"id":1599,"uris":["http://zotero.org/groups/4751850/items/DRITURHI"],"itemData":{"id":1599,"type":"article-journal","abstract":"Abstract.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C405D9">
        <w:rPr>
          <w:noProof/>
        </w:rPr>
        <w:t>[44]</w:t>
      </w:r>
      <w:r w:rsidR="00136E1C">
        <w:fldChar w:fldCharType="end"/>
      </w:r>
      <w:r w:rsidR="00136E1C">
        <w:t xml:space="preserve"> </w:t>
      </w:r>
      <w:r w:rsidRPr="00FC0723">
        <w:t>taxonomic reference. The sole change to the SILVA138 reference was supplementation with additional coral mitochondrial reads obtained from metaxa2</w:t>
      </w:r>
      <w:r w:rsidR="00BB276E">
        <w:fldChar w:fldCharType="begin"/>
      </w:r>
      <w:r w:rsidR="00C405D9">
        <w:instrText xml:space="preserve"> ADDIN ZOTERO_ITEM CSL_CITATION {"citationID":"toe5BSuX","properties":{"formattedCitation":"[45]","plainCitation":"[45]","noteIndex":0},"citationItems":[{"id":1596,"uris":["http://zotero.org/groups/4751850/items/XUB9J7D5"],"itemData":{"id":1596,"type":"article-journal","abstract":"The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BB276E">
        <w:fldChar w:fldCharType="separate"/>
      </w:r>
      <w:r w:rsidR="00C405D9">
        <w:rPr>
          <w:noProof/>
        </w:rPr>
        <w:t>[45]</w:t>
      </w:r>
      <w:r w:rsidR="00BB276E">
        <w:fldChar w:fldCharType="end"/>
      </w:r>
      <w:r w:rsidR="00136E1C">
        <w:t xml:space="preserve"> </w:t>
      </w:r>
      <w:r w:rsidR="000F1A53">
        <w:fldChar w:fldCharType="begin"/>
      </w:r>
      <w:r w:rsidR="00C405D9">
        <w:instrText xml:space="preserve"> ADDIN ZOTERO_ITEM CSL_CITATION {"citationID":"3TBGE419","properties":{"formattedCitation":"[46]","plainCitation":"[46]","noteIndex":0},"citationItems":[{"id":1888,"uris":["http://zotero.org/groups/4751850/items/KWNP934M"],"itemData":{"id":1888,"type":"article","abstract":"The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C405D9">
        <w:rPr>
          <w:noProof/>
        </w:rPr>
        <w:t>[46]</w:t>
      </w:r>
      <w:r w:rsidR="000F1A53">
        <w:fldChar w:fldCharType="end"/>
      </w:r>
      <w:r w:rsidRPr="00FC0723">
        <w:t>. In benchmarks, this change greatly improves annotation of coral mitochondrial rRNAs, without increasing false positive taxonomic assignments</w:t>
      </w:r>
      <w:r w:rsidR="000F1A53">
        <w:fldChar w:fldCharType="begin"/>
      </w:r>
      <w:r w:rsidR="00C405D9">
        <w:instrText xml:space="preserve"> ADDIN ZOTERO_ITEM CSL_CITATION {"citationID":"ML7zfSNl","properties":{"formattedCitation":"[46]","plainCitation":"[46]","noteIndex":0},"citationItems":[{"id":1888,"uris":["http://zotero.org/groups/4751850/items/KWNP934M"],"itemData":{"id":1888,"type":"article","abstract":"The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studies.","DOI":"10.1101/2021.02.23.431501","language":"en","license":"© 2023, Posted by Cold Spring Harbor Laboratory. This pre-print is available under a Creative Commons License (Attribution 4.0 International), CC BY 4.0, as described at http://creativecommons.org/licenses/by/4.0/","note":"page: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C405D9">
        <w:rPr>
          <w:noProof/>
        </w:rPr>
        <w:t>[46]</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4483D96F"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C405D9">
        <w:instrText xml:space="preserve"> ADDIN ZOTERO_ITEM CSL_CITATION {"citationID":"65xqxM1r","properties":{"formattedCitation":"[47]","plainCitation":"[47]","noteIndex":0},"citationItems":[{"id":1594,"uris":["http://zotero.org/groups/4751850/items/WM66E5TZ"],"itemData":{"id":1594,"type":"article-journal","abstract":"Recent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methods.","container-title":"mSystems","DOI":"10.1128/mSystems.00021-18","ISSN":"2379-5077","issue":"3","language":"en","license":"Copyright © 2018 Janssen et al.. This is an open-access article distributed under the terms of the Creative Commons Attribution 4.0 International license.","note":"publisher: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C405D9">
        <w:rPr>
          <w:noProof/>
        </w:rPr>
        <w:t>[47]</w:t>
      </w:r>
      <w:r w:rsidR="000F1A53">
        <w:fldChar w:fldCharType="end"/>
      </w:r>
      <w:r w:rsidRPr="00FC0723">
        <w:t>, again using the SILVA v. 138</w:t>
      </w:r>
      <w:r w:rsidR="00B024AA">
        <w:t xml:space="preserve"> </w:t>
      </w:r>
      <w:r w:rsidR="00B024AA">
        <w:fldChar w:fldCharType="begin"/>
      </w:r>
      <w:r w:rsidR="00C405D9">
        <w:instrText xml:space="preserve"> ADDIN ZOTERO_ITEM CSL_CITATION {"citationID":"yrgv8PaG","properties":{"formattedCitation":"[44]","plainCitation":"[44]","noteIndex":0},"citationItems":[{"id":1599,"uris":["http://zotero.org/groups/4751850/items/DRITURHI"],"itemData":{"id":1599,"type":"article-journal","abstract":"Abstract.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C405D9">
        <w:rPr>
          <w:noProof/>
        </w:rPr>
        <w:t>[44]</w:t>
      </w:r>
      <w:r w:rsidR="00B024AA">
        <w:fldChar w:fldCharType="end"/>
      </w:r>
      <w:r w:rsidR="00B024AA">
        <w:t xml:space="preserve"> </w:t>
      </w:r>
      <w:r w:rsidRPr="00FC0723">
        <w:t xml:space="preserve"> database as reference taxonomy. The final output from this pipeline consisted of a taxonomy table, ASV feature table and phylogenetic tree that were used for downstream analyses.</w:t>
      </w:r>
    </w:p>
    <w:p w14:paraId="42BD8C88" w14:textId="77777777" w:rsidR="00B024AA" w:rsidRDefault="00B024AA" w:rsidP="00406E0F"/>
    <w:p w14:paraId="727E5898" w14:textId="07561E25" w:rsidR="00B024AA" w:rsidRPr="00240881" w:rsidRDefault="00B024AA" w:rsidP="00B024AA">
      <w:pPr>
        <w:rPr>
          <w:ins w:id="125" w:author="Microsoft Office User" w:date="2023-09-19T14:25:00Z"/>
          <w:i/>
          <w:iCs/>
          <w:rPrChange w:id="126" w:author="Microsoft Office User" w:date="2023-09-19T14:40:00Z">
            <w:rPr>
              <w:ins w:id="127" w:author="Microsoft Office User" w:date="2023-09-19T14:25:00Z"/>
            </w:rPr>
          </w:rPrChange>
        </w:rPr>
      </w:pPr>
      <w:ins w:id="128" w:author="Microsoft Office User" w:date="2023-09-19T14:28:00Z">
        <w:r>
          <w:t xml:space="preserve">Unrarefied </w:t>
        </w:r>
      </w:ins>
      <w:ins w:id="129" w:author="Microsoft Office User" w:date="2023-09-19T14:29:00Z">
        <w:r>
          <w:t>f</w:t>
        </w:r>
      </w:ins>
      <w:ins w:id="130" w:author="Microsoft Office User" w:date="2023-09-19T14:28:00Z">
        <w:r>
          <w:t xml:space="preserve">eature tables were </w:t>
        </w:r>
      </w:ins>
      <w:ins w:id="131" w:author="Microsoft Office User" w:date="2023-09-19T14:29:00Z">
        <w:r>
          <w:t xml:space="preserve">used in compositional data analyses (e.g. ANCOM-BC). In phylogenetic comparative analyses that are not compositional (e.g. </w:t>
        </w:r>
      </w:ins>
      <w:ins w:id="132" w:author="Microsoft Office User" w:date="2023-09-19T14:39:00Z">
        <w:r w:rsidR="00240881">
          <w:t xml:space="preserve">phylogenetic independent contrasts) </w:t>
        </w:r>
      </w:ins>
      <w:ins w:id="133" w:author="Microsoft Office User" w:date="2023-09-19T14:30:00Z">
        <w:r>
          <w:t xml:space="preserve">feature tables were rarefied to 1000 </w:t>
        </w:r>
      </w:ins>
      <w:ins w:id="134" w:author="Microsoft Office User" w:date="2023-09-19T14:33:00Z">
        <w:r w:rsidR="00240881">
          <w:t xml:space="preserve">randomly-selected </w:t>
        </w:r>
      </w:ins>
      <w:ins w:id="135" w:author="Microsoft Office User" w:date="2023-09-19T14:30:00Z">
        <w:r>
          <w:t>sequences per sample in</w:t>
        </w:r>
      </w:ins>
      <w:ins w:id="136" w:author="Microsoft Office User" w:date="2023-09-19T14:25:00Z">
        <w:r>
          <w:t xml:space="preserve"> order to avoid </w:t>
        </w:r>
      </w:ins>
      <w:ins w:id="137" w:author="Microsoft Office User" w:date="2023-09-19T14:30:00Z">
        <w:r>
          <w:t>potential false-positives</w:t>
        </w:r>
      </w:ins>
      <w:ins w:id="138" w:author="Microsoft Office User" w:date="2023-09-19T14:25:00Z">
        <w:r>
          <w:t xml:space="preserve"> due to differences in library size across samples</w:t>
        </w:r>
      </w:ins>
      <w:ins w:id="139" w:author="Microsoft Office User" w:date="2023-09-19T14:34:00Z">
        <w:r w:rsidR="00240881">
          <w:t xml:space="preserve">. This initial rarefaction depth was chosen to </w:t>
        </w:r>
      </w:ins>
      <w:ins w:id="140" w:author="Microsoft Office User" w:date="2023-09-19T14:31:00Z">
        <w:r w:rsidR="00240881">
          <w:t>maximizing taxonomic coverage</w:t>
        </w:r>
      </w:ins>
      <w:ins w:id="141" w:author="Microsoft Office User" w:date="2023-09-19T14:39:00Z">
        <w:r w:rsidR="00240881">
          <w:t xml:space="preserve"> (that is, to exclude as few samples as possible)</w:t>
        </w:r>
      </w:ins>
      <w:ins w:id="142" w:author="Microsoft Office User" w:date="2023-09-19T14:32:00Z">
        <w:r w:rsidR="00240881">
          <w:t>, and to allow direct comparison with prior analyses of GCMP microbiome samples (e.g</w:t>
        </w:r>
      </w:ins>
      <w:ins w:id="143" w:author="Microsoft Office User" w:date="2023-09-19T14:33:00Z">
        <w:r w:rsidR="00240881">
          <w:t xml:space="preserve">. </w:t>
        </w:r>
        <w:r w:rsidR="00240881">
          <w:fldChar w:fldCharType="begin"/>
        </w:r>
      </w:ins>
      <w:r w:rsidR="00C405D9">
        <w: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144" w:author="Microsoft Office User" w:date="2023-09-19T14:33:00Z">
        <w:r w:rsidR="00240881">
          <w:fldChar w:fldCharType="separate"/>
        </w:r>
      </w:ins>
      <w:r w:rsidR="00C405D9">
        <w:rPr>
          <w:noProof/>
        </w:rPr>
        <w:t>[48]</w:t>
      </w:r>
      <w:ins w:id="145" w:author="Microsoft Office User" w:date="2023-09-19T14:33:00Z">
        <w:r w:rsidR="00240881">
          <w:fldChar w:fldCharType="end"/>
        </w:r>
        <w:r w:rsidR="00240881">
          <w:t>)</w:t>
        </w:r>
      </w:ins>
      <w:del w:id="146"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147" w:author="Microsoft Office User" w:date="2023-09-19T14:25:00Z">
        <w:r>
          <w:t xml:space="preserve">. </w:t>
        </w:r>
      </w:ins>
      <w:ins w:id="148" w:author="Microsoft Office User" w:date="2023-09-19T14:33:00Z">
        <w:r w:rsidR="00240881">
          <w:t xml:space="preserve"> </w:t>
        </w:r>
      </w:ins>
      <w:ins w:id="149" w:author="Microsoft Office User" w:date="2023-09-19T14:36:00Z">
        <w:r w:rsidR="00240881">
          <w:t xml:space="preserve">While </w:t>
        </w:r>
      </w:ins>
      <w:ins w:id="150" w:author="Microsoft Office User" w:date="2023-09-19T14:37:00Z">
        <w:r w:rsidR="00240881">
          <w:t xml:space="preserve">rarefaction will not induce false positive results, it can reduce statistical power.  </w:t>
        </w:r>
      </w:ins>
      <w:ins w:id="151" w:author="Microsoft Office User" w:date="2023-09-19T14:34:00Z">
        <w:r w:rsidR="00240881">
          <w:t xml:space="preserve">We </w:t>
        </w:r>
      </w:ins>
      <w:ins w:id="152" w:author="Microsoft Office User" w:date="2023-09-19T14:40:00Z">
        <w:r w:rsidR="00240881">
          <w:t xml:space="preserve">therefore </w:t>
        </w:r>
      </w:ins>
      <w:ins w:id="153" w:author="Microsoft Office User" w:date="2023-09-19T14:34:00Z">
        <w:r w:rsidR="00240881">
          <w:t xml:space="preserve">additionally </w:t>
        </w:r>
      </w:ins>
      <w:ins w:id="154" w:author="Microsoft Office User" w:date="2023-09-19T14:35:00Z">
        <w:r w:rsidR="00240881">
          <w:t xml:space="preserve">repeated analysis at a rarefaction depth of </w:t>
        </w:r>
        <w:commentRangeStart w:id="155"/>
        <w:r w:rsidR="00240881">
          <w:t>XXX</w:t>
        </w:r>
      </w:ins>
      <w:commentRangeEnd w:id="155"/>
      <w:ins w:id="156" w:author="Microsoft Office User" w:date="2023-09-28T14:40:00Z">
        <w:r w:rsidR="009E36EF">
          <w:rPr>
            <w:rStyle w:val="CommentReference"/>
          </w:rPr>
          <w:commentReference w:id="155"/>
        </w:r>
      </w:ins>
      <w:ins w:id="157" w:author="Microsoft Office User" w:date="2023-09-19T14:35:00Z">
        <w:r w:rsidR="00240881">
          <w:t xml:space="preserve"> sequences per sample to confirm </w:t>
        </w:r>
      </w:ins>
      <w:ins w:id="158" w:author="Microsoft Office User" w:date="2023-09-19T14:40:00Z">
        <w:r w:rsidR="00240881">
          <w:t>key results.</w:t>
        </w:r>
      </w:ins>
    </w:p>
    <w:p w14:paraId="27AA7742" w14:textId="77777777" w:rsidR="004302F8" w:rsidRPr="00FC0723" w:rsidRDefault="004302F8" w:rsidP="00406E0F"/>
    <w:p w14:paraId="72043D7F" w14:textId="77777777" w:rsidR="000C56B0" w:rsidRPr="00FC0723" w:rsidRDefault="00367A15" w:rsidP="00406E0F">
      <w:r w:rsidRPr="00FC0723">
        <w:t>Phylogenetic comparison of innate immune gene repertoire and microbiome richness</w:t>
      </w:r>
    </w:p>
    <w:p w14:paraId="27B81CE3" w14:textId="77777777" w:rsidR="000C56B0" w:rsidRDefault="00367A15"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w:t>
      </w:r>
      <w:r w:rsidRPr="00FC0723">
        <w:rPr>
          <w:rFonts w:eastAsia="Cardo"/>
        </w:rPr>
        <w:lastRenderedPageBreak/>
        <w:t>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6BB858C5" w14:textId="4F7DB20C" w:rsidR="000C56B0" w:rsidRPr="00FC0723" w:rsidRDefault="00367A15" w:rsidP="00406E0F">
      <w:pPr>
        <w:rPr>
          <w:rFonts w:eastAsia="Arial"/>
          <w:color w:val="222222"/>
          <w:sz w:val="27"/>
          <w:szCs w:val="27"/>
        </w:rPr>
      </w:pPr>
      <w:r w:rsidRPr="00FC0723">
        <w:t>Microbial taxonomic analysis was conducted using the ANCOM-BC package in phyloseq in R</w:t>
      </w:r>
      <w:del w:id="159"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C405D9">
        <w:rPr>
          <w:vertAlign w:val="superscript"/>
        </w:rPr>
        <w:instrText xml:space="preserve"> ADDIN ZOTERO_ITEM CSL_CITATION {"citationID":"dHVkVMbm","properties":{"formattedCitation":"[49]","plainCitation":"[49]","noteIndex":0},"citationItems":[{"id":1589,"uris":["http://zotero.org/groups/4751850/items/76VWIAUV"],"itemData":{"id":1589,"type":"article-journal","container-title":"Nature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C405D9">
        <w:rPr>
          <w:noProof/>
        </w:rPr>
        <w:t>[49]</w:t>
      </w:r>
      <w:r w:rsidR="009E36EF">
        <w:rPr>
          <w:vertAlign w:val="superscript"/>
        </w:rPr>
        <w:fldChar w:fldCharType="end"/>
      </w:r>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2970257C" w:rsidR="00DB41FE" w:rsidDel="00240881" w:rsidRDefault="00DB41FE" w:rsidP="00FC0723">
      <w:pPr>
        <w:pStyle w:val="Heading2"/>
        <w:rPr>
          <w:del w:id="160" w:author="Microsoft Office User" w:date="2023-09-19T14:41:00Z"/>
        </w:rPr>
      </w:pPr>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06A72031"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w:t>
      </w:r>
      <w:ins w:id="161" w:author="Microsoft Office User" w:date="2023-09-19T14:41:00Z">
        <w:r w:rsidR="004E7F60">
          <w:t xml:space="preserve">any given </w:t>
        </w:r>
      </w:ins>
      <w:r w:rsidRPr="00FC0723">
        <w:t>transcriptome</w:t>
      </w:r>
      <w:del w:id="162"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163" w:author="Microsoft Office User" w:date="2023-09-28T14:41:00Z">
        <w:r w:rsidR="009E36EF">
          <w:t xml:space="preserve"> </w:t>
        </w:r>
      </w:ins>
      <w:r w:rsidR="009E36EF">
        <w:fldChar w:fldCharType="begin"/>
      </w:r>
      <w:r w:rsidR="00C405D9">
        <w:instrText xml:space="preserve"> ADDIN ZOTERO_ITEM CSL_CITATION {"citationID":"G5P4Eip4","properties":{"formattedCitation":"[32,50]","plainCitation":"[32,50]","noteIndex":0},"citationItems":[{"id":1552,"uris":["http://zotero.org/groups/4751850/items/7REVQ4JZ"],"itemData":{"id":1552,"type":"article-journal","abstract":"The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C405D9">
        <w:rPr>
          <w:noProof/>
        </w:rPr>
        <w:t>[32,50]</w:t>
      </w:r>
      <w:r w:rsidR="009E36EF">
        <w:fldChar w:fldCharType="end"/>
      </w:r>
      <w:ins w:id="164" w:author="Microsoft Office User" w:date="2023-09-28T14:41:00Z">
        <w:r w:rsidR="009E36EF">
          <w:t xml:space="preserve">.  </w:t>
        </w:r>
      </w:ins>
      <w:del w:id="165"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77777777"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63F63A60" w:rsidR="000C56B0" w:rsidRDefault="00367A15" w:rsidP="00406E0F">
      <w:r w:rsidRPr="00FC0723">
        <w:t>In keeping with past work</w:t>
      </w:r>
      <w:ins w:id="166" w:author="Microsoft Office User" w:date="2023-09-28T14:46:00Z">
        <w:r w:rsidR="009E36EF">
          <w:t xml:space="preserve"> </w:t>
        </w:r>
        <w:r w:rsidR="009E36EF">
          <w:fldChar w:fldCharType="begin"/>
        </w:r>
      </w:ins>
      <w:r w:rsidR="00C405D9">
        <w:instrText xml:space="preserve"> ADDIN ZOTERO_ITEM CSL_CITATION {"citationID":"cBFllvsk","properties":{"formattedCitation":"[32,50]","plainCitation":"[32,50]","noteIndex":0},"citationItems":[{"id":1552,"uris":["http://zotero.org/groups/4751850/items/7REVQ4JZ"],"itemData":{"id":1552,"type":"article-journal","abstract":"The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M."}],"issued":{"date-parts":[["2014",10,1]]}}},{"id":1638,"uris":["http://zotero.org/groups/4751850/items/VCRNXQN7"],"itemData":{"id":1638,"type":"article-journal","container-title":"Frontiers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167" w:author="Microsoft Office User" w:date="2023-09-28T14:46:00Z">
        <w:r w:rsidR="009E36EF">
          <w:fldChar w:fldCharType="separate"/>
        </w:r>
      </w:ins>
      <w:r w:rsidR="00C405D9">
        <w:rPr>
          <w:noProof/>
        </w:rPr>
        <w:t>[32,50]</w:t>
      </w:r>
      <w:ins w:id="168" w:author="Microsoft Office User" w:date="2023-09-28T14:46:00Z">
        <w:r w:rsidR="009E36EF">
          <w:fldChar w:fldCharType="end"/>
        </w:r>
        <w:r w:rsidR="009E36EF">
          <w:t xml:space="preserve"> </w:t>
        </w:r>
      </w:ins>
      <w:del w:id="169"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lastRenderedPageBreak/>
        <w:t>Coral IL-1R and TLR gene family copy number</w:t>
      </w:r>
      <w:ins w:id="170" w:author="Microsoft Office User" w:date="2023-09-11T12:11:00Z">
        <w:r w:rsidR="0030451B">
          <w:rPr>
            <w:b/>
            <w:bCs/>
          </w:rPr>
          <w:t>s</w:t>
        </w:r>
      </w:ins>
      <w:del w:id="171"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7777777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367A15"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367A15"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1697F5EB" w:rsidR="000C56B0" w:rsidRDefault="00367A15"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r w:rsidR="009E36EF">
        <w:fldChar w:fldCharType="begin"/>
      </w:r>
      <w:r w:rsidR="009E36EF">
        <w:instrText xml:space="preserve"> ADDIN ZOTERO_ITEM CSL_CITATION {"citationID":"mmhcEM0P","properties":{"formattedCitation":"[4]","plainCitation":"[4]","noteIndex":0},"citationItems":[{"id":1639,"uris":["http://zotero.org/groups/4751850/items/7TGZX9WX"],"itemData":{"id":1639,"type":"article-journal","abstract":"Scleractinian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172"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6186B8AC"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r w:rsidR="009E36EF">
        <w:fldChar w:fldCharType="begin"/>
      </w:r>
      <w:r w:rsidR="00785BA8">
        <w:instrText xml:space="preserve"> ADDIN ZOTERO_ITEM CSL_CITATION {"citationID":"5Z9piH4u","properties":{"formattedCitation":"[4]","plainCitation":"[4]","noteIndex":0},"citationItems":[{"id":1639,"uris":["http://zotero.org/groups/4751850/items/7TGZX9WX"],"itemData":{"id":1639,"type":"article-journal","abstract":"Scleractinian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367A15"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367A15"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BB87713" w:rsidR="000C56B0" w:rsidRDefault="00367A15" w:rsidP="00406E0F">
      <w:r w:rsidRPr="00FC0723">
        <w:t>Previous studies have reported that coral endolithic skeleton microbiomes are more species-rich than mucus or tissue, and show both species-specificity and signals of phylosymbiosis with their coral hosts</w:t>
      </w:r>
      <w:r w:rsidR="009E36EF">
        <w:fldChar w:fldCharType="begin"/>
      </w:r>
      <w:r w:rsidR="00785BA8">
        <w:instrText xml:space="preserve"> ADDIN ZOTERO_ITEM CSL_CITATION {"citationID":"QC0U7xlU","properties":{"formattedCitation":"[4]","plainCitation":"[4]","noteIndex":0},"citationItems":[{"id":1639,"uris":["http://zotero.org/groups/4751850/items/7TGZX9WX"],"itemData":{"id":1639,"type":"article-journal","abstract":"Scleractinian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25EA168B"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367A15" w:rsidP="00406E0F">
      <w:r w:rsidRPr="00FC0723">
        <w:t>We repeated the above protocol separately on the mucus, tissue, and skeleton compartments separately (</w:t>
      </w:r>
      <w:r w:rsidRPr="003C0F7F">
        <w:rPr>
          <w:b/>
          <w:bCs/>
        </w:rPr>
        <w:t>Table S9B-D</w:t>
      </w:r>
      <w:r w:rsidRPr="00FC0723">
        <w:t xml:space="preserve">). In coral mucus, tissue and skeleton, IL-1R gene copy number significantly correlated with Weighted UniFrac PC1 of the microbiome </w:t>
      </w:r>
      <w:r w:rsidRPr="00FC0723">
        <w:lastRenderedPageBreak/>
        <w:t>(PIC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4BC885A" w14:textId="2F12693A"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C405D9">
        <w:instrText xml:space="preserve"> ADDIN ZOTERO_ITEM CSL_CITATION {"citationID":"adr0qsa8fo","properties":{"formattedCitation":"[49]","plainCitation":"[49]","noteIndex":0},"citationItems":[{"id":1589,"uris":["http://zotero.org/groups/4751850/items/76VWIAUV"],"itemData":{"id":1589,"type":"article-journal","container-title":"Nature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C405D9">
        <w:t>[49]</w:t>
      </w:r>
      <w:r w:rsidR="009E36EF">
        <w:fldChar w:fldCharType="end"/>
      </w:r>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6A618F69" w14:textId="77777777" w:rsidR="00A96A89" w:rsidRDefault="00A96A89" w:rsidP="00406E0F"/>
    <w:p w14:paraId="0FC7CF9F" w14:textId="3599DA89" w:rsidR="000C56B0" w:rsidRDefault="00367A15"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lastRenderedPageBreak/>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77777777"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7777777"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173" w:name="_ip5hrzaifvy1" w:colFirst="0" w:colLast="0"/>
      <w:bookmarkEnd w:id="173"/>
      <w:r w:rsidRPr="00FC0723">
        <w:rPr>
          <w:rFonts w:ascii="Times New Roman" w:hAnsi="Times New Roman" w:cs="Times New Roman"/>
        </w:rPr>
        <w:t>Discussion</w:t>
      </w:r>
    </w:p>
    <w:p w14:paraId="7E41921D" w14:textId="77777777" w:rsidR="000C56B0" w:rsidRPr="00FC0723" w:rsidRDefault="00367A15" w:rsidP="00406E0F">
      <w:r w:rsidRPr="00FC0723">
        <w:t xml:space="preserve">By combining coral microbiome and genomic data in a comparative framework, we demonstrate that TIR-domain containing innate immune gene repertoires strongly </w:t>
      </w:r>
      <w:r w:rsidRPr="00FC0723">
        <w:lastRenderedPageBreak/>
        <w:t>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7B12A626"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C405D9">
        <w:instrText xml:space="preserve"> ADDIN ZOTERO_ITEM CSL_CITATION {"citationID":"a1dr9hh9img","properties":{"formattedCitation":"[35]","plainCitation":"[35]","noteIndex":0},"citationItems":[{"id":1646,"uris":["http://zotero.org/groups/4751850/items/NXBWQIDA"],"itemData":{"id":1646,"type":"article-journal","abstract":"Our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C405D9">
        <w:t>[35]</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microbes</w:t>
      </w:r>
      <w:r w:rsidR="00785BA8">
        <w:t xml:space="preserve"> </w:t>
      </w:r>
      <w:r w:rsidR="00785BA8">
        <w:fldChar w:fldCharType="begin"/>
      </w:r>
      <w:r w:rsidR="00C405D9">
        <w:instrText xml:space="preserve"> ADDIN ZOTERO_ITEM CSL_CITATION {"citationID":"lgzdFPzn","properties":{"formattedCitation":"[35]","plainCitation":"[35]","noteIndex":0},"citationItems":[{"id":1646,"uris":["http://zotero.org/groups/4751850/items/NXBWQIDA"],"itemData":{"id":1646,"type":"article-journal","abstract":"Our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C405D9">
        <w:t>[35]</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r w:rsidR="00785BA8">
        <w:t xml:space="preserve"> </w:t>
      </w:r>
      <w:r w:rsidR="00785BA8">
        <w:fldChar w:fldCharType="begin"/>
      </w:r>
      <w:r w:rsidR="00785BA8">
        <w:instrText xml:space="preserve"> ADDIN ZOTERO_ITEM CSL_CITATION {"citationID":"a1f01eulr3i","properties":{"formattedCitation":"[4]","plainCitation":"[4]","noteIndex":0},"citationItems":[{"id":1639,"uris":["http://zotero.org/groups/4751850/items/7TGZX9WX"],"itemData":{"id":1639,"type":"article-journal","abstract":"Scleractinian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785BA8">
        <w:fldChar w:fldCharType="separate"/>
      </w:r>
      <w:r w:rsidR="00785BA8" w:rsidRPr="00785BA8">
        <w:t>[4]</w:t>
      </w:r>
      <w:r w:rsidR="00785BA8">
        <w:fldChar w:fldCharType="end"/>
      </w:r>
      <w:r w:rsidR="00785BA8">
        <w:t xml:space="preserve"> </w:t>
      </w:r>
      <w:r w:rsidR="00785BA8">
        <w:fldChar w:fldCharType="begin"/>
      </w:r>
      <w:r w:rsidR="00C405D9">
        <w:instrText xml:space="preserve"> ADDIN ZOTERO_ITEM CSL_CITATION {"citationID":"a1crvi47btb","properties":{"formattedCitation":"[51\\uc0\\u8211{}53]","plainCitation":"[51–53]","noteIndex":0},"citationItems":[{"id":1641,"uris":["http://zotero.org/groups/4751850/items/37VXJG2W"],"itemData":{"id":1641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Wegener"}],"issued":{"date-parts":[["2018"]]}}},{"id":890,"uris":["http://zotero.org/groups/2769688/items/AAPYI8U3"],"itemData":{"id":890,"type":"article-journal","abstract":"Phylosymbiosis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R."}],"issued":{"date-parts":[["2016",11,18]]}}},{"id":1224,"uris":["http://zotero.org/groups/2769688/items/Q38T6XZY"],"itemData":{"id":1224,"type":"article-journal","abstract":"Microbiome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J","language":"en","license":"2020 The Author(s), under exclusive licence to International Society for Microbial Ecology","note":"number: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C405D9" w:rsidRPr="00C405D9">
        <w:t>[51–53]</w:t>
      </w:r>
      <w:r w:rsidR="00785BA8">
        <w:fldChar w:fldCharType="end"/>
      </w:r>
      <w:r w:rsidRPr="00FC0723">
        <w:t>),  excepting important deviations from this trend such as those driven by the evolution of specialized diets</w:t>
      </w:r>
      <w:r w:rsidR="004206C7">
        <w:t xml:space="preserve"> </w:t>
      </w:r>
      <w:r w:rsidR="004206C7">
        <w:fldChar w:fldCharType="begin"/>
      </w:r>
      <w:r w:rsidR="00C405D9">
        <w:instrText xml:space="preserve"> ADDIN ZOTERO_ITEM CSL_CITATION {"citationID":"asfehlpbj6","properties":{"formattedCitation":"[54,55]","plainCitation":"[54,55]","noteIndex":0},"citationItems":[{"id":1658,"uris":["http://zotero.org/groups/4751850/items/TGNAE3JZ"],"itemData":{"id":1658,"type":"article-journal","abstract":"Mammals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Jin"},{"family":"González","given":"Antonio"},{"family":"Knight","given":"Rob"}],"issued":{"date-parts":[["2014",3]]}}},{"id":1660,"uris":["http://zotero.org/groups/4751850/items/D79TSQHM"],"itemData":{"id":1660,"type":"article-journal","abstract":"Animal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C405D9">
        <w:t>[54,55]</w:t>
      </w:r>
      <w:r w:rsidR="004206C7">
        <w:fldChar w:fldCharType="end"/>
      </w:r>
      <w:r w:rsidR="004206C7">
        <w:t xml:space="preserve">  </w:t>
      </w:r>
      <w:r w:rsidRPr="00FC0723">
        <w:t>or flight</w:t>
      </w:r>
      <w:r w:rsidR="004206C7">
        <w:t xml:space="preserve"> </w:t>
      </w:r>
      <w:r w:rsidR="004206C7">
        <w:fldChar w:fldCharType="begin"/>
      </w:r>
      <w:r w:rsidR="00C405D9">
        <w:instrText xml:space="preserve"> ADDIN ZOTERO_ITEM CSL_CITATION {"citationID":"aacc4f6eqd","properties":{"formattedCitation":"[24]","plainCitation":"[24]","noteIndex":0},"citationItems":[{"id":1661,"uris":["http://zotero.org/groups/4751850/items/CSHHB975"],"itemData":{"id":1661,"type":"article-journal","abstract":"Diet and host phylogeny drive the taxonomic and functional contents of the gut microbiome in mammals, yet it is unknown whether these patterns hold across all vertebrate lineages. Here, we assessed gut microbiomes from </w:instrText>
      </w:r>
      <w:r w:rsidR="00C405D9">
        <w:rPr>
          <w:rFonts w:ascii="Cambria Math" w:hAnsi="Cambria Math" w:cs="Cambria Math"/>
        </w:rPr>
        <w:instrText>∼</w:instrText>
      </w:r>
      <w:r w:rsidR="00C405D9">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22D20B9D" w:rsidR="000C56B0" w:rsidRPr="00FC0723" w:rsidRDefault="00367A15" w:rsidP="00406E0F">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4206C7">
        <w:instrText xml:space="preserve"> ADDIN ZOTERO_ITEM CSL_CITATION {"citationID":"a4lj5l898v","properties":{"formattedCitation":"[4]","plainCitation":"[4]","noteIndex":0},"citationItems":[{"id":1639,"uris":["http://zotero.org/groups/4751850/items/7TGZX9WX"],"itemData":{"id":1639,"type":"article-journal","abstract":"Scleractinian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C405D9">
        <w:instrText xml:space="preserve"> ADDIN ZOTERO_ITEM CSL_CITATION {"citationID":"a2dvc7ju86o","properties":{"formattedCitation":"[56,57]","plainCitation":"[56,57]","noteIndex":0},"citationItems":[{"id":1625,"uris":["http://zotero.org/groups/4751850/items/XC8YAGJA"],"itemData":{"id":1625,"type":"article-journal","container-title":"Journal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D"}],"issued":{"date-parts":[["2011"]]}}},{"id":1624,"uris":["http://zotero.org/groups/4751850/items/AIKBR3RH"],"itemData":{"id":1624,"type":"article-journal","container-title":"Proceedings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C405D9">
        <w:t>[56,57]</w:t>
      </w:r>
      <w:r w:rsidR="004206C7">
        <w:fldChar w:fldCharType="end"/>
      </w:r>
      <w:r w:rsidR="004206C7">
        <w:t xml:space="preserve"> </w:t>
      </w:r>
      <w:r w:rsidRPr="00FC0723">
        <w:t xml:space="preserve">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r w:rsidR="004206C7">
        <w:fldChar w:fldCharType="begin"/>
      </w:r>
      <w:r w:rsidR="00C405D9">
        <w:instrText xml:space="preserve"> ADDIN ZOTERO_ITEM CSL_CITATION {"citationID":"a1fqi5bh5qo","properties":{"formattedCitation":"[58]","plainCitation":"[58]","noteIndex":0},"citationItems":[{"id":1633,"uris":["http://zotero.org/groups/4751850/items/39QKGCFF"],"itemData":{"id":1633,"type":"article-journal","abstract":"Abstract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C405D9">
        <w:t>[58]</w:t>
      </w:r>
      <w:r w:rsidR="004206C7">
        <w:fldChar w:fldCharType="end"/>
      </w:r>
      <w:r w:rsidRPr="00FC0723">
        <w:t xml:space="preserve">. If such correlations extended across species, it could begin to explain why coral microbiomes differ so greatly in bacterial and archaeal biodiversity. </w:t>
      </w:r>
    </w:p>
    <w:p w14:paraId="323EBC57" w14:textId="2BEBEA2E"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C405D9">
        <w:instrText xml:space="preserve"> ADDIN ZOTERO_ITEM CSL_CITATION {"citationID":"alt83pt9db","properties":{"formattedCitation":"[32]","plainCitation":"[32]","noteIndex":0},"citationItems":[{"id":1552,"uris":["http://zotero.org/groups/4751850/items/7REVQ4JZ"],"itemData":{"id":1552,"type":"article-journal","abstract":"The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C405D9">
        <w:t>[32]</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174"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lastRenderedPageBreak/>
        <w:t>The relationship between innate immune gene repertoire and the microbiome is anatomically-specific</w:t>
      </w:r>
    </w:p>
    <w:p w14:paraId="62267AA5" w14:textId="7247211E"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r w:rsidR="005F13B6">
        <w:fldChar w:fldCharType="begin"/>
      </w:r>
      <w:r w:rsidR="00C405D9">
        <w:instrText xml:space="preserve"> ADDIN ZOTERO_ITEM CSL_CITATION {"citationID":"a1jr0fq2i9k","properties":{"formattedCitation":"[59]","plainCitation":"[59]","noteIndex":0},"citationItems":[{"id":1626,"uris":["http://zotero.org/groups/4751850/items/JRLVWWBF"],"itemData":{"id":1626,"type":"article-journal","container-title":"Frontiers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C405D9">
        <w:t>[59]</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A96A89">
        <w:instrText xml:space="preserve"> ADDIN ZOTERO_ITEM CSL_CITATION {"citationID":"a20b8afvbfl","properties":{"formattedCitation":"[4]","plainCitation":"[4]","noteIndex":0},"citationItems":[{"id":1639,"uris":["http://zotero.org/groups/4751850/items/7TGZX9WX"],"itemData":{"id":1639,"type":"article-journal","abstract":"Scleractinian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A96A89">
        <w:instrText xml:space="preserve"> ADDIN ZOTERO_ITEM CSL_CITATION {"citationID":"XxWnnHi0","properties":{"formattedCitation":"[4]","plainCitation":"[4]","noteIndex":0},"citationItems":[{"id":1639,"uris":["http://zotero.org/groups/4751850/items/7TGZX9WX"],"itemData":{"id":1639,"type":"article-journal","abstract":"Scleractinian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17157A46"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r w:rsidR="005F13B6">
        <w:fldChar w:fldCharType="begin"/>
      </w:r>
      <w:r w:rsidR="00C405D9">
        <w:instrText xml:space="preserve"> ADDIN ZOTERO_ITEM CSL_CITATION {"citationID":"a1v02rfjh9f","properties":{"formattedCitation":"[60]","plainCitation":"[60]","noteIndex":0},"citationItems":[{"id":1538,"uris":["http://zotero.org/groups/2769688/items/BLSHBTEC"],"itemData":{"id":1538,"type":"article-journal","abstract":"Stony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C405D9">
        <w:t>[60]</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r w:rsidR="00F30F9D">
        <w:fldChar w:fldCharType="begin"/>
      </w:r>
      <w:r w:rsidR="00C405D9">
        <w:instrText xml:space="preserve"> ADDIN ZOTERO_ITEM CSL_CITATION {"citationID":"ALmfQtEq","properties":{"formattedCitation":"[61]","plainCitation":"[61]","noteIndex":0},"citationItems":[{"id":1870,"uris":["http://zotero.org/groups/4751850/items/3CM4LTVW"],"itemData":{"id":1870,"type":"article-journal","abstract":"Melanin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C405D9">
        <w:rPr>
          <w:noProof/>
        </w:rPr>
        <w:t>[61]</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6978F11E"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C405D9">
        <w:instrText xml:space="preserve"> ADDIN ZOTERO_ITEM CSL_CITATION {"citationID":"ad4sjjs2q0","properties":{"formattedCitation":"[62]","plainCitation":"[62]","noteIndex":0},"citationItems":[{"id":1591,"uris":["http://zotero.org/groups/4751850/items/IVTMJI5C"],"itemData":{"id":1591,"type":"article-journal","container-title":"Frontiers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C405D9">
        <w:t>[62]</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C405D9">
        <w:instrText xml:space="preserve"> ADDIN ZOTERO_ITEM CSL_CITATION {"citationID":"ae2du0p5ol","properties":{"formattedCitation":"[63,64]","plainCitation":"[63,64]","noteIndex":0},"citationItems":[{"id":1663,"uris":["http://zotero.org/groups/4751850/items/5TXWZY64"],"itemData":{"id":1663,"type":"book","abstract":"Elton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S."}],"issued":{"date-parts":[["2020",3,10]]}}},{"id":1665,"uris":["http://zotero.org/groups/4751850/items/39XFPPPL"],"itemData":{"id":1665,"type":"article-journal","abstract":"Anthropogenic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C405D9">
        <w:t>[63,64]</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C405D9">
        <w:instrText xml:space="preserve"> ADDIN ZOTERO_ITEM CSL_CITATION {"citationID":"a10q6q2mhfn","properties":{"formattedCitation":"[65,66]","plainCitation":"[65,66]","noteIndex":0},"citationItems":[{"id":1628,"uris":["http://zotero.org/groups/4751850/items/LACK3GHD"],"itemData":{"id":1628,"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1627,"uris":["http://zotero.org/groups/4751850/items/5YH2UZMM"],"itemData":{"id":1627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C405D9">
        <w:t>[65,66]</w:t>
      </w:r>
      <w:r w:rsidR="00782AA8">
        <w:fldChar w:fldCharType="end"/>
      </w:r>
      <w:r w:rsidRPr="00FC0723">
        <w:t>. Finally, the damage threshold hypothesis</w:t>
      </w:r>
      <w:r w:rsidR="00782AA8">
        <w:t xml:space="preserve"> </w:t>
      </w:r>
      <w:r w:rsidR="00782AA8">
        <w:fldChar w:fldCharType="begin"/>
      </w:r>
      <w:r w:rsidR="00C405D9">
        <w:instrText xml:space="preserve"> ADDIN ZOTERO_ITEM CSL_CITATION {"citationID":"agamomheqn","properties":{"formattedCitation":"[67]","plainCitation":"[67]","noteIndex":0},"citationItems":[{"id":1667,"uris":["http://zotero.org/groups/4751850/items/RNXQT8EJ"],"itemData":{"id":1667,"type":"article-journal","abstract":"Climate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C405D9">
        <w:t>[67]</w:t>
      </w:r>
      <w:r w:rsidR="00782AA8">
        <w:fldChar w:fldCharType="end"/>
      </w:r>
      <w:r w:rsidR="00782AA8">
        <w:t xml:space="preserve"> </w:t>
      </w:r>
      <w:r w:rsidRPr="00FC0723">
        <w:t>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w:t>
      </w:r>
      <w:r>
        <w:lastRenderedPageBreak/>
        <w:t xml:space="preserve">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w:t>
      </w:r>
      <w:r w:rsidRPr="00FC0723">
        <w:rPr>
          <w:color w:val="000000"/>
        </w:rPr>
        <w:lastRenderedPageBreak/>
        <w:t xml:space="preserve">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367A15">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367A15"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175" w:author="Microsoft Office User" w:date="2023-09-11T13:24:00Z">
        <w:r>
          <w:rPr>
            <w:b/>
            <w:color w:val="000000"/>
            <w:sz w:val="26"/>
            <w:szCs w:val="26"/>
          </w:rPr>
          <w:lastRenderedPageBreak/>
          <w:t xml:space="preserve">NEW </w:t>
        </w:r>
      </w:ins>
      <w:r w:rsidR="00F30F9D">
        <w:rPr>
          <w:b/>
          <w:color w:val="000000"/>
          <w:sz w:val="26"/>
          <w:szCs w:val="26"/>
        </w:rPr>
        <w:t>References</w:t>
      </w:r>
    </w:p>
    <w:p w14:paraId="78ECF498" w14:textId="77777777" w:rsidR="00C405D9" w:rsidRPr="00C405D9" w:rsidRDefault="00F30F9D" w:rsidP="00C405D9">
      <w:pPr>
        <w:pStyle w:val="Bibliography"/>
      </w:pPr>
      <w:r>
        <w:rPr>
          <w:bCs/>
          <w:color w:val="000000"/>
          <w:sz w:val="26"/>
          <w:szCs w:val="26"/>
        </w:rPr>
        <w:fldChar w:fldCharType="begin"/>
      </w:r>
      <w:r w:rsidR="00C405D9">
        <w:rPr>
          <w:bCs/>
          <w:color w:val="000000"/>
          <w:sz w:val="26"/>
          <w:szCs w:val="26"/>
        </w:rPr>
        <w:instrText xml:space="preserve"> ADDIN ZOTERO_BIBL {"uncited":[],"omitted":[],"custom":[]} CSL_BIBLIOGRAPHY </w:instrText>
      </w:r>
      <w:r>
        <w:rPr>
          <w:bCs/>
          <w:color w:val="000000"/>
          <w:sz w:val="26"/>
          <w:szCs w:val="26"/>
        </w:rPr>
        <w:fldChar w:fldCharType="separate"/>
      </w:r>
      <w:r w:rsidR="00C405D9" w:rsidRPr="00C405D9">
        <w:t>1. Hoeksema, BW, Cairns S. World List of Scleractinia. [Internet]. Available from: https://www.marinespecies.org/scleractinia</w:t>
      </w:r>
    </w:p>
    <w:p w14:paraId="357071A4" w14:textId="77777777" w:rsidR="00C405D9" w:rsidRPr="00C405D9" w:rsidRDefault="00C405D9" w:rsidP="00C405D9">
      <w:pPr>
        <w:pStyle w:val="Bibliography"/>
      </w:pPr>
      <w:r w:rsidRPr="00C405D9">
        <w:t xml:space="preserve">2. Rohwer F, Seguritan V, Azam F, Knowlton N. Diversity and distribution of coral-associated bacteria. Mar Ecol Prog Ser. 2002;243:1–10. </w:t>
      </w:r>
    </w:p>
    <w:p w14:paraId="35C47553" w14:textId="77777777" w:rsidR="00C405D9" w:rsidRPr="00C405D9" w:rsidRDefault="00C405D9" w:rsidP="00C405D9">
      <w:pPr>
        <w:pStyle w:val="Bibliography"/>
      </w:pPr>
      <w:r w:rsidRPr="00C405D9">
        <w:t xml:space="preserve">3. Ricci F, Tandon K, Black JR, Lê Cao K-A, Blackall LL, Verbruggen H. Host Traits and Phylogeny Contribute to Shaping Coral-Bacterial Symbioses. Msystems. 2022;7:e00044-22. </w:t>
      </w:r>
    </w:p>
    <w:p w14:paraId="4CD5B556" w14:textId="77777777" w:rsidR="00C405D9" w:rsidRPr="00C405D9" w:rsidRDefault="00C405D9" w:rsidP="00C405D9">
      <w:pPr>
        <w:pStyle w:val="Bibliography"/>
      </w:pPr>
      <w:r w:rsidRPr="00C405D9">
        <w:t xml:space="preserve">4. Pollock FJ, McMinds R, Smith S, Bourne DG, Willis BL, Medina M, et al. Coral-associated bacteria demonstrate phylosymbiosis and cophylogeny. Nat Commun. 2018;9:4921. </w:t>
      </w:r>
    </w:p>
    <w:p w14:paraId="3D9A8952" w14:textId="77777777" w:rsidR="00C405D9" w:rsidRPr="00C405D9" w:rsidRDefault="00C405D9" w:rsidP="00C405D9">
      <w:pPr>
        <w:pStyle w:val="Bibliography"/>
      </w:pPr>
      <w:r w:rsidRPr="00C405D9">
        <w:t xml:space="preserve">5. Hernandez-Agreda A, Leggat W, Bongaerts P, Herrera C, Ainsworth TD. Rethinking the coral microbiome: simplicity exists within a diverse microbial biosphere. MBio. 2018;9:e00812-18. </w:t>
      </w:r>
    </w:p>
    <w:p w14:paraId="6C92E9E6" w14:textId="77777777" w:rsidR="00C405D9" w:rsidRPr="00C405D9" w:rsidRDefault="00C405D9" w:rsidP="00C405D9">
      <w:pPr>
        <w:pStyle w:val="Bibliography"/>
      </w:pPr>
      <w:r w:rsidRPr="00C405D9">
        <w:t xml:space="preserve">6. Littman RA, Willis BL, Pfeffer C, Bourne DG. Diversities of coral-associated bacteria differ with location, but not species, for three acroporid corals on the Great Barrier Reef. FEMS Microbiol Ecol. 2009;68:152–63. </w:t>
      </w:r>
    </w:p>
    <w:p w14:paraId="5B2417F6" w14:textId="77777777" w:rsidR="00C405D9" w:rsidRPr="00C405D9" w:rsidRDefault="00C405D9" w:rsidP="00C405D9">
      <w:pPr>
        <w:pStyle w:val="Bibliography"/>
      </w:pPr>
      <w:r w:rsidRPr="00C405D9">
        <w:t xml:space="preserve">7. Rodriguez‐Lanetty M, Granados‐Cifuentes C, Barberan A, Bellantuono AJ, Bastidas C. Ecological Inferences from a deep screening of the C omplex B acterial C onsortia associated with the coral, P orites astreoides. Mol Ecol. 2013;22:4349–62. </w:t>
      </w:r>
    </w:p>
    <w:p w14:paraId="12B81881" w14:textId="77777777" w:rsidR="00C405D9" w:rsidRPr="00C405D9" w:rsidRDefault="00C405D9" w:rsidP="00C405D9">
      <w:pPr>
        <w:pStyle w:val="Bibliography"/>
      </w:pPr>
      <w:r w:rsidRPr="00C405D9">
        <w:t xml:space="preserve">8. Pantos O, Bongaerts P, Dennis PG, Tyson GW, Hoegh-Guldberg O. Habitat-specific environmental conditions primarily control the microbiomes of the coral Seriatopora hystrix. ISME J. 2015;9:1916–27. </w:t>
      </w:r>
    </w:p>
    <w:p w14:paraId="3B90C210" w14:textId="77777777" w:rsidR="00C405D9" w:rsidRPr="00C405D9" w:rsidRDefault="00C405D9" w:rsidP="00C405D9">
      <w:pPr>
        <w:pStyle w:val="Bibliography"/>
      </w:pPr>
      <w:r w:rsidRPr="00C405D9">
        <w:t xml:space="preserve">9. Dunphy CM, Gouhier TC, Chu ND, Vollmer SV. Structure and stability of the coral microbiome in space and time. Sci Rep. 2019;9:1–13. </w:t>
      </w:r>
    </w:p>
    <w:p w14:paraId="3B71B84E" w14:textId="77777777" w:rsidR="00C405D9" w:rsidRPr="00C405D9" w:rsidRDefault="00C405D9" w:rsidP="00C405D9">
      <w:pPr>
        <w:pStyle w:val="Bibliography"/>
      </w:pPr>
      <w:r w:rsidRPr="00C405D9">
        <w:t xml:space="preserve">10. Wang L, Shantz AA, Payet JP, Sharpton TJ, Foster A, Burkepile DE, et al. Corals and their microbiomes are differentially affected by exposure to elevated nutrients and a natural thermal anomaly. Front Mar Sci. 2018;5:101. </w:t>
      </w:r>
    </w:p>
    <w:p w14:paraId="14B84FAC" w14:textId="77777777" w:rsidR="00C405D9" w:rsidRPr="00C405D9" w:rsidRDefault="00C405D9" w:rsidP="00C405D9">
      <w:pPr>
        <w:pStyle w:val="Bibliography"/>
      </w:pPr>
      <w:r w:rsidRPr="00C405D9">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7DD529F6" w14:textId="77777777" w:rsidR="00C405D9" w:rsidRPr="00C405D9" w:rsidRDefault="00C405D9" w:rsidP="00C405D9">
      <w:pPr>
        <w:pStyle w:val="Bibliography"/>
      </w:pPr>
      <w:r w:rsidRPr="00C405D9">
        <w:t xml:space="preserve">12. Ricci F, Rossetto Marcelino V, Blackall LL, Kühl M, Medina M, Verbruggen H. Beneath the surface: community assembly and functions of the coral skeleton microbiome. Microbiome. 2019;7:1–10. </w:t>
      </w:r>
    </w:p>
    <w:p w14:paraId="75B7B036" w14:textId="77777777" w:rsidR="00C405D9" w:rsidRPr="00C405D9" w:rsidRDefault="00C405D9" w:rsidP="00C405D9">
      <w:pPr>
        <w:pStyle w:val="Bibliography"/>
      </w:pPr>
      <w:r w:rsidRPr="00C405D9">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22EFEC8C" w14:textId="77777777" w:rsidR="00C405D9" w:rsidRPr="00C405D9" w:rsidRDefault="00C405D9" w:rsidP="00C405D9">
      <w:pPr>
        <w:pStyle w:val="Bibliography"/>
      </w:pPr>
      <w:r w:rsidRPr="00C405D9">
        <w:t xml:space="preserve">14. Fifer JE, Bui V, Berg JT, Kriefall N, Klepac C, Bentlage B, et al. Microbiome structuring within a coral colony and along a sedimentation gradient. Cell Stress Response Physiol Adapt Corals Subj Environ Stress Pollut. 2022; </w:t>
      </w:r>
    </w:p>
    <w:p w14:paraId="6952841C" w14:textId="77777777" w:rsidR="00C405D9" w:rsidRPr="00C405D9" w:rsidRDefault="00C405D9" w:rsidP="00C405D9">
      <w:pPr>
        <w:pStyle w:val="Bibliography"/>
      </w:pPr>
      <w:r w:rsidRPr="00C405D9">
        <w:t xml:space="preserve">15. Marchioro GM, Glasl B, Engelen AH, Serrão EA, Bourne DG, Webster NS, et al. Microbiome dynamics in the tissue and mucus of acroporid corals differ in relation to host and environmental parameters. PeerJ. 2020;8:e9644. </w:t>
      </w:r>
    </w:p>
    <w:p w14:paraId="1DA30A6E" w14:textId="77777777" w:rsidR="00C405D9" w:rsidRPr="00C405D9" w:rsidRDefault="00C405D9" w:rsidP="00C405D9">
      <w:pPr>
        <w:pStyle w:val="Bibliography"/>
      </w:pPr>
      <w:r w:rsidRPr="00C405D9">
        <w:t xml:space="preserve">16. Zaneveld JR, Burkepile DE, Shantz AA, Pritchard CE, McMinds R, Payet JP, et al. Overfishing and nutrient pollution interact with temperature to disrupt coral reefs down to microbial scales. Nat Commun. 2016;7:1–12. </w:t>
      </w:r>
    </w:p>
    <w:p w14:paraId="12D3D2CA" w14:textId="77777777" w:rsidR="00C405D9" w:rsidRPr="00C405D9" w:rsidRDefault="00C405D9" w:rsidP="00C405D9">
      <w:pPr>
        <w:pStyle w:val="Bibliography"/>
      </w:pPr>
      <w:r w:rsidRPr="00C405D9">
        <w:t xml:space="preserve">17. Corinaldesi C, Canensi S, Dell’Anno A, Tangherlini M, Di Capua I, Varrella S, et al. Multiple impacts of microplastics can threaten marine habitat-forming species. Commun Biol. 2021;4:1–13. </w:t>
      </w:r>
    </w:p>
    <w:p w14:paraId="634A4508" w14:textId="77777777" w:rsidR="00C405D9" w:rsidRPr="00C405D9" w:rsidRDefault="00C405D9" w:rsidP="00C405D9">
      <w:pPr>
        <w:pStyle w:val="Bibliography"/>
      </w:pPr>
      <w:r w:rsidRPr="00C405D9">
        <w:t xml:space="preserve">18. Pratte ZA, Longo GO, Burns AS, Hay ME, Stewart FJ. Contact with turf algae alters the coral microbiome: contact versus systemic impacts. Coral Reefs. 2018;37:1–13. </w:t>
      </w:r>
    </w:p>
    <w:p w14:paraId="33471FD8" w14:textId="77777777" w:rsidR="00C405D9" w:rsidRPr="00C405D9" w:rsidRDefault="00C405D9" w:rsidP="00C405D9">
      <w:pPr>
        <w:pStyle w:val="Bibliography"/>
      </w:pPr>
      <w:r w:rsidRPr="00C405D9">
        <w:t xml:space="preserve">19. Briggs AA, Brown AL, Osenberg CW. Local versus site-level effects of algae on coral microbial communities. R Soc Open Sci. 2021;8:210035. </w:t>
      </w:r>
    </w:p>
    <w:p w14:paraId="4A9D7670" w14:textId="77777777" w:rsidR="00C405D9" w:rsidRPr="00C405D9" w:rsidRDefault="00C405D9" w:rsidP="00C405D9">
      <w:pPr>
        <w:pStyle w:val="Bibliography"/>
      </w:pPr>
      <w:r w:rsidRPr="00C405D9">
        <w:t xml:space="preserve">20. Miller N, Maneval P, Manfrino C, Frazer TK, Meyer JL. Spatial distribution of microbial communities among colonies and genotypes in nursery-reared Acropora cervicornis. PeerJ. 2020;8:e9635. </w:t>
      </w:r>
    </w:p>
    <w:p w14:paraId="15D57FC8" w14:textId="77777777" w:rsidR="00C405D9" w:rsidRPr="00C405D9" w:rsidRDefault="00C405D9" w:rsidP="00C405D9">
      <w:pPr>
        <w:pStyle w:val="Bibliography"/>
      </w:pPr>
      <w:r w:rsidRPr="00C405D9">
        <w:t xml:space="preserve">21. Palacio-Castro AM, Rosales SM, Dennison CE, Baker AC. Microbiome signatures in Acropora cervicornis are associated with genotypic resistance to elevated nutrients and heat stress. Coral Reefs. 2022;41:1389–403. </w:t>
      </w:r>
    </w:p>
    <w:p w14:paraId="3A93CE02" w14:textId="77777777" w:rsidR="00C405D9" w:rsidRPr="00C405D9" w:rsidRDefault="00C405D9" w:rsidP="00C405D9">
      <w:pPr>
        <w:pStyle w:val="Bibliography"/>
      </w:pPr>
      <w:r w:rsidRPr="00C405D9">
        <w:t xml:space="preserve">22. Rosales SM, Miller MW, Williams DE, Traylor-Knowles N, Young B, Serrano XM. Microbiome differences in disease-resistant vs. susceptible Acropora corals subjected to disease challenge assays. Sci Rep. 2019;9:1–11. </w:t>
      </w:r>
    </w:p>
    <w:p w14:paraId="5352FEF6" w14:textId="77777777" w:rsidR="00C405D9" w:rsidRPr="00C405D9" w:rsidRDefault="00C405D9" w:rsidP="00C405D9">
      <w:pPr>
        <w:pStyle w:val="Bibliography"/>
      </w:pPr>
      <w:r w:rsidRPr="00C405D9">
        <w:t xml:space="preserve">23. Rosado PM, Leite DCA, Duarte GAS, Chaloub RM, Jospin G, Nunes da Rocha U, et al. Marine probiotics: increasing coral resistance to bleaching through microbiome manipulation. ISME J. 2019;13:921–36. </w:t>
      </w:r>
    </w:p>
    <w:p w14:paraId="320C1436" w14:textId="77777777" w:rsidR="00C405D9" w:rsidRPr="00C405D9" w:rsidRDefault="00C405D9" w:rsidP="00C405D9">
      <w:pPr>
        <w:pStyle w:val="Bibliography"/>
      </w:pPr>
      <w:r w:rsidRPr="00C405D9">
        <w:t xml:space="preserve">24. Song SJ, Sanders JG, Delsuc F, Metcalf J, Amato K, Taylor MW, et al. Comparative Analyses of Vertebrate Gut Microbiomes Reveal Convergence between Birds and Bats. mBio. 2020;11:e02901-19. </w:t>
      </w:r>
    </w:p>
    <w:p w14:paraId="1470243A" w14:textId="77777777" w:rsidR="00C405D9" w:rsidRPr="00C405D9" w:rsidRDefault="00C405D9" w:rsidP="00C405D9">
      <w:pPr>
        <w:pStyle w:val="Bibliography"/>
      </w:pPr>
      <w:r w:rsidRPr="00C405D9">
        <w:t xml:space="preserve">25. Ley RE, Hamady M, Lozupone C, Turnbaugh PJ, Ramey RR, Bircher JS, et al. Evolution of mammals and their gut microbes. science. 2008;320:1647–51. </w:t>
      </w:r>
    </w:p>
    <w:p w14:paraId="2D2A78EC" w14:textId="77777777" w:rsidR="00C405D9" w:rsidRPr="00C405D9" w:rsidRDefault="00C405D9" w:rsidP="00C405D9">
      <w:pPr>
        <w:pStyle w:val="Bibliography"/>
      </w:pPr>
      <w:r w:rsidRPr="00C405D9">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516DC3E2" w14:textId="77777777" w:rsidR="00C405D9" w:rsidRPr="00C405D9" w:rsidRDefault="00C405D9" w:rsidP="00C405D9">
      <w:pPr>
        <w:pStyle w:val="Bibliography"/>
      </w:pPr>
      <w:r w:rsidRPr="00C405D9">
        <w:t xml:space="preserve">27. Thaiss CA, Levy M, Suez J, Elinav E. The interplay between the innate immune system and the microbiota. Curr Opin Immunol. 2014;26:41–8. </w:t>
      </w:r>
    </w:p>
    <w:p w14:paraId="7B00A03F" w14:textId="77777777" w:rsidR="00C405D9" w:rsidRPr="00C405D9" w:rsidRDefault="00C405D9" w:rsidP="00C405D9">
      <w:pPr>
        <w:pStyle w:val="Bibliography"/>
      </w:pPr>
      <w:r w:rsidRPr="00C405D9">
        <w:t xml:space="preserve">28. Fonseca JP, Lakshmanan V, Boschiero C, Mysore KS. The Pattern Recognition Receptor FLS2 Can Shape the Arabidopsis Rhizosphere Microbiome β-Diversity but Not EFR1 and CERK1. Plants. 2022;11:1323. </w:t>
      </w:r>
    </w:p>
    <w:p w14:paraId="62108759" w14:textId="77777777" w:rsidR="00C405D9" w:rsidRPr="00C405D9" w:rsidRDefault="00C405D9" w:rsidP="00C405D9">
      <w:pPr>
        <w:pStyle w:val="Bibliography"/>
      </w:pPr>
      <w:r w:rsidRPr="00C405D9">
        <w:t xml:space="preserve">29. Poole AZ, Weis VM. TIR-domain-containing protein repertoire of nine anthozoan species reveals coral–specific expansions and uncharacterized proteins. Dev Comp Immunol. 2014;46:480–8. </w:t>
      </w:r>
    </w:p>
    <w:p w14:paraId="2F2541EA" w14:textId="77777777" w:rsidR="00C405D9" w:rsidRPr="00C405D9" w:rsidRDefault="00C405D9" w:rsidP="00C405D9">
      <w:pPr>
        <w:pStyle w:val="Bibliography"/>
      </w:pPr>
      <w:r w:rsidRPr="00C405D9">
        <w:t xml:space="preserve">30. Medzhitov R, Janeway CA. Innate immunity: the virtues of a nonclonal system of recognition. Cell. 1997;91:295–8. </w:t>
      </w:r>
    </w:p>
    <w:p w14:paraId="435E8D04" w14:textId="77777777" w:rsidR="00C405D9" w:rsidRPr="00C405D9" w:rsidRDefault="00C405D9" w:rsidP="00C405D9">
      <w:pPr>
        <w:pStyle w:val="Bibliography"/>
      </w:pPr>
      <w:r w:rsidRPr="00C405D9">
        <w:t xml:space="preserve">31. O’Neill LA, Bowie AG. The family of five: TIR-domain-containing adaptors in Toll-like receptor signalling. Nat Rev Immunol. 2007;7:353–64. </w:t>
      </w:r>
    </w:p>
    <w:p w14:paraId="1D54B895" w14:textId="77777777" w:rsidR="00C405D9" w:rsidRPr="00C405D9" w:rsidRDefault="00C405D9" w:rsidP="00C405D9">
      <w:pPr>
        <w:pStyle w:val="Bibliography"/>
      </w:pPr>
      <w:r w:rsidRPr="00C405D9">
        <w:t xml:space="preserve">32. Poole AZ, Weis VM. TIR-domain-containing protein repertoire of nine anthozoan species reveals coral–specific expansions and uncharacterized proteins. Dev Comp Immunol. 2014;46:480–8. </w:t>
      </w:r>
    </w:p>
    <w:p w14:paraId="5639F5B5" w14:textId="77777777" w:rsidR="00C405D9" w:rsidRPr="00C405D9" w:rsidRDefault="00C405D9" w:rsidP="00C405D9">
      <w:pPr>
        <w:pStyle w:val="Bibliography"/>
      </w:pPr>
      <w:r w:rsidRPr="00C405D9">
        <w:t xml:space="preserve">33. Thompson LR, Sanders JG, McDonald D, Amir A, Ladau J, Locey KJ, et al. A communal catalogue reveals Earth’s multiscale microbial diversity. Nature. 2017;551:457–63. </w:t>
      </w:r>
    </w:p>
    <w:p w14:paraId="089408D5" w14:textId="77777777" w:rsidR="00C405D9" w:rsidRPr="00C405D9" w:rsidRDefault="00C405D9" w:rsidP="00C405D9">
      <w:pPr>
        <w:pStyle w:val="Bibliography"/>
      </w:pPr>
      <w:r w:rsidRPr="00C405D9">
        <w:t xml:space="preserve">34. Pollock FJ, McMinds R, Smith S, Bourne DG, Willis BL, Medina M, et al. Coral-associated bacteria demonstrate phylosymbiosis and cophylogeny. Nat Commun. 2018;9:4921. </w:t>
      </w:r>
    </w:p>
    <w:p w14:paraId="32239252" w14:textId="77777777" w:rsidR="00C405D9" w:rsidRPr="00C405D9" w:rsidRDefault="00C405D9" w:rsidP="00C405D9">
      <w:pPr>
        <w:pStyle w:val="Bibliography"/>
      </w:pPr>
      <w:r w:rsidRPr="00C405D9">
        <w:t xml:space="preserve">35. Thompson LR, Sanders JG, McDonald D, Amir A, Ladau J, Locey KJ, et al. A communal catalogue reveals Earth’s multiscale microbial diversity. Nature. 2017;551:457–63. </w:t>
      </w:r>
    </w:p>
    <w:p w14:paraId="19B11D72" w14:textId="77777777" w:rsidR="00C405D9" w:rsidRPr="00C405D9" w:rsidRDefault="00C405D9" w:rsidP="00C405D9">
      <w:pPr>
        <w:pStyle w:val="Bibliography"/>
      </w:pPr>
      <w:r w:rsidRPr="00C405D9">
        <w:t xml:space="preserve">36. Parada AE, Needham DM, Fuhrman JA. Every base matters: assessing small subunit rRNA primers for marine microbiomes with mock communities, time series and global field samples. Environ Microbiol. 2016;18:1403–14. </w:t>
      </w:r>
    </w:p>
    <w:p w14:paraId="3AC36718" w14:textId="77777777" w:rsidR="00C405D9" w:rsidRPr="00C405D9" w:rsidRDefault="00C405D9" w:rsidP="00C405D9">
      <w:pPr>
        <w:pStyle w:val="Bibliography"/>
      </w:pPr>
      <w:r w:rsidRPr="00C405D9">
        <w:t xml:space="preserve">37. Apprill A, McNally S, Parsons R, Weber L. Minor revision to V4 region SSU rRNA 806R gene primer greatly increases detection of SAR11 bacterioplankton. Aquat Microb Ecol. 2015;75:129–37. </w:t>
      </w:r>
    </w:p>
    <w:p w14:paraId="7556E4E6" w14:textId="77777777" w:rsidR="00C405D9" w:rsidRPr="00C405D9" w:rsidRDefault="00C405D9" w:rsidP="00C405D9">
      <w:pPr>
        <w:pStyle w:val="Bibliography"/>
      </w:pPr>
      <w:r w:rsidRPr="00C405D9">
        <w:t>38. Caporaso JG. EMP 16S Illumina Amplicon Protocol. 2018 [cited 2020 Jul 6]; Available from: https://www.protocols.io/view/emp-16s-illumina-amplicon-protocol-nuudeww</w:t>
      </w:r>
    </w:p>
    <w:p w14:paraId="21983BF3" w14:textId="77777777" w:rsidR="00C405D9" w:rsidRPr="00C405D9" w:rsidRDefault="00C405D9" w:rsidP="00C405D9">
      <w:pPr>
        <w:pStyle w:val="Bibliography"/>
      </w:pPr>
      <w:r w:rsidRPr="00C405D9">
        <w:lastRenderedPageBreak/>
        <w:t xml:space="preserve">39. Gonzalez A, Navas-Molina JA, Kosciolek T, McDonald D, Vázquez-Baeza Y, Ackermann G, et al. Qiita: rapid, web-enabled microbiome meta-analysis. Nat Methods. 2018;15:796–8. </w:t>
      </w:r>
    </w:p>
    <w:p w14:paraId="68409E6F" w14:textId="77777777" w:rsidR="00C405D9" w:rsidRPr="00C405D9" w:rsidRDefault="00C405D9" w:rsidP="00C405D9">
      <w:pPr>
        <w:pStyle w:val="Bibliography"/>
      </w:pPr>
      <w:r w:rsidRPr="00C405D9">
        <w:t xml:space="preserve">40. Caporaso JG, Kuczynski J, Stombaugh J, Bittinger K, Bushman FD, Costello EK, et al. QIIME allows analysis of high-throughput community sequencing data. Nat Methods. 2010;7:335–6. </w:t>
      </w:r>
    </w:p>
    <w:p w14:paraId="120AFB44" w14:textId="77777777" w:rsidR="00C405D9" w:rsidRPr="00C405D9" w:rsidRDefault="00C405D9" w:rsidP="00C405D9">
      <w:pPr>
        <w:pStyle w:val="Bibliography"/>
      </w:pPr>
      <w:r w:rsidRPr="00C405D9">
        <w:t xml:space="preserve">41. Amir A, McDonald D, Navas-Molina JA, Kopylova E, Morton JT, Zech Xu Z, et al. Deblur Rapidly Resolves Single-Nucleotide Community Sequence Patterns. mSystems. 2017;2:e00191-16. </w:t>
      </w:r>
    </w:p>
    <w:p w14:paraId="4A562B9B" w14:textId="77777777" w:rsidR="00C405D9" w:rsidRPr="00C405D9" w:rsidRDefault="00C405D9" w:rsidP="00C405D9">
      <w:pPr>
        <w:pStyle w:val="Bibliography"/>
      </w:pPr>
      <w:r w:rsidRPr="00C405D9">
        <w:t xml:space="preserve">42. Bolyen E, Rideout JR, Dillon MR, Bokulich NA, Abnet CC, Al-Ghalith GA, et al. Reproducible, interactive, scalable and extensible microbiome data science using QIIME 2. Nat Biotechnol. 2019;37:852–7. </w:t>
      </w:r>
    </w:p>
    <w:p w14:paraId="66D3B338" w14:textId="77777777" w:rsidR="00C405D9" w:rsidRPr="00C405D9" w:rsidRDefault="00C405D9" w:rsidP="00C405D9">
      <w:pPr>
        <w:pStyle w:val="Bibliography"/>
      </w:pPr>
      <w:r w:rsidRPr="00C405D9">
        <w:t xml:space="preserve">43. Rognes T, Flouri T, Nichols B, Quince C, Mahé F. VSEARCH: a versatile open source tool for metagenomics. PeerJ. 2016;4:e2584. </w:t>
      </w:r>
    </w:p>
    <w:p w14:paraId="628F6A58" w14:textId="77777777" w:rsidR="00C405D9" w:rsidRPr="00C405D9" w:rsidRDefault="00C405D9" w:rsidP="00C405D9">
      <w:pPr>
        <w:pStyle w:val="Bibliography"/>
      </w:pPr>
      <w:r w:rsidRPr="00C405D9">
        <w:t xml:space="preserve">44. Quast C, Pruesse E, Yilmaz P, Gerken J, Schweer T, Yarza P, et al. The SILVA ribosomal RNA gene database project: improved data processing and web-based tools. Nucleic Acids Res. 2013;41:D590–6. </w:t>
      </w:r>
    </w:p>
    <w:p w14:paraId="32EFAD9A" w14:textId="77777777" w:rsidR="00C405D9" w:rsidRPr="00C405D9" w:rsidRDefault="00C405D9" w:rsidP="00C405D9">
      <w:pPr>
        <w:pStyle w:val="Bibliography"/>
      </w:pPr>
      <w:r w:rsidRPr="00C405D9">
        <w:t xml:space="preserve">45. Bengtsson-Palme J, Hartmann M, Eriksson KM, Pal C, Thorell K, Larsson DGJ, et al. METAXA2: improved identification and taxonomic classification of small and large subunit rRNA in metagenomic data. Mol Ecol Resour. 2015;15:1403–14. </w:t>
      </w:r>
    </w:p>
    <w:p w14:paraId="2FE3BB8C" w14:textId="77777777" w:rsidR="00C405D9" w:rsidRPr="00C405D9" w:rsidRDefault="00C405D9" w:rsidP="00C405D9">
      <w:pPr>
        <w:pStyle w:val="Bibliography"/>
      </w:pPr>
      <w:r w:rsidRPr="00C405D9">
        <w:t>46.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4E9EB217" w14:textId="77777777" w:rsidR="00C405D9" w:rsidRPr="00C405D9" w:rsidRDefault="00C405D9" w:rsidP="00C405D9">
      <w:pPr>
        <w:pStyle w:val="Bibliography"/>
      </w:pPr>
      <w:r w:rsidRPr="00C405D9">
        <w:t>47. Janssen S, McDonald D, Gonzalez A, Navas-Molina JA, Jiang L, Xu ZZ, et al. Phylogenetic Placement of Exact Amplicon Sequences Improves Associations with Clinical Information. mSystems [Internet]. 2018 [cited 2021 Feb 19];3. Available from: https://msystems.asm.org/content/3/3/e00021-18</w:t>
      </w:r>
    </w:p>
    <w:p w14:paraId="3922FA17" w14:textId="77777777" w:rsidR="00C405D9" w:rsidRPr="00C405D9" w:rsidRDefault="00C405D9" w:rsidP="00C405D9">
      <w:pPr>
        <w:pStyle w:val="Bibliography"/>
      </w:pPr>
      <w:r w:rsidRPr="00C405D9">
        <w:t xml:space="preserve">48. Pollock FJ, McMinds R, Smith S, Bourne DG, Willis BL, Medina M, et al. Coral-associated bacteria demonstrate phylosymbiosis and cophylogeny. Nat Commun. 2018;9:1–13. </w:t>
      </w:r>
    </w:p>
    <w:p w14:paraId="0DE1271D" w14:textId="77777777" w:rsidR="00C405D9" w:rsidRPr="00C405D9" w:rsidRDefault="00C405D9" w:rsidP="00C405D9">
      <w:pPr>
        <w:pStyle w:val="Bibliography"/>
      </w:pPr>
      <w:r w:rsidRPr="00C405D9">
        <w:t xml:space="preserve">49. Lin H, Peddada SD. Analysis of compositions of microbiomes with bias correction. Nat Commun. 2020;11:1–11. </w:t>
      </w:r>
    </w:p>
    <w:p w14:paraId="11A64673" w14:textId="77777777" w:rsidR="00C405D9" w:rsidRPr="00C405D9" w:rsidRDefault="00C405D9" w:rsidP="00C405D9">
      <w:pPr>
        <w:pStyle w:val="Bibliography"/>
      </w:pPr>
      <w:r w:rsidRPr="00C405D9">
        <w:t xml:space="preserve">50. Emery MA, Dimos BA, Mydlarz LD. Cnidarian pattern recognition receptor repertoires reflect both phylogeny and life history traits. Front Immunol. 2021;12:689463. </w:t>
      </w:r>
    </w:p>
    <w:p w14:paraId="32E9651F" w14:textId="77777777" w:rsidR="00C405D9" w:rsidRPr="00C405D9" w:rsidRDefault="00C405D9" w:rsidP="00C405D9">
      <w:pPr>
        <w:pStyle w:val="Bibliography"/>
      </w:pPr>
      <w:r w:rsidRPr="00C405D9">
        <w:lastRenderedPageBreak/>
        <w:t xml:space="preserve">51. Mazel F, Davis KM, Loudon A, Kwong WK, Groussin M, Parfrey LW. Is host filtering the main driver of phylosymbiosis across the tree of life? Msystems. 2018;3:e00097-18. </w:t>
      </w:r>
    </w:p>
    <w:p w14:paraId="3ED92AB5" w14:textId="77777777" w:rsidR="00C405D9" w:rsidRPr="00C405D9" w:rsidRDefault="00C405D9" w:rsidP="00C405D9">
      <w:pPr>
        <w:pStyle w:val="Bibliography"/>
      </w:pPr>
      <w:r w:rsidRPr="00C405D9">
        <w:t xml:space="preserve">52. Brooks AW, Kohl KD, Brucker RM, Opstal EJ van, Bordenstein SR. Phylosymbiosis: Relationships and Functional Effects of Microbial Communities across Host Evolutionary History. PLOS Biol. 2016;14:e2000225. </w:t>
      </w:r>
    </w:p>
    <w:p w14:paraId="2C48306E" w14:textId="77777777" w:rsidR="00C405D9" w:rsidRPr="00C405D9" w:rsidRDefault="00C405D9" w:rsidP="00C405D9">
      <w:pPr>
        <w:pStyle w:val="Bibliography"/>
      </w:pPr>
      <w:r w:rsidRPr="00C405D9">
        <w:t xml:space="preserve">53. O’Brien PA, Tan S, Yang C, Frade PR, Andreakis N, Smith HA, et al. Diverse coral reef invertebrates exhibit patterns of phylosymbiosis. ISME J. 2020;14:2211–22. </w:t>
      </w:r>
    </w:p>
    <w:p w14:paraId="6876BB28" w14:textId="77777777" w:rsidR="00C405D9" w:rsidRPr="00C405D9" w:rsidRDefault="00C405D9" w:rsidP="00C405D9">
      <w:pPr>
        <w:pStyle w:val="Bibliography"/>
      </w:pPr>
      <w:r w:rsidRPr="00C405D9">
        <w:t xml:space="preserve">54. Delsuc F, Metcalf JL, Wegener Parfrey L, Song SJ, González A, Knight R. Convergence of gut microbiomes in myrmecophagous mammals. Mol Ecol. 2014;23:1301–17. </w:t>
      </w:r>
    </w:p>
    <w:p w14:paraId="2DF6ED83" w14:textId="77777777" w:rsidR="00C405D9" w:rsidRPr="00C405D9" w:rsidRDefault="00C405D9" w:rsidP="00C405D9">
      <w:pPr>
        <w:pStyle w:val="Bibliography"/>
      </w:pPr>
      <w:r w:rsidRPr="00C405D9">
        <w:t xml:space="preserve">55. Song SJ, Sanders JG, Baldassarre DT, Chaves JA, Johnson NS, Piaggio AJ, et al. Is there convergence of gut microbes in blood-feeding vertebrates? Philos Trans R Soc B Biol Sci. 2019;374:20180249. </w:t>
      </w:r>
    </w:p>
    <w:p w14:paraId="7502775B" w14:textId="77777777" w:rsidR="00C405D9" w:rsidRPr="00C405D9" w:rsidRDefault="00C405D9" w:rsidP="00C405D9">
      <w:pPr>
        <w:pStyle w:val="Bibliography"/>
      </w:pPr>
      <w:r w:rsidRPr="00C405D9">
        <w:t xml:space="preserve">56. Palmer CV, McGinty ES, Cummings DJ, Smith SM, Bartels E, Mydlarz LD. Patterns of coral ecological immunology: variation in the responses of Caribbean corals to elevated temperature and a pathogen elicitor. J Exp Biol. 2011;214:4240–9. </w:t>
      </w:r>
    </w:p>
    <w:p w14:paraId="7AA9C3CF" w14:textId="77777777" w:rsidR="00C405D9" w:rsidRPr="00C405D9" w:rsidRDefault="00C405D9" w:rsidP="00C405D9">
      <w:pPr>
        <w:pStyle w:val="Bibliography"/>
      </w:pPr>
      <w:r w:rsidRPr="00C405D9">
        <w:t xml:space="preserve">57. Palmer C, Bythell J, Willis B. Enzyme activity demonstrates multiple pathways of innate immunity in Indo-Pacific anthozoans. Proc R Soc B Biol Sci. 2012;279:3879–87. </w:t>
      </w:r>
    </w:p>
    <w:p w14:paraId="5DC9CFD0" w14:textId="77777777" w:rsidR="00C405D9" w:rsidRPr="00C405D9" w:rsidRDefault="00C405D9" w:rsidP="00C405D9">
      <w:pPr>
        <w:pStyle w:val="Bibliography"/>
      </w:pPr>
      <w:r w:rsidRPr="00C405D9">
        <w:t xml:space="preserve">58. Brown T, Sonett D, Zaneveld JR, Padilla-Gamiño JL. Characterization of the microbiome and immune response in corals with chronic Montipora white syndrome. Mol Ecol. 2021;30:2591–606. </w:t>
      </w:r>
    </w:p>
    <w:p w14:paraId="223642E5" w14:textId="77777777" w:rsidR="00C405D9" w:rsidRPr="00C405D9" w:rsidRDefault="00C405D9" w:rsidP="00C405D9">
      <w:pPr>
        <w:pStyle w:val="Bibliography"/>
      </w:pPr>
      <w:r w:rsidRPr="00C405D9">
        <w:t xml:space="preserve">59. Axworthy JB, Timmins-Schiffman E, Brown T, Rodrigues LJ, Nunn BL, Padilla-Gamiño JL. Shotgun Proteomics Identifies Active Metabolic Pathways in Bleached Coral Tissue and Intraskeletal Compartments. Front Mar Sci. 2022; </w:t>
      </w:r>
    </w:p>
    <w:p w14:paraId="16B106FD" w14:textId="77777777" w:rsidR="00C405D9" w:rsidRPr="00C405D9" w:rsidRDefault="00C405D9" w:rsidP="00C405D9">
      <w:pPr>
        <w:pStyle w:val="Bibliography"/>
      </w:pPr>
      <w:r w:rsidRPr="00C405D9">
        <w:t>60. Levy S, Mass T. The Skeleton and Biomineralization Mechanism as Part of the Innate Immune System of Stony Corals. Front Immunol [Internet]. 2022 [cited 2023 Feb 17];13. Available from: https://www.frontiersin.org/articles/10.3389/fimmu.2022.850338</w:t>
      </w:r>
    </w:p>
    <w:p w14:paraId="2065C971" w14:textId="77777777" w:rsidR="00C405D9" w:rsidRPr="00C405D9" w:rsidRDefault="00C405D9" w:rsidP="00C405D9">
      <w:pPr>
        <w:pStyle w:val="Bibliography"/>
      </w:pPr>
      <w:r w:rsidRPr="00C405D9">
        <w:t xml:space="preserve">61. Cerenius L, Söderhäll K. Immune properties of invertebrate phenoloxidases. Dev Comp Immunol. 2021;122:104098. </w:t>
      </w:r>
    </w:p>
    <w:p w14:paraId="7BEDA9FF" w14:textId="77777777" w:rsidR="00C405D9" w:rsidRPr="00C405D9" w:rsidRDefault="00C405D9" w:rsidP="00C405D9">
      <w:pPr>
        <w:pStyle w:val="Bibliography"/>
      </w:pPr>
      <w:r w:rsidRPr="00C405D9">
        <w:t xml:space="preserve">62. Vega Thurber R, Mydlarz LD, Brandt M, Harvell D, Weil E, Raymundo L, et al. Deciphering coral disease dynamics: integrating host, microbiome, and the changing environment. Front Ecol Evol. 2020;8:575927. </w:t>
      </w:r>
    </w:p>
    <w:p w14:paraId="679F9372" w14:textId="77777777" w:rsidR="00C405D9" w:rsidRPr="00C405D9" w:rsidRDefault="00C405D9" w:rsidP="00C405D9">
      <w:pPr>
        <w:pStyle w:val="Bibliography"/>
      </w:pPr>
      <w:r w:rsidRPr="00C405D9">
        <w:t xml:space="preserve">63. Elton CS. The Ecology of Invasions by Animals and Plants. Springer Nature; 2020. </w:t>
      </w:r>
    </w:p>
    <w:p w14:paraId="6FE86756" w14:textId="77777777" w:rsidR="00C405D9" w:rsidRPr="00C405D9" w:rsidRDefault="00C405D9" w:rsidP="00C405D9">
      <w:pPr>
        <w:pStyle w:val="Bibliography"/>
      </w:pPr>
      <w:r w:rsidRPr="00C405D9">
        <w:lastRenderedPageBreak/>
        <w:t xml:space="preserve">64. Marraffini ML, Geller JB. Species richness and interacting factors control invasibility of a marine community. Proc R Soc B Biol Sci. 2015;282:20150439. </w:t>
      </w:r>
    </w:p>
    <w:p w14:paraId="41D12FCD" w14:textId="77777777" w:rsidR="00C405D9" w:rsidRPr="00C405D9" w:rsidRDefault="00C405D9" w:rsidP="00C405D9">
      <w:pPr>
        <w:pStyle w:val="Bibliography"/>
      </w:pPr>
      <w:r w:rsidRPr="00C405D9">
        <w:t xml:space="preserve">65. Sommer F, Rühlemann MC, Bang C, Höppner M, Rehman A, Kaleta C, et al. Microbiomarkers in inflammatory bowel diseases: caveats come with caviar. Gut. 2017;66:1734–8. </w:t>
      </w:r>
    </w:p>
    <w:p w14:paraId="11239222" w14:textId="77777777" w:rsidR="00C405D9" w:rsidRPr="00C405D9" w:rsidRDefault="00C405D9" w:rsidP="00C405D9">
      <w:pPr>
        <w:pStyle w:val="Bibliography"/>
      </w:pPr>
      <w:r w:rsidRPr="00C405D9">
        <w:t xml:space="preserve">66. Sommer F, Anderson JM, Bharti R, Raes J, Rosenstiel P. The resilience of the intestinal microbiota influences health and disease. Nat Rev Microbiol. 2017;15:630–8. </w:t>
      </w:r>
    </w:p>
    <w:p w14:paraId="1CA9E0D8" w14:textId="77777777" w:rsidR="00C405D9" w:rsidRPr="00C405D9" w:rsidRDefault="00C405D9" w:rsidP="00C405D9">
      <w:pPr>
        <w:pStyle w:val="Bibliography"/>
      </w:pPr>
      <w:r w:rsidRPr="00C405D9">
        <w:t xml:space="preserve">67. Palmer CV. Immunity and the coral crisis. Commun Biol. 2018;1:91. </w:t>
      </w:r>
    </w:p>
    <w:p w14:paraId="121DB894" w14:textId="7628F4AD"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176" w:author="Microsoft Office User" w:date="2023-09-11T13:16:00Z"/>
          <w:b/>
          <w:color w:val="000000"/>
          <w:sz w:val="26"/>
          <w:szCs w:val="26"/>
        </w:rPr>
      </w:pPr>
      <w:ins w:id="177"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178"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179" w:author="Microsoft Office User" w:date="2023-09-11T13:17:00Z">
            <w:rPr/>
          </w:rPrChange>
        </w:rPr>
        <w:pPrChange w:id="180" w:author="Microsoft Office User" w:date="2023-09-11T13:17:00Z">
          <w:pPr/>
        </w:pPrChange>
      </w:pPr>
      <w:r w:rsidRPr="00B26E5F">
        <w:rPr>
          <w:sz w:val="20"/>
          <w:szCs w:val="20"/>
          <w:rPrChange w:id="181" w:author="Microsoft Office User" w:date="2023-09-11T13:17:00Z">
            <w:rPr/>
          </w:rPrChange>
        </w:rPr>
        <w:t>1.</w:t>
      </w:r>
      <w:r w:rsidRPr="00B26E5F">
        <w:rPr>
          <w:sz w:val="20"/>
          <w:szCs w:val="20"/>
          <w:rPrChange w:id="182" w:author="Microsoft Office User" w:date="2023-09-11T13:17:00Z">
            <w:rPr/>
          </w:rPrChange>
        </w:rPr>
        <w:tab/>
      </w:r>
      <w:r w:rsidRPr="00B26E5F">
        <w:rPr>
          <w:sz w:val="20"/>
          <w:szCs w:val="20"/>
          <w:rPrChange w:id="183" w:author="Microsoft Office User" w:date="2023-09-11T13:17:00Z">
            <w:rPr/>
          </w:rPrChange>
        </w:rPr>
        <w:fldChar w:fldCharType="begin"/>
      </w:r>
      <w:r w:rsidRPr="00B26E5F">
        <w:rPr>
          <w:sz w:val="20"/>
          <w:szCs w:val="20"/>
          <w:rPrChange w:id="184" w:author="Microsoft Office User" w:date="2023-09-11T13:17:00Z">
            <w:rPr/>
          </w:rPrChange>
        </w:rPr>
        <w:instrText>HYPERLINK "https://www.zotero.org/google-docs/?n2Avay" \h</w:instrText>
      </w:r>
      <w:r w:rsidRPr="00B26E5F">
        <w:rPr>
          <w:sz w:val="20"/>
          <w:szCs w:val="20"/>
          <w:rPrChange w:id="185" w:author="Microsoft Office User" w:date="2023-09-11T13:17:00Z">
            <w:rPr>
              <w:sz w:val="20"/>
              <w:szCs w:val="20"/>
            </w:rPr>
          </w:rPrChange>
        </w:rPr>
      </w:r>
      <w:r w:rsidRPr="00B26E5F">
        <w:rPr>
          <w:sz w:val="20"/>
          <w:szCs w:val="20"/>
          <w:rPrChange w:id="186" w:author="Microsoft Office User" w:date="2023-09-11T13:17:00Z">
            <w:rPr/>
          </w:rPrChange>
        </w:rPr>
        <w:fldChar w:fldCharType="separate"/>
      </w:r>
      <w:r w:rsidRPr="00B26E5F">
        <w:rPr>
          <w:sz w:val="20"/>
          <w:szCs w:val="20"/>
          <w:rPrChange w:id="187" w:author="Microsoft Office User" w:date="2023-09-11T13:17:00Z">
            <w:rPr/>
          </w:rPrChange>
        </w:rPr>
        <w:t xml:space="preserve">Hoeksema, B. W. &amp; Cairns, S. </w:t>
      </w:r>
      <w:r w:rsidRPr="00B26E5F">
        <w:rPr>
          <w:sz w:val="20"/>
          <w:szCs w:val="20"/>
          <w:rPrChange w:id="188" w:author="Microsoft Office User" w:date="2023-09-11T13:17:00Z">
            <w:rPr/>
          </w:rPrChange>
        </w:rPr>
        <w:fldChar w:fldCharType="end"/>
      </w:r>
      <w:r w:rsidRPr="00B26E5F">
        <w:rPr>
          <w:sz w:val="20"/>
          <w:szCs w:val="20"/>
          <w:rPrChange w:id="189" w:author="Microsoft Office User" w:date="2023-09-11T13:17:00Z">
            <w:rPr/>
          </w:rPrChange>
        </w:rPr>
        <w:fldChar w:fldCharType="begin"/>
      </w:r>
      <w:r w:rsidRPr="00B26E5F">
        <w:rPr>
          <w:sz w:val="20"/>
          <w:szCs w:val="20"/>
          <w:rPrChange w:id="190" w:author="Microsoft Office User" w:date="2023-09-11T13:17:00Z">
            <w:rPr/>
          </w:rPrChange>
        </w:rPr>
        <w:instrText>HYPERLINK "https://www.zotero.org/google-docs/?n2Avay" \h</w:instrText>
      </w:r>
      <w:r w:rsidRPr="00B26E5F">
        <w:rPr>
          <w:sz w:val="20"/>
          <w:szCs w:val="20"/>
          <w:rPrChange w:id="191" w:author="Microsoft Office User" w:date="2023-09-11T13:17:00Z">
            <w:rPr>
              <w:sz w:val="20"/>
              <w:szCs w:val="20"/>
            </w:rPr>
          </w:rPrChange>
        </w:rPr>
      </w:r>
      <w:r w:rsidRPr="00B26E5F">
        <w:rPr>
          <w:sz w:val="20"/>
          <w:szCs w:val="20"/>
          <w:rPrChange w:id="192" w:author="Microsoft Office User" w:date="2023-09-11T13:17:00Z">
            <w:rPr>
              <w:i/>
            </w:rPr>
          </w:rPrChange>
        </w:rPr>
        <w:fldChar w:fldCharType="separate"/>
      </w:r>
      <w:r w:rsidRPr="00B26E5F">
        <w:rPr>
          <w:i/>
          <w:sz w:val="20"/>
          <w:szCs w:val="20"/>
          <w:rPrChange w:id="193" w:author="Microsoft Office User" w:date="2023-09-11T13:17:00Z">
            <w:rPr>
              <w:i/>
            </w:rPr>
          </w:rPrChange>
        </w:rPr>
        <w:t xml:space="preserve">World List of Scleractinia. </w:t>
      </w:r>
      <w:r w:rsidRPr="00B26E5F">
        <w:rPr>
          <w:i/>
          <w:sz w:val="20"/>
          <w:szCs w:val="20"/>
          <w:rPrChange w:id="194" w:author="Microsoft Office User" w:date="2023-09-11T13:17:00Z">
            <w:rPr>
              <w:i/>
            </w:rPr>
          </w:rPrChange>
        </w:rPr>
        <w:fldChar w:fldCharType="end"/>
      </w:r>
      <w:r w:rsidRPr="00B26E5F">
        <w:rPr>
          <w:sz w:val="20"/>
          <w:szCs w:val="20"/>
          <w:rPrChange w:id="195" w:author="Microsoft Office User" w:date="2023-09-11T13:17:00Z">
            <w:rPr/>
          </w:rPrChange>
        </w:rPr>
        <w:fldChar w:fldCharType="begin"/>
      </w:r>
      <w:r w:rsidRPr="00B26E5F">
        <w:rPr>
          <w:sz w:val="20"/>
          <w:szCs w:val="20"/>
          <w:rPrChange w:id="196" w:author="Microsoft Office User" w:date="2023-09-11T13:17:00Z">
            <w:rPr/>
          </w:rPrChange>
        </w:rPr>
        <w:instrText>HYPERLINK "https://www.zotero.org/google-docs/?n2Avay" \h</w:instrText>
      </w:r>
      <w:r w:rsidRPr="00B26E5F">
        <w:rPr>
          <w:sz w:val="20"/>
          <w:szCs w:val="20"/>
          <w:rPrChange w:id="197" w:author="Microsoft Office User" w:date="2023-09-11T13:17:00Z">
            <w:rPr>
              <w:sz w:val="20"/>
              <w:szCs w:val="20"/>
            </w:rPr>
          </w:rPrChange>
        </w:rPr>
      </w:r>
      <w:r w:rsidRPr="00B26E5F">
        <w:rPr>
          <w:sz w:val="20"/>
          <w:szCs w:val="20"/>
          <w:rPrChange w:id="198" w:author="Microsoft Office User" w:date="2023-09-11T13:17:00Z">
            <w:rPr/>
          </w:rPrChange>
        </w:rPr>
        <w:fldChar w:fldCharType="separate"/>
      </w:r>
      <w:r w:rsidRPr="00B26E5F">
        <w:rPr>
          <w:sz w:val="20"/>
          <w:szCs w:val="20"/>
          <w:rPrChange w:id="199" w:author="Microsoft Office User" w:date="2023-09-11T13:17:00Z">
            <w:rPr/>
          </w:rPrChange>
        </w:rPr>
        <w:t>https://www.marinespecies.org/scleractinia.</w:t>
      </w:r>
      <w:r w:rsidRPr="00B26E5F">
        <w:rPr>
          <w:sz w:val="20"/>
          <w:szCs w:val="20"/>
          <w:rPrChange w:id="200"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201" w:author="Microsoft Office User" w:date="2023-09-11T13:17:00Z">
            <w:rPr/>
          </w:rPrChange>
        </w:rPr>
        <w:pPrChange w:id="202" w:author="Microsoft Office User" w:date="2023-09-11T13:17:00Z">
          <w:pPr/>
        </w:pPrChange>
      </w:pPr>
    </w:p>
    <w:p w14:paraId="4BB95724" w14:textId="77777777" w:rsidR="000C56B0" w:rsidRPr="00B26E5F" w:rsidRDefault="00367A15">
      <w:pPr>
        <w:snapToGrid w:val="0"/>
        <w:contextualSpacing/>
        <w:rPr>
          <w:sz w:val="20"/>
          <w:szCs w:val="20"/>
          <w:rPrChange w:id="203" w:author="Microsoft Office User" w:date="2023-09-11T13:17:00Z">
            <w:rPr/>
          </w:rPrChange>
        </w:rPr>
        <w:pPrChange w:id="204" w:author="Microsoft Office User" w:date="2023-09-11T13:17:00Z">
          <w:pPr/>
        </w:pPrChange>
      </w:pPr>
      <w:r w:rsidRPr="00B26E5F">
        <w:rPr>
          <w:sz w:val="20"/>
          <w:szCs w:val="20"/>
          <w:rPrChange w:id="205" w:author="Microsoft Office User" w:date="2023-09-11T13:17:00Z">
            <w:rPr/>
          </w:rPrChange>
        </w:rPr>
        <w:fldChar w:fldCharType="begin"/>
      </w:r>
      <w:r w:rsidRPr="00B26E5F">
        <w:rPr>
          <w:sz w:val="20"/>
          <w:szCs w:val="20"/>
          <w:rPrChange w:id="206" w:author="Microsoft Office User" w:date="2023-09-11T13:17:00Z">
            <w:rPr/>
          </w:rPrChange>
        </w:rPr>
        <w:instrText>HYPERLINK "https://www.zotero.org/google-docs/?n2Avay" \h</w:instrText>
      </w:r>
      <w:r w:rsidRPr="00B26E5F">
        <w:rPr>
          <w:sz w:val="20"/>
          <w:szCs w:val="20"/>
          <w:rPrChange w:id="207" w:author="Microsoft Office User" w:date="2023-09-11T13:17:00Z">
            <w:rPr>
              <w:sz w:val="20"/>
              <w:szCs w:val="20"/>
            </w:rPr>
          </w:rPrChange>
        </w:rPr>
      </w:r>
      <w:r w:rsidRPr="00B26E5F">
        <w:rPr>
          <w:sz w:val="20"/>
          <w:szCs w:val="20"/>
          <w:rPrChange w:id="208" w:author="Microsoft Office User" w:date="2023-09-11T13:17:00Z">
            <w:rPr/>
          </w:rPrChange>
        </w:rPr>
        <w:fldChar w:fldCharType="separate"/>
      </w:r>
      <w:r w:rsidRPr="00B26E5F">
        <w:rPr>
          <w:sz w:val="20"/>
          <w:szCs w:val="20"/>
          <w:rPrChange w:id="209" w:author="Microsoft Office User" w:date="2023-09-11T13:17:00Z">
            <w:rPr/>
          </w:rPrChange>
        </w:rPr>
        <w:t>2.</w:t>
      </w:r>
      <w:r w:rsidRPr="00B26E5F">
        <w:rPr>
          <w:sz w:val="20"/>
          <w:szCs w:val="20"/>
          <w:rPrChange w:id="210" w:author="Microsoft Office User" w:date="2023-09-11T13:17:00Z">
            <w:rPr/>
          </w:rPrChange>
        </w:rPr>
        <w:tab/>
        <w:t xml:space="preserve">Rohwer, F., Seguritan, V., Azam, F. &amp; Knowlton, N. Diversity and distribution of coral-associated bacteria. </w:t>
      </w:r>
      <w:r w:rsidRPr="00B26E5F">
        <w:rPr>
          <w:sz w:val="20"/>
          <w:szCs w:val="20"/>
          <w:rPrChange w:id="211" w:author="Microsoft Office User" w:date="2023-09-11T13:17:00Z">
            <w:rPr/>
          </w:rPrChange>
        </w:rPr>
        <w:fldChar w:fldCharType="end"/>
      </w:r>
      <w:r w:rsidRPr="00B26E5F">
        <w:rPr>
          <w:sz w:val="20"/>
          <w:szCs w:val="20"/>
          <w:rPrChange w:id="212" w:author="Microsoft Office User" w:date="2023-09-11T13:17:00Z">
            <w:rPr/>
          </w:rPrChange>
        </w:rPr>
        <w:fldChar w:fldCharType="begin"/>
      </w:r>
      <w:r w:rsidRPr="00B26E5F">
        <w:rPr>
          <w:sz w:val="20"/>
          <w:szCs w:val="20"/>
          <w:rPrChange w:id="213" w:author="Microsoft Office User" w:date="2023-09-11T13:17:00Z">
            <w:rPr/>
          </w:rPrChange>
        </w:rPr>
        <w:instrText>HYPERLINK "https://www.zotero.org/google-docs/?n2Avay" \h</w:instrText>
      </w:r>
      <w:r w:rsidRPr="00B26E5F">
        <w:rPr>
          <w:sz w:val="20"/>
          <w:szCs w:val="20"/>
          <w:rPrChange w:id="214" w:author="Microsoft Office User" w:date="2023-09-11T13:17:00Z">
            <w:rPr>
              <w:sz w:val="20"/>
              <w:szCs w:val="20"/>
            </w:rPr>
          </w:rPrChange>
        </w:rPr>
      </w:r>
      <w:r w:rsidRPr="00B26E5F">
        <w:rPr>
          <w:sz w:val="20"/>
          <w:szCs w:val="20"/>
          <w:rPrChange w:id="215" w:author="Microsoft Office User" w:date="2023-09-11T13:17:00Z">
            <w:rPr>
              <w:i/>
            </w:rPr>
          </w:rPrChange>
        </w:rPr>
        <w:fldChar w:fldCharType="separate"/>
      </w:r>
      <w:r w:rsidRPr="00B26E5F">
        <w:rPr>
          <w:i/>
          <w:sz w:val="20"/>
          <w:szCs w:val="20"/>
          <w:rPrChange w:id="216" w:author="Microsoft Office User" w:date="2023-09-11T13:17:00Z">
            <w:rPr>
              <w:i/>
            </w:rPr>
          </w:rPrChange>
        </w:rPr>
        <w:t xml:space="preserve">Mar. Ecol. Prog. Ser. </w:t>
      </w:r>
      <w:r w:rsidRPr="00B26E5F">
        <w:rPr>
          <w:i/>
          <w:sz w:val="20"/>
          <w:szCs w:val="20"/>
          <w:rPrChange w:id="217" w:author="Microsoft Office User" w:date="2023-09-11T13:17:00Z">
            <w:rPr>
              <w:i/>
            </w:rPr>
          </w:rPrChange>
        </w:rPr>
        <w:fldChar w:fldCharType="end"/>
      </w:r>
      <w:r w:rsidRPr="00B26E5F">
        <w:rPr>
          <w:sz w:val="20"/>
          <w:szCs w:val="20"/>
          <w:rPrChange w:id="218" w:author="Microsoft Office User" w:date="2023-09-11T13:17:00Z">
            <w:rPr/>
          </w:rPrChange>
        </w:rPr>
        <w:fldChar w:fldCharType="begin"/>
      </w:r>
      <w:r w:rsidRPr="00B26E5F">
        <w:rPr>
          <w:sz w:val="20"/>
          <w:szCs w:val="20"/>
          <w:rPrChange w:id="219" w:author="Microsoft Office User" w:date="2023-09-11T13:17:00Z">
            <w:rPr/>
          </w:rPrChange>
        </w:rPr>
        <w:instrText>HYPERLINK "https://www.zotero.org/google-docs/?n2Avay" \h</w:instrText>
      </w:r>
      <w:r w:rsidRPr="00B26E5F">
        <w:rPr>
          <w:sz w:val="20"/>
          <w:szCs w:val="20"/>
          <w:rPrChange w:id="220" w:author="Microsoft Office User" w:date="2023-09-11T13:17:00Z">
            <w:rPr>
              <w:sz w:val="20"/>
              <w:szCs w:val="20"/>
            </w:rPr>
          </w:rPrChange>
        </w:rPr>
      </w:r>
      <w:r w:rsidRPr="00B26E5F">
        <w:rPr>
          <w:sz w:val="20"/>
          <w:szCs w:val="20"/>
          <w:rPrChange w:id="221" w:author="Microsoft Office User" w:date="2023-09-11T13:17:00Z">
            <w:rPr>
              <w:b/>
            </w:rPr>
          </w:rPrChange>
        </w:rPr>
        <w:fldChar w:fldCharType="separate"/>
      </w:r>
      <w:r w:rsidRPr="00B26E5F">
        <w:rPr>
          <w:b/>
          <w:sz w:val="20"/>
          <w:szCs w:val="20"/>
          <w:rPrChange w:id="222" w:author="Microsoft Office User" w:date="2023-09-11T13:17:00Z">
            <w:rPr>
              <w:b/>
            </w:rPr>
          </w:rPrChange>
        </w:rPr>
        <w:t>243</w:t>
      </w:r>
      <w:r w:rsidRPr="00B26E5F">
        <w:rPr>
          <w:b/>
          <w:sz w:val="20"/>
          <w:szCs w:val="20"/>
          <w:rPrChange w:id="223" w:author="Microsoft Office User" w:date="2023-09-11T13:17:00Z">
            <w:rPr>
              <w:b/>
            </w:rPr>
          </w:rPrChange>
        </w:rPr>
        <w:fldChar w:fldCharType="end"/>
      </w:r>
      <w:r w:rsidRPr="00B26E5F">
        <w:rPr>
          <w:sz w:val="20"/>
          <w:szCs w:val="20"/>
          <w:rPrChange w:id="224" w:author="Microsoft Office User" w:date="2023-09-11T13:17:00Z">
            <w:rPr/>
          </w:rPrChange>
        </w:rPr>
        <w:fldChar w:fldCharType="begin"/>
      </w:r>
      <w:r w:rsidRPr="00B26E5F">
        <w:rPr>
          <w:sz w:val="20"/>
          <w:szCs w:val="20"/>
          <w:rPrChange w:id="225" w:author="Microsoft Office User" w:date="2023-09-11T13:17:00Z">
            <w:rPr/>
          </w:rPrChange>
        </w:rPr>
        <w:instrText>HYPERLINK "https://www.zotero.org/google-docs/?n2Avay" \h</w:instrText>
      </w:r>
      <w:r w:rsidRPr="00B26E5F">
        <w:rPr>
          <w:sz w:val="20"/>
          <w:szCs w:val="20"/>
          <w:rPrChange w:id="226" w:author="Microsoft Office User" w:date="2023-09-11T13:17:00Z">
            <w:rPr>
              <w:sz w:val="20"/>
              <w:szCs w:val="20"/>
            </w:rPr>
          </w:rPrChange>
        </w:rPr>
      </w:r>
      <w:r w:rsidRPr="00B26E5F">
        <w:rPr>
          <w:sz w:val="20"/>
          <w:szCs w:val="20"/>
          <w:rPrChange w:id="227" w:author="Microsoft Office User" w:date="2023-09-11T13:17:00Z">
            <w:rPr/>
          </w:rPrChange>
        </w:rPr>
        <w:fldChar w:fldCharType="separate"/>
      </w:r>
      <w:r w:rsidRPr="00B26E5F">
        <w:rPr>
          <w:sz w:val="20"/>
          <w:szCs w:val="20"/>
          <w:rPrChange w:id="228" w:author="Microsoft Office User" w:date="2023-09-11T13:17:00Z">
            <w:rPr/>
          </w:rPrChange>
        </w:rPr>
        <w:t>, 1–10 (2002).</w:t>
      </w:r>
      <w:r w:rsidRPr="00B26E5F">
        <w:rPr>
          <w:sz w:val="20"/>
          <w:szCs w:val="20"/>
          <w:rPrChange w:id="229"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230" w:author="Microsoft Office User" w:date="2023-09-11T13:17:00Z">
            <w:rPr/>
          </w:rPrChange>
        </w:rPr>
        <w:pPrChange w:id="231" w:author="Microsoft Office User" w:date="2023-09-11T13:17:00Z">
          <w:pPr/>
        </w:pPrChange>
      </w:pPr>
    </w:p>
    <w:p w14:paraId="2050E1DD" w14:textId="77777777" w:rsidR="000C56B0" w:rsidRPr="00B26E5F" w:rsidRDefault="00367A15">
      <w:pPr>
        <w:snapToGrid w:val="0"/>
        <w:contextualSpacing/>
        <w:rPr>
          <w:sz w:val="20"/>
          <w:szCs w:val="20"/>
          <w:rPrChange w:id="232" w:author="Microsoft Office User" w:date="2023-09-11T13:17:00Z">
            <w:rPr/>
          </w:rPrChange>
        </w:rPr>
        <w:pPrChange w:id="233" w:author="Microsoft Office User" w:date="2023-09-11T13:17:00Z">
          <w:pPr/>
        </w:pPrChange>
      </w:pPr>
      <w:r w:rsidRPr="00B26E5F">
        <w:rPr>
          <w:sz w:val="20"/>
          <w:szCs w:val="20"/>
          <w:rPrChange w:id="234" w:author="Microsoft Office User" w:date="2023-09-11T13:17:00Z">
            <w:rPr/>
          </w:rPrChange>
        </w:rPr>
        <w:fldChar w:fldCharType="begin"/>
      </w:r>
      <w:r w:rsidRPr="00B26E5F">
        <w:rPr>
          <w:sz w:val="20"/>
          <w:szCs w:val="20"/>
          <w:rPrChange w:id="235" w:author="Microsoft Office User" w:date="2023-09-11T13:17:00Z">
            <w:rPr/>
          </w:rPrChange>
        </w:rPr>
        <w:instrText>HYPERLINK "https://www.zotero.org/google-docs/?n2Avay" \h</w:instrText>
      </w:r>
      <w:r w:rsidRPr="00B26E5F">
        <w:rPr>
          <w:sz w:val="20"/>
          <w:szCs w:val="20"/>
          <w:rPrChange w:id="236" w:author="Microsoft Office User" w:date="2023-09-11T13:17:00Z">
            <w:rPr>
              <w:sz w:val="20"/>
              <w:szCs w:val="20"/>
            </w:rPr>
          </w:rPrChange>
        </w:rPr>
      </w:r>
      <w:r w:rsidRPr="00B26E5F">
        <w:rPr>
          <w:sz w:val="20"/>
          <w:szCs w:val="20"/>
          <w:rPrChange w:id="237" w:author="Microsoft Office User" w:date="2023-09-11T13:17:00Z">
            <w:rPr/>
          </w:rPrChange>
        </w:rPr>
        <w:fldChar w:fldCharType="separate"/>
      </w:r>
      <w:r w:rsidRPr="00B26E5F">
        <w:rPr>
          <w:sz w:val="20"/>
          <w:szCs w:val="20"/>
          <w:rPrChange w:id="238" w:author="Microsoft Office User" w:date="2023-09-11T13:17:00Z">
            <w:rPr/>
          </w:rPrChange>
        </w:rPr>
        <w:t>3.</w:t>
      </w:r>
      <w:r w:rsidRPr="00B26E5F">
        <w:rPr>
          <w:sz w:val="20"/>
          <w:szCs w:val="20"/>
          <w:rPrChange w:id="239" w:author="Microsoft Office User" w:date="2023-09-11T13:17:00Z">
            <w:rPr/>
          </w:rPrChange>
        </w:rPr>
        <w:tab/>
        <w:t xml:space="preserve">Pollock, F. J. </w:t>
      </w:r>
      <w:r w:rsidRPr="00B26E5F">
        <w:rPr>
          <w:sz w:val="20"/>
          <w:szCs w:val="20"/>
          <w:rPrChange w:id="240" w:author="Microsoft Office User" w:date="2023-09-11T13:17:00Z">
            <w:rPr/>
          </w:rPrChange>
        </w:rPr>
        <w:fldChar w:fldCharType="end"/>
      </w:r>
      <w:r w:rsidRPr="00B26E5F">
        <w:rPr>
          <w:sz w:val="20"/>
          <w:szCs w:val="20"/>
          <w:rPrChange w:id="241" w:author="Microsoft Office User" w:date="2023-09-11T13:17:00Z">
            <w:rPr/>
          </w:rPrChange>
        </w:rPr>
        <w:fldChar w:fldCharType="begin"/>
      </w:r>
      <w:r w:rsidRPr="00B26E5F">
        <w:rPr>
          <w:sz w:val="20"/>
          <w:szCs w:val="20"/>
          <w:rPrChange w:id="242" w:author="Microsoft Office User" w:date="2023-09-11T13:17:00Z">
            <w:rPr/>
          </w:rPrChange>
        </w:rPr>
        <w:instrText>HYPERLINK "https://www.zotero.org/google-docs/?n2Avay" \h</w:instrText>
      </w:r>
      <w:r w:rsidRPr="00B26E5F">
        <w:rPr>
          <w:sz w:val="20"/>
          <w:szCs w:val="20"/>
          <w:rPrChange w:id="243" w:author="Microsoft Office User" w:date="2023-09-11T13:17:00Z">
            <w:rPr>
              <w:sz w:val="20"/>
              <w:szCs w:val="20"/>
            </w:rPr>
          </w:rPrChange>
        </w:rPr>
      </w:r>
      <w:r w:rsidRPr="00B26E5F">
        <w:rPr>
          <w:sz w:val="20"/>
          <w:szCs w:val="20"/>
          <w:rPrChange w:id="244" w:author="Microsoft Office User" w:date="2023-09-11T13:17:00Z">
            <w:rPr>
              <w:i/>
            </w:rPr>
          </w:rPrChange>
        </w:rPr>
        <w:fldChar w:fldCharType="separate"/>
      </w:r>
      <w:r w:rsidRPr="00B26E5F">
        <w:rPr>
          <w:i/>
          <w:sz w:val="20"/>
          <w:szCs w:val="20"/>
          <w:rPrChange w:id="245" w:author="Microsoft Office User" w:date="2023-09-11T13:17:00Z">
            <w:rPr>
              <w:i/>
            </w:rPr>
          </w:rPrChange>
        </w:rPr>
        <w:t>et al.</w:t>
      </w:r>
      <w:r w:rsidRPr="00B26E5F">
        <w:rPr>
          <w:i/>
          <w:sz w:val="20"/>
          <w:szCs w:val="20"/>
          <w:rPrChange w:id="246" w:author="Microsoft Office User" w:date="2023-09-11T13:17:00Z">
            <w:rPr>
              <w:i/>
            </w:rPr>
          </w:rPrChange>
        </w:rPr>
        <w:fldChar w:fldCharType="end"/>
      </w:r>
      <w:r w:rsidRPr="00B26E5F">
        <w:rPr>
          <w:sz w:val="20"/>
          <w:szCs w:val="20"/>
          <w:rPrChange w:id="247" w:author="Microsoft Office User" w:date="2023-09-11T13:17:00Z">
            <w:rPr/>
          </w:rPrChange>
        </w:rPr>
        <w:fldChar w:fldCharType="begin"/>
      </w:r>
      <w:r w:rsidRPr="00B26E5F">
        <w:rPr>
          <w:sz w:val="20"/>
          <w:szCs w:val="20"/>
          <w:rPrChange w:id="248" w:author="Microsoft Office User" w:date="2023-09-11T13:17:00Z">
            <w:rPr/>
          </w:rPrChange>
        </w:rPr>
        <w:instrText>HYPERLINK "https://www.zotero.org/google-docs/?n2Avay" \h</w:instrText>
      </w:r>
      <w:r w:rsidRPr="00B26E5F">
        <w:rPr>
          <w:sz w:val="20"/>
          <w:szCs w:val="20"/>
          <w:rPrChange w:id="249" w:author="Microsoft Office User" w:date="2023-09-11T13:17:00Z">
            <w:rPr>
              <w:sz w:val="20"/>
              <w:szCs w:val="20"/>
            </w:rPr>
          </w:rPrChange>
        </w:rPr>
      </w:r>
      <w:r w:rsidRPr="00B26E5F">
        <w:rPr>
          <w:sz w:val="20"/>
          <w:szCs w:val="20"/>
          <w:rPrChange w:id="250" w:author="Microsoft Office User" w:date="2023-09-11T13:17:00Z">
            <w:rPr/>
          </w:rPrChange>
        </w:rPr>
        <w:fldChar w:fldCharType="separate"/>
      </w:r>
      <w:r w:rsidRPr="00B26E5F">
        <w:rPr>
          <w:sz w:val="20"/>
          <w:szCs w:val="20"/>
          <w:rPrChange w:id="251" w:author="Microsoft Office User" w:date="2023-09-11T13:17:00Z">
            <w:rPr/>
          </w:rPrChange>
        </w:rPr>
        <w:t xml:space="preserve"> Coral-associated bacteria demonstrate phylosymbiosis and cophylogeny. </w:t>
      </w:r>
      <w:r w:rsidRPr="00B26E5F">
        <w:rPr>
          <w:sz w:val="20"/>
          <w:szCs w:val="20"/>
          <w:rPrChange w:id="252" w:author="Microsoft Office User" w:date="2023-09-11T13:17:00Z">
            <w:rPr/>
          </w:rPrChange>
        </w:rPr>
        <w:fldChar w:fldCharType="end"/>
      </w:r>
      <w:r w:rsidRPr="00B26E5F">
        <w:rPr>
          <w:sz w:val="20"/>
          <w:szCs w:val="20"/>
          <w:rPrChange w:id="253" w:author="Microsoft Office User" w:date="2023-09-11T13:17:00Z">
            <w:rPr/>
          </w:rPrChange>
        </w:rPr>
        <w:fldChar w:fldCharType="begin"/>
      </w:r>
      <w:r w:rsidRPr="00B26E5F">
        <w:rPr>
          <w:sz w:val="20"/>
          <w:szCs w:val="20"/>
          <w:rPrChange w:id="254" w:author="Microsoft Office User" w:date="2023-09-11T13:17:00Z">
            <w:rPr/>
          </w:rPrChange>
        </w:rPr>
        <w:instrText>HYPERLINK "https://www.zotero.org/google-docs/?n2Avay" \h</w:instrText>
      </w:r>
      <w:r w:rsidRPr="00B26E5F">
        <w:rPr>
          <w:sz w:val="20"/>
          <w:szCs w:val="20"/>
          <w:rPrChange w:id="255" w:author="Microsoft Office User" w:date="2023-09-11T13:17:00Z">
            <w:rPr>
              <w:sz w:val="20"/>
              <w:szCs w:val="20"/>
            </w:rPr>
          </w:rPrChange>
        </w:rPr>
      </w:r>
      <w:r w:rsidRPr="00B26E5F">
        <w:rPr>
          <w:sz w:val="20"/>
          <w:szCs w:val="20"/>
          <w:rPrChange w:id="256" w:author="Microsoft Office User" w:date="2023-09-11T13:17:00Z">
            <w:rPr>
              <w:i/>
            </w:rPr>
          </w:rPrChange>
        </w:rPr>
        <w:fldChar w:fldCharType="separate"/>
      </w:r>
      <w:r w:rsidRPr="00B26E5F">
        <w:rPr>
          <w:i/>
          <w:sz w:val="20"/>
          <w:szCs w:val="20"/>
          <w:rPrChange w:id="257" w:author="Microsoft Office User" w:date="2023-09-11T13:17:00Z">
            <w:rPr>
              <w:i/>
            </w:rPr>
          </w:rPrChange>
        </w:rPr>
        <w:t xml:space="preserve">Nat. Commun. </w:t>
      </w:r>
      <w:r w:rsidRPr="00B26E5F">
        <w:rPr>
          <w:i/>
          <w:sz w:val="20"/>
          <w:szCs w:val="20"/>
          <w:rPrChange w:id="258" w:author="Microsoft Office User" w:date="2023-09-11T13:17:00Z">
            <w:rPr>
              <w:i/>
            </w:rPr>
          </w:rPrChange>
        </w:rPr>
        <w:fldChar w:fldCharType="end"/>
      </w:r>
      <w:r w:rsidRPr="00B26E5F">
        <w:rPr>
          <w:sz w:val="20"/>
          <w:szCs w:val="20"/>
          <w:rPrChange w:id="259" w:author="Microsoft Office User" w:date="2023-09-11T13:17:00Z">
            <w:rPr/>
          </w:rPrChange>
        </w:rPr>
        <w:fldChar w:fldCharType="begin"/>
      </w:r>
      <w:r w:rsidRPr="00B26E5F">
        <w:rPr>
          <w:sz w:val="20"/>
          <w:szCs w:val="20"/>
          <w:rPrChange w:id="260" w:author="Microsoft Office User" w:date="2023-09-11T13:17:00Z">
            <w:rPr/>
          </w:rPrChange>
        </w:rPr>
        <w:instrText>HYPERLINK "https://www.zotero.org/google-docs/?n2Avay" \h</w:instrText>
      </w:r>
      <w:r w:rsidRPr="00B26E5F">
        <w:rPr>
          <w:sz w:val="20"/>
          <w:szCs w:val="20"/>
          <w:rPrChange w:id="261" w:author="Microsoft Office User" w:date="2023-09-11T13:17:00Z">
            <w:rPr>
              <w:sz w:val="20"/>
              <w:szCs w:val="20"/>
            </w:rPr>
          </w:rPrChange>
        </w:rPr>
      </w:r>
      <w:r w:rsidRPr="00B26E5F">
        <w:rPr>
          <w:sz w:val="20"/>
          <w:szCs w:val="20"/>
          <w:rPrChange w:id="262" w:author="Microsoft Office User" w:date="2023-09-11T13:17:00Z">
            <w:rPr>
              <w:b/>
            </w:rPr>
          </w:rPrChange>
        </w:rPr>
        <w:fldChar w:fldCharType="separate"/>
      </w:r>
      <w:r w:rsidRPr="00B26E5F">
        <w:rPr>
          <w:b/>
          <w:sz w:val="20"/>
          <w:szCs w:val="20"/>
          <w:rPrChange w:id="263" w:author="Microsoft Office User" w:date="2023-09-11T13:17:00Z">
            <w:rPr>
              <w:b/>
            </w:rPr>
          </w:rPrChange>
        </w:rPr>
        <w:t>9</w:t>
      </w:r>
      <w:r w:rsidRPr="00B26E5F">
        <w:rPr>
          <w:b/>
          <w:sz w:val="20"/>
          <w:szCs w:val="20"/>
          <w:rPrChange w:id="264" w:author="Microsoft Office User" w:date="2023-09-11T13:17:00Z">
            <w:rPr>
              <w:b/>
            </w:rPr>
          </w:rPrChange>
        </w:rPr>
        <w:fldChar w:fldCharType="end"/>
      </w:r>
      <w:r w:rsidRPr="00B26E5F">
        <w:rPr>
          <w:sz w:val="20"/>
          <w:szCs w:val="20"/>
          <w:rPrChange w:id="265" w:author="Microsoft Office User" w:date="2023-09-11T13:17:00Z">
            <w:rPr/>
          </w:rPrChange>
        </w:rPr>
        <w:fldChar w:fldCharType="begin"/>
      </w:r>
      <w:r w:rsidRPr="00B26E5F">
        <w:rPr>
          <w:sz w:val="20"/>
          <w:szCs w:val="20"/>
          <w:rPrChange w:id="266" w:author="Microsoft Office User" w:date="2023-09-11T13:17:00Z">
            <w:rPr/>
          </w:rPrChange>
        </w:rPr>
        <w:instrText>HYPERLINK "https://www.zotero.org/google-docs/?n2Avay" \h</w:instrText>
      </w:r>
      <w:r w:rsidRPr="00B26E5F">
        <w:rPr>
          <w:sz w:val="20"/>
          <w:szCs w:val="20"/>
          <w:rPrChange w:id="267" w:author="Microsoft Office User" w:date="2023-09-11T13:17:00Z">
            <w:rPr>
              <w:sz w:val="20"/>
              <w:szCs w:val="20"/>
            </w:rPr>
          </w:rPrChange>
        </w:rPr>
      </w:r>
      <w:r w:rsidRPr="00B26E5F">
        <w:rPr>
          <w:sz w:val="20"/>
          <w:szCs w:val="20"/>
          <w:rPrChange w:id="268" w:author="Microsoft Office User" w:date="2023-09-11T13:17:00Z">
            <w:rPr/>
          </w:rPrChange>
        </w:rPr>
        <w:fldChar w:fldCharType="separate"/>
      </w:r>
      <w:r w:rsidRPr="00B26E5F">
        <w:rPr>
          <w:sz w:val="20"/>
          <w:szCs w:val="20"/>
          <w:rPrChange w:id="269" w:author="Microsoft Office User" w:date="2023-09-11T13:17:00Z">
            <w:rPr/>
          </w:rPrChange>
        </w:rPr>
        <w:t>, 4921 (2018).</w:t>
      </w:r>
      <w:r w:rsidRPr="00B26E5F">
        <w:rPr>
          <w:sz w:val="20"/>
          <w:szCs w:val="20"/>
          <w:rPrChange w:id="270"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271" w:author="Microsoft Office User" w:date="2023-09-11T13:17:00Z">
            <w:rPr/>
          </w:rPrChange>
        </w:rPr>
        <w:pPrChange w:id="272" w:author="Microsoft Office User" w:date="2023-09-11T13:17:00Z">
          <w:pPr/>
        </w:pPrChange>
      </w:pPr>
    </w:p>
    <w:p w14:paraId="59F59055" w14:textId="77777777" w:rsidR="000C56B0" w:rsidRPr="00B26E5F" w:rsidRDefault="00367A15">
      <w:pPr>
        <w:snapToGrid w:val="0"/>
        <w:contextualSpacing/>
        <w:rPr>
          <w:sz w:val="20"/>
          <w:szCs w:val="20"/>
          <w:rPrChange w:id="273" w:author="Microsoft Office User" w:date="2023-09-11T13:17:00Z">
            <w:rPr/>
          </w:rPrChange>
        </w:rPr>
        <w:pPrChange w:id="274" w:author="Microsoft Office User" w:date="2023-09-11T13:17:00Z">
          <w:pPr/>
        </w:pPrChange>
      </w:pPr>
      <w:r w:rsidRPr="00B26E5F">
        <w:rPr>
          <w:sz w:val="20"/>
          <w:szCs w:val="20"/>
          <w:rPrChange w:id="275" w:author="Microsoft Office User" w:date="2023-09-11T13:17:00Z">
            <w:rPr/>
          </w:rPrChange>
        </w:rPr>
        <w:fldChar w:fldCharType="begin"/>
      </w:r>
      <w:r w:rsidRPr="00B26E5F">
        <w:rPr>
          <w:sz w:val="20"/>
          <w:szCs w:val="20"/>
          <w:rPrChange w:id="276" w:author="Microsoft Office User" w:date="2023-09-11T13:17:00Z">
            <w:rPr/>
          </w:rPrChange>
        </w:rPr>
        <w:instrText>HYPERLINK "https://www.zotero.org/google-docs/?n2Avay" \h</w:instrText>
      </w:r>
      <w:r w:rsidRPr="00B26E5F">
        <w:rPr>
          <w:sz w:val="20"/>
          <w:szCs w:val="20"/>
          <w:rPrChange w:id="277" w:author="Microsoft Office User" w:date="2023-09-11T13:17:00Z">
            <w:rPr>
              <w:sz w:val="20"/>
              <w:szCs w:val="20"/>
            </w:rPr>
          </w:rPrChange>
        </w:rPr>
      </w:r>
      <w:r w:rsidRPr="00B26E5F">
        <w:rPr>
          <w:sz w:val="20"/>
          <w:szCs w:val="20"/>
          <w:rPrChange w:id="278" w:author="Microsoft Office User" w:date="2023-09-11T13:17:00Z">
            <w:rPr/>
          </w:rPrChange>
        </w:rPr>
        <w:fldChar w:fldCharType="separate"/>
      </w:r>
      <w:r w:rsidRPr="00B26E5F">
        <w:rPr>
          <w:sz w:val="20"/>
          <w:szCs w:val="20"/>
          <w:rPrChange w:id="279" w:author="Microsoft Office User" w:date="2023-09-11T13:17:00Z">
            <w:rPr/>
          </w:rPrChange>
        </w:rPr>
        <w:t>4.</w:t>
      </w:r>
      <w:r w:rsidRPr="00B26E5F">
        <w:rPr>
          <w:sz w:val="20"/>
          <w:szCs w:val="20"/>
          <w:rPrChange w:id="280" w:author="Microsoft Office User" w:date="2023-09-11T13:17:00Z">
            <w:rPr/>
          </w:rPrChange>
        </w:rPr>
        <w:tab/>
        <w:t xml:space="preserve">Ricci, F. </w:t>
      </w:r>
      <w:r w:rsidRPr="00B26E5F">
        <w:rPr>
          <w:sz w:val="20"/>
          <w:szCs w:val="20"/>
          <w:rPrChange w:id="281" w:author="Microsoft Office User" w:date="2023-09-11T13:17:00Z">
            <w:rPr/>
          </w:rPrChange>
        </w:rPr>
        <w:fldChar w:fldCharType="end"/>
      </w:r>
      <w:r w:rsidRPr="00B26E5F">
        <w:rPr>
          <w:sz w:val="20"/>
          <w:szCs w:val="20"/>
          <w:rPrChange w:id="282" w:author="Microsoft Office User" w:date="2023-09-11T13:17:00Z">
            <w:rPr/>
          </w:rPrChange>
        </w:rPr>
        <w:fldChar w:fldCharType="begin"/>
      </w:r>
      <w:r w:rsidRPr="00B26E5F">
        <w:rPr>
          <w:sz w:val="20"/>
          <w:szCs w:val="20"/>
          <w:rPrChange w:id="283" w:author="Microsoft Office User" w:date="2023-09-11T13:17:00Z">
            <w:rPr/>
          </w:rPrChange>
        </w:rPr>
        <w:instrText>HYPERLINK "https://www.zotero.org/google-docs/?n2Avay" \h</w:instrText>
      </w:r>
      <w:r w:rsidRPr="00B26E5F">
        <w:rPr>
          <w:sz w:val="20"/>
          <w:szCs w:val="20"/>
          <w:rPrChange w:id="284" w:author="Microsoft Office User" w:date="2023-09-11T13:17:00Z">
            <w:rPr>
              <w:sz w:val="20"/>
              <w:szCs w:val="20"/>
            </w:rPr>
          </w:rPrChange>
        </w:rPr>
      </w:r>
      <w:r w:rsidRPr="00B26E5F">
        <w:rPr>
          <w:sz w:val="20"/>
          <w:szCs w:val="20"/>
          <w:rPrChange w:id="285" w:author="Microsoft Office User" w:date="2023-09-11T13:17:00Z">
            <w:rPr>
              <w:i/>
            </w:rPr>
          </w:rPrChange>
        </w:rPr>
        <w:fldChar w:fldCharType="separate"/>
      </w:r>
      <w:r w:rsidRPr="00B26E5F">
        <w:rPr>
          <w:i/>
          <w:sz w:val="20"/>
          <w:szCs w:val="20"/>
          <w:rPrChange w:id="286" w:author="Microsoft Office User" w:date="2023-09-11T13:17:00Z">
            <w:rPr>
              <w:i/>
            </w:rPr>
          </w:rPrChange>
        </w:rPr>
        <w:t>et al.</w:t>
      </w:r>
      <w:r w:rsidRPr="00B26E5F">
        <w:rPr>
          <w:i/>
          <w:sz w:val="20"/>
          <w:szCs w:val="20"/>
          <w:rPrChange w:id="287" w:author="Microsoft Office User" w:date="2023-09-11T13:17:00Z">
            <w:rPr>
              <w:i/>
            </w:rPr>
          </w:rPrChange>
        </w:rPr>
        <w:fldChar w:fldCharType="end"/>
      </w:r>
      <w:r w:rsidRPr="00B26E5F">
        <w:rPr>
          <w:sz w:val="20"/>
          <w:szCs w:val="20"/>
          <w:rPrChange w:id="288" w:author="Microsoft Office User" w:date="2023-09-11T13:17:00Z">
            <w:rPr/>
          </w:rPrChange>
        </w:rPr>
        <w:fldChar w:fldCharType="begin"/>
      </w:r>
      <w:r w:rsidRPr="00B26E5F">
        <w:rPr>
          <w:sz w:val="20"/>
          <w:szCs w:val="20"/>
          <w:rPrChange w:id="289" w:author="Microsoft Office User" w:date="2023-09-11T13:17:00Z">
            <w:rPr/>
          </w:rPrChange>
        </w:rPr>
        <w:instrText>HYPERLINK "https://www.zotero.org/google-docs/?n2Avay" \h</w:instrText>
      </w:r>
      <w:r w:rsidRPr="00B26E5F">
        <w:rPr>
          <w:sz w:val="20"/>
          <w:szCs w:val="20"/>
          <w:rPrChange w:id="290" w:author="Microsoft Office User" w:date="2023-09-11T13:17:00Z">
            <w:rPr>
              <w:sz w:val="20"/>
              <w:szCs w:val="20"/>
            </w:rPr>
          </w:rPrChange>
        </w:rPr>
      </w:r>
      <w:r w:rsidRPr="00B26E5F">
        <w:rPr>
          <w:sz w:val="20"/>
          <w:szCs w:val="20"/>
          <w:rPrChange w:id="291" w:author="Microsoft Office User" w:date="2023-09-11T13:17:00Z">
            <w:rPr/>
          </w:rPrChange>
        </w:rPr>
        <w:fldChar w:fldCharType="separate"/>
      </w:r>
      <w:r w:rsidRPr="00B26E5F">
        <w:rPr>
          <w:sz w:val="20"/>
          <w:szCs w:val="20"/>
          <w:rPrChange w:id="292" w:author="Microsoft Office User" w:date="2023-09-11T13:17:00Z">
            <w:rPr/>
          </w:rPrChange>
        </w:rPr>
        <w:t xml:space="preserve"> Host Traits and Phylogeny Contribute to Shaping Coral-Bacterial Symbioses. </w:t>
      </w:r>
      <w:r w:rsidRPr="00B26E5F">
        <w:rPr>
          <w:sz w:val="20"/>
          <w:szCs w:val="20"/>
          <w:rPrChange w:id="293" w:author="Microsoft Office User" w:date="2023-09-11T13:17:00Z">
            <w:rPr/>
          </w:rPrChange>
        </w:rPr>
        <w:fldChar w:fldCharType="end"/>
      </w:r>
      <w:r w:rsidRPr="00B26E5F">
        <w:rPr>
          <w:sz w:val="20"/>
          <w:szCs w:val="20"/>
          <w:rPrChange w:id="294" w:author="Microsoft Office User" w:date="2023-09-11T13:17:00Z">
            <w:rPr/>
          </w:rPrChange>
        </w:rPr>
        <w:fldChar w:fldCharType="begin"/>
      </w:r>
      <w:r w:rsidRPr="00B26E5F">
        <w:rPr>
          <w:sz w:val="20"/>
          <w:szCs w:val="20"/>
          <w:rPrChange w:id="295" w:author="Microsoft Office User" w:date="2023-09-11T13:17:00Z">
            <w:rPr/>
          </w:rPrChange>
        </w:rPr>
        <w:instrText>HYPERLINK "https://www.zotero.org/google-docs/?n2Avay" \h</w:instrText>
      </w:r>
      <w:r w:rsidRPr="00B26E5F">
        <w:rPr>
          <w:sz w:val="20"/>
          <w:szCs w:val="20"/>
          <w:rPrChange w:id="296" w:author="Microsoft Office User" w:date="2023-09-11T13:17:00Z">
            <w:rPr>
              <w:sz w:val="20"/>
              <w:szCs w:val="20"/>
            </w:rPr>
          </w:rPrChange>
        </w:rPr>
      </w:r>
      <w:r w:rsidRPr="00B26E5F">
        <w:rPr>
          <w:sz w:val="20"/>
          <w:szCs w:val="20"/>
          <w:rPrChange w:id="297" w:author="Microsoft Office User" w:date="2023-09-11T13:17:00Z">
            <w:rPr>
              <w:i/>
            </w:rPr>
          </w:rPrChange>
        </w:rPr>
        <w:fldChar w:fldCharType="separate"/>
      </w:r>
      <w:r w:rsidRPr="00B26E5F">
        <w:rPr>
          <w:i/>
          <w:sz w:val="20"/>
          <w:szCs w:val="20"/>
          <w:rPrChange w:id="298" w:author="Microsoft Office User" w:date="2023-09-11T13:17:00Z">
            <w:rPr>
              <w:i/>
            </w:rPr>
          </w:rPrChange>
        </w:rPr>
        <w:t xml:space="preserve">Msystems </w:t>
      </w:r>
      <w:r w:rsidRPr="00B26E5F">
        <w:rPr>
          <w:i/>
          <w:sz w:val="20"/>
          <w:szCs w:val="20"/>
          <w:rPrChange w:id="299" w:author="Microsoft Office User" w:date="2023-09-11T13:17:00Z">
            <w:rPr>
              <w:i/>
            </w:rPr>
          </w:rPrChange>
        </w:rPr>
        <w:fldChar w:fldCharType="end"/>
      </w:r>
      <w:r w:rsidRPr="00B26E5F">
        <w:rPr>
          <w:sz w:val="20"/>
          <w:szCs w:val="20"/>
          <w:rPrChange w:id="300" w:author="Microsoft Office User" w:date="2023-09-11T13:17:00Z">
            <w:rPr/>
          </w:rPrChange>
        </w:rPr>
        <w:fldChar w:fldCharType="begin"/>
      </w:r>
      <w:r w:rsidRPr="00B26E5F">
        <w:rPr>
          <w:sz w:val="20"/>
          <w:szCs w:val="20"/>
          <w:rPrChange w:id="301" w:author="Microsoft Office User" w:date="2023-09-11T13:17:00Z">
            <w:rPr/>
          </w:rPrChange>
        </w:rPr>
        <w:instrText>HYPERLINK "https://www.zotero.org/google-docs/?n2Avay" \h</w:instrText>
      </w:r>
      <w:r w:rsidRPr="00B26E5F">
        <w:rPr>
          <w:sz w:val="20"/>
          <w:szCs w:val="20"/>
          <w:rPrChange w:id="302" w:author="Microsoft Office User" w:date="2023-09-11T13:17:00Z">
            <w:rPr>
              <w:sz w:val="20"/>
              <w:szCs w:val="20"/>
            </w:rPr>
          </w:rPrChange>
        </w:rPr>
      </w:r>
      <w:r w:rsidRPr="00B26E5F">
        <w:rPr>
          <w:sz w:val="20"/>
          <w:szCs w:val="20"/>
          <w:rPrChange w:id="303" w:author="Microsoft Office User" w:date="2023-09-11T13:17:00Z">
            <w:rPr>
              <w:b/>
            </w:rPr>
          </w:rPrChange>
        </w:rPr>
        <w:fldChar w:fldCharType="separate"/>
      </w:r>
      <w:r w:rsidRPr="00B26E5F">
        <w:rPr>
          <w:b/>
          <w:sz w:val="20"/>
          <w:szCs w:val="20"/>
          <w:rPrChange w:id="304" w:author="Microsoft Office User" w:date="2023-09-11T13:17:00Z">
            <w:rPr>
              <w:b/>
            </w:rPr>
          </w:rPrChange>
        </w:rPr>
        <w:t>7</w:t>
      </w:r>
      <w:r w:rsidRPr="00B26E5F">
        <w:rPr>
          <w:b/>
          <w:sz w:val="20"/>
          <w:szCs w:val="20"/>
          <w:rPrChange w:id="305" w:author="Microsoft Office User" w:date="2023-09-11T13:17:00Z">
            <w:rPr>
              <w:b/>
            </w:rPr>
          </w:rPrChange>
        </w:rPr>
        <w:fldChar w:fldCharType="end"/>
      </w:r>
      <w:r w:rsidRPr="00B26E5F">
        <w:rPr>
          <w:sz w:val="20"/>
          <w:szCs w:val="20"/>
          <w:rPrChange w:id="306" w:author="Microsoft Office User" w:date="2023-09-11T13:17:00Z">
            <w:rPr/>
          </w:rPrChange>
        </w:rPr>
        <w:fldChar w:fldCharType="begin"/>
      </w:r>
      <w:r w:rsidRPr="00B26E5F">
        <w:rPr>
          <w:sz w:val="20"/>
          <w:szCs w:val="20"/>
          <w:rPrChange w:id="307" w:author="Microsoft Office User" w:date="2023-09-11T13:17:00Z">
            <w:rPr/>
          </w:rPrChange>
        </w:rPr>
        <w:instrText>HYPERLINK "https://www.zotero.org/google-docs/?n2Avay" \h</w:instrText>
      </w:r>
      <w:r w:rsidRPr="00B26E5F">
        <w:rPr>
          <w:sz w:val="20"/>
          <w:szCs w:val="20"/>
          <w:rPrChange w:id="308" w:author="Microsoft Office User" w:date="2023-09-11T13:17:00Z">
            <w:rPr>
              <w:sz w:val="20"/>
              <w:szCs w:val="20"/>
            </w:rPr>
          </w:rPrChange>
        </w:rPr>
      </w:r>
      <w:r w:rsidRPr="00B26E5F">
        <w:rPr>
          <w:sz w:val="20"/>
          <w:szCs w:val="20"/>
          <w:rPrChange w:id="309" w:author="Microsoft Office User" w:date="2023-09-11T13:17:00Z">
            <w:rPr/>
          </w:rPrChange>
        </w:rPr>
        <w:fldChar w:fldCharType="separate"/>
      </w:r>
      <w:r w:rsidRPr="00B26E5F">
        <w:rPr>
          <w:sz w:val="20"/>
          <w:szCs w:val="20"/>
          <w:rPrChange w:id="310" w:author="Microsoft Office User" w:date="2023-09-11T13:17:00Z">
            <w:rPr/>
          </w:rPrChange>
        </w:rPr>
        <w:t>, e00044-22 (2022).</w:t>
      </w:r>
      <w:r w:rsidRPr="00B26E5F">
        <w:rPr>
          <w:sz w:val="20"/>
          <w:szCs w:val="20"/>
          <w:rPrChange w:id="311"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312" w:author="Microsoft Office User" w:date="2023-09-11T13:17:00Z">
            <w:rPr/>
          </w:rPrChange>
        </w:rPr>
        <w:pPrChange w:id="313" w:author="Microsoft Office User" w:date="2023-09-11T13:17:00Z">
          <w:pPr/>
        </w:pPrChange>
      </w:pPr>
    </w:p>
    <w:p w14:paraId="3CAEFDCC" w14:textId="77777777" w:rsidR="000C56B0" w:rsidRPr="00B26E5F" w:rsidRDefault="00367A15">
      <w:pPr>
        <w:snapToGrid w:val="0"/>
        <w:contextualSpacing/>
        <w:rPr>
          <w:sz w:val="20"/>
          <w:szCs w:val="20"/>
          <w:rPrChange w:id="314" w:author="Microsoft Office User" w:date="2023-09-11T13:17:00Z">
            <w:rPr/>
          </w:rPrChange>
        </w:rPr>
        <w:pPrChange w:id="315" w:author="Microsoft Office User" w:date="2023-09-11T13:17:00Z">
          <w:pPr/>
        </w:pPrChange>
      </w:pPr>
      <w:r w:rsidRPr="00B26E5F">
        <w:rPr>
          <w:sz w:val="20"/>
          <w:szCs w:val="20"/>
          <w:rPrChange w:id="316" w:author="Microsoft Office User" w:date="2023-09-11T13:17:00Z">
            <w:rPr/>
          </w:rPrChange>
        </w:rPr>
        <w:fldChar w:fldCharType="begin"/>
      </w:r>
      <w:r w:rsidRPr="00B26E5F">
        <w:rPr>
          <w:sz w:val="20"/>
          <w:szCs w:val="20"/>
          <w:rPrChange w:id="317" w:author="Microsoft Office User" w:date="2023-09-11T13:17:00Z">
            <w:rPr/>
          </w:rPrChange>
        </w:rPr>
        <w:instrText>HYPERLINK "https://www.zotero.org/google-docs/?n2Avay" \h</w:instrText>
      </w:r>
      <w:r w:rsidRPr="00B26E5F">
        <w:rPr>
          <w:sz w:val="20"/>
          <w:szCs w:val="20"/>
          <w:rPrChange w:id="318" w:author="Microsoft Office User" w:date="2023-09-11T13:17:00Z">
            <w:rPr>
              <w:sz w:val="20"/>
              <w:szCs w:val="20"/>
            </w:rPr>
          </w:rPrChange>
        </w:rPr>
      </w:r>
      <w:r w:rsidRPr="00B26E5F">
        <w:rPr>
          <w:sz w:val="20"/>
          <w:szCs w:val="20"/>
          <w:rPrChange w:id="319" w:author="Microsoft Office User" w:date="2023-09-11T13:17:00Z">
            <w:rPr/>
          </w:rPrChange>
        </w:rPr>
        <w:fldChar w:fldCharType="separate"/>
      </w:r>
      <w:r w:rsidRPr="00B26E5F">
        <w:rPr>
          <w:sz w:val="20"/>
          <w:szCs w:val="20"/>
          <w:rPrChange w:id="320" w:author="Microsoft Office User" w:date="2023-09-11T13:17:00Z">
            <w:rPr/>
          </w:rPrChange>
        </w:rPr>
        <w:t>5.</w:t>
      </w:r>
      <w:r w:rsidRPr="00B26E5F">
        <w:rPr>
          <w:sz w:val="20"/>
          <w:szCs w:val="20"/>
          <w:rPrChange w:id="321" w:author="Microsoft Office User" w:date="2023-09-11T13:17:00Z">
            <w:rPr/>
          </w:rPrChange>
        </w:rPr>
        <w:tab/>
        <w:t xml:space="preserve">Hernandez-Agreda, A., Leggat, W., Bongaerts, P., Herrera, C. &amp; Ainsworth, T. D. Rethinking the coral microbiome: simplicity exists within a diverse microbial biosphere. </w:t>
      </w:r>
      <w:r w:rsidRPr="00B26E5F">
        <w:rPr>
          <w:sz w:val="20"/>
          <w:szCs w:val="20"/>
          <w:rPrChange w:id="322" w:author="Microsoft Office User" w:date="2023-09-11T13:17:00Z">
            <w:rPr/>
          </w:rPrChange>
        </w:rPr>
        <w:fldChar w:fldCharType="end"/>
      </w:r>
      <w:r w:rsidRPr="00B26E5F">
        <w:rPr>
          <w:sz w:val="20"/>
          <w:szCs w:val="20"/>
          <w:rPrChange w:id="323" w:author="Microsoft Office User" w:date="2023-09-11T13:17:00Z">
            <w:rPr/>
          </w:rPrChange>
        </w:rPr>
        <w:fldChar w:fldCharType="begin"/>
      </w:r>
      <w:r w:rsidRPr="00B26E5F">
        <w:rPr>
          <w:sz w:val="20"/>
          <w:szCs w:val="20"/>
          <w:rPrChange w:id="324" w:author="Microsoft Office User" w:date="2023-09-11T13:17:00Z">
            <w:rPr/>
          </w:rPrChange>
        </w:rPr>
        <w:instrText>HYPERLINK "https://www.zotero.org/google-docs/?n2Avay" \h</w:instrText>
      </w:r>
      <w:r w:rsidRPr="00B26E5F">
        <w:rPr>
          <w:sz w:val="20"/>
          <w:szCs w:val="20"/>
          <w:rPrChange w:id="325" w:author="Microsoft Office User" w:date="2023-09-11T13:17:00Z">
            <w:rPr>
              <w:sz w:val="20"/>
              <w:szCs w:val="20"/>
            </w:rPr>
          </w:rPrChange>
        </w:rPr>
      </w:r>
      <w:r w:rsidRPr="00B26E5F">
        <w:rPr>
          <w:sz w:val="20"/>
          <w:szCs w:val="20"/>
          <w:rPrChange w:id="326" w:author="Microsoft Office User" w:date="2023-09-11T13:17:00Z">
            <w:rPr>
              <w:i/>
            </w:rPr>
          </w:rPrChange>
        </w:rPr>
        <w:fldChar w:fldCharType="separate"/>
      </w:r>
      <w:r w:rsidRPr="00B26E5F">
        <w:rPr>
          <w:i/>
          <w:sz w:val="20"/>
          <w:szCs w:val="20"/>
          <w:rPrChange w:id="327" w:author="Microsoft Office User" w:date="2023-09-11T13:17:00Z">
            <w:rPr>
              <w:i/>
            </w:rPr>
          </w:rPrChange>
        </w:rPr>
        <w:t xml:space="preserve">MBio </w:t>
      </w:r>
      <w:r w:rsidRPr="00B26E5F">
        <w:rPr>
          <w:i/>
          <w:sz w:val="20"/>
          <w:szCs w:val="20"/>
          <w:rPrChange w:id="328" w:author="Microsoft Office User" w:date="2023-09-11T13:17:00Z">
            <w:rPr>
              <w:i/>
            </w:rPr>
          </w:rPrChange>
        </w:rPr>
        <w:fldChar w:fldCharType="end"/>
      </w:r>
      <w:r w:rsidRPr="00B26E5F">
        <w:rPr>
          <w:sz w:val="20"/>
          <w:szCs w:val="20"/>
          <w:rPrChange w:id="329" w:author="Microsoft Office User" w:date="2023-09-11T13:17:00Z">
            <w:rPr/>
          </w:rPrChange>
        </w:rPr>
        <w:fldChar w:fldCharType="begin"/>
      </w:r>
      <w:r w:rsidRPr="00B26E5F">
        <w:rPr>
          <w:sz w:val="20"/>
          <w:szCs w:val="20"/>
          <w:rPrChange w:id="330" w:author="Microsoft Office User" w:date="2023-09-11T13:17:00Z">
            <w:rPr/>
          </w:rPrChange>
        </w:rPr>
        <w:instrText>HYPERLINK "https://www.zotero.org/google-docs/?n2Avay" \h</w:instrText>
      </w:r>
      <w:r w:rsidRPr="00B26E5F">
        <w:rPr>
          <w:sz w:val="20"/>
          <w:szCs w:val="20"/>
          <w:rPrChange w:id="331" w:author="Microsoft Office User" w:date="2023-09-11T13:17:00Z">
            <w:rPr>
              <w:sz w:val="20"/>
              <w:szCs w:val="20"/>
            </w:rPr>
          </w:rPrChange>
        </w:rPr>
      </w:r>
      <w:r w:rsidRPr="00B26E5F">
        <w:rPr>
          <w:sz w:val="20"/>
          <w:szCs w:val="20"/>
          <w:rPrChange w:id="332" w:author="Microsoft Office User" w:date="2023-09-11T13:17:00Z">
            <w:rPr>
              <w:b/>
            </w:rPr>
          </w:rPrChange>
        </w:rPr>
        <w:fldChar w:fldCharType="separate"/>
      </w:r>
      <w:r w:rsidRPr="00B26E5F">
        <w:rPr>
          <w:b/>
          <w:sz w:val="20"/>
          <w:szCs w:val="20"/>
          <w:rPrChange w:id="333" w:author="Microsoft Office User" w:date="2023-09-11T13:17:00Z">
            <w:rPr>
              <w:b/>
            </w:rPr>
          </w:rPrChange>
        </w:rPr>
        <w:t>9</w:t>
      </w:r>
      <w:r w:rsidRPr="00B26E5F">
        <w:rPr>
          <w:b/>
          <w:sz w:val="20"/>
          <w:szCs w:val="20"/>
          <w:rPrChange w:id="334" w:author="Microsoft Office User" w:date="2023-09-11T13:17:00Z">
            <w:rPr>
              <w:b/>
            </w:rPr>
          </w:rPrChange>
        </w:rPr>
        <w:fldChar w:fldCharType="end"/>
      </w:r>
      <w:r w:rsidRPr="00B26E5F">
        <w:rPr>
          <w:sz w:val="20"/>
          <w:szCs w:val="20"/>
          <w:rPrChange w:id="335" w:author="Microsoft Office User" w:date="2023-09-11T13:17:00Z">
            <w:rPr/>
          </w:rPrChange>
        </w:rPr>
        <w:fldChar w:fldCharType="begin"/>
      </w:r>
      <w:r w:rsidRPr="00B26E5F">
        <w:rPr>
          <w:sz w:val="20"/>
          <w:szCs w:val="20"/>
          <w:rPrChange w:id="336" w:author="Microsoft Office User" w:date="2023-09-11T13:17:00Z">
            <w:rPr/>
          </w:rPrChange>
        </w:rPr>
        <w:instrText>HYPERLINK "https://www.zotero.org/google-docs/?n2Avay" \h</w:instrText>
      </w:r>
      <w:r w:rsidRPr="00B26E5F">
        <w:rPr>
          <w:sz w:val="20"/>
          <w:szCs w:val="20"/>
          <w:rPrChange w:id="337" w:author="Microsoft Office User" w:date="2023-09-11T13:17:00Z">
            <w:rPr>
              <w:sz w:val="20"/>
              <w:szCs w:val="20"/>
            </w:rPr>
          </w:rPrChange>
        </w:rPr>
      </w:r>
      <w:r w:rsidRPr="00B26E5F">
        <w:rPr>
          <w:sz w:val="20"/>
          <w:szCs w:val="20"/>
          <w:rPrChange w:id="338" w:author="Microsoft Office User" w:date="2023-09-11T13:17:00Z">
            <w:rPr/>
          </w:rPrChange>
        </w:rPr>
        <w:fldChar w:fldCharType="separate"/>
      </w:r>
      <w:r w:rsidRPr="00B26E5F">
        <w:rPr>
          <w:sz w:val="20"/>
          <w:szCs w:val="20"/>
          <w:rPrChange w:id="339" w:author="Microsoft Office User" w:date="2023-09-11T13:17:00Z">
            <w:rPr/>
          </w:rPrChange>
        </w:rPr>
        <w:t>, e00812-18 (2018).</w:t>
      </w:r>
      <w:r w:rsidRPr="00B26E5F">
        <w:rPr>
          <w:sz w:val="20"/>
          <w:szCs w:val="20"/>
          <w:rPrChange w:id="340"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341" w:author="Microsoft Office User" w:date="2023-09-11T13:17:00Z">
            <w:rPr/>
          </w:rPrChange>
        </w:rPr>
        <w:pPrChange w:id="342" w:author="Microsoft Office User" w:date="2023-09-11T13:17:00Z">
          <w:pPr/>
        </w:pPrChange>
      </w:pPr>
    </w:p>
    <w:p w14:paraId="204B4AAF" w14:textId="77777777" w:rsidR="000C56B0" w:rsidRPr="00B26E5F" w:rsidRDefault="00367A15">
      <w:pPr>
        <w:snapToGrid w:val="0"/>
        <w:contextualSpacing/>
        <w:rPr>
          <w:sz w:val="20"/>
          <w:szCs w:val="20"/>
          <w:rPrChange w:id="343" w:author="Microsoft Office User" w:date="2023-09-11T13:17:00Z">
            <w:rPr/>
          </w:rPrChange>
        </w:rPr>
        <w:pPrChange w:id="344" w:author="Microsoft Office User" w:date="2023-09-11T13:17:00Z">
          <w:pPr/>
        </w:pPrChange>
      </w:pPr>
      <w:r w:rsidRPr="00B26E5F">
        <w:rPr>
          <w:sz w:val="20"/>
          <w:szCs w:val="20"/>
          <w:rPrChange w:id="345" w:author="Microsoft Office User" w:date="2023-09-11T13:17:00Z">
            <w:rPr/>
          </w:rPrChange>
        </w:rPr>
        <w:fldChar w:fldCharType="begin"/>
      </w:r>
      <w:r w:rsidRPr="00B26E5F">
        <w:rPr>
          <w:sz w:val="20"/>
          <w:szCs w:val="20"/>
          <w:rPrChange w:id="346" w:author="Microsoft Office User" w:date="2023-09-11T13:17:00Z">
            <w:rPr/>
          </w:rPrChange>
        </w:rPr>
        <w:instrText>HYPERLINK "https://www.zotero.org/google-docs/?n2Avay" \h</w:instrText>
      </w:r>
      <w:r w:rsidRPr="00B26E5F">
        <w:rPr>
          <w:sz w:val="20"/>
          <w:szCs w:val="20"/>
          <w:rPrChange w:id="347" w:author="Microsoft Office User" w:date="2023-09-11T13:17:00Z">
            <w:rPr>
              <w:sz w:val="20"/>
              <w:szCs w:val="20"/>
            </w:rPr>
          </w:rPrChange>
        </w:rPr>
      </w:r>
      <w:r w:rsidRPr="00B26E5F">
        <w:rPr>
          <w:sz w:val="20"/>
          <w:szCs w:val="20"/>
          <w:rPrChange w:id="348" w:author="Microsoft Office User" w:date="2023-09-11T13:17:00Z">
            <w:rPr/>
          </w:rPrChange>
        </w:rPr>
        <w:fldChar w:fldCharType="separate"/>
      </w:r>
      <w:r w:rsidRPr="00B26E5F">
        <w:rPr>
          <w:sz w:val="20"/>
          <w:szCs w:val="20"/>
          <w:rPrChange w:id="349" w:author="Microsoft Office User" w:date="2023-09-11T13:17:00Z">
            <w:rPr/>
          </w:rPrChange>
        </w:rPr>
        <w:t>6.</w:t>
      </w:r>
      <w:r w:rsidRPr="00B26E5F">
        <w:rPr>
          <w:sz w:val="20"/>
          <w:szCs w:val="20"/>
          <w:rPrChange w:id="350" w:author="Microsoft Office User" w:date="2023-09-11T13:17:00Z">
            <w:rPr/>
          </w:rPrChange>
        </w:rPr>
        <w:tab/>
        <w:t xml:space="preserve">Littman, R. A., Willis, B. L., Pfeffer, C. &amp; Bourne, D. G. Diversities of coral-associated bacteria differ with location, but not species, for three acroporid corals on the Great Barrier Reef. </w:t>
      </w:r>
      <w:r w:rsidRPr="00B26E5F">
        <w:rPr>
          <w:sz w:val="20"/>
          <w:szCs w:val="20"/>
          <w:rPrChange w:id="351" w:author="Microsoft Office User" w:date="2023-09-11T13:17:00Z">
            <w:rPr/>
          </w:rPrChange>
        </w:rPr>
        <w:fldChar w:fldCharType="end"/>
      </w:r>
      <w:r w:rsidRPr="00B26E5F">
        <w:rPr>
          <w:sz w:val="20"/>
          <w:szCs w:val="20"/>
          <w:rPrChange w:id="352" w:author="Microsoft Office User" w:date="2023-09-11T13:17:00Z">
            <w:rPr/>
          </w:rPrChange>
        </w:rPr>
        <w:fldChar w:fldCharType="begin"/>
      </w:r>
      <w:r w:rsidRPr="00B26E5F">
        <w:rPr>
          <w:sz w:val="20"/>
          <w:szCs w:val="20"/>
          <w:rPrChange w:id="353" w:author="Microsoft Office User" w:date="2023-09-11T13:17:00Z">
            <w:rPr/>
          </w:rPrChange>
        </w:rPr>
        <w:instrText>HYPERLINK "https://www.zotero.org/google-docs/?n2Avay" \h</w:instrText>
      </w:r>
      <w:r w:rsidRPr="00B26E5F">
        <w:rPr>
          <w:sz w:val="20"/>
          <w:szCs w:val="20"/>
          <w:rPrChange w:id="354" w:author="Microsoft Office User" w:date="2023-09-11T13:17:00Z">
            <w:rPr>
              <w:sz w:val="20"/>
              <w:szCs w:val="20"/>
            </w:rPr>
          </w:rPrChange>
        </w:rPr>
      </w:r>
      <w:r w:rsidRPr="00B26E5F">
        <w:rPr>
          <w:sz w:val="20"/>
          <w:szCs w:val="20"/>
          <w:rPrChange w:id="355" w:author="Microsoft Office User" w:date="2023-09-11T13:17:00Z">
            <w:rPr>
              <w:i/>
            </w:rPr>
          </w:rPrChange>
        </w:rPr>
        <w:fldChar w:fldCharType="separate"/>
      </w:r>
      <w:r w:rsidRPr="00B26E5F">
        <w:rPr>
          <w:i/>
          <w:sz w:val="20"/>
          <w:szCs w:val="20"/>
          <w:rPrChange w:id="356" w:author="Microsoft Office User" w:date="2023-09-11T13:17:00Z">
            <w:rPr>
              <w:i/>
            </w:rPr>
          </w:rPrChange>
        </w:rPr>
        <w:t xml:space="preserve">FEMS Microbiol. Ecol. </w:t>
      </w:r>
      <w:r w:rsidRPr="00B26E5F">
        <w:rPr>
          <w:i/>
          <w:sz w:val="20"/>
          <w:szCs w:val="20"/>
          <w:rPrChange w:id="357" w:author="Microsoft Office User" w:date="2023-09-11T13:17:00Z">
            <w:rPr>
              <w:i/>
            </w:rPr>
          </w:rPrChange>
        </w:rPr>
        <w:fldChar w:fldCharType="end"/>
      </w:r>
      <w:r w:rsidRPr="00B26E5F">
        <w:rPr>
          <w:sz w:val="20"/>
          <w:szCs w:val="20"/>
          <w:rPrChange w:id="358" w:author="Microsoft Office User" w:date="2023-09-11T13:17:00Z">
            <w:rPr/>
          </w:rPrChange>
        </w:rPr>
        <w:fldChar w:fldCharType="begin"/>
      </w:r>
      <w:r w:rsidRPr="00B26E5F">
        <w:rPr>
          <w:sz w:val="20"/>
          <w:szCs w:val="20"/>
          <w:rPrChange w:id="359" w:author="Microsoft Office User" w:date="2023-09-11T13:17:00Z">
            <w:rPr/>
          </w:rPrChange>
        </w:rPr>
        <w:instrText>HYPERLINK "https://www.zotero.org/google-docs/?n2Avay" \h</w:instrText>
      </w:r>
      <w:r w:rsidRPr="00B26E5F">
        <w:rPr>
          <w:sz w:val="20"/>
          <w:szCs w:val="20"/>
          <w:rPrChange w:id="360" w:author="Microsoft Office User" w:date="2023-09-11T13:17:00Z">
            <w:rPr>
              <w:sz w:val="20"/>
              <w:szCs w:val="20"/>
            </w:rPr>
          </w:rPrChange>
        </w:rPr>
      </w:r>
      <w:r w:rsidRPr="00B26E5F">
        <w:rPr>
          <w:sz w:val="20"/>
          <w:szCs w:val="20"/>
          <w:rPrChange w:id="361" w:author="Microsoft Office User" w:date="2023-09-11T13:17:00Z">
            <w:rPr>
              <w:b/>
            </w:rPr>
          </w:rPrChange>
        </w:rPr>
        <w:fldChar w:fldCharType="separate"/>
      </w:r>
      <w:r w:rsidRPr="00B26E5F">
        <w:rPr>
          <w:b/>
          <w:sz w:val="20"/>
          <w:szCs w:val="20"/>
          <w:rPrChange w:id="362" w:author="Microsoft Office User" w:date="2023-09-11T13:17:00Z">
            <w:rPr>
              <w:b/>
            </w:rPr>
          </w:rPrChange>
        </w:rPr>
        <w:t>68</w:t>
      </w:r>
      <w:r w:rsidRPr="00B26E5F">
        <w:rPr>
          <w:b/>
          <w:sz w:val="20"/>
          <w:szCs w:val="20"/>
          <w:rPrChange w:id="363" w:author="Microsoft Office User" w:date="2023-09-11T13:17:00Z">
            <w:rPr>
              <w:b/>
            </w:rPr>
          </w:rPrChange>
        </w:rPr>
        <w:fldChar w:fldCharType="end"/>
      </w:r>
      <w:r w:rsidRPr="00B26E5F">
        <w:rPr>
          <w:sz w:val="20"/>
          <w:szCs w:val="20"/>
          <w:rPrChange w:id="364" w:author="Microsoft Office User" w:date="2023-09-11T13:17:00Z">
            <w:rPr/>
          </w:rPrChange>
        </w:rPr>
        <w:fldChar w:fldCharType="begin"/>
      </w:r>
      <w:r w:rsidRPr="00B26E5F">
        <w:rPr>
          <w:sz w:val="20"/>
          <w:szCs w:val="20"/>
          <w:rPrChange w:id="365" w:author="Microsoft Office User" w:date="2023-09-11T13:17:00Z">
            <w:rPr/>
          </w:rPrChange>
        </w:rPr>
        <w:instrText>HYPERLINK "https://www.zotero.org/google-docs/?n2Avay" \h</w:instrText>
      </w:r>
      <w:r w:rsidRPr="00B26E5F">
        <w:rPr>
          <w:sz w:val="20"/>
          <w:szCs w:val="20"/>
          <w:rPrChange w:id="366" w:author="Microsoft Office User" w:date="2023-09-11T13:17:00Z">
            <w:rPr>
              <w:sz w:val="20"/>
              <w:szCs w:val="20"/>
            </w:rPr>
          </w:rPrChange>
        </w:rPr>
      </w:r>
      <w:r w:rsidRPr="00B26E5F">
        <w:rPr>
          <w:sz w:val="20"/>
          <w:szCs w:val="20"/>
          <w:rPrChange w:id="367" w:author="Microsoft Office User" w:date="2023-09-11T13:17:00Z">
            <w:rPr/>
          </w:rPrChange>
        </w:rPr>
        <w:fldChar w:fldCharType="separate"/>
      </w:r>
      <w:r w:rsidRPr="00B26E5F">
        <w:rPr>
          <w:sz w:val="20"/>
          <w:szCs w:val="20"/>
          <w:rPrChange w:id="368" w:author="Microsoft Office User" w:date="2023-09-11T13:17:00Z">
            <w:rPr/>
          </w:rPrChange>
        </w:rPr>
        <w:t>, 152–163 (2009).</w:t>
      </w:r>
      <w:r w:rsidRPr="00B26E5F">
        <w:rPr>
          <w:sz w:val="20"/>
          <w:szCs w:val="20"/>
          <w:rPrChange w:id="369"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370" w:author="Microsoft Office User" w:date="2023-09-11T13:17:00Z">
            <w:rPr/>
          </w:rPrChange>
        </w:rPr>
        <w:pPrChange w:id="371" w:author="Microsoft Office User" w:date="2023-09-11T13:17:00Z">
          <w:pPr/>
        </w:pPrChange>
      </w:pPr>
    </w:p>
    <w:p w14:paraId="037CF1AC" w14:textId="1F3F7EB5" w:rsidR="000C56B0" w:rsidRPr="00B26E5F" w:rsidRDefault="00367A15">
      <w:pPr>
        <w:snapToGrid w:val="0"/>
        <w:contextualSpacing/>
        <w:rPr>
          <w:sz w:val="20"/>
          <w:szCs w:val="20"/>
          <w:rPrChange w:id="372" w:author="Microsoft Office User" w:date="2023-09-11T13:17:00Z">
            <w:rPr/>
          </w:rPrChange>
        </w:rPr>
        <w:pPrChange w:id="373" w:author="Microsoft Office User" w:date="2023-09-11T13:17:00Z">
          <w:pPr/>
        </w:pPrChange>
      </w:pPr>
      <w:r w:rsidRPr="00B26E5F">
        <w:rPr>
          <w:sz w:val="20"/>
          <w:szCs w:val="20"/>
          <w:rPrChange w:id="374" w:author="Microsoft Office User" w:date="2023-09-11T13:17:00Z">
            <w:rPr/>
          </w:rPrChange>
        </w:rPr>
        <w:fldChar w:fldCharType="begin"/>
      </w:r>
      <w:r w:rsidRPr="00B26E5F">
        <w:rPr>
          <w:sz w:val="20"/>
          <w:szCs w:val="20"/>
          <w:rPrChange w:id="375" w:author="Microsoft Office User" w:date="2023-09-11T13:17:00Z">
            <w:rPr/>
          </w:rPrChange>
        </w:rPr>
        <w:instrText>HYPERLINK "https://www.zotero.org/google-docs/?n2Avay" \h</w:instrText>
      </w:r>
      <w:r w:rsidRPr="00B26E5F">
        <w:rPr>
          <w:sz w:val="20"/>
          <w:szCs w:val="20"/>
          <w:rPrChange w:id="376" w:author="Microsoft Office User" w:date="2023-09-11T13:17:00Z">
            <w:rPr>
              <w:sz w:val="20"/>
              <w:szCs w:val="20"/>
            </w:rPr>
          </w:rPrChange>
        </w:rPr>
      </w:r>
      <w:r w:rsidRPr="00B26E5F">
        <w:rPr>
          <w:sz w:val="20"/>
          <w:szCs w:val="20"/>
          <w:rPrChange w:id="377" w:author="Microsoft Office User" w:date="2023-09-11T13:17:00Z">
            <w:rPr/>
          </w:rPrChange>
        </w:rPr>
        <w:fldChar w:fldCharType="separate"/>
      </w:r>
      <w:r w:rsidRPr="00B26E5F">
        <w:rPr>
          <w:sz w:val="20"/>
          <w:szCs w:val="20"/>
          <w:rPrChange w:id="378" w:author="Microsoft Office User" w:date="2023-09-11T13:17:00Z">
            <w:rPr/>
          </w:rPrChange>
        </w:rPr>
        <w:t>7.</w:t>
      </w:r>
      <w:r w:rsidRPr="00B26E5F">
        <w:rPr>
          <w:sz w:val="20"/>
          <w:szCs w:val="20"/>
          <w:rPrChange w:id="379" w:author="Microsoft Office User" w:date="2023-09-11T13:17:00Z">
            <w:rPr/>
          </w:rPrChange>
        </w:rPr>
        <w:tab/>
        <w:t xml:space="preserve">Rodriguez‐Lanetty, M., Granados‐Cifuentes, C., Barberan, A., Bellantuono, A. J. &amp; Bastidas, C. Ecological Inferences from a deep screening of the C omplex B acterial C onsortia associated with the coral, </w:t>
      </w:r>
      <w:r w:rsidRPr="00B26E5F">
        <w:rPr>
          <w:i/>
          <w:iCs/>
          <w:sz w:val="20"/>
          <w:szCs w:val="20"/>
          <w:rPrChange w:id="380" w:author="Microsoft Office User" w:date="2023-09-11T13:17:00Z">
            <w:rPr>
              <w:i/>
              <w:iCs/>
            </w:rPr>
          </w:rPrChange>
        </w:rPr>
        <w:t>Porites astre</w:t>
      </w:r>
      <w:r w:rsidRPr="00B26E5F">
        <w:rPr>
          <w:sz w:val="20"/>
          <w:szCs w:val="20"/>
          <w:rPrChange w:id="381" w:author="Microsoft Office User" w:date="2023-09-11T13:17:00Z">
            <w:rPr/>
          </w:rPrChange>
        </w:rPr>
        <w:t xml:space="preserve">oides. </w:t>
      </w:r>
      <w:r w:rsidRPr="00B26E5F">
        <w:rPr>
          <w:sz w:val="20"/>
          <w:szCs w:val="20"/>
          <w:rPrChange w:id="382" w:author="Microsoft Office User" w:date="2023-09-11T13:17:00Z">
            <w:rPr/>
          </w:rPrChange>
        </w:rPr>
        <w:fldChar w:fldCharType="end"/>
      </w:r>
      <w:r w:rsidRPr="00B26E5F">
        <w:rPr>
          <w:sz w:val="20"/>
          <w:szCs w:val="20"/>
          <w:rPrChange w:id="383" w:author="Microsoft Office User" w:date="2023-09-11T13:17:00Z">
            <w:rPr/>
          </w:rPrChange>
        </w:rPr>
        <w:fldChar w:fldCharType="begin"/>
      </w:r>
      <w:r w:rsidRPr="00B26E5F">
        <w:rPr>
          <w:sz w:val="20"/>
          <w:szCs w:val="20"/>
          <w:rPrChange w:id="384" w:author="Microsoft Office User" w:date="2023-09-11T13:17:00Z">
            <w:rPr/>
          </w:rPrChange>
        </w:rPr>
        <w:instrText>HYPERLINK "https://www.zotero.org/google-docs/?n2Avay" \h</w:instrText>
      </w:r>
      <w:r w:rsidRPr="00B26E5F">
        <w:rPr>
          <w:sz w:val="20"/>
          <w:szCs w:val="20"/>
          <w:rPrChange w:id="385" w:author="Microsoft Office User" w:date="2023-09-11T13:17:00Z">
            <w:rPr>
              <w:sz w:val="20"/>
              <w:szCs w:val="20"/>
            </w:rPr>
          </w:rPrChange>
        </w:rPr>
      </w:r>
      <w:r w:rsidRPr="00B26E5F">
        <w:rPr>
          <w:sz w:val="20"/>
          <w:szCs w:val="20"/>
          <w:rPrChange w:id="386" w:author="Microsoft Office User" w:date="2023-09-11T13:17:00Z">
            <w:rPr>
              <w:i/>
            </w:rPr>
          </w:rPrChange>
        </w:rPr>
        <w:fldChar w:fldCharType="separate"/>
      </w:r>
      <w:r w:rsidRPr="00B26E5F">
        <w:rPr>
          <w:i/>
          <w:sz w:val="20"/>
          <w:szCs w:val="20"/>
          <w:rPrChange w:id="387" w:author="Microsoft Office User" w:date="2023-09-11T13:17:00Z">
            <w:rPr>
              <w:i/>
            </w:rPr>
          </w:rPrChange>
        </w:rPr>
        <w:t xml:space="preserve">Mol. Ecol. </w:t>
      </w:r>
      <w:r w:rsidRPr="00B26E5F">
        <w:rPr>
          <w:i/>
          <w:sz w:val="20"/>
          <w:szCs w:val="20"/>
          <w:rPrChange w:id="388" w:author="Microsoft Office User" w:date="2023-09-11T13:17:00Z">
            <w:rPr>
              <w:i/>
            </w:rPr>
          </w:rPrChange>
        </w:rPr>
        <w:fldChar w:fldCharType="end"/>
      </w:r>
      <w:r w:rsidRPr="00B26E5F">
        <w:rPr>
          <w:sz w:val="20"/>
          <w:szCs w:val="20"/>
          <w:rPrChange w:id="389" w:author="Microsoft Office User" w:date="2023-09-11T13:17:00Z">
            <w:rPr/>
          </w:rPrChange>
        </w:rPr>
        <w:fldChar w:fldCharType="begin"/>
      </w:r>
      <w:r w:rsidRPr="00B26E5F">
        <w:rPr>
          <w:sz w:val="20"/>
          <w:szCs w:val="20"/>
          <w:rPrChange w:id="390" w:author="Microsoft Office User" w:date="2023-09-11T13:17:00Z">
            <w:rPr/>
          </w:rPrChange>
        </w:rPr>
        <w:instrText>HYPERLINK "https://www.zotero.org/google-docs/?n2Avay" \h</w:instrText>
      </w:r>
      <w:r w:rsidRPr="00B26E5F">
        <w:rPr>
          <w:sz w:val="20"/>
          <w:szCs w:val="20"/>
          <w:rPrChange w:id="391" w:author="Microsoft Office User" w:date="2023-09-11T13:17:00Z">
            <w:rPr>
              <w:sz w:val="20"/>
              <w:szCs w:val="20"/>
            </w:rPr>
          </w:rPrChange>
        </w:rPr>
      </w:r>
      <w:r w:rsidRPr="00B26E5F">
        <w:rPr>
          <w:sz w:val="20"/>
          <w:szCs w:val="20"/>
          <w:rPrChange w:id="392" w:author="Microsoft Office User" w:date="2023-09-11T13:17:00Z">
            <w:rPr>
              <w:b/>
            </w:rPr>
          </w:rPrChange>
        </w:rPr>
        <w:fldChar w:fldCharType="separate"/>
      </w:r>
      <w:r w:rsidRPr="00B26E5F">
        <w:rPr>
          <w:b/>
          <w:sz w:val="20"/>
          <w:szCs w:val="20"/>
          <w:rPrChange w:id="393" w:author="Microsoft Office User" w:date="2023-09-11T13:17:00Z">
            <w:rPr>
              <w:b/>
            </w:rPr>
          </w:rPrChange>
        </w:rPr>
        <w:t>22</w:t>
      </w:r>
      <w:r w:rsidRPr="00B26E5F">
        <w:rPr>
          <w:b/>
          <w:sz w:val="20"/>
          <w:szCs w:val="20"/>
          <w:rPrChange w:id="394" w:author="Microsoft Office User" w:date="2023-09-11T13:17:00Z">
            <w:rPr>
              <w:b/>
            </w:rPr>
          </w:rPrChange>
        </w:rPr>
        <w:fldChar w:fldCharType="end"/>
      </w:r>
      <w:r w:rsidRPr="00B26E5F">
        <w:rPr>
          <w:sz w:val="20"/>
          <w:szCs w:val="20"/>
          <w:rPrChange w:id="395" w:author="Microsoft Office User" w:date="2023-09-11T13:17:00Z">
            <w:rPr/>
          </w:rPrChange>
        </w:rPr>
        <w:fldChar w:fldCharType="begin"/>
      </w:r>
      <w:r w:rsidRPr="00B26E5F">
        <w:rPr>
          <w:sz w:val="20"/>
          <w:szCs w:val="20"/>
          <w:rPrChange w:id="396" w:author="Microsoft Office User" w:date="2023-09-11T13:17:00Z">
            <w:rPr/>
          </w:rPrChange>
        </w:rPr>
        <w:instrText>HYPERLINK "https://www.zotero.org/google-docs/?n2Avay" \h</w:instrText>
      </w:r>
      <w:r w:rsidRPr="00B26E5F">
        <w:rPr>
          <w:sz w:val="20"/>
          <w:szCs w:val="20"/>
          <w:rPrChange w:id="397" w:author="Microsoft Office User" w:date="2023-09-11T13:17:00Z">
            <w:rPr>
              <w:sz w:val="20"/>
              <w:szCs w:val="20"/>
            </w:rPr>
          </w:rPrChange>
        </w:rPr>
      </w:r>
      <w:r w:rsidRPr="00B26E5F">
        <w:rPr>
          <w:sz w:val="20"/>
          <w:szCs w:val="20"/>
          <w:rPrChange w:id="398" w:author="Microsoft Office User" w:date="2023-09-11T13:17:00Z">
            <w:rPr/>
          </w:rPrChange>
        </w:rPr>
        <w:fldChar w:fldCharType="separate"/>
      </w:r>
      <w:r w:rsidRPr="00B26E5F">
        <w:rPr>
          <w:sz w:val="20"/>
          <w:szCs w:val="20"/>
          <w:rPrChange w:id="399" w:author="Microsoft Office User" w:date="2023-09-11T13:17:00Z">
            <w:rPr/>
          </w:rPrChange>
        </w:rPr>
        <w:t>, 4349–4362 (2013).</w:t>
      </w:r>
      <w:r w:rsidRPr="00B26E5F">
        <w:rPr>
          <w:sz w:val="20"/>
          <w:szCs w:val="20"/>
          <w:rPrChange w:id="400"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401" w:author="Microsoft Office User" w:date="2023-09-11T13:17:00Z">
            <w:rPr/>
          </w:rPrChange>
        </w:rPr>
        <w:pPrChange w:id="402" w:author="Microsoft Office User" w:date="2023-09-11T13:17:00Z">
          <w:pPr/>
        </w:pPrChange>
      </w:pPr>
    </w:p>
    <w:p w14:paraId="6B4FFBA5" w14:textId="77777777" w:rsidR="000C56B0" w:rsidRPr="00B26E5F" w:rsidRDefault="00367A15">
      <w:pPr>
        <w:snapToGrid w:val="0"/>
        <w:contextualSpacing/>
        <w:rPr>
          <w:sz w:val="20"/>
          <w:szCs w:val="20"/>
          <w:rPrChange w:id="403" w:author="Microsoft Office User" w:date="2023-09-11T13:17:00Z">
            <w:rPr/>
          </w:rPrChange>
        </w:rPr>
        <w:pPrChange w:id="404" w:author="Microsoft Office User" w:date="2023-09-11T13:17:00Z">
          <w:pPr/>
        </w:pPrChange>
      </w:pPr>
      <w:r w:rsidRPr="00B26E5F">
        <w:rPr>
          <w:sz w:val="20"/>
          <w:szCs w:val="20"/>
          <w:rPrChange w:id="405" w:author="Microsoft Office User" w:date="2023-09-11T13:17:00Z">
            <w:rPr/>
          </w:rPrChange>
        </w:rPr>
        <w:fldChar w:fldCharType="begin"/>
      </w:r>
      <w:r w:rsidRPr="00B26E5F">
        <w:rPr>
          <w:sz w:val="20"/>
          <w:szCs w:val="20"/>
          <w:rPrChange w:id="406" w:author="Microsoft Office User" w:date="2023-09-11T13:17:00Z">
            <w:rPr/>
          </w:rPrChange>
        </w:rPr>
        <w:instrText>HYPERLINK "https://www.zotero.org/google-docs/?n2Avay" \h</w:instrText>
      </w:r>
      <w:r w:rsidRPr="00B26E5F">
        <w:rPr>
          <w:sz w:val="20"/>
          <w:szCs w:val="20"/>
          <w:rPrChange w:id="407" w:author="Microsoft Office User" w:date="2023-09-11T13:17:00Z">
            <w:rPr>
              <w:sz w:val="20"/>
              <w:szCs w:val="20"/>
            </w:rPr>
          </w:rPrChange>
        </w:rPr>
      </w:r>
      <w:r w:rsidRPr="00B26E5F">
        <w:rPr>
          <w:sz w:val="20"/>
          <w:szCs w:val="20"/>
          <w:rPrChange w:id="408" w:author="Microsoft Office User" w:date="2023-09-11T13:17:00Z">
            <w:rPr/>
          </w:rPrChange>
        </w:rPr>
        <w:fldChar w:fldCharType="separate"/>
      </w:r>
      <w:r w:rsidRPr="00B26E5F">
        <w:rPr>
          <w:sz w:val="20"/>
          <w:szCs w:val="20"/>
          <w:rPrChange w:id="409" w:author="Microsoft Office User" w:date="2023-09-11T13:17:00Z">
            <w:rPr/>
          </w:rPrChange>
        </w:rPr>
        <w:t>8.</w:t>
      </w:r>
      <w:r w:rsidRPr="00B26E5F">
        <w:rPr>
          <w:sz w:val="20"/>
          <w:szCs w:val="20"/>
          <w:rPrChange w:id="410" w:author="Microsoft Office User" w:date="2023-09-11T13:17:00Z">
            <w:rPr/>
          </w:rPrChange>
        </w:rPr>
        <w:tab/>
        <w:t xml:space="preserve">Pantos, O., Bongaerts, P., Dennis, P. G., Tyson, G. W. &amp; Hoegh-Guldberg, O. Habitat-specific environmental conditions primarily control the microbiomes of the coral </w:t>
      </w:r>
      <w:r w:rsidRPr="00B26E5F">
        <w:rPr>
          <w:i/>
          <w:iCs/>
          <w:sz w:val="20"/>
          <w:szCs w:val="20"/>
          <w:rPrChange w:id="411" w:author="Microsoft Office User" w:date="2023-09-11T13:17:00Z">
            <w:rPr>
              <w:i/>
              <w:iCs/>
            </w:rPr>
          </w:rPrChange>
        </w:rPr>
        <w:t>Seriatopora hystrix</w:t>
      </w:r>
      <w:r w:rsidRPr="00B26E5F">
        <w:rPr>
          <w:sz w:val="20"/>
          <w:szCs w:val="20"/>
          <w:rPrChange w:id="412" w:author="Microsoft Office User" w:date="2023-09-11T13:17:00Z">
            <w:rPr/>
          </w:rPrChange>
        </w:rPr>
        <w:t xml:space="preserve">. </w:t>
      </w:r>
      <w:r w:rsidRPr="00B26E5F">
        <w:rPr>
          <w:sz w:val="20"/>
          <w:szCs w:val="20"/>
          <w:rPrChange w:id="413" w:author="Microsoft Office User" w:date="2023-09-11T13:17:00Z">
            <w:rPr/>
          </w:rPrChange>
        </w:rPr>
        <w:fldChar w:fldCharType="end"/>
      </w:r>
      <w:r w:rsidRPr="00B26E5F">
        <w:rPr>
          <w:sz w:val="20"/>
          <w:szCs w:val="20"/>
          <w:rPrChange w:id="414" w:author="Microsoft Office User" w:date="2023-09-11T13:17:00Z">
            <w:rPr/>
          </w:rPrChange>
        </w:rPr>
        <w:fldChar w:fldCharType="begin"/>
      </w:r>
      <w:r w:rsidRPr="00B26E5F">
        <w:rPr>
          <w:sz w:val="20"/>
          <w:szCs w:val="20"/>
          <w:rPrChange w:id="415" w:author="Microsoft Office User" w:date="2023-09-11T13:17:00Z">
            <w:rPr/>
          </w:rPrChange>
        </w:rPr>
        <w:instrText>HYPERLINK "https://www.zotero.org/google-docs/?n2Avay" \h</w:instrText>
      </w:r>
      <w:r w:rsidRPr="00B26E5F">
        <w:rPr>
          <w:sz w:val="20"/>
          <w:szCs w:val="20"/>
          <w:rPrChange w:id="416" w:author="Microsoft Office User" w:date="2023-09-11T13:17:00Z">
            <w:rPr>
              <w:sz w:val="20"/>
              <w:szCs w:val="20"/>
            </w:rPr>
          </w:rPrChange>
        </w:rPr>
      </w:r>
      <w:r w:rsidRPr="00B26E5F">
        <w:rPr>
          <w:sz w:val="20"/>
          <w:szCs w:val="20"/>
          <w:rPrChange w:id="417" w:author="Microsoft Office User" w:date="2023-09-11T13:17:00Z">
            <w:rPr>
              <w:i/>
            </w:rPr>
          </w:rPrChange>
        </w:rPr>
        <w:fldChar w:fldCharType="separate"/>
      </w:r>
      <w:r w:rsidRPr="00B26E5F">
        <w:rPr>
          <w:i/>
          <w:sz w:val="20"/>
          <w:szCs w:val="20"/>
          <w:rPrChange w:id="418" w:author="Microsoft Office User" w:date="2023-09-11T13:17:00Z">
            <w:rPr>
              <w:i/>
            </w:rPr>
          </w:rPrChange>
        </w:rPr>
        <w:t xml:space="preserve">ISME J. </w:t>
      </w:r>
      <w:r w:rsidRPr="00B26E5F">
        <w:rPr>
          <w:i/>
          <w:sz w:val="20"/>
          <w:szCs w:val="20"/>
          <w:rPrChange w:id="419" w:author="Microsoft Office User" w:date="2023-09-11T13:17:00Z">
            <w:rPr>
              <w:i/>
            </w:rPr>
          </w:rPrChange>
        </w:rPr>
        <w:fldChar w:fldCharType="end"/>
      </w:r>
      <w:r w:rsidRPr="00B26E5F">
        <w:rPr>
          <w:sz w:val="20"/>
          <w:szCs w:val="20"/>
          <w:rPrChange w:id="420" w:author="Microsoft Office User" w:date="2023-09-11T13:17:00Z">
            <w:rPr/>
          </w:rPrChange>
        </w:rPr>
        <w:fldChar w:fldCharType="begin"/>
      </w:r>
      <w:r w:rsidRPr="00B26E5F">
        <w:rPr>
          <w:sz w:val="20"/>
          <w:szCs w:val="20"/>
          <w:rPrChange w:id="421" w:author="Microsoft Office User" w:date="2023-09-11T13:17:00Z">
            <w:rPr/>
          </w:rPrChange>
        </w:rPr>
        <w:instrText>HYPERLINK "https://www.zotero.org/google-docs/?n2Avay" \h</w:instrText>
      </w:r>
      <w:r w:rsidRPr="00B26E5F">
        <w:rPr>
          <w:sz w:val="20"/>
          <w:szCs w:val="20"/>
          <w:rPrChange w:id="422" w:author="Microsoft Office User" w:date="2023-09-11T13:17:00Z">
            <w:rPr>
              <w:sz w:val="20"/>
              <w:szCs w:val="20"/>
            </w:rPr>
          </w:rPrChange>
        </w:rPr>
      </w:r>
      <w:r w:rsidRPr="00B26E5F">
        <w:rPr>
          <w:sz w:val="20"/>
          <w:szCs w:val="20"/>
          <w:rPrChange w:id="423" w:author="Microsoft Office User" w:date="2023-09-11T13:17:00Z">
            <w:rPr>
              <w:b/>
            </w:rPr>
          </w:rPrChange>
        </w:rPr>
        <w:fldChar w:fldCharType="separate"/>
      </w:r>
      <w:r w:rsidRPr="00B26E5F">
        <w:rPr>
          <w:b/>
          <w:sz w:val="20"/>
          <w:szCs w:val="20"/>
          <w:rPrChange w:id="424" w:author="Microsoft Office User" w:date="2023-09-11T13:17:00Z">
            <w:rPr>
              <w:b/>
            </w:rPr>
          </w:rPrChange>
        </w:rPr>
        <w:t>9</w:t>
      </w:r>
      <w:r w:rsidRPr="00B26E5F">
        <w:rPr>
          <w:b/>
          <w:sz w:val="20"/>
          <w:szCs w:val="20"/>
          <w:rPrChange w:id="425" w:author="Microsoft Office User" w:date="2023-09-11T13:17:00Z">
            <w:rPr>
              <w:b/>
            </w:rPr>
          </w:rPrChange>
        </w:rPr>
        <w:fldChar w:fldCharType="end"/>
      </w:r>
      <w:r w:rsidRPr="00B26E5F">
        <w:rPr>
          <w:sz w:val="20"/>
          <w:szCs w:val="20"/>
          <w:rPrChange w:id="426" w:author="Microsoft Office User" w:date="2023-09-11T13:17:00Z">
            <w:rPr/>
          </w:rPrChange>
        </w:rPr>
        <w:fldChar w:fldCharType="begin"/>
      </w:r>
      <w:r w:rsidRPr="00B26E5F">
        <w:rPr>
          <w:sz w:val="20"/>
          <w:szCs w:val="20"/>
          <w:rPrChange w:id="427" w:author="Microsoft Office User" w:date="2023-09-11T13:17:00Z">
            <w:rPr/>
          </w:rPrChange>
        </w:rPr>
        <w:instrText>HYPERLINK "https://www.zotero.org/google-docs/?n2Avay" \h</w:instrText>
      </w:r>
      <w:r w:rsidRPr="00B26E5F">
        <w:rPr>
          <w:sz w:val="20"/>
          <w:szCs w:val="20"/>
          <w:rPrChange w:id="428" w:author="Microsoft Office User" w:date="2023-09-11T13:17:00Z">
            <w:rPr>
              <w:sz w:val="20"/>
              <w:szCs w:val="20"/>
            </w:rPr>
          </w:rPrChange>
        </w:rPr>
      </w:r>
      <w:r w:rsidRPr="00B26E5F">
        <w:rPr>
          <w:sz w:val="20"/>
          <w:szCs w:val="20"/>
          <w:rPrChange w:id="429" w:author="Microsoft Office User" w:date="2023-09-11T13:17:00Z">
            <w:rPr/>
          </w:rPrChange>
        </w:rPr>
        <w:fldChar w:fldCharType="separate"/>
      </w:r>
      <w:r w:rsidRPr="00B26E5F">
        <w:rPr>
          <w:sz w:val="20"/>
          <w:szCs w:val="20"/>
          <w:rPrChange w:id="430" w:author="Microsoft Office User" w:date="2023-09-11T13:17:00Z">
            <w:rPr/>
          </w:rPrChange>
        </w:rPr>
        <w:t>, 1916–1927 (2015).</w:t>
      </w:r>
      <w:r w:rsidRPr="00B26E5F">
        <w:rPr>
          <w:sz w:val="20"/>
          <w:szCs w:val="20"/>
          <w:rPrChange w:id="431"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432" w:author="Microsoft Office User" w:date="2023-09-11T13:17:00Z">
            <w:rPr/>
          </w:rPrChange>
        </w:rPr>
        <w:pPrChange w:id="433" w:author="Microsoft Office User" w:date="2023-09-11T13:17:00Z">
          <w:pPr/>
        </w:pPrChange>
      </w:pPr>
    </w:p>
    <w:p w14:paraId="7675D090" w14:textId="77777777" w:rsidR="000C56B0" w:rsidRPr="00B26E5F" w:rsidRDefault="00367A15">
      <w:pPr>
        <w:snapToGrid w:val="0"/>
        <w:contextualSpacing/>
        <w:rPr>
          <w:sz w:val="20"/>
          <w:szCs w:val="20"/>
          <w:rPrChange w:id="434" w:author="Microsoft Office User" w:date="2023-09-11T13:17:00Z">
            <w:rPr/>
          </w:rPrChange>
        </w:rPr>
        <w:pPrChange w:id="435" w:author="Microsoft Office User" w:date="2023-09-11T13:17:00Z">
          <w:pPr/>
        </w:pPrChange>
      </w:pPr>
      <w:r w:rsidRPr="00B26E5F">
        <w:rPr>
          <w:sz w:val="20"/>
          <w:szCs w:val="20"/>
          <w:rPrChange w:id="436" w:author="Microsoft Office User" w:date="2023-09-11T13:17:00Z">
            <w:rPr/>
          </w:rPrChange>
        </w:rPr>
        <w:fldChar w:fldCharType="begin"/>
      </w:r>
      <w:r w:rsidRPr="00B26E5F">
        <w:rPr>
          <w:sz w:val="20"/>
          <w:szCs w:val="20"/>
          <w:rPrChange w:id="437" w:author="Microsoft Office User" w:date="2023-09-11T13:17:00Z">
            <w:rPr/>
          </w:rPrChange>
        </w:rPr>
        <w:instrText>HYPERLINK "https://www.zotero.org/google-docs/?n2Avay" \h</w:instrText>
      </w:r>
      <w:r w:rsidRPr="00B26E5F">
        <w:rPr>
          <w:sz w:val="20"/>
          <w:szCs w:val="20"/>
          <w:rPrChange w:id="438" w:author="Microsoft Office User" w:date="2023-09-11T13:17:00Z">
            <w:rPr>
              <w:sz w:val="20"/>
              <w:szCs w:val="20"/>
            </w:rPr>
          </w:rPrChange>
        </w:rPr>
      </w:r>
      <w:r w:rsidRPr="00B26E5F">
        <w:rPr>
          <w:sz w:val="20"/>
          <w:szCs w:val="20"/>
          <w:rPrChange w:id="439" w:author="Microsoft Office User" w:date="2023-09-11T13:17:00Z">
            <w:rPr/>
          </w:rPrChange>
        </w:rPr>
        <w:fldChar w:fldCharType="separate"/>
      </w:r>
      <w:r w:rsidRPr="00B26E5F">
        <w:rPr>
          <w:sz w:val="20"/>
          <w:szCs w:val="20"/>
          <w:rPrChange w:id="440" w:author="Microsoft Office User" w:date="2023-09-11T13:17:00Z">
            <w:rPr/>
          </w:rPrChange>
        </w:rPr>
        <w:t>9.</w:t>
      </w:r>
      <w:r w:rsidRPr="00B26E5F">
        <w:rPr>
          <w:sz w:val="20"/>
          <w:szCs w:val="20"/>
          <w:rPrChange w:id="441" w:author="Microsoft Office User" w:date="2023-09-11T13:17:00Z">
            <w:rPr/>
          </w:rPrChange>
        </w:rPr>
        <w:tab/>
        <w:t xml:space="preserve">Dunphy, C. M., Gouhier, T. C., Chu, N. D. &amp; Vollmer, S. V. Structure and stability of the coral microbiome in space and time. </w:t>
      </w:r>
      <w:r w:rsidRPr="00B26E5F">
        <w:rPr>
          <w:sz w:val="20"/>
          <w:szCs w:val="20"/>
          <w:rPrChange w:id="442" w:author="Microsoft Office User" w:date="2023-09-11T13:17:00Z">
            <w:rPr/>
          </w:rPrChange>
        </w:rPr>
        <w:fldChar w:fldCharType="end"/>
      </w:r>
      <w:r w:rsidRPr="00B26E5F">
        <w:rPr>
          <w:sz w:val="20"/>
          <w:szCs w:val="20"/>
          <w:rPrChange w:id="443" w:author="Microsoft Office User" w:date="2023-09-11T13:17:00Z">
            <w:rPr/>
          </w:rPrChange>
        </w:rPr>
        <w:fldChar w:fldCharType="begin"/>
      </w:r>
      <w:r w:rsidRPr="00B26E5F">
        <w:rPr>
          <w:sz w:val="20"/>
          <w:szCs w:val="20"/>
          <w:rPrChange w:id="444" w:author="Microsoft Office User" w:date="2023-09-11T13:17:00Z">
            <w:rPr/>
          </w:rPrChange>
        </w:rPr>
        <w:instrText>HYPERLINK "https://www.zotero.org/google-docs/?n2Avay" \h</w:instrText>
      </w:r>
      <w:r w:rsidRPr="00B26E5F">
        <w:rPr>
          <w:sz w:val="20"/>
          <w:szCs w:val="20"/>
          <w:rPrChange w:id="445" w:author="Microsoft Office User" w:date="2023-09-11T13:17:00Z">
            <w:rPr>
              <w:sz w:val="20"/>
              <w:szCs w:val="20"/>
            </w:rPr>
          </w:rPrChange>
        </w:rPr>
      </w:r>
      <w:r w:rsidRPr="00B26E5F">
        <w:rPr>
          <w:sz w:val="20"/>
          <w:szCs w:val="20"/>
          <w:rPrChange w:id="446" w:author="Microsoft Office User" w:date="2023-09-11T13:17:00Z">
            <w:rPr>
              <w:i/>
            </w:rPr>
          </w:rPrChange>
        </w:rPr>
        <w:fldChar w:fldCharType="separate"/>
      </w:r>
      <w:r w:rsidRPr="00B26E5F">
        <w:rPr>
          <w:i/>
          <w:sz w:val="20"/>
          <w:szCs w:val="20"/>
          <w:rPrChange w:id="447" w:author="Microsoft Office User" w:date="2023-09-11T13:17:00Z">
            <w:rPr>
              <w:i/>
            </w:rPr>
          </w:rPrChange>
        </w:rPr>
        <w:t xml:space="preserve">Sci. Rep. </w:t>
      </w:r>
      <w:r w:rsidRPr="00B26E5F">
        <w:rPr>
          <w:i/>
          <w:sz w:val="20"/>
          <w:szCs w:val="20"/>
          <w:rPrChange w:id="448" w:author="Microsoft Office User" w:date="2023-09-11T13:17:00Z">
            <w:rPr>
              <w:i/>
            </w:rPr>
          </w:rPrChange>
        </w:rPr>
        <w:fldChar w:fldCharType="end"/>
      </w:r>
      <w:r w:rsidRPr="00B26E5F">
        <w:rPr>
          <w:sz w:val="20"/>
          <w:szCs w:val="20"/>
          <w:rPrChange w:id="449" w:author="Microsoft Office User" w:date="2023-09-11T13:17:00Z">
            <w:rPr/>
          </w:rPrChange>
        </w:rPr>
        <w:fldChar w:fldCharType="begin"/>
      </w:r>
      <w:r w:rsidRPr="00B26E5F">
        <w:rPr>
          <w:sz w:val="20"/>
          <w:szCs w:val="20"/>
          <w:rPrChange w:id="450" w:author="Microsoft Office User" w:date="2023-09-11T13:17:00Z">
            <w:rPr/>
          </w:rPrChange>
        </w:rPr>
        <w:instrText>HYPERLINK "https://www.zotero.org/google-docs/?n2Avay" \h</w:instrText>
      </w:r>
      <w:r w:rsidRPr="00B26E5F">
        <w:rPr>
          <w:sz w:val="20"/>
          <w:szCs w:val="20"/>
          <w:rPrChange w:id="451" w:author="Microsoft Office User" w:date="2023-09-11T13:17:00Z">
            <w:rPr>
              <w:sz w:val="20"/>
              <w:szCs w:val="20"/>
            </w:rPr>
          </w:rPrChange>
        </w:rPr>
      </w:r>
      <w:r w:rsidRPr="00B26E5F">
        <w:rPr>
          <w:sz w:val="20"/>
          <w:szCs w:val="20"/>
          <w:rPrChange w:id="452" w:author="Microsoft Office User" w:date="2023-09-11T13:17:00Z">
            <w:rPr>
              <w:b/>
            </w:rPr>
          </w:rPrChange>
        </w:rPr>
        <w:fldChar w:fldCharType="separate"/>
      </w:r>
      <w:r w:rsidRPr="00B26E5F">
        <w:rPr>
          <w:b/>
          <w:sz w:val="20"/>
          <w:szCs w:val="20"/>
          <w:rPrChange w:id="453" w:author="Microsoft Office User" w:date="2023-09-11T13:17:00Z">
            <w:rPr>
              <w:b/>
            </w:rPr>
          </w:rPrChange>
        </w:rPr>
        <w:t>9</w:t>
      </w:r>
      <w:r w:rsidRPr="00B26E5F">
        <w:rPr>
          <w:b/>
          <w:sz w:val="20"/>
          <w:szCs w:val="20"/>
          <w:rPrChange w:id="454" w:author="Microsoft Office User" w:date="2023-09-11T13:17:00Z">
            <w:rPr>
              <w:b/>
            </w:rPr>
          </w:rPrChange>
        </w:rPr>
        <w:fldChar w:fldCharType="end"/>
      </w:r>
      <w:r w:rsidRPr="00B26E5F">
        <w:rPr>
          <w:sz w:val="20"/>
          <w:szCs w:val="20"/>
          <w:rPrChange w:id="455" w:author="Microsoft Office User" w:date="2023-09-11T13:17:00Z">
            <w:rPr/>
          </w:rPrChange>
        </w:rPr>
        <w:fldChar w:fldCharType="begin"/>
      </w:r>
      <w:r w:rsidRPr="00B26E5F">
        <w:rPr>
          <w:sz w:val="20"/>
          <w:szCs w:val="20"/>
          <w:rPrChange w:id="456" w:author="Microsoft Office User" w:date="2023-09-11T13:17:00Z">
            <w:rPr/>
          </w:rPrChange>
        </w:rPr>
        <w:instrText>HYPERLINK "https://www.zotero.org/google-docs/?n2Avay" \h</w:instrText>
      </w:r>
      <w:r w:rsidRPr="00B26E5F">
        <w:rPr>
          <w:sz w:val="20"/>
          <w:szCs w:val="20"/>
          <w:rPrChange w:id="457" w:author="Microsoft Office User" w:date="2023-09-11T13:17:00Z">
            <w:rPr>
              <w:sz w:val="20"/>
              <w:szCs w:val="20"/>
            </w:rPr>
          </w:rPrChange>
        </w:rPr>
      </w:r>
      <w:r w:rsidRPr="00B26E5F">
        <w:rPr>
          <w:sz w:val="20"/>
          <w:szCs w:val="20"/>
          <w:rPrChange w:id="458" w:author="Microsoft Office User" w:date="2023-09-11T13:17:00Z">
            <w:rPr/>
          </w:rPrChange>
        </w:rPr>
        <w:fldChar w:fldCharType="separate"/>
      </w:r>
      <w:r w:rsidRPr="00B26E5F">
        <w:rPr>
          <w:sz w:val="20"/>
          <w:szCs w:val="20"/>
          <w:rPrChange w:id="459" w:author="Microsoft Office User" w:date="2023-09-11T13:17:00Z">
            <w:rPr/>
          </w:rPrChange>
        </w:rPr>
        <w:t>, 1–13 (2019).</w:t>
      </w:r>
      <w:r w:rsidRPr="00B26E5F">
        <w:rPr>
          <w:sz w:val="20"/>
          <w:szCs w:val="20"/>
          <w:rPrChange w:id="460"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461" w:author="Microsoft Office User" w:date="2023-09-11T13:17:00Z">
            <w:rPr/>
          </w:rPrChange>
        </w:rPr>
        <w:pPrChange w:id="462" w:author="Microsoft Office User" w:date="2023-09-11T13:17:00Z">
          <w:pPr/>
        </w:pPrChange>
      </w:pPr>
    </w:p>
    <w:p w14:paraId="20CF2C9C" w14:textId="77777777" w:rsidR="000C56B0" w:rsidRPr="00B26E5F" w:rsidRDefault="00367A15">
      <w:pPr>
        <w:snapToGrid w:val="0"/>
        <w:contextualSpacing/>
        <w:rPr>
          <w:sz w:val="20"/>
          <w:szCs w:val="20"/>
          <w:rPrChange w:id="463" w:author="Microsoft Office User" w:date="2023-09-11T13:17:00Z">
            <w:rPr/>
          </w:rPrChange>
        </w:rPr>
        <w:pPrChange w:id="464" w:author="Microsoft Office User" w:date="2023-09-11T13:17:00Z">
          <w:pPr/>
        </w:pPrChange>
      </w:pPr>
      <w:r w:rsidRPr="00B26E5F">
        <w:rPr>
          <w:sz w:val="20"/>
          <w:szCs w:val="20"/>
          <w:rPrChange w:id="465" w:author="Microsoft Office User" w:date="2023-09-11T13:17:00Z">
            <w:rPr/>
          </w:rPrChange>
        </w:rPr>
        <w:fldChar w:fldCharType="begin"/>
      </w:r>
      <w:r w:rsidRPr="00B26E5F">
        <w:rPr>
          <w:sz w:val="20"/>
          <w:szCs w:val="20"/>
          <w:rPrChange w:id="466" w:author="Microsoft Office User" w:date="2023-09-11T13:17:00Z">
            <w:rPr/>
          </w:rPrChange>
        </w:rPr>
        <w:instrText>HYPERLINK "https://www.zotero.org/google-docs/?n2Avay" \h</w:instrText>
      </w:r>
      <w:r w:rsidRPr="00B26E5F">
        <w:rPr>
          <w:sz w:val="20"/>
          <w:szCs w:val="20"/>
          <w:rPrChange w:id="467" w:author="Microsoft Office User" w:date="2023-09-11T13:17:00Z">
            <w:rPr>
              <w:sz w:val="20"/>
              <w:szCs w:val="20"/>
            </w:rPr>
          </w:rPrChange>
        </w:rPr>
      </w:r>
      <w:r w:rsidRPr="00B26E5F">
        <w:rPr>
          <w:sz w:val="20"/>
          <w:szCs w:val="20"/>
          <w:rPrChange w:id="468" w:author="Microsoft Office User" w:date="2023-09-11T13:17:00Z">
            <w:rPr/>
          </w:rPrChange>
        </w:rPr>
        <w:fldChar w:fldCharType="separate"/>
      </w:r>
      <w:r w:rsidRPr="00B26E5F">
        <w:rPr>
          <w:sz w:val="20"/>
          <w:szCs w:val="20"/>
          <w:rPrChange w:id="469" w:author="Microsoft Office User" w:date="2023-09-11T13:17:00Z">
            <w:rPr/>
          </w:rPrChange>
        </w:rPr>
        <w:t>10.</w:t>
      </w:r>
      <w:r w:rsidRPr="00B26E5F">
        <w:rPr>
          <w:sz w:val="20"/>
          <w:szCs w:val="20"/>
          <w:rPrChange w:id="470" w:author="Microsoft Office User" w:date="2023-09-11T13:17:00Z">
            <w:rPr/>
          </w:rPrChange>
        </w:rPr>
        <w:tab/>
        <w:t xml:space="preserve">Wang, L. </w:t>
      </w:r>
      <w:r w:rsidRPr="00B26E5F">
        <w:rPr>
          <w:sz w:val="20"/>
          <w:szCs w:val="20"/>
          <w:rPrChange w:id="471" w:author="Microsoft Office User" w:date="2023-09-11T13:17:00Z">
            <w:rPr/>
          </w:rPrChange>
        </w:rPr>
        <w:fldChar w:fldCharType="end"/>
      </w:r>
      <w:r w:rsidRPr="00B26E5F">
        <w:rPr>
          <w:sz w:val="20"/>
          <w:szCs w:val="20"/>
          <w:rPrChange w:id="472" w:author="Microsoft Office User" w:date="2023-09-11T13:17:00Z">
            <w:rPr/>
          </w:rPrChange>
        </w:rPr>
        <w:fldChar w:fldCharType="begin"/>
      </w:r>
      <w:r w:rsidRPr="00B26E5F">
        <w:rPr>
          <w:sz w:val="20"/>
          <w:szCs w:val="20"/>
          <w:rPrChange w:id="473" w:author="Microsoft Office User" w:date="2023-09-11T13:17:00Z">
            <w:rPr/>
          </w:rPrChange>
        </w:rPr>
        <w:instrText>HYPERLINK "https://www.zotero.org/google-docs/?n2Avay" \h</w:instrText>
      </w:r>
      <w:r w:rsidRPr="00B26E5F">
        <w:rPr>
          <w:sz w:val="20"/>
          <w:szCs w:val="20"/>
          <w:rPrChange w:id="474" w:author="Microsoft Office User" w:date="2023-09-11T13:17:00Z">
            <w:rPr>
              <w:sz w:val="20"/>
              <w:szCs w:val="20"/>
            </w:rPr>
          </w:rPrChange>
        </w:rPr>
      </w:r>
      <w:r w:rsidRPr="00B26E5F">
        <w:rPr>
          <w:sz w:val="20"/>
          <w:szCs w:val="20"/>
          <w:rPrChange w:id="475" w:author="Microsoft Office User" w:date="2023-09-11T13:17:00Z">
            <w:rPr>
              <w:i/>
            </w:rPr>
          </w:rPrChange>
        </w:rPr>
        <w:fldChar w:fldCharType="separate"/>
      </w:r>
      <w:r w:rsidRPr="00B26E5F">
        <w:rPr>
          <w:i/>
          <w:sz w:val="20"/>
          <w:szCs w:val="20"/>
          <w:rPrChange w:id="476" w:author="Microsoft Office User" w:date="2023-09-11T13:17:00Z">
            <w:rPr>
              <w:i/>
            </w:rPr>
          </w:rPrChange>
        </w:rPr>
        <w:t>et al.</w:t>
      </w:r>
      <w:r w:rsidRPr="00B26E5F">
        <w:rPr>
          <w:i/>
          <w:sz w:val="20"/>
          <w:szCs w:val="20"/>
          <w:rPrChange w:id="477" w:author="Microsoft Office User" w:date="2023-09-11T13:17:00Z">
            <w:rPr>
              <w:i/>
            </w:rPr>
          </w:rPrChange>
        </w:rPr>
        <w:fldChar w:fldCharType="end"/>
      </w:r>
      <w:r w:rsidRPr="00B26E5F">
        <w:rPr>
          <w:sz w:val="20"/>
          <w:szCs w:val="20"/>
          <w:rPrChange w:id="478" w:author="Microsoft Office User" w:date="2023-09-11T13:17:00Z">
            <w:rPr/>
          </w:rPrChange>
        </w:rPr>
        <w:fldChar w:fldCharType="begin"/>
      </w:r>
      <w:r w:rsidRPr="00B26E5F">
        <w:rPr>
          <w:sz w:val="20"/>
          <w:szCs w:val="20"/>
          <w:rPrChange w:id="479" w:author="Microsoft Office User" w:date="2023-09-11T13:17:00Z">
            <w:rPr/>
          </w:rPrChange>
        </w:rPr>
        <w:instrText>HYPERLINK "https://www.zotero.org/google-docs/?n2Avay" \h</w:instrText>
      </w:r>
      <w:r w:rsidRPr="00B26E5F">
        <w:rPr>
          <w:sz w:val="20"/>
          <w:szCs w:val="20"/>
          <w:rPrChange w:id="480" w:author="Microsoft Office User" w:date="2023-09-11T13:17:00Z">
            <w:rPr>
              <w:sz w:val="20"/>
              <w:szCs w:val="20"/>
            </w:rPr>
          </w:rPrChange>
        </w:rPr>
      </w:r>
      <w:r w:rsidRPr="00B26E5F">
        <w:rPr>
          <w:sz w:val="20"/>
          <w:szCs w:val="20"/>
          <w:rPrChange w:id="481" w:author="Microsoft Office User" w:date="2023-09-11T13:17:00Z">
            <w:rPr/>
          </w:rPrChange>
        </w:rPr>
        <w:fldChar w:fldCharType="separate"/>
      </w:r>
      <w:r w:rsidRPr="00B26E5F">
        <w:rPr>
          <w:sz w:val="20"/>
          <w:szCs w:val="20"/>
          <w:rPrChange w:id="482"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483" w:author="Microsoft Office User" w:date="2023-09-11T13:17:00Z">
            <w:rPr/>
          </w:rPrChange>
        </w:rPr>
        <w:fldChar w:fldCharType="end"/>
      </w:r>
      <w:r w:rsidRPr="00B26E5F">
        <w:rPr>
          <w:sz w:val="20"/>
          <w:szCs w:val="20"/>
          <w:rPrChange w:id="484" w:author="Microsoft Office User" w:date="2023-09-11T13:17:00Z">
            <w:rPr/>
          </w:rPrChange>
        </w:rPr>
        <w:fldChar w:fldCharType="begin"/>
      </w:r>
      <w:r w:rsidRPr="00B26E5F">
        <w:rPr>
          <w:sz w:val="20"/>
          <w:szCs w:val="20"/>
          <w:rPrChange w:id="485" w:author="Microsoft Office User" w:date="2023-09-11T13:17:00Z">
            <w:rPr/>
          </w:rPrChange>
        </w:rPr>
        <w:instrText>HYPERLINK "https://www.zotero.org/google-docs/?n2Avay" \h</w:instrText>
      </w:r>
      <w:r w:rsidRPr="00B26E5F">
        <w:rPr>
          <w:sz w:val="20"/>
          <w:szCs w:val="20"/>
          <w:rPrChange w:id="486" w:author="Microsoft Office User" w:date="2023-09-11T13:17:00Z">
            <w:rPr>
              <w:sz w:val="20"/>
              <w:szCs w:val="20"/>
            </w:rPr>
          </w:rPrChange>
        </w:rPr>
      </w:r>
      <w:r w:rsidRPr="00B26E5F">
        <w:rPr>
          <w:sz w:val="20"/>
          <w:szCs w:val="20"/>
          <w:rPrChange w:id="487" w:author="Microsoft Office User" w:date="2023-09-11T13:17:00Z">
            <w:rPr>
              <w:i/>
            </w:rPr>
          </w:rPrChange>
        </w:rPr>
        <w:fldChar w:fldCharType="separate"/>
      </w:r>
      <w:r w:rsidRPr="00B26E5F">
        <w:rPr>
          <w:i/>
          <w:sz w:val="20"/>
          <w:szCs w:val="20"/>
          <w:rPrChange w:id="488" w:author="Microsoft Office User" w:date="2023-09-11T13:17:00Z">
            <w:rPr>
              <w:i/>
            </w:rPr>
          </w:rPrChange>
        </w:rPr>
        <w:t xml:space="preserve">Front. Mar. Sci. </w:t>
      </w:r>
      <w:r w:rsidRPr="00B26E5F">
        <w:rPr>
          <w:i/>
          <w:sz w:val="20"/>
          <w:szCs w:val="20"/>
          <w:rPrChange w:id="489" w:author="Microsoft Office User" w:date="2023-09-11T13:17:00Z">
            <w:rPr>
              <w:i/>
            </w:rPr>
          </w:rPrChange>
        </w:rPr>
        <w:fldChar w:fldCharType="end"/>
      </w:r>
      <w:r w:rsidRPr="00B26E5F">
        <w:rPr>
          <w:sz w:val="20"/>
          <w:szCs w:val="20"/>
          <w:rPrChange w:id="490" w:author="Microsoft Office User" w:date="2023-09-11T13:17:00Z">
            <w:rPr/>
          </w:rPrChange>
        </w:rPr>
        <w:fldChar w:fldCharType="begin"/>
      </w:r>
      <w:r w:rsidRPr="00B26E5F">
        <w:rPr>
          <w:sz w:val="20"/>
          <w:szCs w:val="20"/>
          <w:rPrChange w:id="491" w:author="Microsoft Office User" w:date="2023-09-11T13:17:00Z">
            <w:rPr/>
          </w:rPrChange>
        </w:rPr>
        <w:instrText>HYPERLINK "https://www.zotero.org/google-docs/?n2Avay" \h</w:instrText>
      </w:r>
      <w:r w:rsidRPr="00B26E5F">
        <w:rPr>
          <w:sz w:val="20"/>
          <w:szCs w:val="20"/>
          <w:rPrChange w:id="492" w:author="Microsoft Office User" w:date="2023-09-11T13:17:00Z">
            <w:rPr>
              <w:sz w:val="20"/>
              <w:szCs w:val="20"/>
            </w:rPr>
          </w:rPrChange>
        </w:rPr>
      </w:r>
      <w:r w:rsidRPr="00B26E5F">
        <w:rPr>
          <w:sz w:val="20"/>
          <w:szCs w:val="20"/>
          <w:rPrChange w:id="493" w:author="Microsoft Office User" w:date="2023-09-11T13:17:00Z">
            <w:rPr>
              <w:b/>
            </w:rPr>
          </w:rPrChange>
        </w:rPr>
        <w:fldChar w:fldCharType="separate"/>
      </w:r>
      <w:r w:rsidRPr="00B26E5F">
        <w:rPr>
          <w:b/>
          <w:sz w:val="20"/>
          <w:szCs w:val="20"/>
          <w:rPrChange w:id="494" w:author="Microsoft Office User" w:date="2023-09-11T13:17:00Z">
            <w:rPr>
              <w:b/>
            </w:rPr>
          </w:rPrChange>
        </w:rPr>
        <w:t>5</w:t>
      </w:r>
      <w:r w:rsidRPr="00B26E5F">
        <w:rPr>
          <w:b/>
          <w:sz w:val="20"/>
          <w:szCs w:val="20"/>
          <w:rPrChange w:id="495" w:author="Microsoft Office User" w:date="2023-09-11T13:17:00Z">
            <w:rPr>
              <w:b/>
            </w:rPr>
          </w:rPrChange>
        </w:rPr>
        <w:fldChar w:fldCharType="end"/>
      </w:r>
      <w:r w:rsidRPr="00B26E5F">
        <w:rPr>
          <w:sz w:val="20"/>
          <w:szCs w:val="20"/>
          <w:rPrChange w:id="496" w:author="Microsoft Office User" w:date="2023-09-11T13:17:00Z">
            <w:rPr/>
          </w:rPrChange>
        </w:rPr>
        <w:fldChar w:fldCharType="begin"/>
      </w:r>
      <w:r w:rsidRPr="00B26E5F">
        <w:rPr>
          <w:sz w:val="20"/>
          <w:szCs w:val="20"/>
          <w:rPrChange w:id="497" w:author="Microsoft Office User" w:date="2023-09-11T13:17:00Z">
            <w:rPr/>
          </w:rPrChange>
        </w:rPr>
        <w:instrText>HYPERLINK "https://www.zotero.org/google-docs/?n2Avay" \h</w:instrText>
      </w:r>
      <w:r w:rsidRPr="00B26E5F">
        <w:rPr>
          <w:sz w:val="20"/>
          <w:szCs w:val="20"/>
          <w:rPrChange w:id="498" w:author="Microsoft Office User" w:date="2023-09-11T13:17:00Z">
            <w:rPr>
              <w:sz w:val="20"/>
              <w:szCs w:val="20"/>
            </w:rPr>
          </w:rPrChange>
        </w:rPr>
      </w:r>
      <w:r w:rsidRPr="00B26E5F">
        <w:rPr>
          <w:sz w:val="20"/>
          <w:szCs w:val="20"/>
          <w:rPrChange w:id="499" w:author="Microsoft Office User" w:date="2023-09-11T13:17:00Z">
            <w:rPr/>
          </w:rPrChange>
        </w:rPr>
        <w:fldChar w:fldCharType="separate"/>
      </w:r>
      <w:r w:rsidRPr="00B26E5F">
        <w:rPr>
          <w:sz w:val="20"/>
          <w:szCs w:val="20"/>
          <w:rPrChange w:id="500" w:author="Microsoft Office User" w:date="2023-09-11T13:17:00Z">
            <w:rPr/>
          </w:rPrChange>
        </w:rPr>
        <w:t>, 101 (2018).</w:t>
      </w:r>
      <w:r w:rsidRPr="00B26E5F">
        <w:rPr>
          <w:sz w:val="20"/>
          <w:szCs w:val="20"/>
          <w:rPrChange w:id="501"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502" w:author="Microsoft Office User" w:date="2023-09-11T13:17:00Z">
            <w:rPr/>
          </w:rPrChange>
        </w:rPr>
        <w:pPrChange w:id="503" w:author="Microsoft Office User" w:date="2023-09-11T13:17:00Z">
          <w:pPr/>
        </w:pPrChange>
      </w:pPr>
    </w:p>
    <w:p w14:paraId="46EF1FBC" w14:textId="77777777" w:rsidR="000C56B0" w:rsidRPr="00B26E5F" w:rsidRDefault="00367A15">
      <w:pPr>
        <w:snapToGrid w:val="0"/>
        <w:contextualSpacing/>
        <w:rPr>
          <w:sz w:val="20"/>
          <w:szCs w:val="20"/>
          <w:rPrChange w:id="504" w:author="Microsoft Office User" w:date="2023-09-11T13:17:00Z">
            <w:rPr/>
          </w:rPrChange>
        </w:rPr>
        <w:pPrChange w:id="505" w:author="Microsoft Office User" w:date="2023-09-11T13:17:00Z">
          <w:pPr/>
        </w:pPrChange>
      </w:pPr>
      <w:r w:rsidRPr="00B26E5F">
        <w:rPr>
          <w:sz w:val="20"/>
          <w:szCs w:val="20"/>
          <w:rPrChange w:id="506" w:author="Microsoft Office User" w:date="2023-09-11T13:17:00Z">
            <w:rPr/>
          </w:rPrChange>
        </w:rPr>
        <w:fldChar w:fldCharType="begin"/>
      </w:r>
      <w:r w:rsidRPr="00B26E5F">
        <w:rPr>
          <w:sz w:val="20"/>
          <w:szCs w:val="20"/>
          <w:rPrChange w:id="507" w:author="Microsoft Office User" w:date="2023-09-11T13:17:00Z">
            <w:rPr/>
          </w:rPrChange>
        </w:rPr>
        <w:instrText>HYPERLINK "https://www.zotero.org/google-docs/?n2Avay" \h</w:instrText>
      </w:r>
      <w:r w:rsidRPr="00B26E5F">
        <w:rPr>
          <w:sz w:val="20"/>
          <w:szCs w:val="20"/>
          <w:rPrChange w:id="508" w:author="Microsoft Office User" w:date="2023-09-11T13:17:00Z">
            <w:rPr>
              <w:sz w:val="20"/>
              <w:szCs w:val="20"/>
            </w:rPr>
          </w:rPrChange>
        </w:rPr>
      </w:r>
      <w:r w:rsidRPr="00B26E5F">
        <w:rPr>
          <w:sz w:val="20"/>
          <w:szCs w:val="20"/>
          <w:rPrChange w:id="509" w:author="Microsoft Office User" w:date="2023-09-11T13:17:00Z">
            <w:rPr/>
          </w:rPrChange>
        </w:rPr>
        <w:fldChar w:fldCharType="separate"/>
      </w:r>
      <w:r w:rsidRPr="00B26E5F">
        <w:rPr>
          <w:sz w:val="20"/>
          <w:szCs w:val="20"/>
          <w:rPrChange w:id="510" w:author="Microsoft Office User" w:date="2023-09-11T13:17:00Z">
            <w:rPr/>
          </w:rPrChange>
        </w:rPr>
        <w:t>11.</w:t>
      </w:r>
      <w:r w:rsidRPr="00B26E5F">
        <w:rPr>
          <w:sz w:val="20"/>
          <w:szCs w:val="20"/>
          <w:rPrChange w:id="511" w:author="Microsoft Office User" w:date="2023-09-11T13:17:00Z">
            <w:rPr/>
          </w:rPrChange>
        </w:rPr>
        <w:tab/>
        <w:t xml:space="preserve">Pootakham, W. </w:t>
      </w:r>
      <w:r w:rsidRPr="00B26E5F">
        <w:rPr>
          <w:sz w:val="20"/>
          <w:szCs w:val="20"/>
          <w:rPrChange w:id="512" w:author="Microsoft Office User" w:date="2023-09-11T13:17:00Z">
            <w:rPr/>
          </w:rPrChange>
        </w:rPr>
        <w:fldChar w:fldCharType="end"/>
      </w:r>
      <w:r w:rsidRPr="00B26E5F">
        <w:rPr>
          <w:sz w:val="20"/>
          <w:szCs w:val="20"/>
          <w:rPrChange w:id="513" w:author="Microsoft Office User" w:date="2023-09-11T13:17:00Z">
            <w:rPr/>
          </w:rPrChange>
        </w:rPr>
        <w:fldChar w:fldCharType="begin"/>
      </w:r>
      <w:r w:rsidRPr="00B26E5F">
        <w:rPr>
          <w:sz w:val="20"/>
          <w:szCs w:val="20"/>
          <w:rPrChange w:id="514" w:author="Microsoft Office User" w:date="2023-09-11T13:17:00Z">
            <w:rPr/>
          </w:rPrChange>
        </w:rPr>
        <w:instrText>HYPERLINK "https://www.zotero.org/google-docs/?n2Avay" \h</w:instrText>
      </w:r>
      <w:r w:rsidRPr="00B26E5F">
        <w:rPr>
          <w:sz w:val="20"/>
          <w:szCs w:val="20"/>
          <w:rPrChange w:id="515" w:author="Microsoft Office User" w:date="2023-09-11T13:17:00Z">
            <w:rPr>
              <w:sz w:val="20"/>
              <w:szCs w:val="20"/>
            </w:rPr>
          </w:rPrChange>
        </w:rPr>
      </w:r>
      <w:r w:rsidRPr="00B26E5F">
        <w:rPr>
          <w:sz w:val="20"/>
          <w:szCs w:val="20"/>
          <w:rPrChange w:id="516" w:author="Microsoft Office User" w:date="2023-09-11T13:17:00Z">
            <w:rPr>
              <w:i/>
            </w:rPr>
          </w:rPrChange>
        </w:rPr>
        <w:fldChar w:fldCharType="separate"/>
      </w:r>
      <w:r w:rsidRPr="00B26E5F">
        <w:rPr>
          <w:i/>
          <w:sz w:val="20"/>
          <w:szCs w:val="20"/>
          <w:rPrChange w:id="517" w:author="Microsoft Office User" w:date="2023-09-11T13:17:00Z">
            <w:rPr>
              <w:i/>
            </w:rPr>
          </w:rPrChange>
        </w:rPr>
        <w:t>et al.</w:t>
      </w:r>
      <w:r w:rsidRPr="00B26E5F">
        <w:rPr>
          <w:i/>
          <w:sz w:val="20"/>
          <w:szCs w:val="20"/>
          <w:rPrChange w:id="518" w:author="Microsoft Office User" w:date="2023-09-11T13:17:00Z">
            <w:rPr>
              <w:i/>
            </w:rPr>
          </w:rPrChange>
        </w:rPr>
        <w:fldChar w:fldCharType="end"/>
      </w:r>
      <w:r w:rsidRPr="00B26E5F">
        <w:rPr>
          <w:sz w:val="20"/>
          <w:szCs w:val="20"/>
          <w:rPrChange w:id="519" w:author="Microsoft Office User" w:date="2023-09-11T13:17:00Z">
            <w:rPr/>
          </w:rPrChange>
        </w:rPr>
        <w:fldChar w:fldCharType="begin"/>
      </w:r>
      <w:r w:rsidRPr="00B26E5F">
        <w:rPr>
          <w:sz w:val="20"/>
          <w:szCs w:val="20"/>
          <w:rPrChange w:id="520" w:author="Microsoft Office User" w:date="2023-09-11T13:17:00Z">
            <w:rPr/>
          </w:rPrChange>
        </w:rPr>
        <w:instrText>HYPERLINK "https://www.zotero.org/google-docs/?n2Avay" \h</w:instrText>
      </w:r>
      <w:r w:rsidRPr="00B26E5F">
        <w:rPr>
          <w:sz w:val="20"/>
          <w:szCs w:val="20"/>
          <w:rPrChange w:id="521" w:author="Microsoft Office User" w:date="2023-09-11T13:17:00Z">
            <w:rPr>
              <w:sz w:val="20"/>
              <w:szCs w:val="20"/>
            </w:rPr>
          </w:rPrChange>
        </w:rPr>
      </w:r>
      <w:r w:rsidRPr="00B26E5F">
        <w:rPr>
          <w:sz w:val="20"/>
          <w:szCs w:val="20"/>
          <w:rPrChange w:id="522" w:author="Microsoft Office User" w:date="2023-09-11T13:17:00Z">
            <w:rPr/>
          </w:rPrChange>
        </w:rPr>
        <w:fldChar w:fldCharType="separate"/>
      </w:r>
      <w:r w:rsidRPr="00B26E5F">
        <w:rPr>
          <w:sz w:val="20"/>
          <w:szCs w:val="20"/>
          <w:rPrChange w:id="523" w:author="Microsoft Office User" w:date="2023-09-11T13:17:00Z">
            <w:rPr/>
          </w:rPrChange>
        </w:rPr>
        <w:t xml:space="preserve"> Heat‐induced shift in coral microbiome reveals several members of the Rhodobacteraceae family as indicator species for thermal stress in Porites lutea. </w:t>
      </w:r>
      <w:r w:rsidRPr="00B26E5F">
        <w:rPr>
          <w:sz w:val="20"/>
          <w:szCs w:val="20"/>
          <w:rPrChange w:id="524" w:author="Microsoft Office User" w:date="2023-09-11T13:17:00Z">
            <w:rPr/>
          </w:rPrChange>
        </w:rPr>
        <w:fldChar w:fldCharType="end"/>
      </w:r>
      <w:r w:rsidRPr="00B26E5F">
        <w:rPr>
          <w:sz w:val="20"/>
          <w:szCs w:val="20"/>
          <w:rPrChange w:id="525" w:author="Microsoft Office User" w:date="2023-09-11T13:17:00Z">
            <w:rPr/>
          </w:rPrChange>
        </w:rPr>
        <w:fldChar w:fldCharType="begin"/>
      </w:r>
      <w:r w:rsidRPr="00B26E5F">
        <w:rPr>
          <w:sz w:val="20"/>
          <w:szCs w:val="20"/>
          <w:rPrChange w:id="526" w:author="Microsoft Office User" w:date="2023-09-11T13:17:00Z">
            <w:rPr/>
          </w:rPrChange>
        </w:rPr>
        <w:instrText>HYPERLINK "https://www.zotero.org/google-docs/?n2Avay" \h</w:instrText>
      </w:r>
      <w:r w:rsidRPr="00B26E5F">
        <w:rPr>
          <w:sz w:val="20"/>
          <w:szCs w:val="20"/>
          <w:rPrChange w:id="527" w:author="Microsoft Office User" w:date="2023-09-11T13:17:00Z">
            <w:rPr>
              <w:sz w:val="20"/>
              <w:szCs w:val="20"/>
            </w:rPr>
          </w:rPrChange>
        </w:rPr>
      </w:r>
      <w:r w:rsidRPr="00B26E5F">
        <w:rPr>
          <w:sz w:val="20"/>
          <w:szCs w:val="20"/>
          <w:rPrChange w:id="528" w:author="Microsoft Office User" w:date="2023-09-11T13:17:00Z">
            <w:rPr>
              <w:i/>
            </w:rPr>
          </w:rPrChange>
        </w:rPr>
        <w:fldChar w:fldCharType="separate"/>
      </w:r>
      <w:r w:rsidRPr="00B26E5F">
        <w:rPr>
          <w:i/>
          <w:sz w:val="20"/>
          <w:szCs w:val="20"/>
          <w:rPrChange w:id="529" w:author="Microsoft Office User" w:date="2023-09-11T13:17:00Z">
            <w:rPr>
              <w:i/>
            </w:rPr>
          </w:rPrChange>
        </w:rPr>
        <w:t xml:space="preserve">MicrobiologyOpen </w:t>
      </w:r>
      <w:r w:rsidRPr="00B26E5F">
        <w:rPr>
          <w:i/>
          <w:sz w:val="20"/>
          <w:szCs w:val="20"/>
          <w:rPrChange w:id="530" w:author="Microsoft Office User" w:date="2023-09-11T13:17:00Z">
            <w:rPr>
              <w:i/>
            </w:rPr>
          </w:rPrChange>
        </w:rPr>
        <w:fldChar w:fldCharType="end"/>
      </w:r>
      <w:r w:rsidRPr="00B26E5F">
        <w:rPr>
          <w:sz w:val="20"/>
          <w:szCs w:val="20"/>
          <w:rPrChange w:id="531" w:author="Microsoft Office User" w:date="2023-09-11T13:17:00Z">
            <w:rPr/>
          </w:rPrChange>
        </w:rPr>
        <w:fldChar w:fldCharType="begin"/>
      </w:r>
      <w:r w:rsidRPr="00B26E5F">
        <w:rPr>
          <w:sz w:val="20"/>
          <w:szCs w:val="20"/>
          <w:rPrChange w:id="532" w:author="Microsoft Office User" w:date="2023-09-11T13:17:00Z">
            <w:rPr/>
          </w:rPrChange>
        </w:rPr>
        <w:instrText>HYPERLINK "https://www.zotero.org/google-docs/?n2Avay" \h</w:instrText>
      </w:r>
      <w:r w:rsidRPr="00B26E5F">
        <w:rPr>
          <w:sz w:val="20"/>
          <w:szCs w:val="20"/>
          <w:rPrChange w:id="533" w:author="Microsoft Office User" w:date="2023-09-11T13:17:00Z">
            <w:rPr>
              <w:sz w:val="20"/>
              <w:szCs w:val="20"/>
            </w:rPr>
          </w:rPrChange>
        </w:rPr>
      </w:r>
      <w:r w:rsidRPr="00B26E5F">
        <w:rPr>
          <w:sz w:val="20"/>
          <w:szCs w:val="20"/>
          <w:rPrChange w:id="534" w:author="Microsoft Office User" w:date="2023-09-11T13:17:00Z">
            <w:rPr>
              <w:b/>
            </w:rPr>
          </w:rPrChange>
        </w:rPr>
        <w:fldChar w:fldCharType="separate"/>
      </w:r>
      <w:r w:rsidRPr="00B26E5F">
        <w:rPr>
          <w:b/>
          <w:sz w:val="20"/>
          <w:szCs w:val="20"/>
          <w:rPrChange w:id="535" w:author="Microsoft Office User" w:date="2023-09-11T13:17:00Z">
            <w:rPr>
              <w:b/>
            </w:rPr>
          </w:rPrChange>
        </w:rPr>
        <w:t>8</w:t>
      </w:r>
      <w:r w:rsidRPr="00B26E5F">
        <w:rPr>
          <w:b/>
          <w:sz w:val="20"/>
          <w:szCs w:val="20"/>
          <w:rPrChange w:id="536" w:author="Microsoft Office User" w:date="2023-09-11T13:17:00Z">
            <w:rPr>
              <w:b/>
            </w:rPr>
          </w:rPrChange>
        </w:rPr>
        <w:fldChar w:fldCharType="end"/>
      </w:r>
      <w:r w:rsidRPr="00B26E5F">
        <w:rPr>
          <w:sz w:val="20"/>
          <w:szCs w:val="20"/>
          <w:rPrChange w:id="537" w:author="Microsoft Office User" w:date="2023-09-11T13:17:00Z">
            <w:rPr/>
          </w:rPrChange>
        </w:rPr>
        <w:fldChar w:fldCharType="begin"/>
      </w:r>
      <w:r w:rsidRPr="00B26E5F">
        <w:rPr>
          <w:sz w:val="20"/>
          <w:szCs w:val="20"/>
          <w:rPrChange w:id="538" w:author="Microsoft Office User" w:date="2023-09-11T13:17:00Z">
            <w:rPr/>
          </w:rPrChange>
        </w:rPr>
        <w:instrText>HYPERLINK "https://www.zotero.org/google-docs/?n2Avay" \h</w:instrText>
      </w:r>
      <w:r w:rsidRPr="00B26E5F">
        <w:rPr>
          <w:sz w:val="20"/>
          <w:szCs w:val="20"/>
          <w:rPrChange w:id="539" w:author="Microsoft Office User" w:date="2023-09-11T13:17:00Z">
            <w:rPr>
              <w:sz w:val="20"/>
              <w:szCs w:val="20"/>
            </w:rPr>
          </w:rPrChange>
        </w:rPr>
      </w:r>
      <w:r w:rsidRPr="00B26E5F">
        <w:rPr>
          <w:sz w:val="20"/>
          <w:szCs w:val="20"/>
          <w:rPrChange w:id="540" w:author="Microsoft Office User" w:date="2023-09-11T13:17:00Z">
            <w:rPr/>
          </w:rPrChange>
        </w:rPr>
        <w:fldChar w:fldCharType="separate"/>
      </w:r>
      <w:r w:rsidRPr="00B26E5F">
        <w:rPr>
          <w:sz w:val="20"/>
          <w:szCs w:val="20"/>
          <w:rPrChange w:id="541" w:author="Microsoft Office User" w:date="2023-09-11T13:17:00Z">
            <w:rPr/>
          </w:rPrChange>
        </w:rPr>
        <w:t>, e935 (2019).</w:t>
      </w:r>
      <w:r w:rsidRPr="00B26E5F">
        <w:rPr>
          <w:sz w:val="20"/>
          <w:szCs w:val="20"/>
          <w:rPrChange w:id="542"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543" w:author="Microsoft Office User" w:date="2023-09-11T13:17:00Z">
            <w:rPr/>
          </w:rPrChange>
        </w:rPr>
        <w:pPrChange w:id="544" w:author="Microsoft Office User" w:date="2023-09-11T13:17:00Z">
          <w:pPr/>
        </w:pPrChange>
      </w:pPr>
    </w:p>
    <w:p w14:paraId="5EA13893" w14:textId="77777777" w:rsidR="000C56B0" w:rsidRPr="00B26E5F" w:rsidRDefault="00367A15">
      <w:pPr>
        <w:snapToGrid w:val="0"/>
        <w:contextualSpacing/>
        <w:rPr>
          <w:sz w:val="20"/>
          <w:szCs w:val="20"/>
          <w:rPrChange w:id="545" w:author="Microsoft Office User" w:date="2023-09-11T13:17:00Z">
            <w:rPr/>
          </w:rPrChange>
        </w:rPr>
        <w:pPrChange w:id="546" w:author="Microsoft Office User" w:date="2023-09-11T13:17:00Z">
          <w:pPr/>
        </w:pPrChange>
      </w:pPr>
      <w:r w:rsidRPr="00B26E5F">
        <w:rPr>
          <w:sz w:val="20"/>
          <w:szCs w:val="20"/>
          <w:rPrChange w:id="547" w:author="Microsoft Office User" w:date="2023-09-11T13:17:00Z">
            <w:rPr/>
          </w:rPrChange>
        </w:rPr>
        <w:fldChar w:fldCharType="begin"/>
      </w:r>
      <w:r w:rsidRPr="00B26E5F">
        <w:rPr>
          <w:sz w:val="20"/>
          <w:szCs w:val="20"/>
          <w:rPrChange w:id="548" w:author="Microsoft Office User" w:date="2023-09-11T13:17:00Z">
            <w:rPr/>
          </w:rPrChange>
        </w:rPr>
        <w:instrText>HYPERLINK "https://www.zotero.org/google-docs/?n2Avay" \h</w:instrText>
      </w:r>
      <w:r w:rsidRPr="00B26E5F">
        <w:rPr>
          <w:sz w:val="20"/>
          <w:szCs w:val="20"/>
          <w:rPrChange w:id="549" w:author="Microsoft Office User" w:date="2023-09-11T13:17:00Z">
            <w:rPr>
              <w:sz w:val="20"/>
              <w:szCs w:val="20"/>
            </w:rPr>
          </w:rPrChange>
        </w:rPr>
      </w:r>
      <w:r w:rsidRPr="00B26E5F">
        <w:rPr>
          <w:sz w:val="20"/>
          <w:szCs w:val="20"/>
          <w:rPrChange w:id="550" w:author="Microsoft Office User" w:date="2023-09-11T13:17:00Z">
            <w:rPr/>
          </w:rPrChange>
        </w:rPr>
        <w:fldChar w:fldCharType="separate"/>
      </w:r>
      <w:r w:rsidRPr="00B26E5F">
        <w:rPr>
          <w:sz w:val="20"/>
          <w:szCs w:val="20"/>
          <w:rPrChange w:id="551" w:author="Microsoft Office User" w:date="2023-09-11T13:17:00Z">
            <w:rPr/>
          </w:rPrChange>
        </w:rPr>
        <w:t>12.</w:t>
      </w:r>
      <w:r w:rsidRPr="00B26E5F">
        <w:rPr>
          <w:sz w:val="20"/>
          <w:szCs w:val="20"/>
          <w:rPrChange w:id="552" w:author="Microsoft Office User" w:date="2023-09-11T13:17:00Z">
            <w:rPr/>
          </w:rPrChange>
        </w:rPr>
        <w:tab/>
        <w:t xml:space="preserve">Ricci, F. </w:t>
      </w:r>
      <w:r w:rsidRPr="00B26E5F">
        <w:rPr>
          <w:sz w:val="20"/>
          <w:szCs w:val="20"/>
          <w:rPrChange w:id="553" w:author="Microsoft Office User" w:date="2023-09-11T13:17:00Z">
            <w:rPr/>
          </w:rPrChange>
        </w:rPr>
        <w:fldChar w:fldCharType="end"/>
      </w:r>
      <w:r w:rsidRPr="00B26E5F">
        <w:rPr>
          <w:sz w:val="20"/>
          <w:szCs w:val="20"/>
          <w:rPrChange w:id="554" w:author="Microsoft Office User" w:date="2023-09-11T13:17:00Z">
            <w:rPr/>
          </w:rPrChange>
        </w:rPr>
        <w:fldChar w:fldCharType="begin"/>
      </w:r>
      <w:r w:rsidRPr="00B26E5F">
        <w:rPr>
          <w:sz w:val="20"/>
          <w:szCs w:val="20"/>
          <w:rPrChange w:id="555" w:author="Microsoft Office User" w:date="2023-09-11T13:17:00Z">
            <w:rPr/>
          </w:rPrChange>
        </w:rPr>
        <w:instrText>HYPERLINK "https://www.zotero.org/google-docs/?n2Avay" \h</w:instrText>
      </w:r>
      <w:r w:rsidRPr="00B26E5F">
        <w:rPr>
          <w:sz w:val="20"/>
          <w:szCs w:val="20"/>
          <w:rPrChange w:id="556" w:author="Microsoft Office User" w:date="2023-09-11T13:17:00Z">
            <w:rPr>
              <w:sz w:val="20"/>
              <w:szCs w:val="20"/>
            </w:rPr>
          </w:rPrChange>
        </w:rPr>
      </w:r>
      <w:r w:rsidRPr="00B26E5F">
        <w:rPr>
          <w:sz w:val="20"/>
          <w:szCs w:val="20"/>
          <w:rPrChange w:id="557" w:author="Microsoft Office User" w:date="2023-09-11T13:17:00Z">
            <w:rPr>
              <w:i/>
            </w:rPr>
          </w:rPrChange>
        </w:rPr>
        <w:fldChar w:fldCharType="separate"/>
      </w:r>
      <w:r w:rsidRPr="00B26E5F">
        <w:rPr>
          <w:i/>
          <w:sz w:val="20"/>
          <w:szCs w:val="20"/>
          <w:rPrChange w:id="558" w:author="Microsoft Office User" w:date="2023-09-11T13:17:00Z">
            <w:rPr>
              <w:i/>
            </w:rPr>
          </w:rPrChange>
        </w:rPr>
        <w:t>et al.</w:t>
      </w:r>
      <w:r w:rsidRPr="00B26E5F">
        <w:rPr>
          <w:i/>
          <w:sz w:val="20"/>
          <w:szCs w:val="20"/>
          <w:rPrChange w:id="559" w:author="Microsoft Office User" w:date="2023-09-11T13:17:00Z">
            <w:rPr>
              <w:i/>
            </w:rPr>
          </w:rPrChange>
        </w:rPr>
        <w:fldChar w:fldCharType="end"/>
      </w:r>
      <w:r w:rsidRPr="00B26E5F">
        <w:rPr>
          <w:sz w:val="20"/>
          <w:szCs w:val="20"/>
          <w:rPrChange w:id="560" w:author="Microsoft Office User" w:date="2023-09-11T13:17:00Z">
            <w:rPr/>
          </w:rPrChange>
        </w:rPr>
        <w:fldChar w:fldCharType="begin"/>
      </w:r>
      <w:r w:rsidRPr="00B26E5F">
        <w:rPr>
          <w:sz w:val="20"/>
          <w:szCs w:val="20"/>
          <w:rPrChange w:id="561" w:author="Microsoft Office User" w:date="2023-09-11T13:17:00Z">
            <w:rPr/>
          </w:rPrChange>
        </w:rPr>
        <w:instrText>HYPERLINK "https://www.zotero.org/google-docs/?n2Avay" \h</w:instrText>
      </w:r>
      <w:r w:rsidRPr="00B26E5F">
        <w:rPr>
          <w:sz w:val="20"/>
          <w:szCs w:val="20"/>
          <w:rPrChange w:id="562" w:author="Microsoft Office User" w:date="2023-09-11T13:17:00Z">
            <w:rPr>
              <w:sz w:val="20"/>
              <w:szCs w:val="20"/>
            </w:rPr>
          </w:rPrChange>
        </w:rPr>
      </w:r>
      <w:r w:rsidRPr="00B26E5F">
        <w:rPr>
          <w:sz w:val="20"/>
          <w:szCs w:val="20"/>
          <w:rPrChange w:id="563" w:author="Microsoft Office User" w:date="2023-09-11T13:17:00Z">
            <w:rPr/>
          </w:rPrChange>
        </w:rPr>
        <w:fldChar w:fldCharType="separate"/>
      </w:r>
      <w:r w:rsidRPr="00B26E5F">
        <w:rPr>
          <w:sz w:val="20"/>
          <w:szCs w:val="20"/>
          <w:rPrChange w:id="564" w:author="Microsoft Office User" w:date="2023-09-11T13:17:00Z">
            <w:rPr/>
          </w:rPrChange>
        </w:rPr>
        <w:t xml:space="preserve"> Beneath the surface: community assembly and functions of the coral skeleton microbiome. </w:t>
      </w:r>
      <w:r w:rsidRPr="00B26E5F">
        <w:rPr>
          <w:sz w:val="20"/>
          <w:szCs w:val="20"/>
          <w:rPrChange w:id="565" w:author="Microsoft Office User" w:date="2023-09-11T13:17:00Z">
            <w:rPr/>
          </w:rPrChange>
        </w:rPr>
        <w:fldChar w:fldCharType="end"/>
      </w:r>
      <w:r w:rsidRPr="00B26E5F">
        <w:rPr>
          <w:sz w:val="20"/>
          <w:szCs w:val="20"/>
          <w:rPrChange w:id="566" w:author="Microsoft Office User" w:date="2023-09-11T13:17:00Z">
            <w:rPr/>
          </w:rPrChange>
        </w:rPr>
        <w:fldChar w:fldCharType="begin"/>
      </w:r>
      <w:r w:rsidRPr="00B26E5F">
        <w:rPr>
          <w:sz w:val="20"/>
          <w:szCs w:val="20"/>
          <w:rPrChange w:id="567" w:author="Microsoft Office User" w:date="2023-09-11T13:17:00Z">
            <w:rPr/>
          </w:rPrChange>
        </w:rPr>
        <w:instrText>HYPERLINK "https://www.zotero.org/google-docs/?n2Avay" \h</w:instrText>
      </w:r>
      <w:r w:rsidRPr="00B26E5F">
        <w:rPr>
          <w:sz w:val="20"/>
          <w:szCs w:val="20"/>
          <w:rPrChange w:id="568" w:author="Microsoft Office User" w:date="2023-09-11T13:17:00Z">
            <w:rPr>
              <w:sz w:val="20"/>
              <w:szCs w:val="20"/>
            </w:rPr>
          </w:rPrChange>
        </w:rPr>
      </w:r>
      <w:r w:rsidRPr="00B26E5F">
        <w:rPr>
          <w:sz w:val="20"/>
          <w:szCs w:val="20"/>
          <w:rPrChange w:id="569" w:author="Microsoft Office User" w:date="2023-09-11T13:17:00Z">
            <w:rPr>
              <w:i/>
            </w:rPr>
          </w:rPrChange>
        </w:rPr>
        <w:fldChar w:fldCharType="separate"/>
      </w:r>
      <w:r w:rsidRPr="00B26E5F">
        <w:rPr>
          <w:i/>
          <w:sz w:val="20"/>
          <w:szCs w:val="20"/>
          <w:rPrChange w:id="570" w:author="Microsoft Office User" w:date="2023-09-11T13:17:00Z">
            <w:rPr>
              <w:i/>
            </w:rPr>
          </w:rPrChange>
        </w:rPr>
        <w:t xml:space="preserve">Microbiome </w:t>
      </w:r>
      <w:r w:rsidRPr="00B26E5F">
        <w:rPr>
          <w:i/>
          <w:sz w:val="20"/>
          <w:szCs w:val="20"/>
          <w:rPrChange w:id="571" w:author="Microsoft Office User" w:date="2023-09-11T13:17:00Z">
            <w:rPr>
              <w:i/>
            </w:rPr>
          </w:rPrChange>
        </w:rPr>
        <w:fldChar w:fldCharType="end"/>
      </w:r>
      <w:r w:rsidRPr="00B26E5F">
        <w:rPr>
          <w:sz w:val="20"/>
          <w:szCs w:val="20"/>
          <w:rPrChange w:id="572" w:author="Microsoft Office User" w:date="2023-09-11T13:17:00Z">
            <w:rPr/>
          </w:rPrChange>
        </w:rPr>
        <w:fldChar w:fldCharType="begin"/>
      </w:r>
      <w:r w:rsidRPr="00B26E5F">
        <w:rPr>
          <w:sz w:val="20"/>
          <w:szCs w:val="20"/>
          <w:rPrChange w:id="573" w:author="Microsoft Office User" w:date="2023-09-11T13:17:00Z">
            <w:rPr/>
          </w:rPrChange>
        </w:rPr>
        <w:instrText>HYPERLINK "https://www.zotero.org/google-docs/?n2Avay" \h</w:instrText>
      </w:r>
      <w:r w:rsidRPr="00B26E5F">
        <w:rPr>
          <w:sz w:val="20"/>
          <w:szCs w:val="20"/>
          <w:rPrChange w:id="574" w:author="Microsoft Office User" w:date="2023-09-11T13:17:00Z">
            <w:rPr>
              <w:sz w:val="20"/>
              <w:szCs w:val="20"/>
            </w:rPr>
          </w:rPrChange>
        </w:rPr>
      </w:r>
      <w:r w:rsidRPr="00B26E5F">
        <w:rPr>
          <w:sz w:val="20"/>
          <w:szCs w:val="20"/>
          <w:rPrChange w:id="575" w:author="Microsoft Office User" w:date="2023-09-11T13:17:00Z">
            <w:rPr>
              <w:b/>
            </w:rPr>
          </w:rPrChange>
        </w:rPr>
        <w:fldChar w:fldCharType="separate"/>
      </w:r>
      <w:r w:rsidRPr="00B26E5F">
        <w:rPr>
          <w:b/>
          <w:sz w:val="20"/>
          <w:szCs w:val="20"/>
          <w:rPrChange w:id="576" w:author="Microsoft Office User" w:date="2023-09-11T13:17:00Z">
            <w:rPr>
              <w:b/>
            </w:rPr>
          </w:rPrChange>
        </w:rPr>
        <w:t>7</w:t>
      </w:r>
      <w:r w:rsidRPr="00B26E5F">
        <w:rPr>
          <w:b/>
          <w:sz w:val="20"/>
          <w:szCs w:val="20"/>
          <w:rPrChange w:id="577" w:author="Microsoft Office User" w:date="2023-09-11T13:17:00Z">
            <w:rPr>
              <w:b/>
            </w:rPr>
          </w:rPrChange>
        </w:rPr>
        <w:fldChar w:fldCharType="end"/>
      </w:r>
      <w:r w:rsidRPr="00B26E5F">
        <w:rPr>
          <w:sz w:val="20"/>
          <w:szCs w:val="20"/>
          <w:rPrChange w:id="578" w:author="Microsoft Office User" w:date="2023-09-11T13:17:00Z">
            <w:rPr/>
          </w:rPrChange>
        </w:rPr>
        <w:fldChar w:fldCharType="begin"/>
      </w:r>
      <w:r w:rsidRPr="00B26E5F">
        <w:rPr>
          <w:sz w:val="20"/>
          <w:szCs w:val="20"/>
          <w:rPrChange w:id="579" w:author="Microsoft Office User" w:date="2023-09-11T13:17:00Z">
            <w:rPr/>
          </w:rPrChange>
        </w:rPr>
        <w:instrText>HYPERLINK "https://www.zotero.org/google-docs/?n2Avay" \h</w:instrText>
      </w:r>
      <w:r w:rsidRPr="00B26E5F">
        <w:rPr>
          <w:sz w:val="20"/>
          <w:szCs w:val="20"/>
          <w:rPrChange w:id="580" w:author="Microsoft Office User" w:date="2023-09-11T13:17:00Z">
            <w:rPr>
              <w:sz w:val="20"/>
              <w:szCs w:val="20"/>
            </w:rPr>
          </w:rPrChange>
        </w:rPr>
      </w:r>
      <w:r w:rsidRPr="00B26E5F">
        <w:rPr>
          <w:sz w:val="20"/>
          <w:szCs w:val="20"/>
          <w:rPrChange w:id="581" w:author="Microsoft Office User" w:date="2023-09-11T13:17:00Z">
            <w:rPr/>
          </w:rPrChange>
        </w:rPr>
        <w:fldChar w:fldCharType="separate"/>
      </w:r>
      <w:r w:rsidRPr="00B26E5F">
        <w:rPr>
          <w:sz w:val="20"/>
          <w:szCs w:val="20"/>
          <w:rPrChange w:id="582" w:author="Microsoft Office User" w:date="2023-09-11T13:17:00Z">
            <w:rPr/>
          </w:rPrChange>
        </w:rPr>
        <w:t>, 1–10 (2019).</w:t>
      </w:r>
      <w:r w:rsidRPr="00B26E5F">
        <w:rPr>
          <w:sz w:val="20"/>
          <w:szCs w:val="20"/>
          <w:rPrChange w:id="583"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584" w:author="Microsoft Office User" w:date="2023-09-11T13:17:00Z">
            <w:rPr/>
          </w:rPrChange>
        </w:rPr>
        <w:pPrChange w:id="585" w:author="Microsoft Office User" w:date="2023-09-11T13:17:00Z">
          <w:pPr/>
        </w:pPrChange>
      </w:pPr>
    </w:p>
    <w:p w14:paraId="6A0451F7" w14:textId="77777777" w:rsidR="000C56B0" w:rsidRPr="00B26E5F" w:rsidRDefault="00367A15">
      <w:pPr>
        <w:snapToGrid w:val="0"/>
        <w:contextualSpacing/>
        <w:rPr>
          <w:sz w:val="20"/>
          <w:szCs w:val="20"/>
          <w:rPrChange w:id="586" w:author="Microsoft Office User" w:date="2023-09-11T13:17:00Z">
            <w:rPr/>
          </w:rPrChange>
        </w:rPr>
        <w:pPrChange w:id="587" w:author="Microsoft Office User" w:date="2023-09-11T13:17:00Z">
          <w:pPr/>
        </w:pPrChange>
      </w:pPr>
      <w:r w:rsidRPr="00B26E5F">
        <w:rPr>
          <w:sz w:val="20"/>
          <w:szCs w:val="20"/>
          <w:rPrChange w:id="588" w:author="Microsoft Office User" w:date="2023-09-11T13:17:00Z">
            <w:rPr/>
          </w:rPrChange>
        </w:rPr>
        <w:fldChar w:fldCharType="begin"/>
      </w:r>
      <w:r w:rsidRPr="00B26E5F">
        <w:rPr>
          <w:sz w:val="20"/>
          <w:szCs w:val="20"/>
          <w:rPrChange w:id="589" w:author="Microsoft Office User" w:date="2023-09-11T13:17:00Z">
            <w:rPr/>
          </w:rPrChange>
        </w:rPr>
        <w:instrText>HYPERLINK "https://www.zotero.org/google-docs/?n2Avay" \h</w:instrText>
      </w:r>
      <w:r w:rsidRPr="00B26E5F">
        <w:rPr>
          <w:sz w:val="20"/>
          <w:szCs w:val="20"/>
          <w:rPrChange w:id="590" w:author="Microsoft Office User" w:date="2023-09-11T13:17:00Z">
            <w:rPr>
              <w:sz w:val="20"/>
              <w:szCs w:val="20"/>
            </w:rPr>
          </w:rPrChange>
        </w:rPr>
      </w:r>
      <w:r w:rsidRPr="00B26E5F">
        <w:rPr>
          <w:sz w:val="20"/>
          <w:szCs w:val="20"/>
          <w:rPrChange w:id="591" w:author="Microsoft Office User" w:date="2023-09-11T13:17:00Z">
            <w:rPr/>
          </w:rPrChange>
        </w:rPr>
        <w:fldChar w:fldCharType="separate"/>
      </w:r>
      <w:r w:rsidRPr="00B26E5F">
        <w:rPr>
          <w:sz w:val="20"/>
          <w:szCs w:val="20"/>
          <w:rPrChange w:id="592" w:author="Microsoft Office User" w:date="2023-09-11T13:17:00Z">
            <w:rPr/>
          </w:rPrChange>
        </w:rPr>
        <w:t>13.</w:t>
      </w:r>
      <w:r w:rsidRPr="00B26E5F">
        <w:rPr>
          <w:sz w:val="20"/>
          <w:szCs w:val="20"/>
          <w:rPrChange w:id="593" w:author="Microsoft Office User" w:date="2023-09-11T13:17:00Z">
            <w:rPr/>
          </w:rPrChange>
        </w:rPr>
        <w:tab/>
        <w:t xml:space="preserve">Kusdianto, H. </w:t>
      </w:r>
      <w:r w:rsidRPr="00B26E5F">
        <w:rPr>
          <w:sz w:val="20"/>
          <w:szCs w:val="20"/>
          <w:rPrChange w:id="594" w:author="Microsoft Office User" w:date="2023-09-11T13:17:00Z">
            <w:rPr/>
          </w:rPrChange>
        </w:rPr>
        <w:fldChar w:fldCharType="end"/>
      </w:r>
      <w:r w:rsidRPr="00B26E5F">
        <w:rPr>
          <w:sz w:val="20"/>
          <w:szCs w:val="20"/>
          <w:rPrChange w:id="595" w:author="Microsoft Office User" w:date="2023-09-11T13:17:00Z">
            <w:rPr/>
          </w:rPrChange>
        </w:rPr>
        <w:fldChar w:fldCharType="begin"/>
      </w:r>
      <w:r w:rsidRPr="00B26E5F">
        <w:rPr>
          <w:sz w:val="20"/>
          <w:szCs w:val="20"/>
          <w:rPrChange w:id="596" w:author="Microsoft Office User" w:date="2023-09-11T13:17:00Z">
            <w:rPr/>
          </w:rPrChange>
        </w:rPr>
        <w:instrText>HYPERLINK "https://www.zotero.org/google-docs/?n2Avay" \h</w:instrText>
      </w:r>
      <w:r w:rsidRPr="00B26E5F">
        <w:rPr>
          <w:sz w:val="20"/>
          <w:szCs w:val="20"/>
          <w:rPrChange w:id="597" w:author="Microsoft Office User" w:date="2023-09-11T13:17:00Z">
            <w:rPr>
              <w:sz w:val="20"/>
              <w:szCs w:val="20"/>
            </w:rPr>
          </w:rPrChange>
        </w:rPr>
      </w:r>
      <w:r w:rsidRPr="00B26E5F">
        <w:rPr>
          <w:sz w:val="20"/>
          <w:szCs w:val="20"/>
          <w:rPrChange w:id="598" w:author="Microsoft Office User" w:date="2023-09-11T13:17:00Z">
            <w:rPr>
              <w:i/>
            </w:rPr>
          </w:rPrChange>
        </w:rPr>
        <w:fldChar w:fldCharType="separate"/>
      </w:r>
      <w:r w:rsidRPr="00B26E5F">
        <w:rPr>
          <w:i/>
          <w:sz w:val="20"/>
          <w:szCs w:val="20"/>
          <w:rPrChange w:id="599" w:author="Microsoft Office User" w:date="2023-09-11T13:17:00Z">
            <w:rPr>
              <w:i/>
            </w:rPr>
          </w:rPrChange>
        </w:rPr>
        <w:t>et al.</w:t>
      </w:r>
      <w:r w:rsidRPr="00B26E5F">
        <w:rPr>
          <w:i/>
          <w:sz w:val="20"/>
          <w:szCs w:val="20"/>
          <w:rPrChange w:id="600" w:author="Microsoft Office User" w:date="2023-09-11T13:17:00Z">
            <w:rPr>
              <w:i/>
            </w:rPr>
          </w:rPrChange>
        </w:rPr>
        <w:fldChar w:fldCharType="end"/>
      </w:r>
      <w:r w:rsidRPr="00B26E5F">
        <w:rPr>
          <w:sz w:val="20"/>
          <w:szCs w:val="20"/>
          <w:rPrChange w:id="601" w:author="Microsoft Office User" w:date="2023-09-11T13:17:00Z">
            <w:rPr/>
          </w:rPrChange>
        </w:rPr>
        <w:fldChar w:fldCharType="begin"/>
      </w:r>
      <w:r w:rsidRPr="00B26E5F">
        <w:rPr>
          <w:sz w:val="20"/>
          <w:szCs w:val="20"/>
          <w:rPrChange w:id="602" w:author="Microsoft Office User" w:date="2023-09-11T13:17:00Z">
            <w:rPr/>
          </w:rPrChange>
        </w:rPr>
        <w:instrText>HYPERLINK "https://www.zotero.org/google-docs/?n2Avay" \h</w:instrText>
      </w:r>
      <w:r w:rsidRPr="00B26E5F">
        <w:rPr>
          <w:sz w:val="20"/>
          <w:szCs w:val="20"/>
          <w:rPrChange w:id="603" w:author="Microsoft Office User" w:date="2023-09-11T13:17:00Z">
            <w:rPr>
              <w:sz w:val="20"/>
              <w:szCs w:val="20"/>
            </w:rPr>
          </w:rPrChange>
        </w:rPr>
      </w:r>
      <w:r w:rsidRPr="00B26E5F">
        <w:rPr>
          <w:sz w:val="20"/>
          <w:szCs w:val="20"/>
          <w:rPrChange w:id="604" w:author="Microsoft Office User" w:date="2023-09-11T13:17:00Z">
            <w:rPr/>
          </w:rPrChange>
        </w:rPr>
        <w:fldChar w:fldCharType="separate"/>
      </w:r>
      <w:r w:rsidRPr="00B26E5F">
        <w:rPr>
          <w:sz w:val="20"/>
          <w:szCs w:val="20"/>
          <w:rPrChange w:id="605" w:author="Microsoft Office User" w:date="2023-09-11T13:17:00Z">
            <w:rPr/>
          </w:rPrChange>
        </w:rPr>
        <w:t xml:space="preserve"> Microbiomes of Healthy and Bleached Corals During a 2016 Thermal Bleaching Event in the Upper Gulf of Thailand. </w:t>
      </w:r>
      <w:r w:rsidRPr="00B26E5F">
        <w:rPr>
          <w:sz w:val="20"/>
          <w:szCs w:val="20"/>
          <w:rPrChange w:id="606" w:author="Microsoft Office User" w:date="2023-09-11T13:17:00Z">
            <w:rPr/>
          </w:rPrChange>
        </w:rPr>
        <w:fldChar w:fldCharType="end"/>
      </w:r>
      <w:r w:rsidRPr="00B26E5F">
        <w:rPr>
          <w:sz w:val="20"/>
          <w:szCs w:val="20"/>
          <w:rPrChange w:id="607" w:author="Microsoft Office User" w:date="2023-09-11T13:17:00Z">
            <w:rPr/>
          </w:rPrChange>
        </w:rPr>
        <w:fldChar w:fldCharType="begin"/>
      </w:r>
      <w:r w:rsidRPr="00B26E5F">
        <w:rPr>
          <w:sz w:val="20"/>
          <w:szCs w:val="20"/>
          <w:rPrChange w:id="608" w:author="Microsoft Office User" w:date="2023-09-11T13:17:00Z">
            <w:rPr/>
          </w:rPrChange>
        </w:rPr>
        <w:instrText>HYPERLINK "https://www.zotero.org/google-docs/?n2Avay" \h</w:instrText>
      </w:r>
      <w:r w:rsidRPr="00B26E5F">
        <w:rPr>
          <w:sz w:val="20"/>
          <w:szCs w:val="20"/>
          <w:rPrChange w:id="609" w:author="Microsoft Office User" w:date="2023-09-11T13:17:00Z">
            <w:rPr>
              <w:sz w:val="20"/>
              <w:szCs w:val="20"/>
            </w:rPr>
          </w:rPrChange>
        </w:rPr>
      </w:r>
      <w:r w:rsidRPr="00B26E5F">
        <w:rPr>
          <w:sz w:val="20"/>
          <w:szCs w:val="20"/>
          <w:rPrChange w:id="610" w:author="Microsoft Office User" w:date="2023-09-11T13:17:00Z">
            <w:rPr>
              <w:i/>
            </w:rPr>
          </w:rPrChange>
        </w:rPr>
        <w:fldChar w:fldCharType="separate"/>
      </w:r>
      <w:r w:rsidRPr="00B26E5F">
        <w:rPr>
          <w:i/>
          <w:sz w:val="20"/>
          <w:szCs w:val="20"/>
          <w:rPrChange w:id="611" w:author="Microsoft Office User" w:date="2023-09-11T13:17:00Z">
            <w:rPr>
              <w:i/>
            </w:rPr>
          </w:rPrChange>
        </w:rPr>
        <w:t xml:space="preserve">Front. Mar. Sci. </w:t>
      </w:r>
      <w:r w:rsidRPr="00B26E5F">
        <w:rPr>
          <w:i/>
          <w:sz w:val="20"/>
          <w:szCs w:val="20"/>
          <w:rPrChange w:id="612" w:author="Microsoft Office User" w:date="2023-09-11T13:17:00Z">
            <w:rPr>
              <w:i/>
            </w:rPr>
          </w:rPrChange>
        </w:rPr>
        <w:fldChar w:fldCharType="end"/>
      </w:r>
      <w:r w:rsidRPr="00B26E5F">
        <w:rPr>
          <w:sz w:val="20"/>
          <w:szCs w:val="20"/>
          <w:rPrChange w:id="613" w:author="Microsoft Office User" w:date="2023-09-11T13:17:00Z">
            <w:rPr/>
          </w:rPrChange>
        </w:rPr>
        <w:fldChar w:fldCharType="begin"/>
      </w:r>
      <w:r w:rsidRPr="00B26E5F">
        <w:rPr>
          <w:sz w:val="20"/>
          <w:szCs w:val="20"/>
          <w:rPrChange w:id="614" w:author="Microsoft Office User" w:date="2023-09-11T13:17:00Z">
            <w:rPr/>
          </w:rPrChange>
        </w:rPr>
        <w:instrText>HYPERLINK "https://www.zotero.org/google-docs/?n2Avay" \h</w:instrText>
      </w:r>
      <w:r w:rsidRPr="00B26E5F">
        <w:rPr>
          <w:sz w:val="20"/>
          <w:szCs w:val="20"/>
          <w:rPrChange w:id="615" w:author="Microsoft Office User" w:date="2023-09-11T13:17:00Z">
            <w:rPr>
              <w:sz w:val="20"/>
              <w:szCs w:val="20"/>
            </w:rPr>
          </w:rPrChange>
        </w:rPr>
      </w:r>
      <w:r w:rsidRPr="00B26E5F">
        <w:rPr>
          <w:sz w:val="20"/>
          <w:szCs w:val="20"/>
          <w:rPrChange w:id="616" w:author="Microsoft Office User" w:date="2023-09-11T13:17:00Z">
            <w:rPr>
              <w:b/>
            </w:rPr>
          </w:rPrChange>
        </w:rPr>
        <w:fldChar w:fldCharType="separate"/>
      </w:r>
      <w:r w:rsidRPr="00B26E5F">
        <w:rPr>
          <w:b/>
          <w:sz w:val="20"/>
          <w:szCs w:val="20"/>
          <w:rPrChange w:id="617" w:author="Microsoft Office User" w:date="2023-09-11T13:17:00Z">
            <w:rPr>
              <w:b/>
            </w:rPr>
          </w:rPrChange>
        </w:rPr>
        <w:t>8</w:t>
      </w:r>
      <w:r w:rsidRPr="00B26E5F">
        <w:rPr>
          <w:b/>
          <w:sz w:val="20"/>
          <w:szCs w:val="20"/>
          <w:rPrChange w:id="618" w:author="Microsoft Office User" w:date="2023-09-11T13:17:00Z">
            <w:rPr>
              <w:b/>
            </w:rPr>
          </w:rPrChange>
        </w:rPr>
        <w:fldChar w:fldCharType="end"/>
      </w:r>
      <w:r w:rsidRPr="00B26E5F">
        <w:rPr>
          <w:sz w:val="20"/>
          <w:szCs w:val="20"/>
          <w:rPrChange w:id="619" w:author="Microsoft Office User" w:date="2023-09-11T13:17:00Z">
            <w:rPr/>
          </w:rPrChange>
        </w:rPr>
        <w:fldChar w:fldCharType="begin"/>
      </w:r>
      <w:r w:rsidRPr="00B26E5F">
        <w:rPr>
          <w:sz w:val="20"/>
          <w:szCs w:val="20"/>
          <w:rPrChange w:id="620" w:author="Microsoft Office User" w:date="2023-09-11T13:17:00Z">
            <w:rPr/>
          </w:rPrChange>
        </w:rPr>
        <w:instrText>HYPERLINK "https://www.zotero.org/google-docs/?n2Avay" \h</w:instrText>
      </w:r>
      <w:r w:rsidRPr="00B26E5F">
        <w:rPr>
          <w:sz w:val="20"/>
          <w:szCs w:val="20"/>
          <w:rPrChange w:id="621" w:author="Microsoft Office User" w:date="2023-09-11T13:17:00Z">
            <w:rPr>
              <w:sz w:val="20"/>
              <w:szCs w:val="20"/>
            </w:rPr>
          </w:rPrChange>
        </w:rPr>
      </w:r>
      <w:r w:rsidRPr="00B26E5F">
        <w:rPr>
          <w:sz w:val="20"/>
          <w:szCs w:val="20"/>
          <w:rPrChange w:id="622" w:author="Microsoft Office User" w:date="2023-09-11T13:17:00Z">
            <w:rPr/>
          </w:rPrChange>
        </w:rPr>
        <w:fldChar w:fldCharType="separate"/>
      </w:r>
      <w:r w:rsidRPr="00B26E5F">
        <w:rPr>
          <w:sz w:val="20"/>
          <w:szCs w:val="20"/>
          <w:rPrChange w:id="623" w:author="Microsoft Office User" w:date="2023-09-11T13:17:00Z">
            <w:rPr/>
          </w:rPrChange>
        </w:rPr>
        <w:t>, 643962 (2021).</w:t>
      </w:r>
      <w:r w:rsidRPr="00B26E5F">
        <w:rPr>
          <w:sz w:val="20"/>
          <w:szCs w:val="20"/>
          <w:rPrChange w:id="624"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625" w:author="Microsoft Office User" w:date="2023-09-11T13:17:00Z">
            <w:rPr/>
          </w:rPrChange>
        </w:rPr>
        <w:pPrChange w:id="626" w:author="Microsoft Office User" w:date="2023-09-11T13:17:00Z">
          <w:pPr/>
        </w:pPrChange>
      </w:pPr>
    </w:p>
    <w:p w14:paraId="42C96685" w14:textId="77777777" w:rsidR="000C56B0" w:rsidRPr="00B26E5F" w:rsidRDefault="00367A15">
      <w:pPr>
        <w:snapToGrid w:val="0"/>
        <w:contextualSpacing/>
        <w:rPr>
          <w:sz w:val="20"/>
          <w:szCs w:val="20"/>
          <w:rPrChange w:id="627" w:author="Microsoft Office User" w:date="2023-09-11T13:17:00Z">
            <w:rPr/>
          </w:rPrChange>
        </w:rPr>
        <w:pPrChange w:id="628" w:author="Microsoft Office User" w:date="2023-09-11T13:17:00Z">
          <w:pPr/>
        </w:pPrChange>
      </w:pPr>
      <w:r w:rsidRPr="00B26E5F">
        <w:rPr>
          <w:sz w:val="20"/>
          <w:szCs w:val="20"/>
          <w:rPrChange w:id="629" w:author="Microsoft Office User" w:date="2023-09-11T13:17:00Z">
            <w:rPr/>
          </w:rPrChange>
        </w:rPr>
        <w:fldChar w:fldCharType="begin"/>
      </w:r>
      <w:r w:rsidRPr="00B26E5F">
        <w:rPr>
          <w:sz w:val="20"/>
          <w:szCs w:val="20"/>
          <w:rPrChange w:id="630" w:author="Microsoft Office User" w:date="2023-09-11T13:17:00Z">
            <w:rPr/>
          </w:rPrChange>
        </w:rPr>
        <w:instrText>HYPERLINK "https://www.zotero.org/google-docs/?n2Avay" \h</w:instrText>
      </w:r>
      <w:r w:rsidRPr="00B26E5F">
        <w:rPr>
          <w:sz w:val="20"/>
          <w:szCs w:val="20"/>
          <w:rPrChange w:id="631" w:author="Microsoft Office User" w:date="2023-09-11T13:17:00Z">
            <w:rPr>
              <w:sz w:val="20"/>
              <w:szCs w:val="20"/>
            </w:rPr>
          </w:rPrChange>
        </w:rPr>
      </w:r>
      <w:r w:rsidRPr="00B26E5F">
        <w:rPr>
          <w:sz w:val="20"/>
          <w:szCs w:val="20"/>
          <w:rPrChange w:id="632" w:author="Microsoft Office User" w:date="2023-09-11T13:17:00Z">
            <w:rPr/>
          </w:rPrChange>
        </w:rPr>
        <w:fldChar w:fldCharType="separate"/>
      </w:r>
      <w:r w:rsidRPr="00B26E5F">
        <w:rPr>
          <w:sz w:val="20"/>
          <w:szCs w:val="20"/>
          <w:rPrChange w:id="633" w:author="Microsoft Office User" w:date="2023-09-11T13:17:00Z">
            <w:rPr/>
          </w:rPrChange>
        </w:rPr>
        <w:t>14.</w:t>
      </w:r>
      <w:r w:rsidRPr="00B26E5F">
        <w:rPr>
          <w:sz w:val="20"/>
          <w:szCs w:val="20"/>
          <w:rPrChange w:id="634" w:author="Microsoft Office User" w:date="2023-09-11T13:17:00Z">
            <w:rPr/>
          </w:rPrChange>
        </w:rPr>
        <w:tab/>
        <w:t xml:space="preserve">Marchioro, G. M. </w:t>
      </w:r>
      <w:r w:rsidRPr="00B26E5F">
        <w:rPr>
          <w:sz w:val="20"/>
          <w:szCs w:val="20"/>
          <w:rPrChange w:id="635" w:author="Microsoft Office User" w:date="2023-09-11T13:17:00Z">
            <w:rPr/>
          </w:rPrChange>
        </w:rPr>
        <w:fldChar w:fldCharType="end"/>
      </w:r>
      <w:r w:rsidRPr="00B26E5F">
        <w:rPr>
          <w:sz w:val="20"/>
          <w:szCs w:val="20"/>
          <w:rPrChange w:id="636" w:author="Microsoft Office User" w:date="2023-09-11T13:17:00Z">
            <w:rPr/>
          </w:rPrChange>
        </w:rPr>
        <w:fldChar w:fldCharType="begin"/>
      </w:r>
      <w:r w:rsidRPr="00B26E5F">
        <w:rPr>
          <w:sz w:val="20"/>
          <w:szCs w:val="20"/>
          <w:rPrChange w:id="637" w:author="Microsoft Office User" w:date="2023-09-11T13:17:00Z">
            <w:rPr/>
          </w:rPrChange>
        </w:rPr>
        <w:instrText>HYPERLINK "https://www.zotero.org/google-docs/?n2Avay" \h</w:instrText>
      </w:r>
      <w:r w:rsidRPr="00B26E5F">
        <w:rPr>
          <w:sz w:val="20"/>
          <w:szCs w:val="20"/>
          <w:rPrChange w:id="638" w:author="Microsoft Office User" w:date="2023-09-11T13:17:00Z">
            <w:rPr>
              <w:sz w:val="20"/>
              <w:szCs w:val="20"/>
            </w:rPr>
          </w:rPrChange>
        </w:rPr>
      </w:r>
      <w:r w:rsidRPr="00B26E5F">
        <w:rPr>
          <w:sz w:val="20"/>
          <w:szCs w:val="20"/>
          <w:rPrChange w:id="639" w:author="Microsoft Office User" w:date="2023-09-11T13:17:00Z">
            <w:rPr>
              <w:i/>
            </w:rPr>
          </w:rPrChange>
        </w:rPr>
        <w:fldChar w:fldCharType="separate"/>
      </w:r>
      <w:r w:rsidRPr="00B26E5F">
        <w:rPr>
          <w:i/>
          <w:sz w:val="20"/>
          <w:szCs w:val="20"/>
          <w:rPrChange w:id="640" w:author="Microsoft Office User" w:date="2023-09-11T13:17:00Z">
            <w:rPr>
              <w:i/>
            </w:rPr>
          </w:rPrChange>
        </w:rPr>
        <w:t>et al.</w:t>
      </w:r>
      <w:r w:rsidRPr="00B26E5F">
        <w:rPr>
          <w:i/>
          <w:sz w:val="20"/>
          <w:szCs w:val="20"/>
          <w:rPrChange w:id="641" w:author="Microsoft Office User" w:date="2023-09-11T13:17:00Z">
            <w:rPr>
              <w:i/>
            </w:rPr>
          </w:rPrChange>
        </w:rPr>
        <w:fldChar w:fldCharType="end"/>
      </w:r>
      <w:r w:rsidRPr="00B26E5F">
        <w:rPr>
          <w:sz w:val="20"/>
          <w:szCs w:val="20"/>
          <w:rPrChange w:id="642" w:author="Microsoft Office User" w:date="2023-09-11T13:17:00Z">
            <w:rPr/>
          </w:rPrChange>
        </w:rPr>
        <w:fldChar w:fldCharType="begin"/>
      </w:r>
      <w:r w:rsidRPr="00B26E5F">
        <w:rPr>
          <w:sz w:val="20"/>
          <w:szCs w:val="20"/>
          <w:rPrChange w:id="643" w:author="Microsoft Office User" w:date="2023-09-11T13:17:00Z">
            <w:rPr/>
          </w:rPrChange>
        </w:rPr>
        <w:instrText>HYPERLINK "https://www.zotero.org/google-docs/?n2Avay" \h</w:instrText>
      </w:r>
      <w:r w:rsidRPr="00B26E5F">
        <w:rPr>
          <w:sz w:val="20"/>
          <w:szCs w:val="20"/>
          <w:rPrChange w:id="644" w:author="Microsoft Office User" w:date="2023-09-11T13:17:00Z">
            <w:rPr>
              <w:sz w:val="20"/>
              <w:szCs w:val="20"/>
            </w:rPr>
          </w:rPrChange>
        </w:rPr>
      </w:r>
      <w:r w:rsidRPr="00B26E5F">
        <w:rPr>
          <w:sz w:val="20"/>
          <w:szCs w:val="20"/>
          <w:rPrChange w:id="645" w:author="Microsoft Office User" w:date="2023-09-11T13:17:00Z">
            <w:rPr/>
          </w:rPrChange>
        </w:rPr>
        <w:fldChar w:fldCharType="separate"/>
      </w:r>
      <w:r w:rsidRPr="00B26E5F">
        <w:rPr>
          <w:sz w:val="20"/>
          <w:szCs w:val="20"/>
          <w:rPrChange w:id="646" w:author="Microsoft Office User" w:date="2023-09-11T13:17:00Z">
            <w:rPr/>
          </w:rPrChange>
        </w:rPr>
        <w:t xml:space="preserve"> Microbiome dynamics in the tissue and mucus of acroporid corals differ in relation to host and environmental parameters. </w:t>
      </w:r>
      <w:r w:rsidRPr="00B26E5F">
        <w:rPr>
          <w:sz w:val="20"/>
          <w:szCs w:val="20"/>
          <w:rPrChange w:id="647" w:author="Microsoft Office User" w:date="2023-09-11T13:17:00Z">
            <w:rPr/>
          </w:rPrChange>
        </w:rPr>
        <w:fldChar w:fldCharType="end"/>
      </w:r>
      <w:r w:rsidRPr="00B26E5F">
        <w:rPr>
          <w:sz w:val="20"/>
          <w:szCs w:val="20"/>
          <w:rPrChange w:id="648" w:author="Microsoft Office User" w:date="2023-09-11T13:17:00Z">
            <w:rPr/>
          </w:rPrChange>
        </w:rPr>
        <w:fldChar w:fldCharType="begin"/>
      </w:r>
      <w:r w:rsidRPr="00B26E5F">
        <w:rPr>
          <w:sz w:val="20"/>
          <w:szCs w:val="20"/>
          <w:rPrChange w:id="649" w:author="Microsoft Office User" w:date="2023-09-11T13:17:00Z">
            <w:rPr/>
          </w:rPrChange>
        </w:rPr>
        <w:instrText>HYPERLINK "https://www.zotero.org/google-docs/?n2Avay" \h</w:instrText>
      </w:r>
      <w:r w:rsidRPr="00B26E5F">
        <w:rPr>
          <w:sz w:val="20"/>
          <w:szCs w:val="20"/>
          <w:rPrChange w:id="650" w:author="Microsoft Office User" w:date="2023-09-11T13:17:00Z">
            <w:rPr>
              <w:sz w:val="20"/>
              <w:szCs w:val="20"/>
            </w:rPr>
          </w:rPrChange>
        </w:rPr>
      </w:r>
      <w:r w:rsidRPr="00B26E5F">
        <w:rPr>
          <w:sz w:val="20"/>
          <w:szCs w:val="20"/>
          <w:rPrChange w:id="651" w:author="Microsoft Office User" w:date="2023-09-11T13:17:00Z">
            <w:rPr>
              <w:i/>
            </w:rPr>
          </w:rPrChange>
        </w:rPr>
        <w:fldChar w:fldCharType="separate"/>
      </w:r>
      <w:r w:rsidRPr="00B26E5F">
        <w:rPr>
          <w:i/>
          <w:sz w:val="20"/>
          <w:szCs w:val="20"/>
          <w:rPrChange w:id="652" w:author="Microsoft Office User" w:date="2023-09-11T13:17:00Z">
            <w:rPr>
              <w:i/>
            </w:rPr>
          </w:rPrChange>
        </w:rPr>
        <w:t xml:space="preserve">PeerJ </w:t>
      </w:r>
      <w:r w:rsidRPr="00B26E5F">
        <w:rPr>
          <w:i/>
          <w:sz w:val="20"/>
          <w:szCs w:val="20"/>
          <w:rPrChange w:id="653" w:author="Microsoft Office User" w:date="2023-09-11T13:17:00Z">
            <w:rPr>
              <w:i/>
            </w:rPr>
          </w:rPrChange>
        </w:rPr>
        <w:fldChar w:fldCharType="end"/>
      </w:r>
      <w:r w:rsidRPr="00B26E5F">
        <w:rPr>
          <w:sz w:val="20"/>
          <w:szCs w:val="20"/>
          <w:rPrChange w:id="654" w:author="Microsoft Office User" w:date="2023-09-11T13:17:00Z">
            <w:rPr/>
          </w:rPrChange>
        </w:rPr>
        <w:fldChar w:fldCharType="begin"/>
      </w:r>
      <w:r w:rsidRPr="00B26E5F">
        <w:rPr>
          <w:sz w:val="20"/>
          <w:szCs w:val="20"/>
          <w:rPrChange w:id="655" w:author="Microsoft Office User" w:date="2023-09-11T13:17:00Z">
            <w:rPr/>
          </w:rPrChange>
        </w:rPr>
        <w:instrText>HYPERLINK "https://www.zotero.org/google-docs/?n2Avay" \h</w:instrText>
      </w:r>
      <w:r w:rsidRPr="00B26E5F">
        <w:rPr>
          <w:sz w:val="20"/>
          <w:szCs w:val="20"/>
          <w:rPrChange w:id="656" w:author="Microsoft Office User" w:date="2023-09-11T13:17:00Z">
            <w:rPr>
              <w:sz w:val="20"/>
              <w:szCs w:val="20"/>
            </w:rPr>
          </w:rPrChange>
        </w:rPr>
      </w:r>
      <w:r w:rsidRPr="00B26E5F">
        <w:rPr>
          <w:sz w:val="20"/>
          <w:szCs w:val="20"/>
          <w:rPrChange w:id="657" w:author="Microsoft Office User" w:date="2023-09-11T13:17:00Z">
            <w:rPr>
              <w:b/>
            </w:rPr>
          </w:rPrChange>
        </w:rPr>
        <w:fldChar w:fldCharType="separate"/>
      </w:r>
      <w:r w:rsidRPr="00B26E5F">
        <w:rPr>
          <w:b/>
          <w:sz w:val="20"/>
          <w:szCs w:val="20"/>
          <w:rPrChange w:id="658" w:author="Microsoft Office User" w:date="2023-09-11T13:17:00Z">
            <w:rPr>
              <w:b/>
            </w:rPr>
          </w:rPrChange>
        </w:rPr>
        <w:t>8</w:t>
      </w:r>
      <w:r w:rsidRPr="00B26E5F">
        <w:rPr>
          <w:b/>
          <w:sz w:val="20"/>
          <w:szCs w:val="20"/>
          <w:rPrChange w:id="659" w:author="Microsoft Office User" w:date="2023-09-11T13:17:00Z">
            <w:rPr>
              <w:b/>
            </w:rPr>
          </w:rPrChange>
        </w:rPr>
        <w:fldChar w:fldCharType="end"/>
      </w:r>
      <w:r w:rsidRPr="00B26E5F">
        <w:rPr>
          <w:sz w:val="20"/>
          <w:szCs w:val="20"/>
          <w:rPrChange w:id="660" w:author="Microsoft Office User" w:date="2023-09-11T13:17:00Z">
            <w:rPr/>
          </w:rPrChange>
        </w:rPr>
        <w:fldChar w:fldCharType="begin"/>
      </w:r>
      <w:r w:rsidRPr="00B26E5F">
        <w:rPr>
          <w:sz w:val="20"/>
          <w:szCs w:val="20"/>
          <w:rPrChange w:id="661" w:author="Microsoft Office User" w:date="2023-09-11T13:17:00Z">
            <w:rPr/>
          </w:rPrChange>
        </w:rPr>
        <w:instrText>HYPERLINK "https://www.zotero.org/google-docs/?n2Avay" \h</w:instrText>
      </w:r>
      <w:r w:rsidRPr="00B26E5F">
        <w:rPr>
          <w:sz w:val="20"/>
          <w:szCs w:val="20"/>
          <w:rPrChange w:id="662" w:author="Microsoft Office User" w:date="2023-09-11T13:17:00Z">
            <w:rPr>
              <w:sz w:val="20"/>
              <w:szCs w:val="20"/>
            </w:rPr>
          </w:rPrChange>
        </w:rPr>
      </w:r>
      <w:r w:rsidRPr="00B26E5F">
        <w:rPr>
          <w:sz w:val="20"/>
          <w:szCs w:val="20"/>
          <w:rPrChange w:id="663" w:author="Microsoft Office User" w:date="2023-09-11T13:17:00Z">
            <w:rPr/>
          </w:rPrChange>
        </w:rPr>
        <w:fldChar w:fldCharType="separate"/>
      </w:r>
      <w:r w:rsidRPr="00B26E5F">
        <w:rPr>
          <w:sz w:val="20"/>
          <w:szCs w:val="20"/>
          <w:rPrChange w:id="664" w:author="Microsoft Office User" w:date="2023-09-11T13:17:00Z">
            <w:rPr/>
          </w:rPrChange>
        </w:rPr>
        <w:t>, e9644 (2020).</w:t>
      </w:r>
      <w:r w:rsidRPr="00B26E5F">
        <w:rPr>
          <w:sz w:val="20"/>
          <w:szCs w:val="20"/>
          <w:rPrChange w:id="665"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666" w:author="Microsoft Office User" w:date="2023-09-11T13:17:00Z">
            <w:rPr/>
          </w:rPrChange>
        </w:rPr>
        <w:pPrChange w:id="667" w:author="Microsoft Office User" w:date="2023-09-11T13:17:00Z">
          <w:pPr/>
        </w:pPrChange>
      </w:pPr>
    </w:p>
    <w:p w14:paraId="436EC479" w14:textId="77777777" w:rsidR="000C56B0" w:rsidRPr="00B26E5F" w:rsidRDefault="00367A15">
      <w:pPr>
        <w:snapToGrid w:val="0"/>
        <w:contextualSpacing/>
        <w:rPr>
          <w:sz w:val="20"/>
          <w:szCs w:val="20"/>
          <w:rPrChange w:id="668" w:author="Microsoft Office User" w:date="2023-09-11T13:17:00Z">
            <w:rPr/>
          </w:rPrChange>
        </w:rPr>
        <w:pPrChange w:id="669" w:author="Microsoft Office User" w:date="2023-09-11T13:17:00Z">
          <w:pPr/>
        </w:pPrChange>
      </w:pPr>
      <w:r w:rsidRPr="00B26E5F">
        <w:rPr>
          <w:sz w:val="20"/>
          <w:szCs w:val="20"/>
          <w:rPrChange w:id="670" w:author="Microsoft Office User" w:date="2023-09-11T13:17:00Z">
            <w:rPr/>
          </w:rPrChange>
        </w:rPr>
        <w:fldChar w:fldCharType="begin"/>
      </w:r>
      <w:r w:rsidRPr="00B26E5F">
        <w:rPr>
          <w:sz w:val="20"/>
          <w:szCs w:val="20"/>
          <w:rPrChange w:id="671" w:author="Microsoft Office User" w:date="2023-09-11T13:17:00Z">
            <w:rPr/>
          </w:rPrChange>
        </w:rPr>
        <w:instrText>HYPERLINK "https://www.zotero.org/google-docs/?n2Avay" \h</w:instrText>
      </w:r>
      <w:r w:rsidRPr="00B26E5F">
        <w:rPr>
          <w:sz w:val="20"/>
          <w:szCs w:val="20"/>
          <w:rPrChange w:id="672" w:author="Microsoft Office User" w:date="2023-09-11T13:17:00Z">
            <w:rPr>
              <w:sz w:val="20"/>
              <w:szCs w:val="20"/>
            </w:rPr>
          </w:rPrChange>
        </w:rPr>
      </w:r>
      <w:r w:rsidRPr="00B26E5F">
        <w:rPr>
          <w:sz w:val="20"/>
          <w:szCs w:val="20"/>
          <w:rPrChange w:id="673" w:author="Microsoft Office User" w:date="2023-09-11T13:17:00Z">
            <w:rPr/>
          </w:rPrChange>
        </w:rPr>
        <w:fldChar w:fldCharType="separate"/>
      </w:r>
      <w:r w:rsidRPr="00B26E5F">
        <w:rPr>
          <w:sz w:val="20"/>
          <w:szCs w:val="20"/>
          <w:rPrChange w:id="674" w:author="Microsoft Office User" w:date="2023-09-11T13:17:00Z">
            <w:rPr/>
          </w:rPrChange>
        </w:rPr>
        <w:t>15.</w:t>
      </w:r>
      <w:r w:rsidRPr="00B26E5F">
        <w:rPr>
          <w:sz w:val="20"/>
          <w:szCs w:val="20"/>
          <w:rPrChange w:id="675" w:author="Microsoft Office User" w:date="2023-09-11T13:17:00Z">
            <w:rPr/>
          </w:rPrChange>
        </w:rPr>
        <w:tab/>
        <w:t xml:space="preserve">Fifer, J. E. </w:t>
      </w:r>
      <w:r w:rsidRPr="00B26E5F">
        <w:rPr>
          <w:sz w:val="20"/>
          <w:szCs w:val="20"/>
          <w:rPrChange w:id="676" w:author="Microsoft Office User" w:date="2023-09-11T13:17:00Z">
            <w:rPr/>
          </w:rPrChange>
        </w:rPr>
        <w:fldChar w:fldCharType="end"/>
      </w:r>
      <w:r w:rsidRPr="00B26E5F">
        <w:rPr>
          <w:sz w:val="20"/>
          <w:szCs w:val="20"/>
          <w:rPrChange w:id="677" w:author="Microsoft Office User" w:date="2023-09-11T13:17:00Z">
            <w:rPr/>
          </w:rPrChange>
        </w:rPr>
        <w:fldChar w:fldCharType="begin"/>
      </w:r>
      <w:r w:rsidRPr="00B26E5F">
        <w:rPr>
          <w:sz w:val="20"/>
          <w:szCs w:val="20"/>
          <w:rPrChange w:id="678" w:author="Microsoft Office User" w:date="2023-09-11T13:17:00Z">
            <w:rPr/>
          </w:rPrChange>
        </w:rPr>
        <w:instrText>HYPERLINK "https://www.zotero.org/google-docs/?n2Avay" \h</w:instrText>
      </w:r>
      <w:r w:rsidRPr="00B26E5F">
        <w:rPr>
          <w:sz w:val="20"/>
          <w:szCs w:val="20"/>
          <w:rPrChange w:id="679" w:author="Microsoft Office User" w:date="2023-09-11T13:17:00Z">
            <w:rPr>
              <w:sz w:val="20"/>
              <w:szCs w:val="20"/>
            </w:rPr>
          </w:rPrChange>
        </w:rPr>
      </w:r>
      <w:r w:rsidRPr="00B26E5F">
        <w:rPr>
          <w:sz w:val="20"/>
          <w:szCs w:val="20"/>
          <w:rPrChange w:id="680" w:author="Microsoft Office User" w:date="2023-09-11T13:17:00Z">
            <w:rPr>
              <w:i/>
            </w:rPr>
          </w:rPrChange>
        </w:rPr>
        <w:fldChar w:fldCharType="separate"/>
      </w:r>
      <w:r w:rsidRPr="00B26E5F">
        <w:rPr>
          <w:i/>
          <w:sz w:val="20"/>
          <w:szCs w:val="20"/>
          <w:rPrChange w:id="681" w:author="Microsoft Office User" w:date="2023-09-11T13:17:00Z">
            <w:rPr>
              <w:i/>
            </w:rPr>
          </w:rPrChange>
        </w:rPr>
        <w:t>et al.</w:t>
      </w:r>
      <w:r w:rsidRPr="00B26E5F">
        <w:rPr>
          <w:i/>
          <w:sz w:val="20"/>
          <w:szCs w:val="20"/>
          <w:rPrChange w:id="682" w:author="Microsoft Office User" w:date="2023-09-11T13:17:00Z">
            <w:rPr>
              <w:i/>
            </w:rPr>
          </w:rPrChange>
        </w:rPr>
        <w:fldChar w:fldCharType="end"/>
      </w:r>
      <w:r w:rsidRPr="00B26E5F">
        <w:rPr>
          <w:sz w:val="20"/>
          <w:szCs w:val="20"/>
          <w:rPrChange w:id="683" w:author="Microsoft Office User" w:date="2023-09-11T13:17:00Z">
            <w:rPr/>
          </w:rPrChange>
        </w:rPr>
        <w:fldChar w:fldCharType="begin"/>
      </w:r>
      <w:r w:rsidRPr="00B26E5F">
        <w:rPr>
          <w:sz w:val="20"/>
          <w:szCs w:val="20"/>
          <w:rPrChange w:id="684" w:author="Microsoft Office User" w:date="2023-09-11T13:17:00Z">
            <w:rPr/>
          </w:rPrChange>
        </w:rPr>
        <w:instrText>HYPERLINK "https://www.zotero.org/google-docs/?n2Avay" \h</w:instrText>
      </w:r>
      <w:r w:rsidRPr="00B26E5F">
        <w:rPr>
          <w:sz w:val="20"/>
          <w:szCs w:val="20"/>
          <w:rPrChange w:id="685" w:author="Microsoft Office User" w:date="2023-09-11T13:17:00Z">
            <w:rPr>
              <w:sz w:val="20"/>
              <w:szCs w:val="20"/>
            </w:rPr>
          </w:rPrChange>
        </w:rPr>
      </w:r>
      <w:r w:rsidRPr="00B26E5F">
        <w:rPr>
          <w:sz w:val="20"/>
          <w:szCs w:val="20"/>
          <w:rPrChange w:id="686" w:author="Microsoft Office User" w:date="2023-09-11T13:17:00Z">
            <w:rPr/>
          </w:rPrChange>
        </w:rPr>
        <w:fldChar w:fldCharType="separate"/>
      </w:r>
      <w:r w:rsidRPr="00B26E5F">
        <w:rPr>
          <w:sz w:val="20"/>
          <w:szCs w:val="20"/>
          <w:rPrChange w:id="687" w:author="Microsoft Office User" w:date="2023-09-11T13:17:00Z">
            <w:rPr/>
          </w:rPrChange>
        </w:rPr>
        <w:t xml:space="preserve"> Microbiome structuring within a coral colony and along a sedimentation gradient. </w:t>
      </w:r>
      <w:r w:rsidRPr="00B26E5F">
        <w:rPr>
          <w:sz w:val="20"/>
          <w:szCs w:val="20"/>
          <w:rPrChange w:id="688" w:author="Microsoft Office User" w:date="2023-09-11T13:17:00Z">
            <w:rPr/>
          </w:rPrChange>
        </w:rPr>
        <w:fldChar w:fldCharType="end"/>
      </w:r>
      <w:r w:rsidRPr="00B26E5F">
        <w:rPr>
          <w:sz w:val="20"/>
          <w:szCs w:val="20"/>
          <w:rPrChange w:id="689" w:author="Microsoft Office User" w:date="2023-09-11T13:17:00Z">
            <w:rPr/>
          </w:rPrChange>
        </w:rPr>
        <w:fldChar w:fldCharType="begin"/>
      </w:r>
      <w:r w:rsidRPr="00B26E5F">
        <w:rPr>
          <w:sz w:val="20"/>
          <w:szCs w:val="20"/>
          <w:rPrChange w:id="690" w:author="Microsoft Office User" w:date="2023-09-11T13:17:00Z">
            <w:rPr/>
          </w:rPrChange>
        </w:rPr>
        <w:instrText>HYPERLINK "https://www.zotero.org/google-docs/?n2Avay" \h</w:instrText>
      </w:r>
      <w:r w:rsidRPr="00B26E5F">
        <w:rPr>
          <w:sz w:val="20"/>
          <w:szCs w:val="20"/>
          <w:rPrChange w:id="691" w:author="Microsoft Office User" w:date="2023-09-11T13:17:00Z">
            <w:rPr>
              <w:sz w:val="20"/>
              <w:szCs w:val="20"/>
            </w:rPr>
          </w:rPrChange>
        </w:rPr>
      </w:r>
      <w:r w:rsidRPr="00B26E5F">
        <w:rPr>
          <w:sz w:val="20"/>
          <w:szCs w:val="20"/>
          <w:rPrChange w:id="692" w:author="Microsoft Office User" w:date="2023-09-11T13:17:00Z">
            <w:rPr>
              <w:i/>
            </w:rPr>
          </w:rPrChange>
        </w:rPr>
        <w:fldChar w:fldCharType="separate"/>
      </w:r>
      <w:r w:rsidRPr="00B26E5F">
        <w:rPr>
          <w:i/>
          <w:sz w:val="20"/>
          <w:szCs w:val="20"/>
          <w:rPrChange w:id="693" w:author="Microsoft Office User" w:date="2023-09-11T13:17:00Z">
            <w:rPr>
              <w:i/>
            </w:rPr>
          </w:rPrChange>
        </w:rPr>
        <w:t>Cell. Stress Response Physiol. Adapt. Corals Subj. Environ. Stress. Pollut.</w:t>
      </w:r>
      <w:r w:rsidRPr="00B26E5F">
        <w:rPr>
          <w:i/>
          <w:sz w:val="20"/>
          <w:szCs w:val="20"/>
          <w:rPrChange w:id="694" w:author="Microsoft Office User" w:date="2023-09-11T13:17:00Z">
            <w:rPr>
              <w:i/>
            </w:rPr>
          </w:rPrChange>
        </w:rPr>
        <w:fldChar w:fldCharType="end"/>
      </w:r>
      <w:r w:rsidRPr="00B26E5F">
        <w:rPr>
          <w:sz w:val="20"/>
          <w:szCs w:val="20"/>
          <w:rPrChange w:id="695" w:author="Microsoft Office User" w:date="2023-09-11T13:17:00Z">
            <w:rPr/>
          </w:rPrChange>
        </w:rPr>
        <w:fldChar w:fldCharType="begin"/>
      </w:r>
      <w:r w:rsidRPr="00B26E5F">
        <w:rPr>
          <w:sz w:val="20"/>
          <w:szCs w:val="20"/>
          <w:rPrChange w:id="696" w:author="Microsoft Office User" w:date="2023-09-11T13:17:00Z">
            <w:rPr/>
          </w:rPrChange>
        </w:rPr>
        <w:instrText>HYPERLINK "https://www.zotero.org/google-docs/?n2Avay" \h</w:instrText>
      </w:r>
      <w:r w:rsidRPr="00B26E5F">
        <w:rPr>
          <w:sz w:val="20"/>
          <w:szCs w:val="20"/>
          <w:rPrChange w:id="697" w:author="Microsoft Office User" w:date="2023-09-11T13:17:00Z">
            <w:rPr>
              <w:sz w:val="20"/>
              <w:szCs w:val="20"/>
            </w:rPr>
          </w:rPrChange>
        </w:rPr>
      </w:r>
      <w:r w:rsidRPr="00B26E5F">
        <w:rPr>
          <w:sz w:val="20"/>
          <w:szCs w:val="20"/>
          <w:rPrChange w:id="698" w:author="Microsoft Office User" w:date="2023-09-11T13:17:00Z">
            <w:rPr/>
          </w:rPrChange>
        </w:rPr>
        <w:fldChar w:fldCharType="separate"/>
      </w:r>
      <w:r w:rsidRPr="00B26E5F">
        <w:rPr>
          <w:sz w:val="20"/>
          <w:szCs w:val="20"/>
          <w:rPrChange w:id="699" w:author="Microsoft Office User" w:date="2023-09-11T13:17:00Z">
            <w:rPr/>
          </w:rPrChange>
        </w:rPr>
        <w:t xml:space="preserve"> (2022).</w:t>
      </w:r>
      <w:r w:rsidRPr="00B26E5F">
        <w:rPr>
          <w:sz w:val="20"/>
          <w:szCs w:val="20"/>
          <w:rPrChange w:id="700"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701" w:author="Microsoft Office User" w:date="2023-09-11T13:17:00Z">
            <w:rPr/>
          </w:rPrChange>
        </w:rPr>
        <w:pPrChange w:id="702" w:author="Microsoft Office User" w:date="2023-09-11T13:17:00Z">
          <w:pPr/>
        </w:pPrChange>
      </w:pPr>
    </w:p>
    <w:p w14:paraId="0B742CBA" w14:textId="77777777" w:rsidR="000C56B0" w:rsidRPr="00B26E5F" w:rsidRDefault="00367A15">
      <w:pPr>
        <w:snapToGrid w:val="0"/>
        <w:contextualSpacing/>
        <w:rPr>
          <w:sz w:val="20"/>
          <w:szCs w:val="20"/>
          <w:rPrChange w:id="703" w:author="Microsoft Office User" w:date="2023-09-11T13:17:00Z">
            <w:rPr/>
          </w:rPrChange>
        </w:rPr>
        <w:pPrChange w:id="704" w:author="Microsoft Office User" w:date="2023-09-11T13:17:00Z">
          <w:pPr/>
        </w:pPrChange>
      </w:pPr>
      <w:r w:rsidRPr="00B26E5F">
        <w:rPr>
          <w:sz w:val="20"/>
          <w:szCs w:val="20"/>
          <w:rPrChange w:id="705" w:author="Microsoft Office User" w:date="2023-09-11T13:17:00Z">
            <w:rPr/>
          </w:rPrChange>
        </w:rPr>
        <w:fldChar w:fldCharType="begin"/>
      </w:r>
      <w:r w:rsidRPr="00B26E5F">
        <w:rPr>
          <w:sz w:val="20"/>
          <w:szCs w:val="20"/>
          <w:rPrChange w:id="706" w:author="Microsoft Office User" w:date="2023-09-11T13:17:00Z">
            <w:rPr/>
          </w:rPrChange>
        </w:rPr>
        <w:instrText>HYPERLINK "https://www.zotero.org/google-docs/?n2Avay" \h</w:instrText>
      </w:r>
      <w:r w:rsidRPr="00B26E5F">
        <w:rPr>
          <w:sz w:val="20"/>
          <w:szCs w:val="20"/>
          <w:rPrChange w:id="707" w:author="Microsoft Office User" w:date="2023-09-11T13:17:00Z">
            <w:rPr>
              <w:sz w:val="20"/>
              <w:szCs w:val="20"/>
            </w:rPr>
          </w:rPrChange>
        </w:rPr>
      </w:r>
      <w:r w:rsidRPr="00B26E5F">
        <w:rPr>
          <w:sz w:val="20"/>
          <w:szCs w:val="20"/>
          <w:rPrChange w:id="708" w:author="Microsoft Office User" w:date="2023-09-11T13:17:00Z">
            <w:rPr/>
          </w:rPrChange>
        </w:rPr>
        <w:fldChar w:fldCharType="separate"/>
      </w:r>
      <w:r w:rsidRPr="00B26E5F">
        <w:rPr>
          <w:sz w:val="20"/>
          <w:szCs w:val="20"/>
          <w:rPrChange w:id="709" w:author="Microsoft Office User" w:date="2023-09-11T13:17:00Z">
            <w:rPr/>
          </w:rPrChange>
        </w:rPr>
        <w:t>16.</w:t>
      </w:r>
      <w:r w:rsidRPr="00B26E5F">
        <w:rPr>
          <w:sz w:val="20"/>
          <w:szCs w:val="20"/>
          <w:rPrChange w:id="710" w:author="Microsoft Office User" w:date="2023-09-11T13:17:00Z">
            <w:rPr/>
          </w:rPrChange>
        </w:rPr>
        <w:tab/>
        <w:t xml:space="preserve">Zaneveld, J. R. </w:t>
      </w:r>
      <w:r w:rsidRPr="00B26E5F">
        <w:rPr>
          <w:sz w:val="20"/>
          <w:szCs w:val="20"/>
          <w:rPrChange w:id="711" w:author="Microsoft Office User" w:date="2023-09-11T13:17:00Z">
            <w:rPr/>
          </w:rPrChange>
        </w:rPr>
        <w:fldChar w:fldCharType="end"/>
      </w:r>
      <w:r w:rsidRPr="00B26E5F">
        <w:rPr>
          <w:sz w:val="20"/>
          <w:szCs w:val="20"/>
          <w:rPrChange w:id="712" w:author="Microsoft Office User" w:date="2023-09-11T13:17:00Z">
            <w:rPr/>
          </w:rPrChange>
        </w:rPr>
        <w:fldChar w:fldCharType="begin"/>
      </w:r>
      <w:r w:rsidRPr="00B26E5F">
        <w:rPr>
          <w:sz w:val="20"/>
          <w:szCs w:val="20"/>
          <w:rPrChange w:id="713" w:author="Microsoft Office User" w:date="2023-09-11T13:17:00Z">
            <w:rPr/>
          </w:rPrChange>
        </w:rPr>
        <w:instrText>HYPERLINK "https://www.zotero.org/google-docs/?n2Avay" \h</w:instrText>
      </w:r>
      <w:r w:rsidRPr="00B26E5F">
        <w:rPr>
          <w:sz w:val="20"/>
          <w:szCs w:val="20"/>
          <w:rPrChange w:id="714" w:author="Microsoft Office User" w:date="2023-09-11T13:17:00Z">
            <w:rPr>
              <w:sz w:val="20"/>
              <w:szCs w:val="20"/>
            </w:rPr>
          </w:rPrChange>
        </w:rPr>
      </w:r>
      <w:r w:rsidRPr="00B26E5F">
        <w:rPr>
          <w:sz w:val="20"/>
          <w:szCs w:val="20"/>
          <w:rPrChange w:id="715" w:author="Microsoft Office User" w:date="2023-09-11T13:17:00Z">
            <w:rPr>
              <w:i/>
            </w:rPr>
          </w:rPrChange>
        </w:rPr>
        <w:fldChar w:fldCharType="separate"/>
      </w:r>
      <w:r w:rsidRPr="00B26E5F">
        <w:rPr>
          <w:i/>
          <w:sz w:val="20"/>
          <w:szCs w:val="20"/>
          <w:rPrChange w:id="716" w:author="Microsoft Office User" w:date="2023-09-11T13:17:00Z">
            <w:rPr>
              <w:i/>
            </w:rPr>
          </w:rPrChange>
        </w:rPr>
        <w:t>et al.</w:t>
      </w:r>
      <w:r w:rsidRPr="00B26E5F">
        <w:rPr>
          <w:i/>
          <w:sz w:val="20"/>
          <w:szCs w:val="20"/>
          <w:rPrChange w:id="717" w:author="Microsoft Office User" w:date="2023-09-11T13:17:00Z">
            <w:rPr>
              <w:i/>
            </w:rPr>
          </w:rPrChange>
        </w:rPr>
        <w:fldChar w:fldCharType="end"/>
      </w:r>
      <w:r w:rsidRPr="00B26E5F">
        <w:rPr>
          <w:sz w:val="20"/>
          <w:szCs w:val="20"/>
          <w:rPrChange w:id="718" w:author="Microsoft Office User" w:date="2023-09-11T13:17:00Z">
            <w:rPr/>
          </w:rPrChange>
        </w:rPr>
        <w:fldChar w:fldCharType="begin"/>
      </w:r>
      <w:r w:rsidRPr="00B26E5F">
        <w:rPr>
          <w:sz w:val="20"/>
          <w:szCs w:val="20"/>
          <w:rPrChange w:id="719" w:author="Microsoft Office User" w:date="2023-09-11T13:17:00Z">
            <w:rPr/>
          </w:rPrChange>
        </w:rPr>
        <w:instrText>HYPERLINK "https://www.zotero.org/google-docs/?n2Avay" \h</w:instrText>
      </w:r>
      <w:r w:rsidRPr="00B26E5F">
        <w:rPr>
          <w:sz w:val="20"/>
          <w:szCs w:val="20"/>
          <w:rPrChange w:id="720" w:author="Microsoft Office User" w:date="2023-09-11T13:17:00Z">
            <w:rPr>
              <w:sz w:val="20"/>
              <w:szCs w:val="20"/>
            </w:rPr>
          </w:rPrChange>
        </w:rPr>
      </w:r>
      <w:r w:rsidRPr="00B26E5F">
        <w:rPr>
          <w:sz w:val="20"/>
          <w:szCs w:val="20"/>
          <w:rPrChange w:id="721" w:author="Microsoft Office User" w:date="2023-09-11T13:17:00Z">
            <w:rPr/>
          </w:rPrChange>
        </w:rPr>
        <w:fldChar w:fldCharType="separate"/>
      </w:r>
      <w:r w:rsidRPr="00B26E5F">
        <w:rPr>
          <w:sz w:val="20"/>
          <w:szCs w:val="20"/>
          <w:rPrChange w:id="722" w:author="Microsoft Office User" w:date="2023-09-11T13:17:00Z">
            <w:rPr/>
          </w:rPrChange>
        </w:rPr>
        <w:t xml:space="preserve"> Overfishing and nutrient pollution interact with temperature to disrupt coral reefs down to microbial scales. </w:t>
      </w:r>
      <w:r w:rsidRPr="00B26E5F">
        <w:rPr>
          <w:sz w:val="20"/>
          <w:szCs w:val="20"/>
          <w:rPrChange w:id="723" w:author="Microsoft Office User" w:date="2023-09-11T13:17:00Z">
            <w:rPr/>
          </w:rPrChange>
        </w:rPr>
        <w:fldChar w:fldCharType="end"/>
      </w:r>
      <w:r w:rsidRPr="00B26E5F">
        <w:rPr>
          <w:sz w:val="20"/>
          <w:szCs w:val="20"/>
          <w:rPrChange w:id="724" w:author="Microsoft Office User" w:date="2023-09-11T13:17:00Z">
            <w:rPr/>
          </w:rPrChange>
        </w:rPr>
        <w:fldChar w:fldCharType="begin"/>
      </w:r>
      <w:r w:rsidRPr="00B26E5F">
        <w:rPr>
          <w:sz w:val="20"/>
          <w:szCs w:val="20"/>
          <w:rPrChange w:id="725" w:author="Microsoft Office User" w:date="2023-09-11T13:17:00Z">
            <w:rPr/>
          </w:rPrChange>
        </w:rPr>
        <w:instrText>HYPERLINK "https://www.zotero.org/google-docs/?n2Avay" \h</w:instrText>
      </w:r>
      <w:r w:rsidRPr="00B26E5F">
        <w:rPr>
          <w:sz w:val="20"/>
          <w:szCs w:val="20"/>
          <w:rPrChange w:id="726" w:author="Microsoft Office User" w:date="2023-09-11T13:17:00Z">
            <w:rPr>
              <w:sz w:val="20"/>
              <w:szCs w:val="20"/>
            </w:rPr>
          </w:rPrChange>
        </w:rPr>
      </w:r>
      <w:r w:rsidRPr="00B26E5F">
        <w:rPr>
          <w:sz w:val="20"/>
          <w:szCs w:val="20"/>
          <w:rPrChange w:id="727" w:author="Microsoft Office User" w:date="2023-09-11T13:17:00Z">
            <w:rPr>
              <w:i/>
            </w:rPr>
          </w:rPrChange>
        </w:rPr>
        <w:fldChar w:fldCharType="separate"/>
      </w:r>
      <w:r w:rsidRPr="00B26E5F">
        <w:rPr>
          <w:i/>
          <w:sz w:val="20"/>
          <w:szCs w:val="20"/>
          <w:rPrChange w:id="728" w:author="Microsoft Office User" w:date="2023-09-11T13:17:00Z">
            <w:rPr>
              <w:i/>
            </w:rPr>
          </w:rPrChange>
        </w:rPr>
        <w:t xml:space="preserve">Nat. Commun. </w:t>
      </w:r>
      <w:r w:rsidRPr="00B26E5F">
        <w:rPr>
          <w:i/>
          <w:sz w:val="20"/>
          <w:szCs w:val="20"/>
          <w:rPrChange w:id="729" w:author="Microsoft Office User" w:date="2023-09-11T13:17:00Z">
            <w:rPr>
              <w:i/>
            </w:rPr>
          </w:rPrChange>
        </w:rPr>
        <w:fldChar w:fldCharType="end"/>
      </w:r>
      <w:r w:rsidRPr="00B26E5F">
        <w:rPr>
          <w:sz w:val="20"/>
          <w:szCs w:val="20"/>
          <w:rPrChange w:id="730" w:author="Microsoft Office User" w:date="2023-09-11T13:17:00Z">
            <w:rPr/>
          </w:rPrChange>
        </w:rPr>
        <w:fldChar w:fldCharType="begin"/>
      </w:r>
      <w:r w:rsidRPr="00B26E5F">
        <w:rPr>
          <w:sz w:val="20"/>
          <w:szCs w:val="20"/>
          <w:rPrChange w:id="731" w:author="Microsoft Office User" w:date="2023-09-11T13:17:00Z">
            <w:rPr/>
          </w:rPrChange>
        </w:rPr>
        <w:instrText>HYPERLINK "https://www.zotero.org/google-docs/?n2Avay" \h</w:instrText>
      </w:r>
      <w:r w:rsidRPr="00B26E5F">
        <w:rPr>
          <w:sz w:val="20"/>
          <w:szCs w:val="20"/>
          <w:rPrChange w:id="732" w:author="Microsoft Office User" w:date="2023-09-11T13:17:00Z">
            <w:rPr>
              <w:sz w:val="20"/>
              <w:szCs w:val="20"/>
            </w:rPr>
          </w:rPrChange>
        </w:rPr>
      </w:r>
      <w:r w:rsidRPr="00B26E5F">
        <w:rPr>
          <w:sz w:val="20"/>
          <w:szCs w:val="20"/>
          <w:rPrChange w:id="733" w:author="Microsoft Office User" w:date="2023-09-11T13:17:00Z">
            <w:rPr>
              <w:b/>
            </w:rPr>
          </w:rPrChange>
        </w:rPr>
        <w:fldChar w:fldCharType="separate"/>
      </w:r>
      <w:r w:rsidRPr="00B26E5F">
        <w:rPr>
          <w:b/>
          <w:sz w:val="20"/>
          <w:szCs w:val="20"/>
          <w:rPrChange w:id="734" w:author="Microsoft Office User" w:date="2023-09-11T13:17:00Z">
            <w:rPr>
              <w:b/>
            </w:rPr>
          </w:rPrChange>
        </w:rPr>
        <w:t>7</w:t>
      </w:r>
      <w:r w:rsidRPr="00B26E5F">
        <w:rPr>
          <w:b/>
          <w:sz w:val="20"/>
          <w:szCs w:val="20"/>
          <w:rPrChange w:id="735" w:author="Microsoft Office User" w:date="2023-09-11T13:17:00Z">
            <w:rPr>
              <w:b/>
            </w:rPr>
          </w:rPrChange>
        </w:rPr>
        <w:fldChar w:fldCharType="end"/>
      </w:r>
      <w:r w:rsidRPr="00B26E5F">
        <w:rPr>
          <w:sz w:val="20"/>
          <w:szCs w:val="20"/>
          <w:rPrChange w:id="736" w:author="Microsoft Office User" w:date="2023-09-11T13:17:00Z">
            <w:rPr/>
          </w:rPrChange>
        </w:rPr>
        <w:fldChar w:fldCharType="begin"/>
      </w:r>
      <w:r w:rsidRPr="00B26E5F">
        <w:rPr>
          <w:sz w:val="20"/>
          <w:szCs w:val="20"/>
          <w:rPrChange w:id="737" w:author="Microsoft Office User" w:date="2023-09-11T13:17:00Z">
            <w:rPr/>
          </w:rPrChange>
        </w:rPr>
        <w:instrText>HYPERLINK "https://www.zotero.org/google-docs/?n2Avay" \h</w:instrText>
      </w:r>
      <w:r w:rsidRPr="00B26E5F">
        <w:rPr>
          <w:sz w:val="20"/>
          <w:szCs w:val="20"/>
          <w:rPrChange w:id="738" w:author="Microsoft Office User" w:date="2023-09-11T13:17:00Z">
            <w:rPr>
              <w:sz w:val="20"/>
              <w:szCs w:val="20"/>
            </w:rPr>
          </w:rPrChange>
        </w:rPr>
      </w:r>
      <w:r w:rsidRPr="00B26E5F">
        <w:rPr>
          <w:sz w:val="20"/>
          <w:szCs w:val="20"/>
          <w:rPrChange w:id="739" w:author="Microsoft Office User" w:date="2023-09-11T13:17:00Z">
            <w:rPr/>
          </w:rPrChange>
        </w:rPr>
        <w:fldChar w:fldCharType="separate"/>
      </w:r>
      <w:r w:rsidRPr="00B26E5F">
        <w:rPr>
          <w:sz w:val="20"/>
          <w:szCs w:val="20"/>
          <w:rPrChange w:id="740" w:author="Microsoft Office User" w:date="2023-09-11T13:17:00Z">
            <w:rPr/>
          </w:rPrChange>
        </w:rPr>
        <w:t>, 1–12 (2016).</w:t>
      </w:r>
      <w:r w:rsidRPr="00B26E5F">
        <w:rPr>
          <w:sz w:val="20"/>
          <w:szCs w:val="20"/>
          <w:rPrChange w:id="741"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742" w:author="Microsoft Office User" w:date="2023-09-11T13:17:00Z">
            <w:rPr/>
          </w:rPrChange>
        </w:rPr>
        <w:pPrChange w:id="743" w:author="Microsoft Office User" w:date="2023-09-11T13:17:00Z">
          <w:pPr/>
        </w:pPrChange>
      </w:pPr>
    </w:p>
    <w:p w14:paraId="02E49C16" w14:textId="77777777" w:rsidR="000C56B0" w:rsidRPr="00B26E5F" w:rsidRDefault="00367A15">
      <w:pPr>
        <w:snapToGrid w:val="0"/>
        <w:contextualSpacing/>
        <w:rPr>
          <w:sz w:val="20"/>
          <w:szCs w:val="20"/>
          <w:rPrChange w:id="744" w:author="Microsoft Office User" w:date="2023-09-11T13:17:00Z">
            <w:rPr/>
          </w:rPrChange>
        </w:rPr>
        <w:pPrChange w:id="745" w:author="Microsoft Office User" w:date="2023-09-11T13:17:00Z">
          <w:pPr/>
        </w:pPrChange>
      </w:pPr>
      <w:r w:rsidRPr="00B26E5F">
        <w:rPr>
          <w:sz w:val="20"/>
          <w:szCs w:val="20"/>
          <w:rPrChange w:id="746" w:author="Microsoft Office User" w:date="2023-09-11T13:17:00Z">
            <w:rPr/>
          </w:rPrChange>
        </w:rPr>
        <w:fldChar w:fldCharType="begin"/>
      </w:r>
      <w:r w:rsidRPr="00B26E5F">
        <w:rPr>
          <w:sz w:val="20"/>
          <w:szCs w:val="20"/>
          <w:rPrChange w:id="747" w:author="Microsoft Office User" w:date="2023-09-11T13:17:00Z">
            <w:rPr/>
          </w:rPrChange>
        </w:rPr>
        <w:instrText>HYPERLINK "https://www.zotero.org/google-docs/?n2Avay" \h</w:instrText>
      </w:r>
      <w:r w:rsidRPr="00B26E5F">
        <w:rPr>
          <w:sz w:val="20"/>
          <w:szCs w:val="20"/>
          <w:rPrChange w:id="748" w:author="Microsoft Office User" w:date="2023-09-11T13:17:00Z">
            <w:rPr>
              <w:sz w:val="20"/>
              <w:szCs w:val="20"/>
            </w:rPr>
          </w:rPrChange>
        </w:rPr>
      </w:r>
      <w:r w:rsidRPr="00B26E5F">
        <w:rPr>
          <w:sz w:val="20"/>
          <w:szCs w:val="20"/>
          <w:rPrChange w:id="749" w:author="Microsoft Office User" w:date="2023-09-11T13:17:00Z">
            <w:rPr/>
          </w:rPrChange>
        </w:rPr>
        <w:fldChar w:fldCharType="separate"/>
      </w:r>
      <w:r w:rsidRPr="00B26E5F">
        <w:rPr>
          <w:sz w:val="20"/>
          <w:szCs w:val="20"/>
          <w:rPrChange w:id="750" w:author="Microsoft Office User" w:date="2023-09-11T13:17:00Z">
            <w:rPr/>
          </w:rPrChange>
        </w:rPr>
        <w:t>17.</w:t>
      </w:r>
      <w:r w:rsidRPr="00B26E5F">
        <w:rPr>
          <w:sz w:val="20"/>
          <w:szCs w:val="20"/>
          <w:rPrChange w:id="751" w:author="Microsoft Office User" w:date="2023-09-11T13:17:00Z">
            <w:rPr/>
          </w:rPrChange>
        </w:rPr>
        <w:tab/>
        <w:t xml:space="preserve">Corinaldesi, C. </w:t>
      </w:r>
      <w:r w:rsidRPr="00B26E5F">
        <w:rPr>
          <w:sz w:val="20"/>
          <w:szCs w:val="20"/>
          <w:rPrChange w:id="752" w:author="Microsoft Office User" w:date="2023-09-11T13:17:00Z">
            <w:rPr/>
          </w:rPrChange>
        </w:rPr>
        <w:fldChar w:fldCharType="end"/>
      </w:r>
      <w:r w:rsidRPr="00B26E5F">
        <w:rPr>
          <w:sz w:val="20"/>
          <w:szCs w:val="20"/>
          <w:rPrChange w:id="753" w:author="Microsoft Office User" w:date="2023-09-11T13:17:00Z">
            <w:rPr/>
          </w:rPrChange>
        </w:rPr>
        <w:fldChar w:fldCharType="begin"/>
      </w:r>
      <w:r w:rsidRPr="00B26E5F">
        <w:rPr>
          <w:sz w:val="20"/>
          <w:szCs w:val="20"/>
          <w:rPrChange w:id="754" w:author="Microsoft Office User" w:date="2023-09-11T13:17:00Z">
            <w:rPr/>
          </w:rPrChange>
        </w:rPr>
        <w:instrText>HYPERLINK "https://www.zotero.org/google-docs/?n2Avay" \h</w:instrText>
      </w:r>
      <w:r w:rsidRPr="00B26E5F">
        <w:rPr>
          <w:sz w:val="20"/>
          <w:szCs w:val="20"/>
          <w:rPrChange w:id="755" w:author="Microsoft Office User" w:date="2023-09-11T13:17:00Z">
            <w:rPr>
              <w:sz w:val="20"/>
              <w:szCs w:val="20"/>
            </w:rPr>
          </w:rPrChange>
        </w:rPr>
      </w:r>
      <w:r w:rsidRPr="00B26E5F">
        <w:rPr>
          <w:sz w:val="20"/>
          <w:szCs w:val="20"/>
          <w:rPrChange w:id="756" w:author="Microsoft Office User" w:date="2023-09-11T13:17:00Z">
            <w:rPr>
              <w:i/>
            </w:rPr>
          </w:rPrChange>
        </w:rPr>
        <w:fldChar w:fldCharType="separate"/>
      </w:r>
      <w:r w:rsidRPr="00B26E5F">
        <w:rPr>
          <w:i/>
          <w:sz w:val="20"/>
          <w:szCs w:val="20"/>
          <w:rPrChange w:id="757" w:author="Microsoft Office User" w:date="2023-09-11T13:17:00Z">
            <w:rPr>
              <w:i/>
            </w:rPr>
          </w:rPrChange>
        </w:rPr>
        <w:t>et al.</w:t>
      </w:r>
      <w:r w:rsidRPr="00B26E5F">
        <w:rPr>
          <w:i/>
          <w:sz w:val="20"/>
          <w:szCs w:val="20"/>
          <w:rPrChange w:id="758" w:author="Microsoft Office User" w:date="2023-09-11T13:17:00Z">
            <w:rPr>
              <w:i/>
            </w:rPr>
          </w:rPrChange>
        </w:rPr>
        <w:fldChar w:fldCharType="end"/>
      </w:r>
      <w:r w:rsidRPr="00B26E5F">
        <w:rPr>
          <w:sz w:val="20"/>
          <w:szCs w:val="20"/>
          <w:rPrChange w:id="759" w:author="Microsoft Office User" w:date="2023-09-11T13:17:00Z">
            <w:rPr/>
          </w:rPrChange>
        </w:rPr>
        <w:fldChar w:fldCharType="begin"/>
      </w:r>
      <w:r w:rsidRPr="00B26E5F">
        <w:rPr>
          <w:sz w:val="20"/>
          <w:szCs w:val="20"/>
          <w:rPrChange w:id="760" w:author="Microsoft Office User" w:date="2023-09-11T13:17:00Z">
            <w:rPr/>
          </w:rPrChange>
        </w:rPr>
        <w:instrText>HYPERLINK "https://www.zotero.org/google-docs/?n2Avay" \h</w:instrText>
      </w:r>
      <w:r w:rsidRPr="00B26E5F">
        <w:rPr>
          <w:sz w:val="20"/>
          <w:szCs w:val="20"/>
          <w:rPrChange w:id="761" w:author="Microsoft Office User" w:date="2023-09-11T13:17:00Z">
            <w:rPr>
              <w:sz w:val="20"/>
              <w:szCs w:val="20"/>
            </w:rPr>
          </w:rPrChange>
        </w:rPr>
      </w:r>
      <w:r w:rsidRPr="00B26E5F">
        <w:rPr>
          <w:sz w:val="20"/>
          <w:szCs w:val="20"/>
          <w:rPrChange w:id="762" w:author="Microsoft Office User" w:date="2023-09-11T13:17:00Z">
            <w:rPr/>
          </w:rPrChange>
        </w:rPr>
        <w:fldChar w:fldCharType="separate"/>
      </w:r>
      <w:r w:rsidRPr="00B26E5F">
        <w:rPr>
          <w:sz w:val="20"/>
          <w:szCs w:val="20"/>
          <w:rPrChange w:id="763" w:author="Microsoft Office User" w:date="2023-09-11T13:17:00Z">
            <w:rPr/>
          </w:rPrChange>
        </w:rPr>
        <w:t xml:space="preserve"> Multiple impacts of microplastics can threaten marine habitat-forming species. </w:t>
      </w:r>
      <w:r w:rsidRPr="00B26E5F">
        <w:rPr>
          <w:sz w:val="20"/>
          <w:szCs w:val="20"/>
          <w:rPrChange w:id="764" w:author="Microsoft Office User" w:date="2023-09-11T13:17:00Z">
            <w:rPr/>
          </w:rPrChange>
        </w:rPr>
        <w:fldChar w:fldCharType="end"/>
      </w:r>
      <w:r w:rsidRPr="00B26E5F">
        <w:rPr>
          <w:sz w:val="20"/>
          <w:szCs w:val="20"/>
          <w:rPrChange w:id="765" w:author="Microsoft Office User" w:date="2023-09-11T13:17:00Z">
            <w:rPr/>
          </w:rPrChange>
        </w:rPr>
        <w:fldChar w:fldCharType="begin"/>
      </w:r>
      <w:r w:rsidRPr="00B26E5F">
        <w:rPr>
          <w:sz w:val="20"/>
          <w:szCs w:val="20"/>
          <w:rPrChange w:id="766" w:author="Microsoft Office User" w:date="2023-09-11T13:17:00Z">
            <w:rPr/>
          </w:rPrChange>
        </w:rPr>
        <w:instrText>HYPERLINK "https://www.zotero.org/google-docs/?n2Avay" \h</w:instrText>
      </w:r>
      <w:r w:rsidRPr="00B26E5F">
        <w:rPr>
          <w:sz w:val="20"/>
          <w:szCs w:val="20"/>
          <w:rPrChange w:id="767" w:author="Microsoft Office User" w:date="2023-09-11T13:17:00Z">
            <w:rPr>
              <w:sz w:val="20"/>
              <w:szCs w:val="20"/>
            </w:rPr>
          </w:rPrChange>
        </w:rPr>
      </w:r>
      <w:r w:rsidRPr="00B26E5F">
        <w:rPr>
          <w:sz w:val="20"/>
          <w:szCs w:val="20"/>
          <w:rPrChange w:id="768" w:author="Microsoft Office User" w:date="2023-09-11T13:17:00Z">
            <w:rPr>
              <w:i/>
            </w:rPr>
          </w:rPrChange>
        </w:rPr>
        <w:fldChar w:fldCharType="separate"/>
      </w:r>
      <w:r w:rsidRPr="00B26E5F">
        <w:rPr>
          <w:i/>
          <w:sz w:val="20"/>
          <w:szCs w:val="20"/>
          <w:rPrChange w:id="769" w:author="Microsoft Office User" w:date="2023-09-11T13:17:00Z">
            <w:rPr>
              <w:i/>
            </w:rPr>
          </w:rPrChange>
        </w:rPr>
        <w:t xml:space="preserve">Commun. Biol. </w:t>
      </w:r>
      <w:r w:rsidRPr="00B26E5F">
        <w:rPr>
          <w:i/>
          <w:sz w:val="20"/>
          <w:szCs w:val="20"/>
          <w:rPrChange w:id="770" w:author="Microsoft Office User" w:date="2023-09-11T13:17:00Z">
            <w:rPr>
              <w:i/>
            </w:rPr>
          </w:rPrChange>
        </w:rPr>
        <w:fldChar w:fldCharType="end"/>
      </w:r>
      <w:r w:rsidRPr="00B26E5F">
        <w:rPr>
          <w:sz w:val="20"/>
          <w:szCs w:val="20"/>
          <w:rPrChange w:id="771" w:author="Microsoft Office User" w:date="2023-09-11T13:17:00Z">
            <w:rPr/>
          </w:rPrChange>
        </w:rPr>
        <w:fldChar w:fldCharType="begin"/>
      </w:r>
      <w:r w:rsidRPr="00B26E5F">
        <w:rPr>
          <w:sz w:val="20"/>
          <w:szCs w:val="20"/>
          <w:rPrChange w:id="772" w:author="Microsoft Office User" w:date="2023-09-11T13:17:00Z">
            <w:rPr/>
          </w:rPrChange>
        </w:rPr>
        <w:instrText>HYPERLINK "https://www.zotero.org/google-docs/?n2Avay" \h</w:instrText>
      </w:r>
      <w:r w:rsidRPr="00B26E5F">
        <w:rPr>
          <w:sz w:val="20"/>
          <w:szCs w:val="20"/>
          <w:rPrChange w:id="773" w:author="Microsoft Office User" w:date="2023-09-11T13:17:00Z">
            <w:rPr>
              <w:sz w:val="20"/>
              <w:szCs w:val="20"/>
            </w:rPr>
          </w:rPrChange>
        </w:rPr>
      </w:r>
      <w:r w:rsidRPr="00B26E5F">
        <w:rPr>
          <w:sz w:val="20"/>
          <w:szCs w:val="20"/>
          <w:rPrChange w:id="774" w:author="Microsoft Office User" w:date="2023-09-11T13:17:00Z">
            <w:rPr>
              <w:b/>
            </w:rPr>
          </w:rPrChange>
        </w:rPr>
        <w:fldChar w:fldCharType="separate"/>
      </w:r>
      <w:r w:rsidRPr="00B26E5F">
        <w:rPr>
          <w:b/>
          <w:sz w:val="20"/>
          <w:szCs w:val="20"/>
          <w:rPrChange w:id="775" w:author="Microsoft Office User" w:date="2023-09-11T13:17:00Z">
            <w:rPr>
              <w:b/>
            </w:rPr>
          </w:rPrChange>
        </w:rPr>
        <w:t>4</w:t>
      </w:r>
      <w:r w:rsidRPr="00B26E5F">
        <w:rPr>
          <w:b/>
          <w:sz w:val="20"/>
          <w:szCs w:val="20"/>
          <w:rPrChange w:id="776" w:author="Microsoft Office User" w:date="2023-09-11T13:17:00Z">
            <w:rPr>
              <w:b/>
            </w:rPr>
          </w:rPrChange>
        </w:rPr>
        <w:fldChar w:fldCharType="end"/>
      </w:r>
      <w:r w:rsidRPr="00B26E5F">
        <w:rPr>
          <w:sz w:val="20"/>
          <w:szCs w:val="20"/>
          <w:rPrChange w:id="777" w:author="Microsoft Office User" w:date="2023-09-11T13:17:00Z">
            <w:rPr/>
          </w:rPrChange>
        </w:rPr>
        <w:fldChar w:fldCharType="begin"/>
      </w:r>
      <w:r w:rsidRPr="00B26E5F">
        <w:rPr>
          <w:sz w:val="20"/>
          <w:szCs w:val="20"/>
          <w:rPrChange w:id="778" w:author="Microsoft Office User" w:date="2023-09-11T13:17:00Z">
            <w:rPr/>
          </w:rPrChange>
        </w:rPr>
        <w:instrText>HYPERLINK "https://www.zotero.org/google-docs/?n2Avay" \h</w:instrText>
      </w:r>
      <w:r w:rsidRPr="00B26E5F">
        <w:rPr>
          <w:sz w:val="20"/>
          <w:szCs w:val="20"/>
          <w:rPrChange w:id="779" w:author="Microsoft Office User" w:date="2023-09-11T13:17:00Z">
            <w:rPr>
              <w:sz w:val="20"/>
              <w:szCs w:val="20"/>
            </w:rPr>
          </w:rPrChange>
        </w:rPr>
      </w:r>
      <w:r w:rsidRPr="00B26E5F">
        <w:rPr>
          <w:sz w:val="20"/>
          <w:szCs w:val="20"/>
          <w:rPrChange w:id="780" w:author="Microsoft Office User" w:date="2023-09-11T13:17:00Z">
            <w:rPr/>
          </w:rPrChange>
        </w:rPr>
        <w:fldChar w:fldCharType="separate"/>
      </w:r>
      <w:r w:rsidRPr="00B26E5F">
        <w:rPr>
          <w:sz w:val="20"/>
          <w:szCs w:val="20"/>
          <w:rPrChange w:id="781" w:author="Microsoft Office User" w:date="2023-09-11T13:17:00Z">
            <w:rPr/>
          </w:rPrChange>
        </w:rPr>
        <w:t>, 1–13 (2021).</w:t>
      </w:r>
      <w:r w:rsidRPr="00B26E5F">
        <w:rPr>
          <w:sz w:val="20"/>
          <w:szCs w:val="20"/>
          <w:rPrChange w:id="782"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783" w:author="Microsoft Office User" w:date="2023-09-11T13:17:00Z">
            <w:rPr/>
          </w:rPrChange>
        </w:rPr>
        <w:pPrChange w:id="784" w:author="Microsoft Office User" w:date="2023-09-11T13:17:00Z">
          <w:pPr/>
        </w:pPrChange>
      </w:pPr>
    </w:p>
    <w:p w14:paraId="1744BA88" w14:textId="77777777" w:rsidR="000C56B0" w:rsidRPr="00B26E5F" w:rsidRDefault="00367A15">
      <w:pPr>
        <w:snapToGrid w:val="0"/>
        <w:contextualSpacing/>
        <w:rPr>
          <w:sz w:val="20"/>
          <w:szCs w:val="20"/>
          <w:rPrChange w:id="785" w:author="Microsoft Office User" w:date="2023-09-11T13:17:00Z">
            <w:rPr/>
          </w:rPrChange>
        </w:rPr>
        <w:pPrChange w:id="786" w:author="Microsoft Office User" w:date="2023-09-11T13:17:00Z">
          <w:pPr/>
        </w:pPrChange>
      </w:pPr>
      <w:r w:rsidRPr="00B26E5F">
        <w:rPr>
          <w:sz w:val="20"/>
          <w:szCs w:val="20"/>
          <w:rPrChange w:id="787" w:author="Microsoft Office User" w:date="2023-09-11T13:17:00Z">
            <w:rPr/>
          </w:rPrChange>
        </w:rPr>
        <w:fldChar w:fldCharType="begin"/>
      </w:r>
      <w:r w:rsidRPr="00B26E5F">
        <w:rPr>
          <w:sz w:val="20"/>
          <w:szCs w:val="20"/>
          <w:rPrChange w:id="788" w:author="Microsoft Office User" w:date="2023-09-11T13:17:00Z">
            <w:rPr/>
          </w:rPrChange>
        </w:rPr>
        <w:instrText>HYPERLINK "https://www.zotero.org/google-docs/?n2Avay" \h</w:instrText>
      </w:r>
      <w:r w:rsidRPr="00B26E5F">
        <w:rPr>
          <w:sz w:val="20"/>
          <w:szCs w:val="20"/>
          <w:rPrChange w:id="789" w:author="Microsoft Office User" w:date="2023-09-11T13:17:00Z">
            <w:rPr>
              <w:sz w:val="20"/>
              <w:szCs w:val="20"/>
            </w:rPr>
          </w:rPrChange>
        </w:rPr>
      </w:r>
      <w:r w:rsidRPr="00B26E5F">
        <w:rPr>
          <w:sz w:val="20"/>
          <w:szCs w:val="20"/>
          <w:rPrChange w:id="790" w:author="Microsoft Office User" w:date="2023-09-11T13:17:00Z">
            <w:rPr/>
          </w:rPrChange>
        </w:rPr>
        <w:fldChar w:fldCharType="separate"/>
      </w:r>
      <w:r w:rsidRPr="00B26E5F">
        <w:rPr>
          <w:sz w:val="20"/>
          <w:szCs w:val="20"/>
          <w:rPrChange w:id="791" w:author="Microsoft Office User" w:date="2023-09-11T13:17:00Z">
            <w:rPr/>
          </w:rPrChange>
        </w:rPr>
        <w:t>18.</w:t>
      </w:r>
      <w:r w:rsidRPr="00B26E5F">
        <w:rPr>
          <w:sz w:val="20"/>
          <w:szCs w:val="20"/>
          <w:rPrChange w:id="792"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793" w:author="Microsoft Office User" w:date="2023-09-11T13:17:00Z">
            <w:rPr/>
          </w:rPrChange>
        </w:rPr>
        <w:fldChar w:fldCharType="end"/>
      </w:r>
      <w:r w:rsidRPr="00B26E5F">
        <w:rPr>
          <w:sz w:val="20"/>
          <w:szCs w:val="20"/>
          <w:rPrChange w:id="794" w:author="Microsoft Office User" w:date="2023-09-11T13:17:00Z">
            <w:rPr/>
          </w:rPrChange>
        </w:rPr>
        <w:fldChar w:fldCharType="begin"/>
      </w:r>
      <w:r w:rsidRPr="00B26E5F">
        <w:rPr>
          <w:sz w:val="20"/>
          <w:szCs w:val="20"/>
          <w:rPrChange w:id="795" w:author="Microsoft Office User" w:date="2023-09-11T13:17:00Z">
            <w:rPr/>
          </w:rPrChange>
        </w:rPr>
        <w:instrText>HYPERLINK "https://www.zotero.org/google-docs/?n2Avay" \h</w:instrText>
      </w:r>
      <w:r w:rsidRPr="00B26E5F">
        <w:rPr>
          <w:sz w:val="20"/>
          <w:szCs w:val="20"/>
          <w:rPrChange w:id="796" w:author="Microsoft Office User" w:date="2023-09-11T13:17:00Z">
            <w:rPr>
              <w:sz w:val="20"/>
              <w:szCs w:val="20"/>
            </w:rPr>
          </w:rPrChange>
        </w:rPr>
      </w:r>
      <w:r w:rsidRPr="00B26E5F">
        <w:rPr>
          <w:sz w:val="20"/>
          <w:szCs w:val="20"/>
          <w:rPrChange w:id="797" w:author="Microsoft Office User" w:date="2023-09-11T13:17:00Z">
            <w:rPr>
              <w:i/>
            </w:rPr>
          </w:rPrChange>
        </w:rPr>
        <w:fldChar w:fldCharType="separate"/>
      </w:r>
      <w:r w:rsidRPr="00B26E5F">
        <w:rPr>
          <w:i/>
          <w:sz w:val="20"/>
          <w:szCs w:val="20"/>
          <w:rPrChange w:id="798" w:author="Microsoft Office User" w:date="2023-09-11T13:17:00Z">
            <w:rPr>
              <w:i/>
            </w:rPr>
          </w:rPrChange>
        </w:rPr>
        <w:t xml:space="preserve">Coral Reefs </w:t>
      </w:r>
      <w:r w:rsidRPr="00B26E5F">
        <w:rPr>
          <w:i/>
          <w:sz w:val="20"/>
          <w:szCs w:val="20"/>
          <w:rPrChange w:id="799" w:author="Microsoft Office User" w:date="2023-09-11T13:17:00Z">
            <w:rPr>
              <w:i/>
            </w:rPr>
          </w:rPrChange>
        </w:rPr>
        <w:fldChar w:fldCharType="end"/>
      </w:r>
      <w:r w:rsidRPr="00B26E5F">
        <w:rPr>
          <w:sz w:val="20"/>
          <w:szCs w:val="20"/>
          <w:rPrChange w:id="800" w:author="Microsoft Office User" w:date="2023-09-11T13:17:00Z">
            <w:rPr/>
          </w:rPrChange>
        </w:rPr>
        <w:fldChar w:fldCharType="begin"/>
      </w:r>
      <w:r w:rsidRPr="00B26E5F">
        <w:rPr>
          <w:sz w:val="20"/>
          <w:szCs w:val="20"/>
          <w:rPrChange w:id="801" w:author="Microsoft Office User" w:date="2023-09-11T13:17:00Z">
            <w:rPr/>
          </w:rPrChange>
        </w:rPr>
        <w:instrText>HYPERLINK "https://www.zotero.org/google-docs/?n2Avay" \h</w:instrText>
      </w:r>
      <w:r w:rsidRPr="00B26E5F">
        <w:rPr>
          <w:sz w:val="20"/>
          <w:szCs w:val="20"/>
          <w:rPrChange w:id="802" w:author="Microsoft Office User" w:date="2023-09-11T13:17:00Z">
            <w:rPr>
              <w:sz w:val="20"/>
              <w:szCs w:val="20"/>
            </w:rPr>
          </w:rPrChange>
        </w:rPr>
      </w:r>
      <w:r w:rsidRPr="00B26E5F">
        <w:rPr>
          <w:sz w:val="20"/>
          <w:szCs w:val="20"/>
          <w:rPrChange w:id="803" w:author="Microsoft Office User" w:date="2023-09-11T13:17:00Z">
            <w:rPr>
              <w:b/>
            </w:rPr>
          </w:rPrChange>
        </w:rPr>
        <w:fldChar w:fldCharType="separate"/>
      </w:r>
      <w:r w:rsidRPr="00B26E5F">
        <w:rPr>
          <w:b/>
          <w:sz w:val="20"/>
          <w:szCs w:val="20"/>
          <w:rPrChange w:id="804" w:author="Microsoft Office User" w:date="2023-09-11T13:17:00Z">
            <w:rPr>
              <w:b/>
            </w:rPr>
          </w:rPrChange>
        </w:rPr>
        <w:t>37</w:t>
      </w:r>
      <w:r w:rsidRPr="00B26E5F">
        <w:rPr>
          <w:b/>
          <w:sz w:val="20"/>
          <w:szCs w:val="20"/>
          <w:rPrChange w:id="805" w:author="Microsoft Office User" w:date="2023-09-11T13:17:00Z">
            <w:rPr>
              <w:b/>
            </w:rPr>
          </w:rPrChange>
        </w:rPr>
        <w:fldChar w:fldCharType="end"/>
      </w:r>
      <w:r w:rsidRPr="00B26E5F">
        <w:rPr>
          <w:sz w:val="20"/>
          <w:szCs w:val="20"/>
          <w:rPrChange w:id="806" w:author="Microsoft Office User" w:date="2023-09-11T13:17:00Z">
            <w:rPr/>
          </w:rPrChange>
        </w:rPr>
        <w:fldChar w:fldCharType="begin"/>
      </w:r>
      <w:r w:rsidRPr="00B26E5F">
        <w:rPr>
          <w:sz w:val="20"/>
          <w:szCs w:val="20"/>
          <w:rPrChange w:id="807" w:author="Microsoft Office User" w:date="2023-09-11T13:17:00Z">
            <w:rPr/>
          </w:rPrChange>
        </w:rPr>
        <w:instrText>HYPERLINK "https://www.zotero.org/google-docs/?n2Avay" \h</w:instrText>
      </w:r>
      <w:r w:rsidRPr="00B26E5F">
        <w:rPr>
          <w:sz w:val="20"/>
          <w:szCs w:val="20"/>
          <w:rPrChange w:id="808" w:author="Microsoft Office User" w:date="2023-09-11T13:17:00Z">
            <w:rPr>
              <w:sz w:val="20"/>
              <w:szCs w:val="20"/>
            </w:rPr>
          </w:rPrChange>
        </w:rPr>
      </w:r>
      <w:r w:rsidRPr="00B26E5F">
        <w:rPr>
          <w:sz w:val="20"/>
          <w:szCs w:val="20"/>
          <w:rPrChange w:id="809" w:author="Microsoft Office User" w:date="2023-09-11T13:17:00Z">
            <w:rPr/>
          </w:rPrChange>
        </w:rPr>
        <w:fldChar w:fldCharType="separate"/>
      </w:r>
      <w:r w:rsidRPr="00B26E5F">
        <w:rPr>
          <w:sz w:val="20"/>
          <w:szCs w:val="20"/>
          <w:rPrChange w:id="810" w:author="Microsoft Office User" w:date="2023-09-11T13:17:00Z">
            <w:rPr/>
          </w:rPrChange>
        </w:rPr>
        <w:t>, 1–13 (2018).</w:t>
      </w:r>
      <w:r w:rsidRPr="00B26E5F">
        <w:rPr>
          <w:sz w:val="20"/>
          <w:szCs w:val="20"/>
          <w:rPrChange w:id="811"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812" w:author="Microsoft Office User" w:date="2023-09-11T13:17:00Z">
            <w:rPr/>
          </w:rPrChange>
        </w:rPr>
        <w:pPrChange w:id="813" w:author="Microsoft Office User" w:date="2023-09-11T13:17:00Z">
          <w:pPr/>
        </w:pPrChange>
      </w:pPr>
    </w:p>
    <w:p w14:paraId="42B4B246" w14:textId="77777777" w:rsidR="000C56B0" w:rsidRPr="00B26E5F" w:rsidRDefault="00367A15">
      <w:pPr>
        <w:snapToGrid w:val="0"/>
        <w:contextualSpacing/>
        <w:rPr>
          <w:sz w:val="20"/>
          <w:szCs w:val="20"/>
          <w:rPrChange w:id="814" w:author="Microsoft Office User" w:date="2023-09-11T13:17:00Z">
            <w:rPr/>
          </w:rPrChange>
        </w:rPr>
        <w:pPrChange w:id="815" w:author="Microsoft Office User" w:date="2023-09-11T13:17:00Z">
          <w:pPr/>
        </w:pPrChange>
      </w:pPr>
      <w:r w:rsidRPr="00B26E5F">
        <w:rPr>
          <w:sz w:val="20"/>
          <w:szCs w:val="20"/>
          <w:rPrChange w:id="816" w:author="Microsoft Office User" w:date="2023-09-11T13:17:00Z">
            <w:rPr/>
          </w:rPrChange>
        </w:rPr>
        <w:fldChar w:fldCharType="begin"/>
      </w:r>
      <w:r w:rsidRPr="00B26E5F">
        <w:rPr>
          <w:sz w:val="20"/>
          <w:szCs w:val="20"/>
          <w:rPrChange w:id="817" w:author="Microsoft Office User" w:date="2023-09-11T13:17:00Z">
            <w:rPr/>
          </w:rPrChange>
        </w:rPr>
        <w:instrText>HYPERLINK "https://www.zotero.org/google-docs/?n2Avay" \h</w:instrText>
      </w:r>
      <w:r w:rsidRPr="00B26E5F">
        <w:rPr>
          <w:sz w:val="20"/>
          <w:szCs w:val="20"/>
          <w:rPrChange w:id="818" w:author="Microsoft Office User" w:date="2023-09-11T13:17:00Z">
            <w:rPr>
              <w:sz w:val="20"/>
              <w:szCs w:val="20"/>
            </w:rPr>
          </w:rPrChange>
        </w:rPr>
      </w:r>
      <w:r w:rsidRPr="00B26E5F">
        <w:rPr>
          <w:sz w:val="20"/>
          <w:szCs w:val="20"/>
          <w:rPrChange w:id="819" w:author="Microsoft Office User" w:date="2023-09-11T13:17:00Z">
            <w:rPr/>
          </w:rPrChange>
        </w:rPr>
        <w:fldChar w:fldCharType="separate"/>
      </w:r>
      <w:r w:rsidRPr="00B26E5F">
        <w:rPr>
          <w:sz w:val="20"/>
          <w:szCs w:val="20"/>
          <w:rPrChange w:id="820" w:author="Microsoft Office User" w:date="2023-09-11T13:17:00Z">
            <w:rPr/>
          </w:rPrChange>
        </w:rPr>
        <w:t>19.</w:t>
      </w:r>
      <w:r w:rsidRPr="00B26E5F">
        <w:rPr>
          <w:sz w:val="20"/>
          <w:szCs w:val="20"/>
          <w:rPrChange w:id="821" w:author="Microsoft Office User" w:date="2023-09-11T13:17:00Z">
            <w:rPr/>
          </w:rPrChange>
        </w:rPr>
        <w:tab/>
        <w:t xml:space="preserve">Briggs, A. A., Brown, A. L. &amp; Osenberg, C. W. Local versus site-level effects of algae on coral microbial communities. </w:t>
      </w:r>
      <w:r w:rsidRPr="00B26E5F">
        <w:rPr>
          <w:sz w:val="20"/>
          <w:szCs w:val="20"/>
          <w:rPrChange w:id="822" w:author="Microsoft Office User" w:date="2023-09-11T13:17:00Z">
            <w:rPr/>
          </w:rPrChange>
        </w:rPr>
        <w:fldChar w:fldCharType="end"/>
      </w:r>
      <w:r w:rsidRPr="00B26E5F">
        <w:rPr>
          <w:sz w:val="20"/>
          <w:szCs w:val="20"/>
          <w:rPrChange w:id="823" w:author="Microsoft Office User" w:date="2023-09-11T13:17:00Z">
            <w:rPr/>
          </w:rPrChange>
        </w:rPr>
        <w:fldChar w:fldCharType="begin"/>
      </w:r>
      <w:r w:rsidRPr="00B26E5F">
        <w:rPr>
          <w:sz w:val="20"/>
          <w:szCs w:val="20"/>
          <w:rPrChange w:id="824" w:author="Microsoft Office User" w:date="2023-09-11T13:17:00Z">
            <w:rPr/>
          </w:rPrChange>
        </w:rPr>
        <w:instrText>HYPERLINK "https://www.zotero.org/google-docs/?n2Avay" \h</w:instrText>
      </w:r>
      <w:r w:rsidRPr="00B26E5F">
        <w:rPr>
          <w:sz w:val="20"/>
          <w:szCs w:val="20"/>
          <w:rPrChange w:id="825" w:author="Microsoft Office User" w:date="2023-09-11T13:17:00Z">
            <w:rPr>
              <w:sz w:val="20"/>
              <w:szCs w:val="20"/>
            </w:rPr>
          </w:rPrChange>
        </w:rPr>
      </w:r>
      <w:r w:rsidRPr="00B26E5F">
        <w:rPr>
          <w:sz w:val="20"/>
          <w:szCs w:val="20"/>
          <w:rPrChange w:id="826" w:author="Microsoft Office User" w:date="2023-09-11T13:17:00Z">
            <w:rPr>
              <w:i/>
            </w:rPr>
          </w:rPrChange>
        </w:rPr>
        <w:fldChar w:fldCharType="separate"/>
      </w:r>
      <w:r w:rsidRPr="00B26E5F">
        <w:rPr>
          <w:i/>
          <w:sz w:val="20"/>
          <w:szCs w:val="20"/>
          <w:rPrChange w:id="827" w:author="Microsoft Office User" w:date="2023-09-11T13:17:00Z">
            <w:rPr>
              <w:i/>
            </w:rPr>
          </w:rPrChange>
        </w:rPr>
        <w:t xml:space="preserve">R. Soc. Open Sci. </w:t>
      </w:r>
      <w:r w:rsidRPr="00B26E5F">
        <w:rPr>
          <w:i/>
          <w:sz w:val="20"/>
          <w:szCs w:val="20"/>
          <w:rPrChange w:id="828" w:author="Microsoft Office User" w:date="2023-09-11T13:17:00Z">
            <w:rPr>
              <w:i/>
            </w:rPr>
          </w:rPrChange>
        </w:rPr>
        <w:fldChar w:fldCharType="end"/>
      </w:r>
      <w:r w:rsidRPr="00B26E5F">
        <w:rPr>
          <w:sz w:val="20"/>
          <w:szCs w:val="20"/>
          <w:rPrChange w:id="829" w:author="Microsoft Office User" w:date="2023-09-11T13:17:00Z">
            <w:rPr/>
          </w:rPrChange>
        </w:rPr>
        <w:fldChar w:fldCharType="begin"/>
      </w:r>
      <w:r w:rsidRPr="00B26E5F">
        <w:rPr>
          <w:sz w:val="20"/>
          <w:szCs w:val="20"/>
          <w:rPrChange w:id="830" w:author="Microsoft Office User" w:date="2023-09-11T13:17:00Z">
            <w:rPr/>
          </w:rPrChange>
        </w:rPr>
        <w:instrText>HYPERLINK "https://www.zotero.org/google-docs/?n2Avay" \h</w:instrText>
      </w:r>
      <w:r w:rsidRPr="00B26E5F">
        <w:rPr>
          <w:sz w:val="20"/>
          <w:szCs w:val="20"/>
          <w:rPrChange w:id="831" w:author="Microsoft Office User" w:date="2023-09-11T13:17:00Z">
            <w:rPr>
              <w:sz w:val="20"/>
              <w:szCs w:val="20"/>
            </w:rPr>
          </w:rPrChange>
        </w:rPr>
      </w:r>
      <w:r w:rsidRPr="00B26E5F">
        <w:rPr>
          <w:sz w:val="20"/>
          <w:szCs w:val="20"/>
          <w:rPrChange w:id="832" w:author="Microsoft Office User" w:date="2023-09-11T13:17:00Z">
            <w:rPr>
              <w:b/>
            </w:rPr>
          </w:rPrChange>
        </w:rPr>
        <w:fldChar w:fldCharType="separate"/>
      </w:r>
      <w:r w:rsidRPr="00B26E5F">
        <w:rPr>
          <w:b/>
          <w:sz w:val="20"/>
          <w:szCs w:val="20"/>
          <w:rPrChange w:id="833" w:author="Microsoft Office User" w:date="2023-09-11T13:17:00Z">
            <w:rPr>
              <w:b/>
            </w:rPr>
          </w:rPrChange>
        </w:rPr>
        <w:t>8</w:t>
      </w:r>
      <w:r w:rsidRPr="00B26E5F">
        <w:rPr>
          <w:b/>
          <w:sz w:val="20"/>
          <w:szCs w:val="20"/>
          <w:rPrChange w:id="834" w:author="Microsoft Office User" w:date="2023-09-11T13:17:00Z">
            <w:rPr>
              <w:b/>
            </w:rPr>
          </w:rPrChange>
        </w:rPr>
        <w:fldChar w:fldCharType="end"/>
      </w:r>
      <w:r w:rsidRPr="00B26E5F">
        <w:rPr>
          <w:sz w:val="20"/>
          <w:szCs w:val="20"/>
          <w:rPrChange w:id="835" w:author="Microsoft Office User" w:date="2023-09-11T13:17:00Z">
            <w:rPr/>
          </w:rPrChange>
        </w:rPr>
        <w:fldChar w:fldCharType="begin"/>
      </w:r>
      <w:r w:rsidRPr="00B26E5F">
        <w:rPr>
          <w:sz w:val="20"/>
          <w:szCs w:val="20"/>
          <w:rPrChange w:id="836" w:author="Microsoft Office User" w:date="2023-09-11T13:17:00Z">
            <w:rPr/>
          </w:rPrChange>
        </w:rPr>
        <w:instrText>HYPERLINK "https://www.zotero.org/google-docs/?n2Avay" \h</w:instrText>
      </w:r>
      <w:r w:rsidRPr="00B26E5F">
        <w:rPr>
          <w:sz w:val="20"/>
          <w:szCs w:val="20"/>
          <w:rPrChange w:id="837" w:author="Microsoft Office User" w:date="2023-09-11T13:17:00Z">
            <w:rPr>
              <w:sz w:val="20"/>
              <w:szCs w:val="20"/>
            </w:rPr>
          </w:rPrChange>
        </w:rPr>
      </w:r>
      <w:r w:rsidRPr="00B26E5F">
        <w:rPr>
          <w:sz w:val="20"/>
          <w:szCs w:val="20"/>
          <w:rPrChange w:id="838" w:author="Microsoft Office User" w:date="2023-09-11T13:17:00Z">
            <w:rPr/>
          </w:rPrChange>
        </w:rPr>
        <w:fldChar w:fldCharType="separate"/>
      </w:r>
      <w:r w:rsidRPr="00B26E5F">
        <w:rPr>
          <w:sz w:val="20"/>
          <w:szCs w:val="20"/>
          <w:rPrChange w:id="839" w:author="Microsoft Office User" w:date="2023-09-11T13:17:00Z">
            <w:rPr/>
          </w:rPrChange>
        </w:rPr>
        <w:t>, 210035 (2021).</w:t>
      </w:r>
      <w:r w:rsidRPr="00B26E5F">
        <w:rPr>
          <w:sz w:val="20"/>
          <w:szCs w:val="20"/>
          <w:rPrChange w:id="840"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841" w:author="Microsoft Office User" w:date="2023-09-11T13:17:00Z">
            <w:rPr/>
          </w:rPrChange>
        </w:rPr>
        <w:pPrChange w:id="842" w:author="Microsoft Office User" w:date="2023-09-11T13:17:00Z">
          <w:pPr/>
        </w:pPrChange>
      </w:pPr>
    </w:p>
    <w:p w14:paraId="2928011F" w14:textId="77777777" w:rsidR="000C56B0" w:rsidRPr="00B26E5F" w:rsidRDefault="00367A15">
      <w:pPr>
        <w:snapToGrid w:val="0"/>
        <w:contextualSpacing/>
        <w:rPr>
          <w:sz w:val="20"/>
          <w:szCs w:val="20"/>
          <w:rPrChange w:id="843" w:author="Microsoft Office User" w:date="2023-09-11T13:17:00Z">
            <w:rPr/>
          </w:rPrChange>
        </w:rPr>
        <w:pPrChange w:id="844" w:author="Microsoft Office User" w:date="2023-09-11T13:17:00Z">
          <w:pPr/>
        </w:pPrChange>
      </w:pPr>
      <w:r w:rsidRPr="00B26E5F">
        <w:rPr>
          <w:sz w:val="20"/>
          <w:szCs w:val="20"/>
          <w:rPrChange w:id="845" w:author="Microsoft Office User" w:date="2023-09-11T13:17:00Z">
            <w:rPr/>
          </w:rPrChange>
        </w:rPr>
        <w:fldChar w:fldCharType="begin"/>
      </w:r>
      <w:r w:rsidRPr="00B26E5F">
        <w:rPr>
          <w:sz w:val="20"/>
          <w:szCs w:val="20"/>
          <w:rPrChange w:id="846" w:author="Microsoft Office User" w:date="2023-09-11T13:17:00Z">
            <w:rPr/>
          </w:rPrChange>
        </w:rPr>
        <w:instrText>HYPERLINK "https://www.zotero.org/google-docs/?n2Avay" \h</w:instrText>
      </w:r>
      <w:r w:rsidRPr="00B26E5F">
        <w:rPr>
          <w:sz w:val="20"/>
          <w:szCs w:val="20"/>
          <w:rPrChange w:id="847" w:author="Microsoft Office User" w:date="2023-09-11T13:17:00Z">
            <w:rPr>
              <w:sz w:val="20"/>
              <w:szCs w:val="20"/>
            </w:rPr>
          </w:rPrChange>
        </w:rPr>
      </w:r>
      <w:r w:rsidRPr="00B26E5F">
        <w:rPr>
          <w:sz w:val="20"/>
          <w:szCs w:val="20"/>
          <w:rPrChange w:id="848" w:author="Microsoft Office User" w:date="2023-09-11T13:17:00Z">
            <w:rPr/>
          </w:rPrChange>
        </w:rPr>
        <w:fldChar w:fldCharType="separate"/>
      </w:r>
      <w:r w:rsidRPr="00B26E5F">
        <w:rPr>
          <w:sz w:val="20"/>
          <w:szCs w:val="20"/>
          <w:rPrChange w:id="849" w:author="Microsoft Office User" w:date="2023-09-11T13:17:00Z">
            <w:rPr/>
          </w:rPrChange>
        </w:rPr>
        <w:t>20.</w:t>
      </w:r>
      <w:r w:rsidRPr="00B26E5F">
        <w:rPr>
          <w:sz w:val="20"/>
          <w:szCs w:val="20"/>
          <w:rPrChange w:id="850" w:author="Microsoft Office User" w:date="2023-09-11T13:17:00Z">
            <w:rPr/>
          </w:rPrChange>
        </w:rPr>
        <w:tab/>
        <w:t xml:space="preserve">Miller, N., Maneval, P., Manfrino, C., Frazer, T. K. &amp; Meyer, J. L. Spatial distribution of microbial communities among colonies and genotypes in nursery-reared </w:t>
      </w:r>
      <w:r w:rsidRPr="00B26E5F">
        <w:rPr>
          <w:i/>
          <w:iCs/>
          <w:sz w:val="20"/>
          <w:szCs w:val="20"/>
          <w:rPrChange w:id="851" w:author="Microsoft Office User" w:date="2023-09-11T13:17:00Z">
            <w:rPr>
              <w:i/>
              <w:iCs/>
            </w:rPr>
          </w:rPrChange>
        </w:rPr>
        <w:t>Acropora cervicornis</w:t>
      </w:r>
      <w:r w:rsidRPr="00B26E5F">
        <w:rPr>
          <w:sz w:val="20"/>
          <w:szCs w:val="20"/>
          <w:rPrChange w:id="852" w:author="Microsoft Office User" w:date="2023-09-11T13:17:00Z">
            <w:rPr/>
          </w:rPrChange>
        </w:rPr>
        <w:t xml:space="preserve">. </w:t>
      </w:r>
      <w:r w:rsidRPr="00B26E5F">
        <w:rPr>
          <w:sz w:val="20"/>
          <w:szCs w:val="20"/>
          <w:rPrChange w:id="853" w:author="Microsoft Office User" w:date="2023-09-11T13:17:00Z">
            <w:rPr/>
          </w:rPrChange>
        </w:rPr>
        <w:fldChar w:fldCharType="end"/>
      </w:r>
      <w:r w:rsidRPr="00B26E5F">
        <w:rPr>
          <w:sz w:val="20"/>
          <w:szCs w:val="20"/>
          <w:rPrChange w:id="854" w:author="Microsoft Office User" w:date="2023-09-11T13:17:00Z">
            <w:rPr/>
          </w:rPrChange>
        </w:rPr>
        <w:fldChar w:fldCharType="begin"/>
      </w:r>
      <w:r w:rsidRPr="00B26E5F">
        <w:rPr>
          <w:sz w:val="20"/>
          <w:szCs w:val="20"/>
          <w:rPrChange w:id="855" w:author="Microsoft Office User" w:date="2023-09-11T13:17:00Z">
            <w:rPr/>
          </w:rPrChange>
        </w:rPr>
        <w:instrText>HYPERLINK "https://www.zotero.org/google-docs/?n2Avay" \h</w:instrText>
      </w:r>
      <w:r w:rsidRPr="00B26E5F">
        <w:rPr>
          <w:sz w:val="20"/>
          <w:szCs w:val="20"/>
          <w:rPrChange w:id="856" w:author="Microsoft Office User" w:date="2023-09-11T13:17:00Z">
            <w:rPr>
              <w:sz w:val="20"/>
              <w:szCs w:val="20"/>
            </w:rPr>
          </w:rPrChange>
        </w:rPr>
      </w:r>
      <w:r w:rsidRPr="00B26E5F">
        <w:rPr>
          <w:sz w:val="20"/>
          <w:szCs w:val="20"/>
          <w:rPrChange w:id="857" w:author="Microsoft Office User" w:date="2023-09-11T13:17:00Z">
            <w:rPr>
              <w:i/>
            </w:rPr>
          </w:rPrChange>
        </w:rPr>
        <w:fldChar w:fldCharType="separate"/>
      </w:r>
      <w:r w:rsidRPr="00B26E5F">
        <w:rPr>
          <w:i/>
          <w:sz w:val="20"/>
          <w:szCs w:val="20"/>
          <w:rPrChange w:id="858" w:author="Microsoft Office User" w:date="2023-09-11T13:17:00Z">
            <w:rPr>
              <w:i/>
            </w:rPr>
          </w:rPrChange>
        </w:rPr>
        <w:t xml:space="preserve">PeerJ </w:t>
      </w:r>
      <w:r w:rsidRPr="00B26E5F">
        <w:rPr>
          <w:i/>
          <w:sz w:val="20"/>
          <w:szCs w:val="20"/>
          <w:rPrChange w:id="859" w:author="Microsoft Office User" w:date="2023-09-11T13:17:00Z">
            <w:rPr>
              <w:i/>
            </w:rPr>
          </w:rPrChange>
        </w:rPr>
        <w:fldChar w:fldCharType="end"/>
      </w:r>
      <w:r w:rsidRPr="00B26E5F">
        <w:rPr>
          <w:sz w:val="20"/>
          <w:szCs w:val="20"/>
          <w:rPrChange w:id="860" w:author="Microsoft Office User" w:date="2023-09-11T13:17:00Z">
            <w:rPr/>
          </w:rPrChange>
        </w:rPr>
        <w:fldChar w:fldCharType="begin"/>
      </w:r>
      <w:r w:rsidRPr="00B26E5F">
        <w:rPr>
          <w:sz w:val="20"/>
          <w:szCs w:val="20"/>
          <w:rPrChange w:id="861" w:author="Microsoft Office User" w:date="2023-09-11T13:17:00Z">
            <w:rPr/>
          </w:rPrChange>
        </w:rPr>
        <w:instrText>HYPERLINK "https://www.zotero.org/google-docs/?n2Avay" \h</w:instrText>
      </w:r>
      <w:r w:rsidRPr="00B26E5F">
        <w:rPr>
          <w:sz w:val="20"/>
          <w:szCs w:val="20"/>
          <w:rPrChange w:id="862" w:author="Microsoft Office User" w:date="2023-09-11T13:17:00Z">
            <w:rPr>
              <w:sz w:val="20"/>
              <w:szCs w:val="20"/>
            </w:rPr>
          </w:rPrChange>
        </w:rPr>
      </w:r>
      <w:r w:rsidRPr="00B26E5F">
        <w:rPr>
          <w:sz w:val="20"/>
          <w:szCs w:val="20"/>
          <w:rPrChange w:id="863" w:author="Microsoft Office User" w:date="2023-09-11T13:17:00Z">
            <w:rPr>
              <w:b/>
            </w:rPr>
          </w:rPrChange>
        </w:rPr>
        <w:fldChar w:fldCharType="separate"/>
      </w:r>
      <w:r w:rsidRPr="00B26E5F">
        <w:rPr>
          <w:b/>
          <w:sz w:val="20"/>
          <w:szCs w:val="20"/>
          <w:rPrChange w:id="864" w:author="Microsoft Office User" w:date="2023-09-11T13:17:00Z">
            <w:rPr>
              <w:b/>
            </w:rPr>
          </w:rPrChange>
        </w:rPr>
        <w:t>8</w:t>
      </w:r>
      <w:r w:rsidRPr="00B26E5F">
        <w:rPr>
          <w:b/>
          <w:sz w:val="20"/>
          <w:szCs w:val="20"/>
          <w:rPrChange w:id="865" w:author="Microsoft Office User" w:date="2023-09-11T13:17:00Z">
            <w:rPr>
              <w:b/>
            </w:rPr>
          </w:rPrChange>
        </w:rPr>
        <w:fldChar w:fldCharType="end"/>
      </w:r>
      <w:r w:rsidRPr="00B26E5F">
        <w:rPr>
          <w:sz w:val="20"/>
          <w:szCs w:val="20"/>
          <w:rPrChange w:id="866" w:author="Microsoft Office User" w:date="2023-09-11T13:17:00Z">
            <w:rPr/>
          </w:rPrChange>
        </w:rPr>
        <w:fldChar w:fldCharType="begin"/>
      </w:r>
      <w:r w:rsidRPr="00B26E5F">
        <w:rPr>
          <w:sz w:val="20"/>
          <w:szCs w:val="20"/>
          <w:rPrChange w:id="867" w:author="Microsoft Office User" w:date="2023-09-11T13:17:00Z">
            <w:rPr/>
          </w:rPrChange>
        </w:rPr>
        <w:instrText>HYPERLINK "https://www.zotero.org/google-docs/?n2Avay" \h</w:instrText>
      </w:r>
      <w:r w:rsidRPr="00B26E5F">
        <w:rPr>
          <w:sz w:val="20"/>
          <w:szCs w:val="20"/>
          <w:rPrChange w:id="868" w:author="Microsoft Office User" w:date="2023-09-11T13:17:00Z">
            <w:rPr>
              <w:sz w:val="20"/>
              <w:szCs w:val="20"/>
            </w:rPr>
          </w:rPrChange>
        </w:rPr>
      </w:r>
      <w:r w:rsidRPr="00B26E5F">
        <w:rPr>
          <w:sz w:val="20"/>
          <w:szCs w:val="20"/>
          <w:rPrChange w:id="869" w:author="Microsoft Office User" w:date="2023-09-11T13:17:00Z">
            <w:rPr/>
          </w:rPrChange>
        </w:rPr>
        <w:fldChar w:fldCharType="separate"/>
      </w:r>
      <w:r w:rsidRPr="00B26E5F">
        <w:rPr>
          <w:sz w:val="20"/>
          <w:szCs w:val="20"/>
          <w:rPrChange w:id="870" w:author="Microsoft Office User" w:date="2023-09-11T13:17:00Z">
            <w:rPr/>
          </w:rPrChange>
        </w:rPr>
        <w:t>, e9635 (2020).</w:t>
      </w:r>
      <w:r w:rsidRPr="00B26E5F">
        <w:rPr>
          <w:sz w:val="20"/>
          <w:szCs w:val="20"/>
          <w:rPrChange w:id="871"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872" w:author="Microsoft Office User" w:date="2023-09-11T13:17:00Z">
            <w:rPr/>
          </w:rPrChange>
        </w:rPr>
        <w:pPrChange w:id="873" w:author="Microsoft Office User" w:date="2023-09-11T13:17:00Z">
          <w:pPr/>
        </w:pPrChange>
      </w:pPr>
    </w:p>
    <w:p w14:paraId="7EBFC5FE" w14:textId="77777777" w:rsidR="000C56B0" w:rsidRPr="00B26E5F" w:rsidRDefault="00367A15">
      <w:pPr>
        <w:snapToGrid w:val="0"/>
        <w:contextualSpacing/>
        <w:rPr>
          <w:sz w:val="20"/>
          <w:szCs w:val="20"/>
          <w:rPrChange w:id="874" w:author="Microsoft Office User" w:date="2023-09-11T13:17:00Z">
            <w:rPr/>
          </w:rPrChange>
        </w:rPr>
        <w:pPrChange w:id="875" w:author="Microsoft Office User" w:date="2023-09-11T13:17:00Z">
          <w:pPr/>
        </w:pPrChange>
      </w:pPr>
      <w:r w:rsidRPr="00B26E5F">
        <w:rPr>
          <w:sz w:val="20"/>
          <w:szCs w:val="20"/>
          <w:rPrChange w:id="876" w:author="Microsoft Office User" w:date="2023-09-11T13:17:00Z">
            <w:rPr/>
          </w:rPrChange>
        </w:rPr>
        <w:fldChar w:fldCharType="begin"/>
      </w:r>
      <w:r w:rsidRPr="00B26E5F">
        <w:rPr>
          <w:sz w:val="20"/>
          <w:szCs w:val="20"/>
          <w:rPrChange w:id="877" w:author="Microsoft Office User" w:date="2023-09-11T13:17:00Z">
            <w:rPr/>
          </w:rPrChange>
        </w:rPr>
        <w:instrText>HYPERLINK "https://www.zotero.org/google-docs/?n2Avay" \h</w:instrText>
      </w:r>
      <w:r w:rsidRPr="00B26E5F">
        <w:rPr>
          <w:sz w:val="20"/>
          <w:szCs w:val="20"/>
          <w:rPrChange w:id="878" w:author="Microsoft Office User" w:date="2023-09-11T13:17:00Z">
            <w:rPr>
              <w:sz w:val="20"/>
              <w:szCs w:val="20"/>
            </w:rPr>
          </w:rPrChange>
        </w:rPr>
      </w:r>
      <w:r w:rsidRPr="00B26E5F">
        <w:rPr>
          <w:sz w:val="20"/>
          <w:szCs w:val="20"/>
          <w:rPrChange w:id="879" w:author="Microsoft Office User" w:date="2023-09-11T13:17:00Z">
            <w:rPr/>
          </w:rPrChange>
        </w:rPr>
        <w:fldChar w:fldCharType="separate"/>
      </w:r>
      <w:r w:rsidRPr="00B26E5F">
        <w:rPr>
          <w:sz w:val="20"/>
          <w:szCs w:val="20"/>
          <w:rPrChange w:id="880" w:author="Microsoft Office User" w:date="2023-09-11T13:17:00Z">
            <w:rPr/>
          </w:rPrChange>
        </w:rPr>
        <w:t>21.</w:t>
      </w:r>
      <w:r w:rsidRPr="00B26E5F">
        <w:rPr>
          <w:sz w:val="20"/>
          <w:szCs w:val="20"/>
          <w:rPrChange w:id="881" w:author="Microsoft Office User" w:date="2023-09-11T13:17:00Z">
            <w:rPr/>
          </w:rPrChange>
        </w:rPr>
        <w:tab/>
        <w:t xml:space="preserve">Palacio-Castro, A. M., Rosales, S. M., Dennison, C. E. &amp; Baker, A. C. Microbiome signatures in </w:t>
      </w:r>
      <w:r w:rsidRPr="00B26E5F">
        <w:rPr>
          <w:i/>
          <w:iCs/>
          <w:sz w:val="20"/>
          <w:szCs w:val="20"/>
          <w:rPrChange w:id="882" w:author="Microsoft Office User" w:date="2023-09-11T13:17:00Z">
            <w:rPr>
              <w:i/>
              <w:iCs/>
            </w:rPr>
          </w:rPrChange>
        </w:rPr>
        <w:t>Acropora cervicornis</w:t>
      </w:r>
      <w:r w:rsidRPr="00B26E5F">
        <w:rPr>
          <w:sz w:val="20"/>
          <w:szCs w:val="20"/>
          <w:rPrChange w:id="883" w:author="Microsoft Office User" w:date="2023-09-11T13:17:00Z">
            <w:rPr/>
          </w:rPrChange>
        </w:rPr>
        <w:t xml:space="preserve"> are associated with genotypic resistance to elevated nutrients and heat stress. </w:t>
      </w:r>
      <w:r w:rsidRPr="00B26E5F">
        <w:rPr>
          <w:sz w:val="20"/>
          <w:szCs w:val="20"/>
          <w:rPrChange w:id="884" w:author="Microsoft Office User" w:date="2023-09-11T13:17:00Z">
            <w:rPr/>
          </w:rPrChange>
        </w:rPr>
        <w:fldChar w:fldCharType="end"/>
      </w:r>
      <w:r w:rsidRPr="00B26E5F">
        <w:rPr>
          <w:sz w:val="20"/>
          <w:szCs w:val="20"/>
          <w:rPrChange w:id="885" w:author="Microsoft Office User" w:date="2023-09-11T13:17:00Z">
            <w:rPr/>
          </w:rPrChange>
        </w:rPr>
        <w:fldChar w:fldCharType="begin"/>
      </w:r>
      <w:r w:rsidRPr="00B26E5F">
        <w:rPr>
          <w:sz w:val="20"/>
          <w:szCs w:val="20"/>
          <w:rPrChange w:id="886" w:author="Microsoft Office User" w:date="2023-09-11T13:17:00Z">
            <w:rPr/>
          </w:rPrChange>
        </w:rPr>
        <w:instrText>HYPERLINK "https://www.zotero.org/google-docs/?n2Avay" \h</w:instrText>
      </w:r>
      <w:r w:rsidRPr="00B26E5F">
        <w:rPr>
          <w:sz w:val="20"/>
          <w:szCs w:val="20"/>
          <w:rPrChange w:id="887" w:author="Microsoft Office User" w:date="2023-09-11T13:17:00Z">
            <w:rPr>
              <w:sz w:val="20"/>
              <w:szCs w:val="20"/>
            </w:rPr>
          </w:rPrChange>
        </w:rPr>
      </w:r>
      <w:r w:rsidRPr="00B26E5F">
        <w:rPr>
          <w:sz w:val="20"/>
          <w:szCs w:val="20"/>
          <w:rPrChange w:id="888" w:author="Microsoft Office User" w:date="2023-09-11T13:17:00Z">
            <w:rPr>
              <w:i/>
            </w:rPr>
          </w:rPrChange>
        </w:rPr>
        <w:fldChar w:fldCharType="separate"/>
      </w:r>
      <w:r w:rsidRPr="00B26E5F">
        <w:rPr>
          <w:i/>
          <w:sz w:val="20"/>
          <w:szCs w:val="20"/>
          <w:rPrChange w:id="889" w:author="Microsoft Office User" w:date="2023-09-11T13:17:00Z">
            <w:rPr>
              <w:i/>
            </w:rPr>
          </w:rPrChange>
        </w:rPr>
        <w:t xml:space="preserve">Coral Reefs </w:t>
      </w:r>
      <w:r w:rsidRPr="00B26E5F">
        <w:rPr>
          <w:i/>
          <w:sz w:val="20"/>
          <w:szCs w:val="20"/>
          <w:rPrChange w:id="890" w:author="Microsoft Office User" w:date="2023-09-11T13:17:00Z">
            <w:rPr>
              <w:i/>
            </w:rPr>
          </w:rPrChange>
        </w:rPr>
        <w:fldChar w:fldCharType="end"/>
      </w:r>
      <w:r w:rsidRPr="00B26E5F">
        <w:rPr>
          <w:sz w:val="20"/>
          <w:szCs w:val="20"/>
          <w:rPrChange w:id="891" w:author="Microsoft Office User" w:date="2023-09-11T13:17:00Z">
            <w:rPr/>
          </w:rPrChange>
        </w:rPr>
        <w:fldChar w:fldCharType="begin"/>
      </w:r>
      <w:r w:rsidRPr="00B26E5F">
        <w:rPr>
          <w:sz w:val="20"/>
          <w:szCs w:val="20"/>
          <w:rPrChange w:id="892" w:author="Microsoft Office User" w:date="2023-09-11T13:17:00Z">
            <w:rPr/>
          </w:rPrChange>
        </w:rPr>
        <w:instrText>HYPERLINK "https://www.zotero.org/google-docs/?n2Avay" \h</w:instrText>
      </w:r>
      <w:r w:rsidRPr="00B26E5F">
        <w:rPr>
          <w:sz w:val="20"/>
          <w:szCs w:val="20"/>
          <w:rPrChange w:id="893" w:author="Microsoft Office User" w:date="2023-09-11T13:17:00Z">
            <w:rPr>
              <w:sz w:val="20"/>
              <w:szCs w:val="20"/>
            </w:rPr>
          </w:rPrChange>
        </w:rPr>
      </w:r>
      <w:r w:rsidRPr="00B26E5F">
        <w:rPr>
          <w:sz w:val="20"/>
          <w:szCs w:val="20"/>
          <w:rPrChange w:id="894" w:author="Microsoft Office User" w:date="2023-09-11T13:17:00Z">
            <w:rPr>
              <w:b/>
            </w:rPr>
          </w:rPrChange>
        </w:rPr>
        <w:fldChar w:fldCharType="separate"/>
      </w:r>
      <w:r w:rsidRPr="00B26E5F">
        <w:rPr>
          <w:b/>
          <w:sz w:val="20"/>
          <w:szCs w:val="20"/>
          <w:rPrChange w:id="895" w:author="Microsoft Office User" w:date="2023-09-11T13:17:00Z">
            <w:rPr>
              <w:b/>
            </w:rPr>
          </w:rPrChange>
        </w:rPr>
        <w:t>41</w:t>
      </w:r>
      <w:r w:rsidRPr="00B26E5F">
        <w:rPr>
          <w:b/>
          <w:sz w:val="20"/>
          <w:szCs w:val="20"/>
          <w:rPrChange w:id="896" w:author="Microsoft Office User" w:date="2023-09-11T13:17:00Z">
            <w:rPr>
              <w:b/>
            </w:rPr>
          </w:rPrChange>
        </w:rPr>
        <w:fldChar w:fldCharType="end"/>
      </w:r>
      <w:r w:rsidRPr="00B26E5F">
        <w:rPr>
          <w:sz w:val="20"/>
          <w:szCs w:val="20"/>
          <w:rPrChange w:id="897" w:author="Microsoft Office User" w:date="2023-09-11T13:17:00Z">
            <w:rPr/>
          </w:rPrChange>
        </w:rPr>
        <w:fldChar w:fldCharType="begin"/>
      </w:r>
      <w:r w:rsidRPr="00B26E5F">
        <w:rPr>
          <w:sz w:val="20"/>
          <w:szCs w:val="20"/>
          <w:rPrChange w:id="898" w:author="Microsoft Office User" w:date="2023-09-11T13:17:00Z">
            <w:rPr/>
          </w:rPrChange>
        </w:rPr>
        <w:instrText>HYPERLINK "https://www.zotero.org/google-docs/?n2Avay" \h</w:instrText>
      </w:r>
      <w:r w:rsidRPr="00B26E5F">
        <w:rPr>
          <w:sz w:val="20"/>
          <w:szCs w:val="20"/>
          <w:rPrChange w:id="899" w:author="Microsoft Office User" w:date="2023-09-11T13:17:00Z">
            <w:rPr>
              <w:sz w:val="20"/>
              <w:szCs w:val="20"/>
            </w:rPr>
          </w:rPrChange>
        </w:rPr>
      </w:r>
      <w:r w:rsidRPr="00B26E5F">
        <w:rPr>
          <w:sz w:val="20"/>
          <w:szCs w:val="20"/>
          <w:rPrChange w:id="900" w:author="Microsoft Office User" w:date="2023-09-11T13:17:00Z">
            <w:rPr/>
          </w:rPrChange>
        </w:rPr>
        <w:fldChar w:fldCharType="separate"/>
      </w:r>
      <w:r w:rsidRPr="00B26E5F">
        <w:rPr>
          <w:sz w:val="20"/>
          <w:szCs w:val="20"/>
          <w:rPrChange w:id="901" w:author="Microsoft Office User" w:date="2023-09-11T13:17:00Z">
            <w:rPr/>
          </w:rPrChange>
        </w:rPr>
        <w:t>, 1389–1403 (2022).</w:t>
      </w:r>
      <w:r w:rsidRPr="00B26E5F">
        <w:rPr>
          <w:sz w:val="20"/>
          <w:szCs w:val="20"/>
          <w:rPrChange w:id="902"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903" w:author="Microsoft Office User" w:date="2023-09-11T13:17:00Z">
            <w:rPr/>
          </w:rPrChange>
        </w:rPr>
        <w:pPrChange w:id="904" w:author="Microsoft Office User" w:date="2023-09-11T13:17:00Z">
          <w:pPr/>
        </w:pPrChange>
      </w:pPr>
    </w:p>
    <w:p w14:paraId="1E1BA945" w14:textId="77777777" w:rsidR="000C56B0" w:rsidRPr="00B26E5F" w:rsidRDefault="00367A15">
      <w:pPr>
        <w:snapToGrid w:val="0"/>
        <w:contextualSpacing/>
        <w:rPr>
          <w:sz w:val="20"/>
          <w:szCs w:val="20"/>
          <w:rPrChange w:id="905" w:author="Microsoft Office User" w:date="2023-09-11T13:17:00Z">
            <w:rPr/>
          </w:rPrChange>
        </w:rPr>
        <w:pPrChange w:id="906" w:author="Microsoft Office User" w:date="2023-09-11T13:17:00Z">
          <w:pPr/>
        </w:pPrChange>
      </w:pPr>
      <w:r w:rsidRPr="00B26E5F">
        <w:rPr>
          <w:sz w:val="20"/>
          <w:szCs w:val="20"/>
          <w:rPrChange w:id="907" w:author="Microsoft Office User" w:date="2023-09-11T13:17:00Z">
            <w:rPr/>
          </w:rPrChange>
        </w:rPr>
        <w:fldChar w:fldCharType="begin"/>
      </w:r>
      <w:r w:rsidRPr="00B26E5F">
        <w:rPr>
          <w:sz w:val="20"/>
          <w:szCs w:val="20"/>
          <w:rPrChange w:id="908" w:author="Microsoft Office User" w:date="2023-09-11T13:17:00Z">
            <w:rPr/>
          </w:rPrChange>
        </w:rPr>
        <w:instrText>HYPERLINK "https://www.zotero.org/google-docs/?n2Avay" \h</w:instrText>
      </w:r>
      <w:r w:rsidRPr="00B26E5F">
        <w:rPr>
          <w:sz w:val="20"/>
          <w:szCs w:val="20"/>
          <w:rPrChange w:id="909" w:author="Microsoft Office User" w:date="2023-09-11T13:17:00Z">
            <w:rPr>
              <w:sz w:val="20"/>
              <w:szCs w:val="20"/>
            </w:rPr>
          </w:rPrChange>
        </w:rPr>
      </w:r>
      <w:r w:rsidRPr="00B26E5F">
        <w:rPr>
          <w:sz w:val="20"/>
          <w:szCs w:val="20"/>
          <w:rPrChange w:id="910" w:author="Microsoft Office User" w:date="2023-09-11T13:17:00Z">
            <w:rPr/>
          </w:rPrChange>
        </w:rPr>
        <w:fldChar w:fldCharType="separate"/>
      </w:r>
      <w:r w:rsidRPr="00B26E5F">
        <w:rPr>
          <w:sz w:val="20"/>
          <w:szCs w:val="20"/>
          <w:rPrChange w:id="911" w:author="Microsoft Office User" w:date="2023-09-11T13:17:00Z">
            <w:rPr/>
          </w:rPrChange>
        </w:rPr>
        <w:t>22.</w:t>
      </w:r>
      <w:r w:rsidRPr="00B26E5F">
        <w:rPr>
          <w:sz w:val="20"/>
          <w:szCs w:val="20"/>
          <w:rPrChange w:id="912" w:author="Microsoft Office User" w:date="2023-09-11T13:17:00Z">
            <w:rPr/>
          </w:rPrChange>
        </w:rPr>
        <w:tab/>
        <w:t xml:space="preserve">Rosales, S. M. </w:t>
      </w:r>
      <w:r w:rsidRPr="00B26E5F">
        <w:rPr>
          <w:sz w:val="20"/>
          <w:szCs w:val="20"/>
          <w:rPrChange w:id="913" w:author="Microsoft Office User" w:date="2023-09-11T13:17:00Z">
            <w:rPr/>
          </w:rPrChange>
        </w:rPr>
        <w:fldChar w:fldCharType="end"/>
      </w:r>
      <w:r w:rsidRPr="00B26E5F">
        <w:rPr>
          <w:sz w:val="20"/>
          <w:szCs w:val="20"/>
          <w:rPrChange w:id="914" w:author="Microsoft Office User" w:date="2023-09-11T13:17:00Z">
            <w:rPr/>
          </w:rPrChange>
        </w:rPr>
        <w:fldChar w:fldCharType="begin"/>
      </w:r>
      <w:r w:rsidRPr="00B26E5F">
        <w:rPr>
          <w:sz w:val="20"/>
          <w:szCs w:val="20"/>
          <w:rPrChange w:id="915" w:author="Microsoft Office User" w:date="2023-09-11T13:17:00Z">
            <w:rPr/>
          </w:rPrChange>
        </w:rPr>
        <w:instrText>HYPERLINK "https://www.zotero.org/google-docs/?n2Avay" \h</w:instrText>
      </w:r>
      <w:r w:rsidRPr="00B26E5F">
        <w:rPr>
          <w:sz w:val="20"/>
          <w:szCs w:val="20"/>
          <w:rPrChange w:id="916" w:author="Microsoft Office User" w:date="2023-09-11T13:17:00Z">
            <w:rPr>
              <w:sz w:val="20"/>
              <w:szCs w:val="20"/>
            </w:rPr>
          </w:rPrChange>
        </w:rPr>
      </w:r>
      <w:r w:rsidRPr="00B26E5F">
        <w:rPr>
          <w:sz w:val="20"/>
          <w:szCs w:val="20"/>
          <w:rPrChange w:id="917" w:author="Microsoft Office User" w:date="2023-09-11T13:17:00Z">
            <w:rPr>
              <w:i/>
            </w:rPr>
          </w:rPrChange>
        </w:rPr>
        <w:fldChar w:fldCharType="separate"/>
      </w:r>
      <w:r w:rsidRPr="00B26E5F">
        <w:rPr>
          <w:i/>
          <w:sz w:val="20"/>
          <w:szCs w:val="20"/>
          <w:rPrChange w:id="918" w:author="Microsoft Office User" w:date="2023-09-11T13:17:00Z">
            <w:rPr>
              <w:i/>
            </w:rPr>
          </w:rPrChange>
        </w:rPr>
        <w:t>et al.</w:t>
      </w:r>
      <w:r w:rsidRPr="00B26E5F">
        <w:rPr>
          <w:i/>
          <w:sz w:val="20"/>
          <w:szCs w:val="20"/>
          <w:rPrChange w:id="919" w:author="Microsoft Office User" w:date="2023-09-11T13:17:00Z">
            <w:rPr>
              <w:i/>
            </w:rPr>
          </w:rPrChange>
        </w:rPr>
        <w:fldChar w:fldCharType="end"/>
      </w:r>
      <w:r w:rsidRPr="00B26E5F">
        <w:rPr>
          <w:sz w:val="20"/>
          <w:szCs w:val="20"/>
          <w:rPrChange w:id="920" w:author="Microsoft Office User" w:date="2023-09-11T13:17:00Z">
            <w:rPr/>
          </w:rPrChange>
        </w:rPr>
        <w:fldChar w:fldCharType="begin"/>
      </w:r>
      <w:r w:rsidRPr="00B26E5F">
        <w:rPr>
          <w:sz w:val="20"/>
          <w:szCs w:val="20"/>
          <w:rPrChange w:id="921" w:author="Microsoft Office User" w:date="2023-09-11T13:17:00Z">
            <w:rPr/>
          </w:rPrChange>
        </w:rPr>
        <w:instrText>HYPERLINK "https://www.zotero.org/google-docs/?n2Avay" \h</w:instrText>
      </w:r>
      <w:r w:rsidRPr="00B26E5F">
        <w:rPr>
          <w:sz w:val="20"/>
          <w:szCs w:val="20"/>
          <w:rPrChange w:id="922" w:author="Microsoft Office User" w:date="2023-09-11T13:17:00Z">
            <w:rPr>
              <w:sz w:val="20"/>
              <w:szCs w:val="20"/>
            </w:rPr>
          </w:rPrChange>
        </w:rPr>
      </w:r>
      <w:r w:rsidRPr="00B26E5F">
        <w:rPr>
          <w:sz w:val="20"/>
          <w:szCs w:val="20"/>
          <w:rPrChange w:id="923" w:author="Microsoft Office User" w:date="2023-09-11T13:17:00Z">
            <w:rPr/>
          </w:rPrChange>
        </w:rPr>
        <w:fldChar w:fldCharType="separate"/>
      </w:r>
      <w:r w:rsidRPr="00B26E5F">
        <w:rPr>
          <w:sz w:val="20"/>
          <w:szCs w:val="20"/>
          <w:rPrChange w:id="924" w:author="Microsoft Office User" w:date="2023-09-11T13:17:00Z">
            <w:rPr/>
          </w:rPrChange>
        </w:rPr>
        <w:t xml:space="preserve"> Microbiome differences in disease-resistant vs. susceptible Acropora corals subjected to disease challenge assays. </w:t>
      </w:r>
      <w:r w:rsidRPr="00B26E5F">
        <w:rPr>
          <w:sz w:val="20"/>
          <w:szCs w:val="20"/>
          <w:rPrChange w:id="925" w:author="Microsoft Office User" w:date="2023-09-11T13:17:00Z">
            <w:rPr/>
          </w:rPrChange>
        </w:rPr>
        <w:fldChar w:fldCharType="end"/>
      </w:r>
      <w:r w:rsidRPr="00B26E5F">
        <w:rPr>
          <w:sz w:val="20"/>
          <w:szCs w:val="20"/>
          <w:rPrChange w:id="926" w:author="Microsoft Office User" w:date="2023-09-11T13:17:00Z">
            <w:rPr/>
          </w:rPrChange>
        </w:rPr>
        <w:fldChar w:fldCharType="begin"/>
      </w:r>
      <w:r w:rsidRPr="00B26E5F">
        <w:rPr>
          <w:sz w:val="20"/>
          <w:szCs w:val="20"/>
          <w:rPrChange w:id="927" w:author="Microsoft Office User" w:date="2023-09-11T13:17:00Z">
            <w:rPr/>
          </w:rPrChange>
        </w:rPr>
        <w:instrText>HYPERLINK "https://www.zotero.org/google-docs/?n2Avay" \h</w:instrText>
      </w:r>
      <w:r w:rsidRPr="00B26E5F">
        <w:rPr>
          <w:sz w:val="20"/>
          <w:szCs w:val="20"/>
          <w:rPrChange w:id="928" w:author="Microsoft Office User" w:date="2023-09-11T13:17:00Z">
            <w:rPr>
              <w:sz w:val="20"/>
              <w:szCs w:val="20"/>
            </w:rPr>
          </w:rPrChange>
        </w:rPr>
      </w:r>
      <w:r w:rsidRPr="00B26E5F">
        <w:rPr>
          <w:sz w:val="20"/>
          <w:szCs w:val="20"/>
          <w:rPrChange w:id="929" w:author="Microsoft Office User" w:date="2023-09-11T13:17:00Z">
            <w:rPr>
              <w:i/>
            </w:rPr>
          </w:rPrChange>
        </w:rPr>
        <w:fldChar w:fldCharType="separate"/>
      </w:r>
      <w:r w:rsidRPr="00B26E5F">
        <w:rPr>
          <w:i/>
          <w:sz w:val="20"/>
          <w:szCs w:val="20"/>
          <w:rPrChange w:id="930" w:author="Microsoft Office User" w:date="2023-09-11T13:17:00Z">
            <w:rPr>
              <w:i/>
            </w:rPr>
          </w:rPrChange>
        </w:rPr>
        <w:t xml:space="preserve">Sci. Rep. </w:t>
      </w:r>
      <w:r w:rsidRPr="00B26E5F">
        <w:rPr>
          <w:i/>
          <w:sz w:val="20"/>
          <w:szCs w:val="20"/>
          <w:rPrChange w:id="931" w:author="Microsoft Office User" w:date="2023-09-11T13:17:00Z">
            <w:rPr>
              <w:i/>
            </w:rPr>
          </w:rPrChange>
        </w:rPr>
        <w:fldChar w:fldCharType="end"/>
      </w:r>
      <w:r w:rsidRPr="00B26E5F">
        <w:rPr>
          <w:sz w:val="20"/>
          <w:szCs w:val="20"/>
          <w:rPrChange w:id="932" w:author="Microsoft Office User" w:date="2023-09-11T13:17:00Z">
            <w:rPr/>
          </w:rPrChange>
        </w:rPr>
        <w:fldChar w:fldCharType="begin"/>
      </w:r>
      <w:r w:rsidRPr="00B26E5F">
        <w:rPr>
          <w:sz w:val="20"/>
          <w:szCs w:val="20"/>
          <w:rPrChange w:id="933" w:author="Microsoft Office User" w:date="2023-09-11T13:17:00Z">
            <w:rPr/>
          </w:rPrChange>
        </w:rPr>
        <w:instrText>HYPERLINK "https://www.zotero.org/google-docs/?n2Avay" \h</w:instrText>
      </w:r>
      <w:r w:rsidRPr="00B26E5F">
        <w:rPr>
          <w:sz w:val="20"/>
          <w:szCs w:val="20"/>
          <w:rPrChange w:id="934" w:author="Microsoft Office User" w:date="2023-09-11T13:17:00Z">
            <w:rPr>
              <w:sz w:val="20"/>
              <w:szCs w:val="20"/>
            </w:rPr>
          </w:rPrChange>
        </w:rPr>
      </w:r>
      <w:r w:rsidRPr="00B26E5F">
        <w:rPr>
          <w:sz w:val="20"/>
          <w:szCs w:val="20"/>
          <w:rPrChange w:id="935" w:author="Microsoft Office User" w:date="2023-09-11T13:17:00Z">
            <w:rPr>
              <w:b/>
            </w:rPr>
          </w:rPrChange>
        </w:rPr>
        <w:fldChar w:fldCharType="separate"/>
      </w:r>
      <w:r w:rsidRPr="00B26E5F">
        <w:rPr>
          <w:b/>
          <w:sz w:val="20"/>
          <w:szCs w:val="20"/>
          <w:rPrChange w:id="936" w:author="Microsoft Office User" w:date="2023-09-11T13:17:00Z">
            <w:rPr>
              <w:b/>
            </w:rPr>
          </w:rPrChange>
        </w:rPr>
        <w:t>9</w:t>
      </w:r>
      <w:r w:rsidRPr="00B26E5F">
        <w:rPr>
          <w:b/>
          <w:sz w:val="20"/>
          <w:szCs w:val="20"/>
          <w:rPrChange w:id="937" w:author="Microsoft Office User" w:date="2023-09-11T13:17:00Z">
            <w:rPr>
              <w:b/>
            </w:rPr>
          </w:rPrChange>
        </w:rPr>
        <w:fldChar w:fldCharType="end"/>
      </w:r>
      <w:r w:rsidRPr="00B26E5F">
        <w:rPr>
          <w:sz w:val="20"/>
          <w:szCs w:val="20"/>
          <w:rPrChange w:id="938" w:author="Microsoft Office User" w:date="2023-09-11T13:17:00Z">
            <w:rPr/>
          </w:rPrChange>
        </w:rPr>
        <w:fldChar w:fldCharType="begin"/>
      </w:r>
      <w:r w:rsidRPr="00B26E5F">
        <w:rPr>
          <w:sz w:val="20"/>
          <w:szCs w:val="20"/>
          <w:rPrChange w:id="939" w:author="Microsoft Office User" w:date="2023-09-11T13:17:00Z">
            <w:rPr/>
          </w:rPrChange>
        </w:rPr>
        <w:instrText>HYPERLINK "https://www.zotero.org/google-docs/?n2Avay" \h</w:instrText>
      </w:r>
      <w:r w:rsidRPr="00B26E5F">
        <w:rPr>
          <w:sz w:val="20"/>
          <w:szCs w:val="20"/>
          <w:rPrChange w:id="940" w:author="Microsoft Office User" w:date="2023-09-11T13:17:00Z">
            <w:rPr>
              <w:sz w:val="20"/>
              <w:szCs w:val="20"/>
            </w:rPr>
          </w:rPrChange>
        </w:rPr>
      </w:r>
      <w:r w:rsidRPr="00B26E5F">
        <w:rPr>
          <w:sz w:val="20"/>
          <w:szCs w:val="20"/>
          <w:rPrChange w:id="941" w:author="Microsoft Office User" w:date="2023-09-11T13:17:00Z">
            <w:rPr/>
          </w:rPrChange>
        </w:rPr>
        <w:fldChar w:fldCharType="separate"/>
      </w:r>
      <w:r w:rsidRPr="00B26E5F">
        <w:rPr>
          <w:sz w:val="20"/>
          <w:szCs w:val="20"/>
          <w:rPrChange w:id="942" w:author="Microsoft Office User" w:date="2023-09-11T13:17:00Z">
            <w:rPr/>
          </w:rPrChange>
        </w:rPr>
        <w:t>, 18279 (2019).</w:t>
      </w:r>
      <w:r w:rsidRPr="00B26E5F">
        <w:rPr>
          <w:sz w:val="20"/>
          <w:szCs w:val="20"/>
          <w:rPrChange w:id="943"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944" w:author="Microsoft Office User" w:date="2023-09-11T13:17:00Z">
            <w:rPr/>
          </w:rPrChange>
        </w:rPr>
        <w:pPrChange w:id="945" w:author="Microsoft Office User" w:date="2023-09-11T13:17:00Z">
          <w:pPr/>
        </w:pPrChange>
      </w:pPr>
    </w:p>
    <w:p w14:paraId="2639899E" w14:textId="77777777" w:rsidR="000C56B0" w:rsidRPr="00B26E5F" w:rsidRDefault="00367A15">
      <w:pPr>
        <w:snapToGrid w:val="0"/>
        <w:contextualSpacing/>
        <w:rPr>
          <w:sz w:val="20"/>
          <w:szCs w:val="20"/>
          <w:rPrChange w:id="946" w:author="Microsoft Office User" w:date="2023-09-11T13:17:00Z">
            <w:rPr/>
          </w:rPrChange>
        </w:rPr>
        <w:pPrChange w:id="947" w:author="Microsoft Office User" w:date="2023-09-11T13:17:00Z">
          <w:pPr/>
        </w:pPrChange>
      </w:pPr>
      <w:r w:rsidRPr="00B26E5F">
        <w:rPr>
          <w:sz w:val="20"/>
          <w:szCs w:val="20"/>
          <w:rPrChange w:id="948" w:author="Microsoft Office User" w:date="2023-09-11T13:17:00Z">
            <w:rPr/>
          </w:rPrChange>
        </w:rPr>
        <w:fldChar w:fldCharType="begin"/>
      </w:r>
      <w:r w:rsidRPr="00B26E5F">
        <w:rPr>
          <w:sz w:val="20"/>
          <w:szCs w:val="20"/>
          <w:rPrChange w:id="949" w:author="Microsoft Office User" w:date="2023-09-11T13:17:00Z">
            <w:rPr/>
          </w:rPrChange>
        </w:rPr>
        <w:instrText>HYPERLINK "https://www.zotero.org/google-docs/?n2Avay" \h</w:instrText>
      </w:r>
      <w:r w:rsidRPr="00B26E5F">
        <w:rPr>
          <w:sz w:val="20"/>
          <w:szCs w:val="20"/>
          <w:rPrChange w:id="950" w:author="Microsoft Office User" w:date="2023-09-11T13:17:00Z">
            <w:rPr>
              <w:sz w:val="20"/>
              <w:szCs w:val="20"/>
            </w:rPr>
          </w:rPrChange>
        </w:rPr>
      </w:r>
      <w:r w:rsidRPr="00B26E5F">
        <w:rPr>
          <w:sz w:val="20"/>
          <w:szCs w:val="20"/>
          <w:rPrChange w:id="951" w:author="Microsoft Office User" w:date="2023-09-11T13:17:00Z">
            <w:rPr/>
          </w:rPrChange>
        </w:rPr>
        <w:fldChar w:fldCharType="separate"/>
      </w:r>
      <w:r w:rsidRPr="00B26E5F">
        <w:rPr>
          <w:sz w:val="20"/>
          <w:szCs w:val="20"/>
          <w:rPrChange w:id="952" w:author="Microsoft Office User" w:date="2023-09-11T13:17:00Z">
            <w:rPr/>
          </w:rPrChange>
        </w:rPr>
        <w:t>23.</w:t>
      </w:r>
      <w:r w:rsidRPr="00B26E5F">
        <w:rPr>
          <w:sz w:val="20"/>
          <w:szCs w:val="20"/>
          <w:rPrChange w:id="953" w:author="Microsoft Office User" w:date="2023-09-11T13:17:00Z">
            <w:rPr/>
          </w:rPrChange>
        </w:rPr>
        <w:tab/>
        <w:t xml:space="preserve">Rosado, P. M. </w:t>
      </w:r>
      <w:r w:rsidRPr="00B26E5F">
        <w:rPr>
          <w:sz w:val="20"/>
          <w:szCs w:val="20"/>
          <w:rPrChange w:id="954" w:author="Microsoft Office User" w:date="2023-09-11T13:17:00Z">
            <w:rPr/>
          </w:rPrChange>
        </w:rPr>
        <w:fldChar w:fldCharType="end"/>
      </w:r>
      <w:r w:rsidRPr="00B26E5F">
        <w:rPr>
          <w:sz w:val="20"/>
          <w:szCs w:val="20"/>
          <w:rPrChange w:id="955" w:author="Microsoft Office User" w:date="2023-09-11T13:17:00Z">
            <w:rPr/>
          </w:rPrChange>
        </w:rPr>
        <w:fldChar w:fldCharType="begin"/>
      </w:r>
      <w:r w:rsidRPr="00B26E5F">
        <w:rPr>
          <w:sz w:val="20"/>
          <w:szCs w:val="20"/>
          <w:rPrChange w:id="956" w:author="Microsoft Office User" w:date="2023-09-11T13:17:00Z">
            <w:rPr/>
          </w:rPrChange>
        </w:rPr>
        <w:instrText>HYPERLINK "https://www.zotero.org/google-docs/?n2Avay" \h</w:instrText>
      </w:r>
      <w:r w:rsidRPr="00B26E5F">
        <w:rPr>
          <w:sz w:val="20"/>
          <w:szCs w:val="20"/>
          <w:rPrChange w:id="957" w:author="Microsoft Office User" w:date="2023-09-11T13:17:00Z">
            <w:rPr>
              <w:sz w:val="20"/>
              <w:szCs w:val="20"/>
            </w:rPr>
          </w:rPrChange>
        </w:rPr>
      </w:r>
      <w:r w:rsidRPr="00B26E5F">
        <w:rPr>
          <w:sz w:val="20"/>
          <w:szCs w:val="20"/>
          <w:rPrChange w:id="958" w:author="Microsoft Office User" w:date="2023-09-11T13:17:00Z">
            <w:rPr>
              <w:i/>
            </w:rPr>
          </w:rPrChange>
        </w:rPr>
        <w:fldChar w:fldCharType="separate"/>
      </w:r>
      <w:r w:rsidRPr="00B26E5F">
        <w:rPr>
          <w:i/>
          <w:sz w:val="20"/>
          <w:szCs w:val="20"/>
          <w:rPrChange w:id="959" w:author="Microsoft Office User" w:date="2023-09-11T13:17:00Z">
            <w:rPr>
              <w:i/>
            </w:rPr>
          </w:rPrChange>
        </w:rPr>
        <w:t>et al.</w:t>
      </w:r>
      <w:r w:rsidRPr="00B26E5F">
        <w:rPr>
          <w:i/>
          <w:sz w:val="20"/>
          <w:szCs w:val="20"/>
          <w:rPrChange w:id="960" w:author="Microsoft Office User" w:date="2023-09-11T13:17:00Z">
            <w:rPr>
              <w:i/>
            </w:rPr>
          </w:rPrChange>
        </w:rPr>
        <w:fldChar w:fldCharType="end"/>
      </w:r>
      <w:r w:rsidRPr="00B26E5F">
        <w:rPr>
          <w:sz w:val="20"/>
          <w:szCs w:val="20"/>
          <w:rPrChange w:id="961" w:author="Microsoft Office User" w:date="2023-09-11T13:17:00Z">
            <w:rPr/>
          </w:rPrChange>
        </w:rPr>
        <w:fldChar w:fldCharType="begin"/>
      </w:r>
      <w:r w:rsidRPr="00B26E5F">
        <w:rPr>
          <w:sz w:val="20"/>
          <w:szCs w:val="20"/>
          <w:rPrChange w:id="962" w:author="Microsoft Office User" w:date="2023-09-11T13:17:00Z">
            <w:rPr/>
          </w:rPrChange>
        </w:rPr>
        <w:instrText>HYPERLINK "https://www.zotero.org/google-docs/?n2Avay" \h</w:instrText>
      </w:r>
      <w:r w:rsidRPr="00B26E5F">
        <w:rPr>
          <w:sz w:val="20"/>
          <w:szCs w:val="20"/>
          <w:rPrChange w:id="963" w:author="Microsoft Office User" w:date="2023-09-11T13:17:00Z">
            <w:rPr>
              <w:sz w:val="20"/>
              <w:szCs w:val="20"/>
            </w:rPr>
          </w:rPrChange>
        </w:rPr>
      </w:r>
      <w:r w:rsidRPr="00B26E5F">
        <w:rPr>
          <w:sz w:val="20"/>
          <w:szCs w:val="20"/>
          <w:rPrChange w:id="964" w:author="Microsoft Office User" w:date="2023-09-11T13:17:00Z">
            <w:rPr/>
          </w:rPrChange>
        </w:rPr>
        <w:fldChar w:fldCharType="separate"/>
      </w:r>
      <w:r w:rsidRPr="00B26E5F">
        <w:rPr>
          <w:sz w:val="20"/>
          <w:szCs w:val="20"/>
          <w:rPrChange w:id="965" w:author="Microsoft Office User" w:date="2023-09-11T13:17:00Z">
            <w:rPr/>
          </w:rPrChange>
        </w:rPr>
        <w:t xml:space="preserve"> Marine probiotics: increasing coral resistance to bleaching through microbiome manipulation. </w:t>
      </w:r>
      <w:r w:rsidRPr="00B26E5F">
        <w:rPr>
          <w:sz w:val="20"/>
          <w:szCs w:val="20"/>
          <w:rPrChange w:id="966" w:author="Microsoft Office User" w:date="2023-09-11T13:17:00Z">
            <w:rPr/>
          </w:rPrChange>
        </w:rPr>
        <w:fldChar w:fldCharType="end"/>
      </w:r>
      <w:r w:rsidRPr="00B26E5F">
        <w:rPr>
          <w:sz w:val="20"/>
          <w:szCs w:val="20"/>
          <w:rPrChange w:id="967" w:author="Microsoft Office User" w:date="2023-09-11T13:17:00Z">
            <w:rPr/>
          </w:rPrChange>
        </w:rPr>
        <w:fldChar w:fldCharType="begin"/>
      </w:r>
      <w:r w:rsidRPr="00B26E5F">
        <w:rPr>
          <w:sz w:val="20"/>
          <w:szCs w:val="20"/>
          <w:rPrChange w:id="968" w:author="Microsoft Office User" w:date="2023-09-11T13:17:00Z">
            <w:rPr/>
          </w:rPrChange>
        </w:rPr>
        <w:instrText>HYPERLINK "https://www.zotero.org/google-docs/?n2Avay" \h</w:instrText>
      </w:r>
      <w:r w:rsidRPr="00B26E5F">
        <w:rPr>
          <w:sz w:val="20"/>
          <w:szCs w:val="20"/>
          <w:rPrChange w:id="969" w:author="Microsoft Office User" w:date="2023-09-11T13:17:00Z">
            <w:rPr>
              <w:sz w:val="20"/>
              <w:szCs w:val="20"/>
            </w:rPr>
          </w:rPrChange>
        </w:rPr>
      </w:r>
      <w:r w:rsidRPr="00B26E5F">
        <w:rPr>
          <w:sz w:val="20"/>
          <w:szCs w:val="20"/>
          <w:rPrChange w:id="970" w:author="Microsoft Office User" w:date="2023-09-11T13:17:00Z">
            <w:rPr>
              <w:i/>
            </w:rPr>
          </w:rPrChange>
        </w:rPr>
        <w:fldChar w:fldCharType="separate"/>
      </w:r>
      <w:r w:rsidRPr="00B26E5F">
        <w:rPr>
          <w:i/>
          <w:sz w:val="20"/>
          <w:szCs w:val="20"/>
          <w:rPrChange w:id="971" w:author="Microsoft Office User" w:date="2023-09-11T13:17:00Z">
            <w:rPr>
              <w:i/>
            </w:rPr>
          </w:rPrChange>
        </w:rPr>
        <w:t xml:space="preserve">ISME J. </w:t>
      </w:r>
      <w:r w:rsidRPr="00B26E5F">
        <w:rPr>
          <w:i/>
          <w:sz w:val="20"/>
          <w:szCs w:val="20"/>
          <w:rPrChange w:id="972" w:author="Microsoft Office User" w:date="2023-09-11T13:17:00Z">
            <w:rPr>
              <w:i/>
            </w:rPr>
          </w:rPrChange>
        </w:rPr>
        <w:fldChar w:fldCharType="end"/>
      </w:r>
      <w:r w:rsidRPr="00B26E5F">
        <w:rPr>
          <w:sz w:val="20"/>
          <w:szCs w:val="20"/>
          <w:rPrChange w:id="973" w:author="Microsoft Office User" w:date="2023-09-11T13:17:00Z">
            <w:rPr/>
          </w:rPrChange>
        </w:rPr>
        <w:fldChar w:fldCharType="begin"/>
      </w:r>
      <w:r w:rsidRPr="00B26E5F">
        <w:rPr>
          <w:sz w:val="20"/>
          <w:szCs w:val="20"/>
          <w:rPrChange w:id="974" w:author="Microsoft Office User" w:date="2023-09-11T13:17:00Z">
            <w:rPr/>
          </w:rPrChange>
        </w:rPr>
        <w:instrText>HYPERLINK "https://www.zotero.org/google-docs/?n2Avay" \h</w:instrText>
      </w:r>
      <w:r w:rsidRPr="00B26E5F">
        <w:rPr>
          <w:sz w:val="20"/>
          <w:szCs w:val="20"/>
          <w:rPrChange w:id="975" w:author="Microsoft Office User" w:date="2023-09-11T13:17:00Z">
            <w:rPr>
              <w:sz w:val="20"/>
              <w:szCs w:val="20"/>
            </w:rPr>
          </w:rPrChange>
        </w:rPr>
      </w:r>
      <w:r w:rsidRPr="00B26E5F">
        <w:rPr>
          <w:sz w:val="20"/>
          <w:szCs w:val="20"/>
          <w:rPrChange w:id="976" w:author="Microsoft Office User" w:date="2023-09-11T13:17:00Z">
            <w:rPr>
              <w:b/>
            </w:rPr>
          </w:rPrChange>
        </w:rPr>
        <w:fldChar w:fldCharType="separate"/>
      </w:r>
      <w:r w:rsidRPr="00B26E5F">
        <w:rPr>
          <w:b/>
          <w:sz w:val="20"/>
          <w:szCs w:val="20"/>
          <w:rPrChange w:id="977" w:author="Microsoft Office User" w:date="2023-09-11T13:17:00Z">
            <w:rPr>
              <w:b/>
            </w:rPr>
          </w:rPrChange>
        </w:rPr>
        <w:t>13</w:t>
      </w:r>
      <w:r w:rsidRPr="00B26E5F">
        <w:rPr>
          <w:b/>
          <w:sz w:val="20"/>
          <w:szCs w:val="20"/>
          <w:rPrChange w:id="978" w:author="Microsoft Office User" w:date="2023-09-11T13:17:00Z">
            <w:rPr>
              <w:b/>
            </w:rPr>
          </w:rPrChange>
        </w:rPr>
        <w:fldChar w:fldCharType="end"/>
      </w:r>
      <w:r w:rsidRPr="00B26E5F">
        <w:rPr>
          <w:sz w:val="20"/>
          <w:szCs w:val="20"/>
          <w:rPrChange w:id="979" w:author="Microsoft Office User" w:date="2023-09-11T13:17:00Z">
            <w:rPr/>
          </w:rPrChange>
        </w:rPr>
        <w:fldChar w:fldCharType="begin"/>
      </w:r>
      <w:r w:rsidRPr="00B26E5F">
        <w:rPr>
          <w:sz w:val="20"/>
          <w:szCs w:val="20"/>
          <w:rPrChange w:id="980" w:author="Microsoft Office User" w:date="2023-09-11T13:17:00Z">
            <w:rPr/>
          </w:rPrChange>
        </w:rPr>
        <w:instrText>HYPERLINK "https://www.zotero.org/google-docs/?n2Avay" \h</w:instrText>
      </w:r>
      <w:r w:rsidRPr="00B26E5F">
        <w:rPr>
          <w:sz w:val="20"/>
          <w:szCs w:val="20"/>
          <w:rPrChange w:id="981" w:author="Microsoft Office User" w:date="2023-09-11T13:17:00Z">
            <w:rPr>
              <w:sz w:val="20"/>
              <w:szCs w:val="20"/>
            </w:rPr>
          </w:rPrChange>
        </w:rPr>
      </w:r>
      <w:r w:rsidRPr="00B26E5F">
        <w:rPr>
          <w:sz w:val="20"/>
          <w:szCs w:val="20"/>
          <w:rPrChange w:id="982" w:author="Microsoft Office User" w:date="2023-09-11T13:17:00Z">
            <w:rPr/>
          </w:rPrChange>
        </w:rPr>
        <w:fldChar w:fldCharType="separate"/>
      </w:r>
      <w:r w:rsidRPr="00B26E5F">
        <w:rPr>
          <w:sz w:val="20"/>
          <w:szCs w:val="20"/>
          <w:rPrChange w:id="983" w:author="Microsoft Office User" w:date="2023-09-11T13:17:00Z">
            <w:rPr/>
          </w:rPrChange>
        </w:rPr>
        <w:t>, 921–936 (2019).</w:t>
      </w:r>
      <w:r w:rsidRPr="00B26E5F">
        <w:rPr>
          <w:sz w:val="20"/>
          <w:szCs w:val="20"/>
          <w:rPrChange w:id="984"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985" w:author="Microsoft Office User" w:date="2023-09-11T13:17:00Z">
            <w:rPr/>
          </w:rPrChange>
        </w:rPr>
        <w:pPrChange w:id="986" w:author="Microsoft Office User" w:date="2023-09-11T13:17:00Z">
          <w:pPr/>
        </w:pPrChange>
      </w:pPr>
    </w:p>
    <w:p w14:paraId="08614C2B" w14:textId="77777777" w:rsidR="000C56B0" w:rsidRPr="00B26E5F" w:rsidRDefault="00367A15">
      <w:pPr>
        <w:snapToGrid w:val="0"/>
        <w:contextualSpacing/>
        <w:rPr>
          <w:sz w:val="20"/>
          <w:szCs w:val="20"/>
          <w:rPrChange w:id="987" w:author="Microsoft Office User" w:date="2023-09-11T13:17:00Z">
            <w:rPr/>
          </w:rPrChange>
        </w:rPr>
        <w:pPrChange w:id="988" w:author="Microsoft Office User" w:date="2023-09-11T13:17:00Z">
          <w:pPr/>
        </w:pPrChange>
      </w:pPr>
      <w:r w:rsidRPr="00B26E5F">
        <w:rPr>
          <w:sz w:val="20"/>
          <w:szCs w:val="20"/>
          <w:rPrChange w:id="989" w:author="Microsoft Office User" w:date="2023-09-11T13:17:00Z">
            <w:rPr/>
          </w:rPrChange>
        </w:rPr>
        <w:fldChar w:fldCharType="begin"/>
      </w:r>
      <w:r w:rsidRPr="00B26E5F">
        <w:rPr>
          <w:sz w:val="20"/>
          <w:szCs w:val="20"/>
          <w:rPrChange w:id="990" w:author="Microsoft Office User" w:date="2023-09-11T13:17:00Z">
            <w:rPr/>
          </w:rPrChange>
        </w:rPr>
        <w:instrText>HYPERLINK "https://www.zotero.org/google-docs/?n2Avay" \h</w:instrText>
      </w:r>
      <w:r w:rsidRPr="00B26E5F">
        <w:rPr>
          <w:sz w:val="20"/>
          <w:szCs w:val="20"/>
          <w:rPrChange w:id="991" w:author="Microsoft Office User" w:date="2023-09-11T13:17:00Z">
            <w:rPr>
              <w:sz w:val="20"/>
              <w:szCs w:val="20"/>
            </w:rPr>
          </w:rPrChange>
        </w:rPr>
      </w:r>
      <w:r w:rsidRPr="00B26E5F">
        <w:rPr>
          <w:sz w:val="20"/>
          <w:szCs w:val="20"/>
          <w:rPrChange w:id="992" w:author="Microsoft Office User" w:date="2023-09-11T13:17:00Z">
            <w:rPr/>
          </w:rPrChange>
        </w:rPr>
        <w:fldChar w:fldCharType="separate"/>
      </w:r>
      <w:r w:rsidRPr="00B26E5F">
        <w:rPr>
          <w:sz w:val="20"/>
          <w:szCs w:val="20"/>
          <w:rPrChange w:id="993" w:author="Microsoft Office User" w:date="2023-09-11T13:17:00Z">
            <w:rPr/>
          </w:rPrChange>
        </w:rPr>
        <w:t>24.</w:t>
      </w:r>
      <w:r w:rsidRPr="00B26E5F">
        <w:rPr>
          <w:sz w:val="20"/>
          <w:szCs w:val="20"/>
          <w:rPrChange w:id="994" w:author="Microsoft Office User" w:date="2023-09-11T13:17:00Z">
            <w:rPr/>
          </w:rPrChange>
        </w:rPr>
        <w:tab/>
        <w:t xml:space="preserve">Ley, R. E. </w:t>
      </w:r>
      <w:r w:rsidRPr="00B26E5F">
        <w:rPr>
          <w:sz w:val="20"/>
          <w:szCs w:val="20"/>
          <w:rPrChange w:id="995" w:author="Microsoft Office User" w:date="2023-09-11T13:17:00Z">
            <w:rPr/>
          </w:rPrChange>
        </w:rPr>
        <w:fldChar w:fldCharType="end"/>
      </w:r>
      <w:r w:rsidRPr="00B26E5F">
        <w:rPr>
          <w:sz w:val="20"/>
          <w:szCs w:val="20"/>
          <w:rPrChange w:id="996" w:author="Microsoft Office User" w:date="2023-09-11T13:17:00Z">
            <w:rPr/>
          </w:rPrChange>
        </w:rPr>
        <w:fldChar w:fldCharType="begin"/>
      </w:r>
      <w:r w:rsidRPr="00B26E5F">
        <w:rPr>
          <w:sz w:val="20"/>
          <w:szCs w:val="20"/>
          <w:rPrChange w:id="997" w:author="Microsoft Office User" w:date="2023-09-11T13:17:00Z">
            <w:rPr/>
          </w:rPrChange>
        </w:rPr>
        <w:instrText>HYPERLINK "https://www.zotero.org/google-docs/?n2Avay" \h</w:instrText>
      </w:r>
      <w:r w:rsidRPr="00B26E5F">
        <w:rPr>
          <w:sz w:val="20"/>
          <w:szCs w:val="20"/>
          <w:rPrChange w:id="998" w:author="Microsoft Office User" w:date="2023-09-11T13:17:00Z">
            <w:rPr>
              <w:sz w:val="20"/>
              <w:szCs w:val="20"/>
            </w:rPr>
          </w:rPrChange>
        </w:rPr>
      </w:r>
      <w:r w:rsidRPr="00B26E5F">
        <w:rPr>
          <w:sz w:val="20"/>
          <w:szCs w:val="20"/>
          <w:rPrChange w:id="999" w:author="Microsoft Office User" w:date="2023-09-11T13:17:00Z">
            <w:rPr>
              <w:i/>
            </w:rPr>
          </w:rPrChange>
        </w:rPr>
        <w:fldChar w:fldCharType="separate"/>
      </w:r>
      <w:r w:rsidRPr="00B26E5F">
        <w:rPr>
          <w:i/>
          <w:sz w:val="20"/>
          <w:szCs w:val="20"/>
          <w:rPrChange w:id="1000" w:author="Microsoft Office User" w:date="2023-09-11T13:17:00Z">
            <w:rPr>
              <w:i/>
            </w:rPr>
          </w:rPrChange>
        </w:rPr>
        <w:t>et al.</w:t>
      </w:r>
      <w:r w:rsidRPr="00B26E5F">
        <w:rPr>
          <w:i/>
          <w:sz w:val="20"/>
          <w:szCs w:val="20"/>
          <w:rPrChange w:id="1001" w:author="Microsoft Office User" w:date="2023-09-11T13:17:00Z">
            <w:rPr>
              <w:i/>
            </w:rPr>
          </w:rPrChange>
        </w:rPr>
        <w:fldChar w:fldCharType="end"/>
      </w:r>
      <w:r w:rsidRPr="00B26E5F">
        <w:rPr>
          <w:sz w:val="20"/>
          <w:szCs w:val="20"/>
          <w:rPrChange w:id="1002" w:author="Microsoft Office User" w:date="2023-09-11T13:17:00Z">
            <w:rPr/>
          </w:rPrChange>
        </w:rPr>
        <w:fldChar w:fldCharType="begin"/>
      </w:r>
      <w:r w:rsidRPr="00B26E5F">
        <w:rPr>
          <w:sz w:val="20"/>
          <w:szCs w:val="20"/>
          <w:rPrChange w:id="1003" w:author="Microsoft Office User" w:date="2023-09-11T13:17:00Z">
            <w:rPr/>
          </w:rPrChange>
        </w:rPr>
        <w:instrText>HYPERLINK "https://www.zotero.org/google-docs/?n2Avay" \h</w:instrText>
      </w:r>
      <w:r w:rsidRPr="00B26E5F">
        <w:rPr>
          <w:sz w:val="20"/>
          <w:szCs w:val="20"/>
          <w:rPrChange w:id="1004" w:author="Microsoft Office User" w:date="2023-09-11T13:17:00Z">
            <w:rPr>
              <w:sz w:val="20"/>
              <w:szCs w:val="20"/>
            </w:rPr>
          </w:rPrChange>
        </w:rPr>
      </w:r>
      <w:r w:rsidRPr="00B26E5F">
        <w:rPr>
          <w:sz w:val="20"/>
          <w:szCs w:val="20"/>
          <w:rPrChange w:id="1005" w:author="Microsoft Office User" w:date="2023-09-11T13:17:00Z">
            <w:rPr/>
          </w:rPrChange>
        </w:rPr>
        <w:fldChar w:fldCharType="separate"/>
      </w:r>
      <w:r w:rsidRPr="00B26E5F">
        <w:rPr>
          <w:sz w:val="20"/>
          <w:szCs w:val="20"/>
          <w:rPrChange w:id="1006" w:author="Microsoft Office User" w:date="2023-09-11T13:17:00Z">
            <w:rPr/>
          </w:rPrChange>
        </w:rPr>
        <w:t xml:space="preserve"> Evolution of mammals and their gut microbes. </w:t>
      </w:r>
      <w:r w:rsidRPr="00B26E5F">
        <w:rPr>
          <w:sz w:val="20"/>
          <w:szCs w:val="20"/>
          <w:rPrChange w:id="1007" w:author="Microsoft Office User" w:date="2023-09-11T13:17:00Z">
            <w:rPr/>
          </w:rPrChange>
        </w:rPr>
        <w:fldChar w:fldCharType="end"/>
      </w:r>
      <w:r w:rsidRPr="00B26E5F">
        <w:rPr>
          <w:sz w:val="20"/>
          <w:szCs w:val="20"/>
          <w:rPrChange w:id="1008" w:author="Microsoft Office User" w:date="2023-09-11T13:17:00Z">
            <w:rPr/>
          </w:rPrChange>
        </w:rPr>
        <w:fldChar w:fldCharType="begin"/>
      </w:r>
      <w:r w:rsidRPr="00B26E5F">
        <w:rPr>
          <w:sz w:val="20"/>
          <w:szCs w:val="20"/>
          <w:rPrChange w:id="1009" w:author="Microsoft Office User" w:date="2023-09-11T13:17:00Z">
            <w:rPr/>
          </w:rPrChange>
        </w:rPr>
        <w:instrText>HYPERLINK "https://www.zotero.org/google-docs/?n2Avay" \h</w:instrText>
      </w:r>
      <w:r w:rsidRPr="00B26E5F">
        <w:rPr>
          <w:sz w:val="20"/>
          <w:szCs w:val="20"/>
          <w:rPrChange w:id="1010" w:author="Microsoft Office User" w:date="2023-09-11T13:17:00Z">
            <w:rPr>
              <w:sz w:val="20"/>
              <w:szCs w:val="20"/>
            </w:rPr>
          </w:rPrChange>
        </w:rPr>
      </w:r>
      <w:r w:rsidRPr="00B26E5F">
        <w:rPr>
          <w:sz w:val="20"/>
          <w:szCs w:val="20"/>
          <w:rPrChange w:id="1011" w:author="Microsoft Office User" w:date="2023-09-11T13:17:00Z">
            <w:rPr>
              <w:i/>
            </w:rPr>
          </w:rPrChange>
        </w:rPr>
        <w:fldChar w:fldCharType="separate"/>
      </w:r>
      <w:r w:rsidRPr="00B26E5F">
        <w:rPr>
          <w:i/>
          <w:sz w:val="20"/>
          <w:szCs w:val="20"/>
          <w:rPrChange w:id="1012" w:author="Microsoft Office User" w:date="2023-09-11T13:17:00Z">
            <w:rPr>
              <w:i/>
            </w:rPr>
          </w:rPrChange>
        </w:rPr>
        <w:t xml:space="preserve">science </w:t>
      </w:r>
      <w:r w:rsidRPr="00B26E5F">
        <w:rPr>
          <w:i/>
          <w:sz w:val="20"/>
          <w:szCs w:val="20"/>
          <w:rPrChange w:id="1013" w:author="Microsoft Office User" w:date="2023-09-11T13:17:00Z">
            <w:rPr>
              <w:i/>
            </w:rPr>
          </w:rPrChange>
        </w:rPr>
        <w:fldChar w:fldCharType="end"/>
      </w:r>
      <w:r w:rsidRPr="00B26E5F">
        <w:rPr>
          <w:sz w:val="20"/>
          <w:szCs w:val="20"/>
          <w:rPrChange w:id="1014" w:author="Microsoft Office User" w:date="2023-09-11T13:17:00Z">
            <w:rPr/>
          </w:rPrChange>
        </w:rPr>
        <w:fldChar w:fldCharType="begin"/>
      </w:r>
      <w:r w:rsidRPr="00B26E5F">
        <w:rPr>
          <w:sz w:val="20"/>
          <w:szCs w:val="20"/>
          <w:rPrChange w:id="1015" w:author="Microsoft Office User" w:date="2023-09-11T13:17:00Z">
            <w:rPr/>
          </w:rPrChange>
        </w:rPr>
        <w:instrText>HYPERLINK "https://www.zotero.org/google-docs/?n2Avay" \h</w:instrText>
      </w:r>
      <w:r w:rsidRPr="00B26E5F">
        <w:rPr>
          <w:sz w:val="20"/>
          <w:szCs w:val="20"/>
          <w:rPrChange w:id="1016" w:author="Microsoft Office User" w:date="2023-09-11T13:17:00Z">
            <w:rPr>
              <w:sz w:val="20"/>
              <w:szCs w:val="20"/>
            </w:rPr>
          </w:rPrChange>
        </w:rPr>
      </w:r>
      <w:r w:rsidRPr="00B26E5F">
        <w:rPr>
          <w:sz w:val="20"/>
          <w:szCs w:val="20"/>
          <w:rPrChange w:id="1017" w:author="Microsoft Office User" w:date="2023-09-11T13:17:00Z">
            <w:rPr>
              <w:b/>
            </w:rPr>
          </w:rPrChange>
        </w:rPr>
        <w:fldChar w:fldCharType="separate"/>
      </w:r>
      <w:r w:rsidRPr="00B26E5F">
        <w:rPr>
          <w:b/>
          <w:sz w:val="20"/>
          <w:szCs w:val="20"/>
          <w:rPrChange w:id="1018" w:author="Microsoft Office User" w:date="2023-09-11T13:17:00Z">
            <w:rPr>
              <w:b/>
            </w:rPr>
          </w:rPrChange>
        </w:rPr>
        <w:t>320</w:t>
      </w:r>
      <w:r w:rsidRPr="00B26E5F">
        <w:rPr>
          <w:b/>
          <w:sz w:val="20"/>
          <w:szCs w:val="20"/>
          <w:rPrChange w:id="1019" w:author="Microsoft Office User" w:date="2023-09-11T13:17:00Z">
            <w:rPr>
              <w:b/>
            </w:rPr>
          </w:rPrChange>
        </w:rPr>
        <w:fldChar w:fldCharType="end"/>
      </w:r>
      <w:r w:rsidRPr="00B26E5F">
        <w:rPr>
          <w:sz w:val="20"/>
          <w:szCs w:val="20"/>
          <w:rPrChange w:id="1020" w:author="Microsoft Office User" w:date="2023-09-11T13:17:00Z">
            <w:rPr/>
          </w:rPrChange>
        </w:rPr>
        <w:fldChar w:fldCharType="begin"/>
      </w:r>
      <w:r w:rsidRPr="00B26E5F">
        <w:rPr>
          <w:sz w:val="20"/>
          <w:szCs w:val="20"/>
          <w:rPrChange w:id="1021" w:author="Microsoft Office User" w:date="2023-09-11T13:17:00Z">
            <w:rPr/>
          </w:rPrChange>
        </w:rPr>
        <w:instrText>HYPERLINK "https://www.zotero.org/google-docs/?n2Avay" \h</w:instrText>
      </w:r>
      <w:r w:rsidRPr="00B26E5F">
        <w:rPr>
          <w:sz w:val="20"/>
          <w:szCs w:val="20"/>
          <w:rPrChange w:id="1022" w:author="Microsoft Office User" w:date="2023-09-11T13:17:00Z">
            <w:rPr>
              <w:sz w:val="20"/>
              <w:szCs w:val="20"/>
            </w:rPr>
          </w:rPrChange>
        </w:rPr>
      </w:r>
      <w:r w:rsidRPr="00B26E5F">
        <w:rPr>
          <w:sz w:val="20"/>
          <w:szCs w:val="20"/>
          <w:rPrChange w:id="1023" w:author="Microsoft Office User" w:date="2023-09-11T13:17:00Z">
            <w:rPr/>
          </w:rPrChange>
        </w:rPr>
        <w:fldChar w:fldCharType="separate"/>
      </w:r>
      <w:r w:rsidRPr="00B26E5F">
        <w:rPr>
          <w:sz w:val="20"/>
          <w:szCs w:val="20"/>
          <w:rPrChange w:id="1024" w:author="Microsoft Office User" w:date="2023-09-11T13:17:00Z">
            <w:rPr/>
          </w:rPrChange>
        </w:rPr>
        <w:t>, 1647–1651 (2008).</w:t>
      </w:r>
      <w:r w:rsidRPr="00B26E5F">
        <w:rPr>
          <w:sz w:val="20"/>
          <w:szCs w:val="20"/>
          <w:rPrChange w:id="1025"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1026" w:author="Microsoft Office User" w:date="2023-09-11T13:17:00Z">
            <w:rPr/>
          </w:rPrChange>
        </w:rPr>
        <w:pPrChange w:id="1027" w:author="Microsoft Office User" w:date="2023-09-11T13:17:00Z">
          <w:pPr/>
        </w:pPrChange>
      </w:pPr>
    </w:p>
    <w:p w14:paraId="17B3B1F7" w14:textId="77777777" w:rsidR="000C56B0" w:rsidRPr="00B26E5F" w:rsidRDefault="00367A15">
      <w:pPr>
        <w:snapToGrid w:val="0"/>
        <w:contextualSpacing/>
        <w:rPr>
          <w:sz w:val="20"/>
          <w:szCs w:val="20"/>
          <w:rPrChange w:id="1028" w:author="Microsoft Office User" w:date="2023-09-11T13:17:00Z">
            <w:rPr/>
          </w:rPrChange>
        </w:rPr>
        <w:pPrChange w:id="1029" w:author="Microsoft Office User" w:date="2023-09-11T13:17:00Z">
          <w:pPr/>
        </w:pPrChange>
      </w:pPr>
      <w:r w:rsidRPr="00B26E5F">
        <w:rPr>
          <w:sz w:val="20"/>
          <w:szCs w:val="20"/>
          <w:rPrChange w:id="1030" w:author="Microsoft Office User" w:date="2023-09-11T13:17:00Z">
            <w:rPr/>
          </w:rPrChange>
        </w:rPr>
        <w:fldChar w:fldCharType="begin"/>
      </w:r>
      <w:r w:rsidRPr="00B26E5F">
        <w:rPr>
          <w:sz w:val="20"/>
          <w:szCs w:val="20"/>
          <w:rPrChange w:id="1031" w:author="Microsoft Office User" w:date="2023-09-11T13:17:00Z">
            <w:rPr/>
          </w:rPrChange>
        </w:rPr>
        <w:instrText>HYPERLINK "https://www.zotero.org/google-docs/?n2Avay" \h</w:instrText>
      </w:r>
      <w:r w:rsidRPr="00B26E5F">
        <w:rPr>
          <w:sz w:val="20"/>
          <w:szCs w:val="20"/>
          <w:rPrChange w:id="1032" w:author="Microsoft Office User" w:date="2023-09-11T13:17:00Z">
            <w:rPr>
              <w:sz w:val="20"/>
              <w:szCs w:val="20"/>
            </w:rPr>
          </w:rPrChange>
        </w:rPr>
      </w:r>
      <w:r w:rsidRPr="00B26E5F">
        <w:rPr>
          <w:sz w:val="20"/>
          <w:szCs w:val="20"/>
          <w:rPrChange w:id="1033" w:author="Microsoft Office User" w:date="2023-09-11T13:17:00Z">
            <w:rPr/>
          </w:rPrChange>
        </w:rPr>
        <w:fldChar w:fldCharType="separate"/>
      </w:r>
      <w:r w:rsidRPr="00B26E5F">
        <w:rPr>
          <w:sz w:val="20"/>
          <w:szCs w:val="20"/>
          <w:rPrChange w:id="1034" w:author="Microsoft Office User" w:date="2023-09-11T13:17:00Z">
            <w:rPr/>
          </w:rPrChange>
        </w:rPr>
        <w:t>25.</w:t>
      </w:r>
      <w:r w:rsidRPr="00B26E5F">
        <w:rPr>
          <w:sz w:val="20"/>
          <w:szCs w:val="20"/>
          <w:rPrChange w:id="1035" w:author="Microsoft Office User" w:date="2023-09-11T13:17:00Z">
            <w:rPr/>
          </w:rPrChange>
        </w:rPr>
        <w:tab/>
        <w:t xml:space="preserve">Bodawatta, K. H. </w:t>
      </w:r>
      <w:r w:rsidRPr="00B26E5F">
        <w:rPr>
          <w:sz w:val="20"/>
          <w:szCs w:val="20"/>
          <w:rPrChange w:id="1036" w:author="Microsoft Office User" w:date="2023-09-11T13:17:00Z">
            <w:rPr/>
          </w:rPrChange>
        </w:rPr>
        <w:fldChar w:fldCharType="end"/>
      </w:r>
      <w:r w:rsidRPr="00B26E5F">
        <w:rPr>
          <w:sz w:val="20"/>
          <w:szCs w:val="20"/>
          <w:rPrChange w:id="1037" w:author="Microsoft Office User" w:date="2023-09-11T13:17:00Z">
            <w:rPr/>
          </w:rPrChange>
        </w:rPr>
        <w:fldChar w:fldCharType="begin"/>
      </w:r>
      <w:r w:rsidRPr="00B26E5F">
        <w:rPr>
          <w:sz w:val="20"/>
          <w:szCs w:val="20"/>
          <w:rPrChange w:id="1038" w:author="Microsoft Office User" w:date="2023-09-11T13:17:00Z">
            <w:rPr/>
          </w:rPrChange>
        </w:rPr>
        <w:instrText>HYPERLINK "https://www.zotero.org/google-docs/?n2Avay" \h</w:instrText>
      </w:r>
      <w:r w:rsidRPr="00B26E5F">
        <w:rPr>
          <w:sz w:val="20"/>
          <w:szCs w:val="20"/>
          <w:rPrChange w:id="1039" w:author="Microsoft Office User" w:date="2023-09-11T13:17:00Z">
            <w:rPr>
              <w:sz w:val="20"/>
              <w:szCs w:val="20"/>
            </w:rPr>
          </w:rPrChange>
        </w:rPr>
      </w:r>
      <w:r w:rsidRPr="00B26E5F">
        <w:rPr>
          <w:sz w:val="20"/>
          <w:szCs w:val="20"/>
          <w:rPrChange w:id="1040" w:author="Microsoft Office User" w:date="2023-09-11T13:17:00Z">
            <w:rPr>
              <w:i/>
            </w:rPr>
          </w:rPrChange>
        </w:rPr>
        <w:fldChar w:fldCharType="separate"/>
      </w:r>
      <w:r w:rsidRPr="00B26E5F">
        <w:rPr>
          <w:i/>
          <w:sz w:val="20"/>
          <w:szCs w:val="20"/>
          <w:rPrChange w:id="1041" w:author="Microsoft Office User" w:date="2023-09-11T13:17:00Z">
            <w:rPr>
              <w:i/>
            </w:rPr>
          </w:rPrChange>
        </w:rPr>
        <w:t>et al.</w:t>
      </w:r>
      <w:r w:rsidRPr="00B26E5F">
        <w:rPr>
          <w:i/>
          <w:sz w:val="20"/>
          <w:szCs w:val="20"/>
          <w:rPrChange w:id="1042" w:author="Microsoft Office User" w:date="2023-09-11T13:17:00Z">
            <w:rPr>
              <w:i/>
            </w:rPr>
          </w:rPrChange>
        </w:rPr>
        <w:fldChar w:fldCharType="end"/>
      </w:r>
      <w:r w:rsidRPr="00B26E5F">
        <w:rPr>
          <w:sz w:val="20"/>
          <w:szCs w:val="20"/>
          <w:rPrChange w:id="1043" w:author="Microsoft Office User" w:date="2023-09-11T13:17:00Z">
            <w:rPr/>
          </w:rPrChange>
        </w:rPr>
        <w:fldChar w:fldCharType="begin"/>
      </w:r>
      <w:r w:rsidRPr="00B26E5F">
        <w:rPr>
          <w:sz w:val="20"/>
          <w:szCs w:val="20"/>
          <w:rPrChange w:id="1044" w:author="Microsoft Office User" w:date="2023-09-11T13:17:00Z">
            <w:rPr/>
          </w:rPrChange>
        </w:rPr>
        <w:instrText>HYPERLINK "https://www.zotero.org/google-docs/?n2Avay" \h</w:instrText>
      </w:r>
      <w:r w:rsidRPr="00B26E5F">
        <w:rPr>
          <w:sz w:val="20"/>
          <w:szCs w:val="20"/>
          <w:rPrChange w:id="1045" w:author="Microsoft Office User" w:date="2023-09-11T13:17:00Z">
            <w:rPr>
              <w:sz w:val="20"/>
              <w:szCs w:val="20"/>
            </w:rPr>
          </w:rPrChange>
        </w:rPr>
      </w:r>
      <w:r w:rsidRPr="00B26E5F">
        <w:rPr>
          <w:sz w:val="20"/>
          <w:szCs w:val="20"/>
          <w:rPrChange w:id="1046" w:author="Microsoft Office User" w:date="2023-09-11T13:17:00Z">
            <w:rPr/>
          </w:rPrChange>
        </w:rPr>
        <w:fldChar w:fldCharType="separate"/>
      </w:r>
      <w:r w:rsidRPr="00B26E5F">
        <w:rPr>
          <w:sz w:val="20"/>
          <w:szCs w:val="20"/>
          <w:rPrChange w:id="1047" w:author="Microsoft Office User" w:date="2023-09-11T13:17:00Z">
            <w:rPr/>
          </w:rPrChange>
        </w:rPr>
        <w:t xml:space="preserve"> Species-specific but not phylosymbiotic gut microbiomes of New Guinean passerine birds are shaped by diet and flight-associated gut modifications. </w:t>
      </w:r>
      <w:r w:rsidRPr="00B26E5F">
        <w:rPr>
          <w:sz w:val="20"/>
          <w:szCs w:val="20"/>
          <w:rPrChange w:id="1048" w:author="Microsoft Office User" w:date="2023-09-11T13:17:00Z">
            <w:rPr/>
          </w:rPrChange>
        </w:rPr>
        <w:fldChar w:fldCharType="end"/>
      </w:r>
      <w:r w:rsidRPr="00B26E5F">
        <w:rPr>
          <w:sz w:val="20"/>
          <w:szCs w:val="20"/>
          <w:rPrChange w:id="1049" w:author="Microsoft Office User" w:date="2023-09-11T13:17:00Z">
            <w:rPr/>
          </w:rPrChange>
        </w:rPr>
        <w:fldChar w:fldCharType="begin"/>
      </w:r>
      <w:r w:rsidRPr="00B26E5F">
        <w:rPr>
          <w:sz w:val="20"/>
          <w:szCs w:val="20"/>
          <w:rPrChange w:id="1050" w:author="Microsoft Office User" w:date="2023-09-11T13:17:00Z">
            <w:rPr/>
          </w:rPrChange>
        </w:rPr>
        <w:instrText>HYPERLINK "https://www.zotero.org/google-docs/?n2Avay" \h</w:instrText>
      </w:r>
      <w:r w:rsidRPr="00B26E5F">
        <w:rPr>
          <w:sz w:val="20"/>
          <w:szCs w:val="20"/>
          <w:rPrChange w:id="1051" w:author="Microsoft Office User" w:date="2023-09-11T13:17:00Z">
            <w:rPr>
              <w:sz w:val="20"/>
              <w:szCs w:val="20"/>
            </w:rPr>
          </w:rPrChange>
        </w:rPr>
      </w:r>
      <w:r w:rsidRPr="00B26E5F">
        <w:rPr>
          <w:sz w:val="20"/>
          <w:szCs w:val="20"/>
          <w:rPrChange w:id="1052" w:author="Microsoft Office User" w:date="2023-09-11T13:17:00Z">
            <w:rPr>
              <w:i/>
            </w:rPr>
          </w:rPrChange>
        </w:rPr>
        <w:fldChar w:fldCharType="separate"/>
      </w:r>
      <w:r w:rsidRPr="00B26E5F">
        <w:rPr>
          <w:i/>
          <w:sz w:val="20"/>
          <w:szCs w:val="20"/>
          <w:rPrChange w:id="1053" w:author="Microsoft Office User" w:date="2023-09-11T13:17:00Z">
            <w:rPr>
              <w:i/>
            </w:rPr>
          </w:rPrChange>
        </w:rPr>
        <w:t xml:space="preserve">Proc. R. Soc. B </w:t>
      </w:r>
      <w:r w:rsidRPr="00B26E5F">
        <w:rPr>
          <w:i/>
          <w:sz w:val="20"/>
          <w:szCs w:val="20"/>
          <w:rPrChange w:id="1054" w:author="Microsoft Office User" w:date="2023-09-11T13:17:00Z">
            <w:rPr>
              <w:i/>
            </w:rPr>
          </w:rPrChange>
        </w:rPr>
        <w:fldChar w:fldCharType="end"/>
      </w:r>
      <w:r w:rsidRPr="00B26E5F">
        <w:rPr>
          <w:sz w:val="20"/>
          <w:szCs w:val="20"/>
          <w:rPrChange w:id="1055" w:author="Microsoft Office User" w:date="2023-09-11T13:17:00Z">
            <w:rPr/>
          </w:rPrChange>
        </w:rPr>
        <w:fldChar w:fldCharType="begin"/>
      </w:r>
      <w:r w:rsidRPr="00B26E5F">
        <w:rPr>
          <w:sz w:val="20"/>
          <w:szCs w:val="20"/>
          <w:rPrChange w:id="1056" w:author="Microsoft Office User" w:date="2023-09-11T13:17:00Z">
            <w:rPr/>
          </w:rPrChange>
        </w:rPr>
        <w:instrText>HYPERLINK "https://www.zotero.org/google-docs/?n2Avay" \h</w:instrText>
      </w:r>
      <w:r w:rsidRPr="00B26E5F">
        <w:rPr>
          <w:sz w:val="20"/>
          <w:szCs w:val="20"/>
          <w:rPrChange w:id="1057" w:author="Microsoft Office User" w:date="2023-09-11T13:17:00Z">
            <w:rPr>
              <w:sz w:val="20"/>
              <w:szCs w:val="20"/>
            </w:rPr>
          </w:rPrChange>
        </w:rPr>
      </w:r>
      <w:r w:rsidRPr="00B26E5F">
        <w:rPr>
          <w:sz w:val="20"/>
          <w:szCs w:val="20"/>
          <w:rPrChange w:id="1058" w:author="Microsoft Office User" w:date="2023-09-11T13:17:00Z">
            <w:rPr>
              <w:b/>
            </w:rPr>
          </w:rPrChange>
        </w:rPr>
        <w:fldChar w:fldCharType="separate"/>
      </w:r>
      <w:r w:rsidRPr="00B26E5F">
        <w:rPr>
          <w:b/>
          <w:sz w:val="20"/>
          <w:szCs w:val="20"/>
          <w:rPrChange w:id="1059" w:author="Microsoft Office User" w:date="2023-09-11T13:17:00Z">
            <w:rPr>
              <w:b/>
            </w:rPr>
          </w:rPrChange>
        </w:rPr>
        <w:t>288</w:t>
      </w:r>
      <w:r w:rsidRPr="00B26E5F">
        <w:rPr>
          <w:b/>
          <w:sz w:val="20"/>
          <w:szCs w:val="20"/>
          <w:rPrChange w:id="1060" w:author="Microsoft Office User" w:date="2023-09-11T13:17:00Z">
            <w:rPr>
              <w:b/>
            </w:rPr>
          </w:rPrChange>
        </w:rPr>
        <w:fldChar w:fldCharType="end"/>
      </w:r>
      <w:r w:rsidRPr="00B26E5F">
        <w:rPr>
          <w:sz w:val="20"/>
          <w:szCs w:val="20"/>
          <w:rPrChange w:id="1061" w:author="Microsoft Office User" w:date="2023-09-11T13:17:00Z">
            <w:rPr/>
          </w:rPrChange>
        </w:rPr>
        <w:fldChar w:fldCharType="begin"/>
      </w:r>
      <w:r w:rsidRPr="00B26E5F">
        <w:rPr>
          <w:sz w:val="20"/>
          <w:szCs w:val="20"/>
          <w:rPrChange w:id="1062" w:author="Microsoft Office User" w:date="2023-09-11T13:17:00Z">
            <w:rPr/>
          </w:rPrChange>
        </w:rPr>
        <w:instrText>HYPERLINK "https://www.zotero.org/google-docs/?n2Avay" \h</w:instrText>
      </w:r>
      <w:r w:rsidRPr="00B26E5F">
        <w:rPr>
          <w:sz w:val="20"/>
          <w:szCs w:val="20"/>
          <w:rPrChange w:id="1063" w:author="Microsoft Office User" w:date="2023-09-11T13:17:00Z">
            <w:rPr>
              <w:sz w:val="20"/>
              <w:szCs w:val="20"/>
            </w:rPr>
          </w:rPrChange>
        </w:rPr>
      </w:r>
      <w:r w:rsidRPr="00B26E5F">
        <w:rPr>
          <w:sz w:val="20"/>
          <w:szCs w:val="20"/>
          <w:rPrChange w:id="1064" w:author="Microsoft Office User" w:date="2023-09-11T13:17:00Z">
            <w:rPr/>
          </w:rPrChange>
        </w:rPr>
        <w:fldChar w:fldCharType="separate"/>
      </w:r>
      <w:r w:rsidRPr="00B26E5F">
        <w:rPr>
          <w:sz w:val="20"/>
          <w:szCs w:val="20"/>
          <w:rPrChange w:id="1065" w:author="Microsoft Office User" w:date="2023-09-11T13:17:00Z">
            <w:rPr/>
          </w:rPrChange>
        </w:rPr>
        <w:t>, 20210446 (2021).</w:t>
      </w:r>
      <w:r w:rsidRPr="00B26E5F">
        <w:rPr>
          <w:sz w:val="20"/>
          <w:szCs w:val="20"/>
          <w:rPrChange w:id="1066"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1067" w:author="Microsoft Office User" w:date="2023-09-11T13:17:00Z">
            <w:rPr/>
          </w:rPrChange>
        </w:rPr>
        <w:pPrChange w:id="1068" w:author="Microsoft Office User" w:date="2023-09-11T13:17:00Z">
          <w:pPr/>
        </w:pPrChange>
      </w:pPr>
    </w:p>
    <w:p w14:paraId="63BF07E0" w14:textId="77777777" w:rsidR="000C56B0" w:rsidRPr="00B26E5F" w:rsidRDefault="00367A15">
      <w:pPr>
        <w:snapToGrid w:val="0"/>
        <w:contextualSpacing/>
        <w:rPr>
          <w:sz w:val="20"/>
          <w:szCs w:val="20"/>
          <w:rPrChange w:id="1069" w:author="Microsoft Office User" w:date="2023-09-11T13:17:00Z">
            <w:rPr/>
          </w:rPrChange>
        </w:rPr>
        <w:pPrChange w:id="1070" w:author="Microsoft Office User" w:date="2023-09-11T13:17:00Z">
          <w:pPr/>
        </w:pPrChange>
      </w:pPr>
      <w:r w:rsidRPr="00B26E5F">
        <w:rPr>
          <w:sz w:val="20"/>
          <w:szCs w:val="20"/>
          <w:rPrChange w:id="1071" w:author="Microsoft Office User" w:date="2023-09-11T13:17:00Z">
            <w:rPr/>
          </w:rPrChange>
        </w:rPr>
        <w:fldChar w:fldCharType="begin"/>
      </w:r>
      <w:r w:rsidRPr="00B26E5F">
        <w:rPr>
          <w:sz w:val="20"/>
          <w:szCs w:val="20"/>
          <w:rPrChange w:id="1072" w:author="Microsoft Office User" w:date="2023-09-11T13:17:00Z">
            <w:rPr/>
          </w:rPrChange>
        </w:rPr>
        <w:instrText>HYPERLINK "https://www.zotero.org/google-docs/?n2Avay" \h</w:instrText>
      </w:r>
      <w:r w:rsidRPr="00B26E5F">
        <w:rPr>
          <w:sz w:val="20"/>
          <w:szCs w:val="20"/>
          <w:rPrChange w:id="1073" w:author="Microsoft Office User" w:date="2023-09-11T13:17:00Z">
            <w:rPr>
              <w:sz w:val="20"/>
              <w:szCs w:val="20"/>
            </w:rPr>
          </w:rPrChange>
        </w:rPr>
      </w:r>
      <w:r w:rsidRPr="00B26E5F">
        <w:rPr>
          <w:sz w:val="20"/>
          <w:szCs w:val="20"/>
          <w:rPrChange w:id="1074" w:author="Microsoft Office User" w:date="2023-09-11T13:17:00Z">
            <w:rPr/>
          </w:rPrChange>
        </w:rPr>
        <w:fldChar w:fldCharType="separate"/>
      </w:r>
      <w:r w:rsidRPr="00B26E5F">
        <w:rPr>
          <w:sz w:val="20"/>
          <w:szCs w:val="20"/>
          <w:rPrChange w:id="1075" w:author="Microsoft Office User" w:date="2023-09-11T13:17:00Z">
            <w:rPr/>
          </w:rPrChange>
        </w:rPr>
        <w:t>26.</w:t>
      </w:r>
      <w:r w:rsidRPr="00B26E5F">
        <w:rPr>
          <w:sz w:val="20"/>
          <w:szCs w:val="20"/>
          <w:rPrChange w:id="1076"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1077" w:author="Microsoft Office User" w:date="2023-09-11T13:17:00Z">
            <w:rPr/>
          </w:rPrChange>
        </w:rPr>
        <w:fldChar w:fldCharType="end"/>
      </w:r>
      <w:r w:rsidRPr="00B26E5F">
        <w:rPr>
          <w:sz w:val="20"/>
          <w:szCs w:val="20"/>
          <w:rPrChange w:id="1078" w:author="Microsoft Office User" w:date="2023-09-11T13:17:00Z">
            <w:rPr/>
          </w:rPrChange>
        </w:rPr>
        <w:fldChar w:fldCharType="begin"/>
      </w:r>
      <w:r w:rsidRPr="00B26E5F">
        <w:rPr>
          <w:sz w:val="20"/>
          <w:szCs w:val="20"/>
          <w:rPrChange w:id="1079" w:author="Microsoft Office User" w:date="2023-09-11T13:17:00Z">
            <w:rPr/>
          </w:rPrChange>
        </w:rPr>
        <w:instrText>HYPERLINK "https://www.zotero.org/google-docs/?n2Avay" \h</w:instrText>
      </w:r>
      <w:r w:rsidRPr="00B26E5F">
        <w:rPr>
          <w:sz w:val="20"/>
          <w:szCs w:val="20"/>
          <w:rPrChange w:id="1080" w:author="Microsoft Office User" w:date="2023-09-11T13:17:00Z">
            <w:rPr>
              <w:sz w:val="20"/>
              <w:szCs w:val="20"/>
            </w:rPr>
          </w:rPrChange>
        </w:rPr>
      </w:r>
      <w:r w:rsidRPr="00B26E5F">
        <w:rPr>
          <w:sz w:val="20"/>
          <w:szCs w:val="20"/>
          <w:rPrChange w:id="1081" w:author="Microsoft Office User" w:date="2023-09-11T13:17:00Z">
            <w:rPr>
              <w:i/>
            </w:rPr>
          </w:rPrChange>
        </w:rPr>
        <w:fldChar w:fldCharType="separate"/>
      </w:r>
      <w:r w:rsidRPr="00B26E5F">
        <w:rPr>
          <w:i/>
          <w:sz w:val="20"/>
          <w:szCs w:val="20"/>
          <w:rPrChange w:id="1082" w:author="Microsoft Office User" w:date="2023-09-11T13:17:00Z">
            <w:rPr>
              <w:i/>
            </w:rPr>
          </w:rPrChange>
        </w:rPr>
        <w:t xml:space="preserve">Dev. Comp. Immunol. </w:t>
      </w:r>
      <w:r w:rsidRPr="00B26E5F">
        <w:rPr>
          <w:i/>
          <w:sz w:val="20"/>
          <w:szCs w:val="20"/>
          <w:rPrChange w:id="1083" w:author="Microsoft Office User" w:date="2023-09-11T13:17:00Z">
            <w:rPr>
              <w:i/>
            </w:rPr>
          </w:rPrChange>
        </w:rPr>
        <w:fldChar w:fldCharType="end"/>
      </w:r>
      <w:r w:rsidRPr="00B26E5F">
        <w:rPr>
          <w:sz w:val="20"/>
          <w:szCs w:val="20"/>
          <w:rPrChange w:id="1084" w:author="Microsoft Office User" w:date="2023-09-11T13:17:00Z">
            <w:rPr/>
          </w:rPrChange>
        </w:rPr>
        <w:fldChar w:fldCharType="begin"/>
      </w:r>
      <w:r w:rsidRPr="00B26E5F">
        <w:rPr>
          <w:sz w:val="20"/>
          <w:szCs w:val="20"/>
          <w:rPrChange w:id="1085" w:author="Microsoft Office User" w:date="2023-09-11T13:17:00Z">
            <w:rPr/>
          </w:rPrChange>
        </w:rPr>
        <w:instrText>HYPERLINK "https://www.zotero.org/google-docs/?n2Avay" \h</w:instrText>
      </w:r>
      <w:r w:rsidRPr="00B26E5F">
        <w:rPr>
          <w:sz w:val="20"/>
          <w:szCs w:val="20"/>
          <w:rPrChange w:id="1086" w:author="Microsoft Office User" w:date="2023-09-11T13:17:00Z">
            <w:rPr>
              <w:sz w:val="20"/>
              <w:szCs w:val="20"/>
            </w:rPr>
          </w:rPrChange>
        </w:rPr>
      </w:r>
      <w:r w:rsidRPr="00B26E5F">
        <w:rPr>
          <w:sz w:val="20"/>
          <w:szCs w:val="20"/>
          <w:rPrChange w:id="1087" w:author="Microsoft Office User" w:date="2023-09-11T13:17:00Z">
            <w:rPr>
              <w:b/>
            </w:rPr>
          </w:rPrChange>
        </w:rPr>
        <w:fldChar w:fldCharType="separate"/>
      </w:r>
      <w:r w:rsidRPr="00B26E5F">
        <w:rPr>
          <w:b/>
          <w:sz w:val="20"/>
          <w:szCs w:val="20"/>
          <w:rPrChange w:id="1088" w:author="Microsoft Office User" w:date="2023-09-11T13:17:00Z">
            <w:rPr>
              <w:b/>
            </w:rPr>
          </w:rPrChange>
        </w:rPr>
        <w:t>46</w:t>
      </w:r>
      <w:r w:rsidRPr="00B26E5F">
        <w:rPr>
          <w:b/>
          <w:sz w:val="20"/>
          <w:szCs w:val="20"/>
          <w:rPrChange w:id="1089" w:author="Microsoft Office User" w:date="2023-09-11T13:17:00Z">
            <w:rPr>
              <w:b/>
            </w:rPr>
          </w:rPrChange>
        </w:rPr>
        <w:fldChar w:fldCharType="end"/>
      </w:r>
      <w:r w:rsidRPr="00B26E5F">
        <w:rPr>
          <w:sz w:val="20"/>
          <w:szCs w:val="20"/>
          <w:rPrChange w:id="1090" w:author="Microsoft Office User" w:date="2023-09-11T13:17:00Z">
            <w:rPr/>
          </w:rPrChange>
        </w:rPr>
        <w:fldChar w:fldCharType="begin"/>
      </w:r>
      <w:r w:rsidRPr="00B26E5F">
        <w:rPr>
          <w:sz w:val="20"/>
          <w:szCs w:val="20"/>
          <w:rPrChange w:id="1091" w:author="Microsoft Office User" w:date="2023-09-11T13:17:00Z">
            <w:rPr/>
          </w:rPrChange>
        </w:rPr>
        <w:instrText>HYPERLINK "https://www.zotero.org/google-docs/?n2Avay" \h</w:instrText>
      </w:r>
      <w:r w:rsidRPr="00B26E5F">
        <w:rPr>
          <w:sz w:val="20"/>
          <w:szCs w:val="20"/>
          <w:rPrChange w:id="1092" w:author="Microsoft Office User" w:date="2023-09-11T13:17:00Z">
            <w:rPr>
              <w:sz w:val="20"/>
              <w:szCs w:val="20"/>
            </w:rPr>
          </w:rPrChange>
        </w:rPr>
      </w:r>
      <w:r w:rsidRPr="00B26E5F">
        <w:rPr>
          <w:sz w:val="20"/>
          <w:szCs w:val="20"/>
          <w:rPrChange w:id="1093" w:author="Microsoft Office User" w:date="2023-09-11T13:17:00Z">
            <w:rPr/>
          </w:rPrChange>
        </w:rPr>
        <w:fldChar w:fldCharType="separate"/>
      </w:r>
      <w:r w:rsidRPr="00B26E5F">
        <w:rPr>
          <w:sz w:val="20"/>
          <w:szCs w:val="20"/>
          <w:rPrChange w:id="1094" w:author="Microsoft Office User" w:date="2023-09-11T13:17:00Z">
            <w:rPr/>
          </w:rPrChange>
        </w:rPr>
        <w:t>, 480–488 (2014).</w:t>
      </w:r>
      <w:r w:rsidRPr="00B26E5F">
        <w:rPr>
          <w:sz w:val="20"/>
          <w:szCs w:val="20"/>
          <w:rPrChange w:id="1095"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1096" w:author="Microsoft Office User" w:date="2023-09-11T13:17:00Z">
            <w:rPr/>
          </w:rPrChange>
        </w:rPr>
        <w:pPrChange w:id="1097" w:author="Microsoft Office User" w:date="2023-09-11T13:17:00Z">
          <w:pPr/>
        </w:pPrChange>
      </w:pPr>
    </w:p>
    <w:p w14:paraId="329E1097" w14:textId="77777777" w:rsidR="000C56B0" w:rsidRPr="00B26E5F" w:rsidRDefault="00367A15">
      <w:pPr>
        <w:snapToGrid w:val="0"/>
        <w:contextualSpacing/>
        <w:rPr>
          <w:sz w:val="20"/>
          <w:szCs w:val="20"/>
          <w:rPrChange w:id="1098" w:author="Microsoft Office User" w:date="2023-09-11T13:17:00Z">
            <w:rPr/>
          </w:rPrChange>
        </w:rPr>
        <w:pPrChange w:id="1099" w:author="Microsoft Office User" w:date="2023-09-11T13:17:00Z">
          <w:pPr/>
        </w:pPrChange>
      </w:pPr>
      <w:r w:rsidRPr="00B26E5F">
        <w:rPr>
          <w:sz w:val="20"/>
          <w:szCs w:val="20"/>
          <w:rPrChange w:id="1100" w:author="Microsoft Office User" w:date="2023-09-11T13:17:00Z">
            <w:rPr/>
          </w:rPrChange>
        </w:rPr>
        <w:fldChar w:fldCharType="begin"/>
      </w:r>
      <w:r w:rsidRPr="00B26E5F">
        <w:rPr>
          <w:sz w:val="20"/>
          <w:szCs w:val="20"/>
          <w:rPrChange w:id="1101" w:author="Microsoft Office User" w:date="2023-09-11T13:17:00Z">
            <w:rPr/>
          </w:rPrChange>
        </w:rPr>
        <w:instrText>HYPERLINK "https://www.zotero.org/google-docs/?n2Avay" \h</w:instrText>
      </w:r>
      <w:r w:rsidRPr="00B26E5F">
        <w:rPr>
          <w:sz w:val="20"/>
          <w:szCs w:val="20"/>
          <w:rPrChange w:id="1102" w:author="Microsoft Office User" w:date="2023-09-11T13:17:00Z">
            <w:rPr>
              <w:sz w:val="20"/>
              <w:szCs w:val="20"/>
            </w:rPr>
          </w:rPrChange>
        </w:rPr>
      </w:r>
      <w:r w:rsidRPr="00B26E5F">
        <w:rPr>
          <w:sz w:val="20"/>
          <w:szCs w:val="20"/>
          <w:rPrChange w:id="1103" w:author="Microsoft Office User" w:date="2023-09-11T13:17:00Z">
            <w:rPr/>
          </w:rPrChange>
        </w:rPr>
        <w:fldChar w:fldCharType="separate"/>
      </w:r>
      <w:r w:rsidRPr="00B26E5F">
        <w:rPr>
          <w:sz w:val="20"/>
          <w:szCs w:val="20"/>
          <w:rPrChange w:id="1104" w:author="Microsoft Office User" w:date="2023-09-11T13:17:00Z">
            <w:rPr/>
          </w:rPrChange>
        </w:rPr>
        <w:t>27.</w:t>
      </w:r>
      <w:r w:rsidRPr="00B26E5F">
        <w:rPr>
          <w:sz w:val="20"/>
          <w:szCs w:val="20"/>
          <w:rPrChange w:id="1105" w:author="Microsoft Office User" w:date="2023-09-11T13:17:00Z">
            <w:rPr/>
          </w:rPrChange>
        </w:rPr>
        <w:tab/>
        <w:t xml:space="preserve">Medzhitov, R. &amp; Janeway, C. A. Innate immunity: the virtues of a nonclonal system of recognition. </w:t>
      </w:r>
      <w:r w:rsidRPr="00B26E5F">
        <w:rPr>
          <w:sz w:val="20"/>
          <w:szCs w:val="20"/>
          <w:rPrChange w:id="1106" w:author="Microsoft Office User" w:date="2023-09-11T13:17:00Z">
            <w:rPr/>
          </w:rPrChange>
        </w:rPr>
        <w:fldChar w:fldCharType="end"/>
      </w:r>
      <w:r w:rsidRPr="00B26E5F">
        <w:rPr>
          <w:sz w:val="20"/>
          <w:szCs w:val="20"/>
          <w:rPrChange w:id="1107" w:author="Microsoft Office User" w:date="2023-09-11T13:17:00Z">
            <w:rPr/>
          </w:rPrChange>
        </w:rPr>
        <w:fldChar w:fldCharType="begin"/>
      </w:r>
      <w:r w:rsidRPr="00B26E5F">
        <w:rPr>
          <w:sz w:val="20"/>
          <w:szCs w:val="20"/>
          <w:rPrChange w:id="1108" w:author="Microsoft Office User" w:date="2023-09-11T13:17:00Z">
            <w:rPr/>
          </w:rPrChange>
        </w:rPr>
        <w:instrText>HYPERLINK "https://www.zotero.org/google-docs/?n2Avay" \h</w:instrText>
      </w:r>
      <w:r w:rsidRPr="00B26E5F">
        <w:rPr>
          <w:sz w:val="20"/>
          <w:szCs w:val="20"/>
          <w:rPrChange w:id="1109" w:author="Microsoft Office User" w:date="2023-09-11T13:17:00Z">
            <w:rPr>
              <w:sz w:val="20"/>
              <w:szCs w:val="20"/>
            </w:rPr>
          </w:rPrChange>
        </w:rPr>
      </w:r>
      <w:r w:rsidRPr="00B26E5F">
        <w:rPr>
          <w:sz w:val="20"/>
          <w:szCs w:val="20"/>
          <w:rPrChange w:id="1110" w:author="Microsoft Office User" w:date="2023-09-11T13:17:00Z">
            <w:rPr>
              <w:i/>
            </w:rPr>
          </w:rPrChange>
        </w:rPr>
        <w:fldChar w:fldCharType="separate"/>
      </w:r>
      <w:r w:rsidRPr="00B26E5F">
        <w:rPr>
          <w:i/>
          <w:sz w:val="20"/>
          <w:szCs w:val="20"/>
          <w:rPrChange w:id="1111" w:author="Microsoft Office User" w:date="2023-09-11T13:17:00Z">
            <w:rPr>
              <w:i/>
            </w:rPr>
          </w:rPrChange>
        </w:rPr>
        <w:t xml:space="preserve">Cell </w:t>
      </w:r>
      <w:r w:rsidRPr="00B26E5F">
        <w:rPr>
          <w:i/>
          <w:sz w:val="20"/>
          <w:szCs w:val="20"/>
          <w:rPrChange w:id="1112" w:author="Microsoft Office User" w:date="2023-09-11T13:17:00Z">
            <w:rPr>
              <w:i/>
            </w:rPr>
          </w:rPrChange>
        </w:rPr>
        <w:fldChar w:fldCharType="end"/>
      </w:r>
      <w:r w:rsidRPr="00B26E5F">
        <w:rPr>
          <w:sz w:val="20"/>
          <w:szCs w:val="20"/>
          <w:rPrChange w:id="1113" w:author="Microsoft Office User" w:date="2023-09-11T13:17:00Z">
            <w:rPr/>
          </w:rPrChange>
        </w:rPr>
        <w:fldChar w:fldCharType="begin"/>
      </w:r>
      <w:r w:rsidRPr="00B26E5F">
        <w:rPr>
          <w:sz w:val="20"/>
          <w:szCs w:val="20"/>
          <w:rPrChange w:id="1114" w:author="Microsoft Office User" w:date="2023-09-11T13:17:00Z">
            <w:rPr/>
          </w:rPrChange>
        </w:rPr>
        <w:instrText>HYPERLINK "https://www.zotero.org/google-docs/?n2Avay" \h</w:instrText>
      </w:r>
      <w:r w:rsidRPr="00B26E5F">
        <w:rPr>
          <w:sz w:val="20"/>
          <w:szCs w:val="20"/>
          <w:rPrChange w:id="1115" w:author="Microsoft Office User" w:date="2023-09-11T13:17:00Z">
            <w:rPr>
              <w:sz w:val="20"/>
              <w:szCs w:val="20"/>
            </w:rPr>
          </w:rPrChange>
        </w:rPr>
      </w:r>
      <w:r w:rsidRPr="00B26E5F">
        <w:rPr>
          <w:sz w:val="20"/>
          <w:szCs w:val="20"/>
          <w:rPrChange w:id="1116" w:author="Microsoft Office User" w:date="2023-09-11T13:17:00Z">
            <w:rPr>
              <w:b/>
            </w:rPr>
          </w:rPrChange>
        </w:rPr>
        <w:fldChar w:fldCharType="separate"/>
      </w:r>
      <w:r w:rsidRPr="00B26E5F">
        <w:rPr>
          <w:b/>
          <w:sz w:val="20"/>
          <w:szCs w:val="20"/>
          <w:rPrChange w:id="1117" w:author="Microsoft Office User" w:date="2023-09-11T13:17:00Z">
            <w:rPr>
              <w:b/>
            </w:rPr>
          </w:rPrChange>
        </w:rPr>
        <w:t>91</w:t>
      </w:r>
      <w:r w:rsidRPr="00B26E5F">
        <w:rPr>
          <w:b/>
          <w:sz w:val="20"/>
          <w:szCs w:val="20"/>
          <w:rPrChange w:id="1118" w:author="Microsoft Office User" w:date="2023-09-11T13:17:00Z">
            <w:rPr>
              <w:b/>
            </w:rPr>
          </w:rPrChange>
        </w:rPr>
        <w:fldChar w:fldCharType="end"/>
      </w:r>
      <w:r w:rsidRPr="00B26E5F">
        <w:rPr>
          <w:sz w:val="20"/>
          <w:szCs w:val="20"/>
          <w:rPrChange w:id="1119" w:author="Microsoft Office User" w:date="2023-09-11T13:17:00Z">
            <w:rPr/>
          </w:rPrChange>
        </w:rPr>
        <w:fldChar w:fldCharType="begin"/>
      </w:r>
      <w:r w:rsidRPr="00B26E5F">
        <w:rPr>
          <w:sz w:val="20"/>
          <w:szCs w:val="20"/>
          <w:rPrChange w:id="1120" w:author="Microsoft Office User" w:date="2023-09-11T13:17:00Z">
            <w:rPr/>
          </w:rPrChange>
        </w:rPr>
        <w:instrText>HYPERLINK "https://www.zotero.org/google-docs/?n2Avay" \h</w:instrText>
      </w:r>
      <w:r w:rsidRPr="00B26E5F">
        <w:rPr>
          <w:sz w:val="20"/>
          <w:szCs w:val="20"/>
          <w:rPrChange w:id="1121" w:author="Microsoft Office User" w:date="2023-09-11T13:17:00Z">
            <w:rPr>
              <w:sz w:val="20"/>
              <w:szCs w:val="20"/>
            </w:rPr>
          </w:rPrChange>
        </w:rPr>
      </w:r>
      <w:r w:rsidRPr="00B26E5F">
        <w:rPr>
          <w:sz w:val="20"/>
          <w:szCs w:val="20"/>
          <w:rPrChange w:id="1122" w:author="Microsoft Office User" w:date="2023-09-11T13:17:00Z">
            <w:rPr/>
          </w:rPrChange>
        </w:rPr>
        <w:fldChar w:fldCharType="separate"/>
      </w:r>
      <w:r w:rsidRPr="00B26E5F">
        <w:rPr>
          <w:sz w:val="20"/>
          <w:szCs w:val="20"/>
          <w:rPrChange w:id="1123" w:author="Microsoft Office User" w:date="2023-09-11T13:17:00Z">
            <w:rPr/>
          </w:rPrChange>
        </w:rPr>
        <w:t>, 295–298 (1997).</w:t>
      </w:r>
      <w:r w:rsidRPr="00B26E5F">
        <w:rPr>
          <w:sz w:val="20"/>
          <w:szCs w:val="20"/>
          <w:rPrChange w:id="1124"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1125" w:author="Microsoft Office User" w:date="2023-09-11T13:17:00Z">
            <w:rPr/>
          </w:rPrChange>
        </w:rPr>
        <w:pPrChange w:id="1126" w:author="Microsoft Office User" w:date="2023-09-11T13:17:00Z">
          <w:pPr/>
        </w:pPrChange>
      </w:pPr>
    </w:p>
    <w:p w14:paraId="74EF4020" w14:textId="77777777" w:rsidR="000C56B0" w:rsidRPr="00B26E5F" w:rsidRDefault="00367A15">
      <w:pPr>
        <w:snapToGrid w:val="0"/>
        <w:contextualSpacing/>
        <w:rPr>
          <w:sz w:val="20"/>
          <w:szCs w:val="20"/>
          <w:rPrChange w:id="1127" w:author="Microsoft Office User" w:date="2023-09-11T13:17:00Z">
            <w:rPr/>
          </w:rPrChange>
        </w:rPr>
        <w:pPrChange w:id="1128" w:author="Microsoft Office User" w:date="2023-09-11T13:17:00Z">
          <w:pPr/>
        </w:pPrChange>
      </w:pPr>
      <w:r w:rsidRPr="00B26E5F">
        <w:rPr>
          <w:sz w:val="20"/>
          <w:szCs w:val="20"/>
          <w:rPrChange w:id="1129" w:author="Microsoft Office User" w:date="2023-09-11T13:17:00Z">
            <w:rPr/>
          </w:rPrChange>
        </w:rPr>
        <w:fldChar w:fldCharType="begin"/>
      </w:r>
      <w:r w:rsidRPr="00B26E5F">
        <w:rPr>
          <w:sz w:val="20"/>
          <w:szCs w:val="20"/>
          <w:rPrChange w:id="1130" w:author="Microsoft Office User" w:date="2023-09-11T13:17:00Z">
            <w:rPr/>
          </w:rPrChange>
        </w:rPr>
        <w:instrText>HYPERLINK "https://www.zotero.org/google-docs/?n2Avay" \h</w:instrText>
      </w:r>
      <w:r w:rsidRPr="00B26E5F">
        <w:rPr>
          <w:sz w:val="20"/>
          <w:szCs w:val="20"/>
          <w:rPrChange w:id="1131" w:author="Microsoft Office User" w:date="2023-09-11T13:17:00Z">
            <w:rPr>
              <w:sz w:val="20"/>
              <w:szCs w:val="20"/>
            </w:rPr>
          </w:rPrChange>
        </w:rPr>
      </w:r>
      <w:r w:rsidRPr="00B26E5F">
        <w:rPr>
          <w:sz w:val="20"/>
          <w:szCs w:val="20"/>
          <w:rPrChange w:id="1132" w:author="Microsoft Office User" w:date="2023-09-11T13:17:00Z">
            <w:rPr/>
          </w:rPrChange>
        </w:rPr>
        <w:fldChar w:fldCharType="separate"/>
      </w:r>
      <w:r w:rsidRPr="00B26E5F">
        <w:rPr>
          <w:sz w:val="20"/>
          <w:szCs w:val="20"/>
          <w:rPrChange w:id="1133" w:author="Microsoft Office User" w:date="2023-09-11T13:17:00Z">
            <w:rPr/>
          </w:rPrChange>
        </w:rPr>
        <w:t>28.</w:t>
      </w:r>
      <w:r w:rsidRPr="00B26E5F">
        <w:rPr>
          <w:sz w:val="20"/>
          <w:szCs w:val="20"/>
          <w:rPrChange w:id="1134" w:author="Microsoft Office User" w:date="2023-09-11T13:17:00Z">
            <w:rPr/>
          </w:rPrChange>
        </w:rPr>
        <w:tab/>
        <w:t xml:space="preserve">Thompson, L. R. </w:t>
      </w:r>
      <w:r w:rsidRPr="00B26E5F">
        <w:rPr>
          <w:sz w:val="20"/>
          <w:szCs w:val="20"/>
          <w:rPrChange w:id="1135" w:author="Microsoft Office User" w:date="2023-09-11T13:17:00Z">
            <w:rPr/>
          </w:rPrChange>
        </w:rPr>
        <w:fldChar w:fldCharType="end"/>
      </w:r>
      <w:r w:rsidRPr="00B26E5F">
        <w:rPr>
          <w:sz w:val="20"/>
          <w:szCs w:val="20"/>
          <w:rPrChange w:id="1136" w:author="Microsoft Office User" w:date="2023-09-11T13:17:00Z">
            <w:rPr/>
          </w:rPrChange>
        </w:rPr>
        <w:fldChar w:fldCharType="begin"/>
      </w:r>
      <w:r w:rsidRPr="00B26E5F">
        <w:rPr>
          <w:sz w:val="20"/>
          <w:szCs w:val="20"/>
          <w:rPrChange w:id="1137" w:author="Microsoft Office User" w:date="2023-09-11T13:17:00Z">
            <w:rPr/>
          </w:rPrChange>
        </w:rPr>
        <w:instrText>HYPERLINK "https://www.zotero.org/google-docs/?n2Avay" \h</w:instrText>
      </w:r>
      <w:r w:rsidRPr="00B26E5F">
        <w:rPr>
          <w:sz w:val="20"/>
          <w:szCs w:val="20"/>
          <w:rPrChange w:id="1138" w:author="Microsoft Office User" w:date="2023-09-11T13:17:00Z">
            <w:rPr>
              <w:sz w:val="20"/>
              <w:szCs w:val="20"/>
            </w:rPr>
          </w:rPrChange>
        </w:rPr>
      </w:r>
      <w:r w:rsidRPr="00B26E5F">
        <w:rPr>
          <w:sz w:val="20"/>
          <w:szCs w:val="20"/>
          <w:rPrChange w:id="1139" w:author="Microsoft Office User" w:date="2023-09-11T13:17:00Z">
            <w:rPr>
              <w:i/>
            </w:rPr>
          </w:rPrChange>
        </w:rPr>
        <w:fldChar w:fldCharType="separate"/>
      </w:r>
      <w:r w:rsidRPr="00B26E5F">
        <w:rPr>
          <w:i/>
          <w:sz w:val="20"/>
          <w:szCs w:val="20"/>
          <w:rPrChange w:id="1140" w:author="Microsoft Office User" w:date="2023-09-11T13:17:00Z">
            <w:rPr>
              <w:i/>
            </w:rPr>
          </w:rPrChange>
        </w:rPr>
        <w:t>et al.</w:t>
      </w:r>
      <w:r w:rsidRPr="00B26E5F">
        <w:rPr>
          <w:i/>
          <w:sz w:val="20"/>
          <w:szCs w:val="20"/>
          <w:rPrChange w:id="1141" w:author="Microsoft Office User" w:date="2023-09-11T13:17:00Z">
            <w:rPr>
              <w:i/>
            </w:rPr>
          </w:rPrChange>
        </w:rPr>
        <w:fldChar w:fldCharType="end"/>
      </w:r>
      <w:r w:rsidRPr="00B26E5F">
        <w:rPr>
          <w:sz w:val="20"/>
          <w:szCs w:val="20"/>
          <w:rPrChange w:id="1142" w:author="Microsoft Office User" w:date="2023-09-11T13:17:00Z">
            <w:rPr/>
          </w:rPrChange>
        </w:rPr>
        <w:fldChar w:fldCharType="begin"/>
      </w:r>
      <w:r w:rsidRPr="00B26E5F">
        <w:rPr>
          <w:sz w:val="20"/>
          <w:szCs w:val="20"/>
          <w:rPrChange w:id="1143" w:author="Microsoft Office User" w:date="2023-09-11T13:17:00Z">
            <w:rPr/>
          </w:rPrChange>
        </w:rPr>
        <w:instrText>HYPERLINK "https://www.zotero.org/google-docs/?n2Avay" \h</w:instrText>
      </w:r>
      <w:r w:rsidRPr="00B26E5F">
        <w:rPr>
          <w:sz w:val="20"/>
          <w:szCs w:val="20"/>
          <w:rPrChange w:id="1144" w:author="Microsoft Office User" w:date="2023-09-11T13:17:00Z">
            <w:rPr>
              <w:sz w:val="20"/>
              <w:szCs w:val="20"/>
            </w:rPr>
          </w:rPrChange>
        </w:rPr>
      </w:r>
      <w:r w:rsidRPr="00B26E5F">
        <w:rPr>
          <w:sz w:val="20"/>
          <w:szCs w:val="20"/>
          <w:rPrChange w:id="1145" w:author="Microsoft Office User" w:date="2023-09-11T13:17:00Z">
            <w:rPr/>
          </w:rPrChange>
        </w:rPr>
        <w:fldChar w:fldCharType="separate"/>
      </w:r>
      <w:r w:rsidRPr="00B26E5F">
        <w:rPr>
          <w:sz w:val="20"/>
          <w:szCs w:val="20"/>
          <w:rPrChange w:id="1146" w:author="Microsoft Office User" w:date="2023-09-11T13:17:00Z">
            <w:rPr/>
          </w:rPrChange>
        </w:rPr>
        <w:t xml:space="preserve"> A communal catalogue reveals Earth’s multiscale microbial diversity. </w:t>
      </w:r>
      <w:r w:rsidRPr="00B26E5F">
        <w:rPr>
          <w:sz w:val="20"/>
          <w:szCs w:val="20"/>
          <w:rPrChange w:id="1147" w:author="Microsoft Office User" w:date="2023-09-11T13:17:00Z">
            <w:rPr/>
          </w:rPrChange>
        </w:rPr>
        <w:fldChar w:fldCharType="end"/>
      </w:r>
      <w:r w:rsidRPr="00B26E5F">
        <w:rPr>
          <w:sz w:val="20"/>
          <w:szCs w:val="20"/>
          <w:rPrChange w:id="1148" w:author="Microsoft Office User" w:date="2023-09-11T13:17:00Z">
            <w:rPr/>
          </w:rPrChange>
        </w:rPr>
        <w:fldChar w:fldCharType="begin"/>
      </w:r>
      <w:r w:rsidRPr="00B26E5F">
        <w:rPr>
          <w:sz w:val="20"/>
          <w:szCs w:val="20"/>
          <w:rPrChange w:id="1149" w:author="Microsoft Office User" w:date="2023-09-11T13:17:00Z">
            <w:rPr/>
          </w:rPrChange>
        </w:rPr>
        <w:instrText>HYPERLINK "https://www.zotero.org/google-docs/?n2Avay" \h</w:instrText>
      </w:r>
      <w:r w:rsidRPr="00B26E5F">
        <w:rPr>
          <w:sz w:val="20"/>
          <w:szCs w:val="20"/>
          <w:rPrChange w:id="1150" w:author="Microsoft Office User" w:date="2023-09-11T13:17:00Z">
            <w:rPr>
              <w:sz w:val="20"/>
              <w:szCs w:val="20"/>
            </w:rPr>
          </w:rPrChange>
        </w:rPr>
      </w:r>
      <w:r w:rsidRPr="00B26E5F">
        <w:rPr>
          <w:sz w:val="20"/>
          <w:szCs w:val="20"/>
          <w:rPrChange w:id="1151" w:author="Microsoft Office User" w:date="2023-09-11T13:17:00Z">
            <w:rPr>
              <w:i/>
            </w:rPr>
          </w:rPrChange>
        </w:rPr>
        <w:fldChar w:fldCharType="separate"/>
      </w:r>
      <w:r w:rsidRPr="00B26E5F">
        <w:rPr>
          <w:i/>
          <w:sz w:val="20"/>
          <w:szCs w:val="20"/>
          <w:rPrChange w:id="1152" w:author="Microsoft Office User" w:date="2023-09-11T13:17:00Z">
            <w:rPr>
              <w:i/>
            </w:rPr>
          </w:rPrChange>
        </w:rPr>
        <w:t xml:space="preserve">Nature </w:t>
      </w:r>
      <w:r w:rsidRPr="00B26E5F">
        <w:rPr>
          <w:i/>
          <w:sz w:val="20"/>
          <w:szCs w:val="20"/>
          <w:rPrChange w:id="1153" w:author="Microsoft Office User" w:date="2023-09-11T13:17:00Z">
            <w:rPr>
              <w:i/>
            </w:rPr>
          </w:rPrChange>
        </w:rPr>
        <w:fldChar w:fldCharType="end"/>
      </w:r>
      <w:r w:rsidRPr="00B26E5F">
        <w:rPr>
          <w:sz w:val="20"/>
          <w:szCs w:val="20"/>
          <w:rPrChange w:id="1154" w:author="Microsoft Office User" w:date="2023-09-11T13:17:00Z">
            <w:rPr/>
          </w:rPrChange>
        </w:rPr>
        <w:fldChar w:fldCharType="begin"/>
      </w:r>
      <w:r w:rsidRPr="00B26E5F">
        <w:rPr>
          <w:sz w:val="20"/>
          <w:szCs w:val="20"/>
          <w:rPrChange w:id="1155" w:author="Microsoft Office User" w:date="2023-09-11T13:17:00Z">
            <w:rPr/>
          </w:rPrChange>
        </w:rPr>
        <w:instrText>HYPERLINK "https://www.zotero.org/google-docs/?n2Avay" \h</w:instrText>
      </w:r>
      <w:r w:rsidRPr="00B26E5F">
        <w:rPr>
          <w:sz w:val="20"/>
          <w:szCs w:val="20"/>
          <w:rPrChange w:id="1156" w:author="Microsoft Office User" w:date="2023-09-11T13:17:00Z">
            <w:rPr>
              <w:sz w:val="20"/>
              <w:szCs w:val="20"/>
            </w:rPr>
          </w:rPrChange>
        </w:rPr>
      </w:r>
      <w:r w:rsidRPr="00B26E5F">
        <w:rPr>
          <w:sz w:val="20"/>
          <w:szCs w:val="20"/>
          <w:rPrChange w:id="1157" w:author="Microsoft Office User" w:date="2023-09-11T13:17:00Z">
            <w:rPr>
              <w:b/>
            </w:rPr>
          </w:rPrChange>
        </w:rPr>
        <w:fldChar w:fldCharType="separate"/>
      </w:r>
      <w:r w:rsidRPr="00B26E5F">
        <w:rPr>
          <w:b/>
          <w:sz w:val="20"/>
          <w:szCs w:val="20"/>
          <w:rPrChange w:id="1158" w:author="Microsoft Office User" w:date="2023-09-11T13:17:00Z">
            <w:rPr>
              <w:b/>
            </w:rPr>
          </w:rPrChange>
        </w:rPr>
        <w:t>551</w:t>
      </w:r>
      <w:r w:rsidRPr="00B26E5F">
        <w:rPr>
          <w:b/>
          <w:sz w:val="20"/>
          <w:szCs w:val="20"/>
          <w:rPrChange w:id="1159" w:author="Microsoft Office User" w:date="2023-09-11T13:17:00Z">
            <w:rPr>
              <w:b/>
            </w:rPr>
          </w:rPrChange>
        </w:rPr>
        <w:fldChar w:fldCharType="end"/>
      </w:r>
      <w:r w:rsidRPr="00B26E5F">
        <w:rPr>
          <w:sz w:val="20"/>
          <w:szCs w:val="20"/>
          <w:rPrChange w:id="1160" w:author="Microsoft Office User" w:date="2023-09-11T13:17:00Z">
            <w:rPr/>
          </w:rPrChange>
        </w:rPr>
        <w:fldChar w:fldCharType="begin"/>
      </w:r>
      <w:r w:rsidRPr="00B26E5F">
        <w:rPr>
          <w:sz w:val="20"/>
          <w:szCs w:val="20"/>
          <w:rPrChange w:id="1161" w:author="Microsoft Office User" w:date="2023-09-11T13:17:00Z">
            <w:rPr/>
          </w:rPrChange>
        </w:rPr>
        <w:instrText>HYPERLINK "https://www.zotero.org/google-docs/?n2Avay" \h</w:instrText>
      </w:r>
      <w:r w:rsidRPr="00B26E5F">
        <w:rPr>
          <w:sz w:val="20"/>
          <w:szCs w:val="20"/>
          <w:rPrChange w:id="1162" w:author="Microsoft Office User" w:date="2023-09-11T13:17:00Z">
            <w:rPr>
              <w:sz w:val="20"/>
              <w:szCs w:val="20"/>
            </w:rPr>
          </w:rPrChange>
        </w:rPr>
      </w:r>
      <w:r w:rsidRPr="00B26E5F">
        <w:rPr>
          <w:sz w:val="20"/>
          <w:szCs w:val="20"/>
          <w:rPrChange w:id="1163" w:author="Microsoft Office User" w:date="2023-09-11T13:17:00Z">
            <w:rPr/>
          </w:rPrChange>
        </w:rPr>
        <w:fldChar w:fldCharType="separate"/>
      </w:r>
      <w:r w:rsidRPr="00B26E5F">
        <w:rPr>
          <w:sz w:val="20"/>
          <w:szCs w:val="20"/>
          <w:rPrChange w:id="1164" w:author="Microsoft Office User" w:date="2023-09-11T13:17:00Z">
            <w:rPr/>
          </w:rPrChange>
        </w:rPr>
        <w:t>, 457–463 (2017).</w:t>
      </w:r>
      <w:r w:rsidRPr="00B26E5F">
        <w:rPr>
          <w:sz w:val="20"/>
          <w:szCs w:val="20"/>
          <w:rPrChange w:id="1165"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1166" w:author="Microsoft Office User" w:date="2023-09-11T13:17:00Z">
            <w:rPr/>
          </w:rPrChange>
        </w:rPr>
        <w:pPrChange w:id="1167" w:author="Microsoft Office User" w:date="2023-09-11T13:17:00Z">
          <w:pPr/>
        </w:pPrChange>
      </w:pPr>
    </w:p>
    <w:p w14:paraId="197C1293" w14:textId="77777777" w:rsidR="000C56B0" w:rsidRPr="00B26E5F" w:rsidRDefault="00367A15">
      <w:pPr>
        <w:snapToGrid w:val="0"/>
        <w:contextualSpacing/>
        <w:rPr>
          <w:sz w:val="20"/>
          <w:szCs w:val="20"/>
          <w:rPrChange w:id="1168" w:author="Microsoft Office User" w:date="2023-09-11T13:17:00Z">
            <w:rPr/>
          </w:rPrChange>
        </w:rPr>
        <w:pPrChange w:id="1169" w:author="Microsoft Office User" w:date="2023-09-11T13:17:00Z">
          <w:pPr/>
        </w:pPrChange>
      </w:pPr>
      <w:r w:rsidRPr="00B26E5F">
        <w:rPr>
          <w:sz w:val="20"/>
          <w:szCs w:val="20"/>
          <w:rPrChange w:id="1170" w:author="Microsoft Office User" w:date="2023-09-11T13:17:00Z">
            <w:rPr/>
          </w:rPrChange>
        </w:rPr>
        <w:fldChar w:fldCharType="begin"/>
      </w:r>
      <w:r w:rsidRPr="00B26E5F">
        <w:rPr>
          <w:sz w:val="20"/>
          <w:szCs w:val="20"/>
          <w:rPrChange w:id="1171" w:author="Microsoft Office User" w:date="2023-09-11T13:17:00Z">
            <w:rPr/>
          </w:rPrChange>
        </w:rPr>
        <w:instrText>HYPERLINK "https://www.zotero.org/google-docs/?n2Avay" \h</w:instrText>
      </w:r>
      <w:r w:rsidRPr="00B26E5F">
        <w:rPr>
          <w:sz w:val="20"/>
          <w:szCs w:val="20"/>
          <w:rPrChange w:id="1172" w:author="Microsoft Office User" w:date="2023-09-11T13:17:00Z">
            <w:rPr>
              <w:sz w:val="20"/>
              <w:szCs w:val="20"/>
            </w:rPr>
          </w:rPrChange>
        </w:rPr>
      </w:r>
      <w:r w:rsidRPr="00B26E5F">
        <w:rPr>
          <w:sz w:val="20"/>
          <w:szCs w:val="20"/>
          <w:rPrChange w:id="1173" w:author="Microsoft Office User" w:date="2023-09-11T13:17:00Z">
            <w:rPr/>
          </w:rPrChange>
        </w:rPr>
        <w:fldChar w:fldCharType="separate"/>
      </w:r>
      <w:r w:rsidRPr="00B26E5F">
        <w:rPr>
          <w:sz w:val="20"/>
          <w:szCs w:val="20"/>
          <w:rPrChange w:id="1174" w:author="Microsoft Office User" w:date="2023-09-11T13:17:00Z">
            <w:rPr/>
          </w:rPrChange>
        </w:rPr>
        <w:t>29.</w:t>
      </w:r>
      <w:r w:rsidRPr="00B26E5F">
        <w:rPr>
          <w:sz w:val="20"/>
          <w:szCs w:val="20"/>
          <w:rPrChange w:id="1175" w:author="Microsoft Office User" w:date="2023-09-11T13:17:00Z">
            <w:rPr/>
          </w:rPrChange>
        </w:rPr>
        <w:tab/>
        <w:t xml:space="preserve">Parada, A. E., Needham, D. M. &amp; Fuhrman, J. A. Every base matters: assessing small subunit rRNA primers for marine microbiomes with mock communities, time series and global field samples. </w:t>
      </w:r>
      <w:r w:rsidRPr="00B26E5F">
        <w:rPr>
          <w:sz w:val="20"/>
          <w:szCs w:val="20"/>
          <w:rPrChange w:id="1176" w:author="Microsoft Office User" w:date="2023-09-11T13:17:00Z">
            <w:rPr/>
          </w:rPrChange>
        </w:rPr>
        <w:fldChar w:fldCharType="end"/>
      </w:r>
      <w:r w:rsidRPr="00B26E5F">
        <w:rPr>
          <w:sz w:val="20"/>
          <w:szCs w:val="20"/>
          <w:rPrChange w:id="1177" w:author="Microsoft Office User" w:date="2023-09-11T13:17:00Z">
            <w:rPr/>
          </w:rPrChange>
        </w:rPr>
        <w:fldChar w:fldCharType="begin"/>
      </w:r>
      <w:r w:rsidRPr="00B26E5F">
        <w:rPr>
          <w:sz w:val="20"/>
          <w:szCs w:val="20"/>
          <w:rPrChange w:id="1178" w:author="Microsoft Office User" w:date="2023-09-11T13:17:00Z">
            <w:rPr/>
          </w:rPrChange>
        </w:rPr>
        <w:instrText>HYPERLINK "https://www.zotero.org/google-docs/?n2Avay" \h</w:instrText>
      </w:r>
      <w:r w:rsidRPr="00B26E5F">
        <w:rPr>
          <w:sz w:val="20"/>
          <w:szCs w:val="20"/>
          <w:rPrChange w:id="1179" w:author="Microsoft Office User" w:date="2023-09-11T13:17:00Z">
            <w:rPr>
              <w:sz w:val="20"/>
              <w:szCs w:val="20"/>
            </w:rPr>
          </w:rPrChange>
        </w:rPr>
      </w:r>
      <w:r w:rsidRPr="00B26E5F">
        <w:rPr>
          <w:sz w:val="20"/>
          <w:szCs w:val="20"/>
          <w:rPrChange w:id="1180" w:author="Microsoft Office User" w:date="2023-09-11T13:17:00Z">
            <w:rPr>
              <w:i/>
            </w:rPr>
          </w:rPrChange>
        </w:rPr>
        <w:fldChar w:fldCharType="separate"/>
      </w:r>
      <w:r w:rsidRPr="00B26E5F">
        <w:rPr>
          <w:i/>
          <w:sz w:val="20"/>
          <w:szCs w:val="20"/>
          <w:rPrChange w:id="1181" w:author="Microsoft Office User" w:date="2023-09-11T13:17:00Z">
            <w:rPr>
              <w:i/>
            </w:rPr>
          </w:rPrChange>
        </w:rPr>
        <w:t xml:space="preserve">Environ. Microbiol. </w:t>
      </w:r>
      <w:r w:rsidRPr="00B26E5F">
        <w:rPr>
          <w:i/>
          <w:sz w:val="20"/>
          <w:szCs w:val="20"/>
          <w:rPrChange w:id="1182" w:author="Microsoft Office User" w:date="2023-09-11T13:17:00Z">
            <w:rPr>
              <w:i/>
            </w:rPr>
          </w:rPrChange>
        </w:rPr>
        <w:fldChar w:fldCharType="end"/>
      </w:r>
      <w:r w:rsidRPr="00B26E5F">
        <w:rPr>
          <w:sz w:val="20"/>
          <w:szCs w:val="20"/>
          <w:rPrChange w:id="1183" w:author="Microsoft Office User" w:date="2023-09-11T13:17:00Z">
            <w:rPr/>
          </w:rPrChange>
        </w:rPr>
        <w:fldChar w:fldCharType="begin"/>
      </w:r>
      <w:r w:rsidRPr="00B26E5F">
        <w:rPr>
          <w:sz w:val="20"/>
          <w:szCs w:val="20"/>
          <w:rPrChange w:id="1184" w:author="Microsoft Office User" w:date="2023-09-11T13:17:00Z">
            <w:rPr/>
          </w:rPrChange>
        </w:rPr>
        <w:instrText>HYPERLINK "https://www.zotero.org/google-docs/?n2Avay" \h</w:instrText>
      </w:r>
      <w:r w:rsidRPr="00B26E5F">
        <w:rPr>
          <w:sz w:val="20"/>
          <w:szCs w:val="20"/>
          <w:rPrChange w:id="1185" w:author="Microsoft Office User" w:date="2023-09-11T13:17:00Z">
            <w:rPr>
              <w:sz w:val="20"/>
              <w:szCs w:val="20"/>
            </w:rPr>
          </w:rPrChange>
        </w:rPr>
      </w:r>
      <w:r w:rsidRPr="00B26E5F">
        <w:rPr>
          <w:sz w:val="20"/>
          <w:szCs w:val="20"/>
          <w:rPrChange w:id="1186" w:author="Microsoft Office User" w:date="2023-09-11T13:17:00Z">
            <w:rPr>
              <w:b/>
            </w:rPr>
          </w:rPrChange>
        </w:rPr>
        <w:fldChar w:fldCharType="separate"/>
      </w:r>
      <w:r w:rsidRPr="00B26E5F">
        <w:rPr>
          <w:b/>
          <w:sz w:val="20"/>
          <w:szCs w:val="20"/>
          <w:rPrChange w:id="1187" w:author="Microsoft Office User" w:date="2023-09-11T13:17:00Z">
            <w:rPr>
              <w:b/>
            </w:rPr>
          </w:rPrChange>
        </w:rPr>
        <w:t>18</w:t>
      </w:r>
      <w:r w:rsidRPr="00B26E5F">
        <w:rPr>
          <w:b/>
          <w:sz w:val="20"/>
          <w:szCs w:val="20"/>
          <w:rPrChange w:id="1188" w:author="Microsoft Office User" w:date="2023-09-11T13:17:00Z">
            <w:rPr>
              <w:b/>
            </w:rPr>
          </w:rPrChange>
        </w:rPr>
        <w:fldChar w:fldCharType="end"/>
      </w:r>
      <w:r w:rsidRPr="00B26E5F">
        <w:rPr>
          <w:sz w:val="20"/>
          <w:szCs w:val="20"/>
          <w:rPrChange w:id="1189" w:author="Microsoft Office User" w:date="2023-09-11T13:17:00Z">
            <w:rPr/>
          </w:rPrChange>
        </w:rPr>
        <w:fldChar w:fldCharType="begin"/>
      </w:r>
      <w:r w:rsidRPr="00B26E5F">
        <w:rPr>
          <w:sz w:val="20"/>
          <w:szCs w:val="20"/>
          <w:rPrChange w:id="1190" w:author="Microsoft Office User" w:date="2023-09-11T13:17:00Z">
            <w:rPr/>
          </w:rPrChange>
        </w:rPr>
        <w:instrText>HYPERLINK "https://www.zotero.org/google-docs/?n2Avay" \h</w:instrText>
      </w:r>
      <w:r w:rsidRPr="00B26E5F">
        <w:rPr>
          <w:sz w:val="20"/>
          <w:szCs w:val="20"/>
          <w:rPrChange w:id="1191" w:author="Microsoft Office User" w:date="2023-09-11T13:17:00Z">
            <w:rPr>
              <w:sz w:val="20"/>
              <w:szCs w:val="20"/>
            </w:rPr>
          </w:rPrChange>
        </w:rPr>
      </w:r>
      <w:r w:rsidRPr="00B26E5F">
        <w:rPr>
          <w:sz w:val="20"/>
          <w:szCs w:val="20"/>
          <w:rPrChange w:id="1192" w:author="Microsoft Office User" w:date="2023-09-11T13:17:00Z">
            <w:rPr/>
          </w:rPrChange>
        </w:rPr>
        <w:fldChar w:fldCharType="separate"/>
      </w:r>
      <w:r w:rsidRPr="00B26E5F">
        <w:rPr>
          <w:sz w:val="20"/>
          <w:szCs w:val="20"/>
          <w:rPrChange w:id="1193" w:author="Microsoft Office User" w:date="2023-09-11T13:17:00Z">
            <w:rPr/>
          </w:rPrChange>
        </w:rPr>
        <w:t>, 1403–1414 (2016).</w:t>
      </w:r>
      <w:r w:rsidRPr="00B26E5F">
        <w:rPr>
          <w:sz w:val="20"/>
          <w:szCs w:val="20"/>
          <w:rPrChange w:id="1194"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1195" w:author="Microsoft Office User" w:date="2023-09-11T13:17:00Z">
            <w:rPr/>
          </w:rPrChange>
        </w:rPr>
        <w:pPrChange w:id="1196" w:author="Microsoft Office User" w:date="2023-09-11T13:17:00Z">
          <w:pPr/>
        </w:pPrChange>
      </w:pPr>
    </w:p>
    <w:p w14:paraId="47E14A1F" w14:textId="77777777" w:rsidR="000C56B0" w:rsidRPr="00B26E5F" w:rsidRDefault="00367A15">
      <w:pPr>
        <w:snapToGrid w:val="0"/>
        <w:contextualSpacing/>
        <w:rPr>
          <w:sz w:val="20"/>
          <w:szCs w:val="20"/>
          <w:rPrChange w:id="1197" w:author="Microsoft Office User" w:date="2023-09-11T13:17:00Z">
            <w:rPr/>
          </w:rPrChange>
        </w:rPr>
        <w:pPrChange w:id="1198" w:author="Microsoft Office User" w:date="2023-09-11T13:17:00Z">
          <w:pPr/>
        </w:pPrChange>
      </w:pPr>
      <w:r w:rsidRPr="00B26E5F">
        <w:rPr>
          <w:sz w:val="20"/>
          <w:szCs w:val="20"/>
          <w:rPrChange w:id="1199" w:author="Microsoft Office User" w:date="2023-09-11T13:17:00Z">
            <w:rPr/>
          </w:rPrChange>
        </w:rPr>
        <w:fldChar w:fldCharType="begin"/>
      </w:r>
      <w:r w:rsidRPr="00B26E5F">
        <w:rPr>
          <w:sz w:val="20"/>
          <w:szCs w:val="20"/>
          <w:rPrChange w:id="1200" w:author="Microsoft Office User" w:date="2023-09-11T13:17:00Z">
            <w:rPr/>
          </w:rPrChange>
        </w:rPr>
        <w:instrText>HYPERLINK "https://www.zotero.org/google-docs/?n2Avay" \h</w:instrText>
      </w:r>
      <w:r w:rsidRPr="00B26E5F">
        <w:rPr>
          <w:sz w:val="20"/>
          <w:szCs w:val="20"/>
          <w:rPrChange w:id="1201" w:author="Microsoft Office User" w:date="2023-09-11T13:17:00Z">
            <w:rPr>
              <w:sz w:val="20"/>
              <w:szCs w:val="20"/>
            </w:rPr>
          </w:rPrChange>
        </w:rPr>
      </w:r>
      <w:r w:rsidRPr="00B26E5F">
        <w:rPr>
          <w:sz w:val="20"/>
          <w:szCs w:val="20"/>
          <w:rPrChange w:id="1202" w:author="Microsoft Office User" w:date="2023-09-11T13:17:00Z">
            <w:rPr/>
          </w:rPrChange>
        </w:rPr>
        <w:fldChar w:fldCharType="separate"/>
      </w:r>
      <w:r w:rsidRPr="00B26E5F">
        <w:rPr>
          <w:sz w:val="20"/>
          <w:szCs w:val="20"/>
          <w:rPrChange w:id="1203" w:author="Microsoft Office User" w:date="2023-09-11T13:17:00Z">
            <w:rPr/>
          </w:rPrChange>
        </w:rPr>
        <w:t>30.</w:t>
      </w:r>
      <w:r w:rsidRPr="00B26E5F">
        <w:rPr>
          <w:sz w:val="20"/>
          <w:szCs w:val="20"/>
          <w:rPrChange w:id="1204"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1205" w:author="Microsoft Office User" w:date="2023-09-11T13:17:00Z">
            <w:rPr/>
          </w:rPrChange>
        </w:rPr>
        <w:fldChar w:fldCharType="end"/>
      </w:r>
      <w:r w:rsidRPr="00B26E5F">
        <w:rPr>
          <w:sz w:val="20"/>
          <w:szCs w:val="20"/>
          <w:rPrChange w:id="1206" w:author="Microsoft Office User" w:date="2023-09-11T13:17:00Z">
            <w:rPr/>
          </w:rPrChange>
        </w:rPr>
        <w:fldChar w:fldCharType="begin"/>
      </w:r>
      <w:r w:rsidRPr="00B26E5F">
        <w:rPr>
          <w:sz w:val="20"/>
          <w:szCs w:val="20"/>
          <w:rPrChange w:id="1207" w:author="Microsoft Office User" w:date="2023-09-11T13:17:00Z">
            <w:rPr/>
          </w:rPrChange>
        </w:rPr>
        <w:instrText>HYPERLINK "https://www.zotero.org/google-docs/?n2Avay" \h</w:instrText>
      </w:r>
      <w:r w:rsidRPr="00B26E5F">
        <w:rPr>
          <w:sz w:val="20"/>
          <w:szCs w:val="20"/>
          <w:rPrChange w:id="1208" w:author="Microsoft Office User" w:date="2023-09-11T13:17:00Z">
            <w:rPr>
              <w:sz w:val="20"/>
              <w:szCs w:val="20"/>
            </w:rPr>
          </w:rPrChange>
        </w:rPr>
      </w:r>
      <w:r w:rsidRPr="00B26E5F">
        <w:rPr>
          <w:sz w:val="20"/>
          <w:szCs w:val="20"/>
          <w:rPrChange w:id="1209" w:author="Microsoft Office User" w:date="2023-09-11T13:17:00Z">
            <w:rPr>
              <w:i/>
            </w:rPr>
          </w:rPrChange>
        </w:rPr>
        <w:fldChar w:fldCharType="separate"/>
      </w:r>
      <w:r w:rsidRPr="00B26E5F">
        <w:rPr>
          <w:i/>
          <w:sz w:val="20"/>
          <w:szCs w:val="20"/>
          <w:rPrChange w:id="1210" w:author="Microsoft Office User" w:date="2023-09-11T13:17:00Z">
            <w:rPr>
              <w:i/>
            </w:rPr>
          </w:rPrChange>
        </w:rPr>
        <w:t xml:space="preserve">Aquat. Microb. Ecol. </w:t>
      </w:r>
      <w:r w:rsidRPr="00B26E5F">
        <w:rPr>
          <w:i/>
          <w:sz w:val="20"/>
          <w:szCs w:val="20"/>
          <w:rPrChange w:id="1211" w:author="Microsoft Office User" w:date="2023-09-11T13:17:00Z">
            <w:rPr>
              <w:i/>
            </w:rPr>
          </w:rPrChange>
        </w:rPr>
        <w:fldChar w:fldCharType="end"/>
      </w:r>
      <w:r w:rsidRPr="00B26E5F">
        <w:rPr>
          <w:sz w:val="20"/>
          <w:szCs w:val="20"/>
          <w:rPrChange w:id="1212" w:author="Microsoft Office User" w:date="2023-09-11T13:17:00Z">
            <w:rPr/>
          </w:rPrChange>
        </w:rPr>
        <w:fldChar w:fldCharType="begin"/>
      </w:r>
      <w:r w:rsidRPr="00B26E5F">
        <w:rPr>
          <w:sz w:val="20"/>
          <w:szCs w:val="20"/>
          <w:rPrChange w:id="1213" w:author="Microsoft Office User" w:date="2023-09-11T13:17:00Z">
            <w:rPr/>
          </w:rPrChange>
        </w:rPr>
        <w:instrText>HYPERLINK "https://www.zotero.org/google-docs/?n2Avay" \h</w:instrText>
      </w:r>
      <w:r w:rsidRPr="00B26E5F">
        <w:rPr>
          <w:sz w:val="20"/>
          <w:szCs w:val="20"/>
          <w:rPrChange w:id="1214" w:author="Microsoft Office User" w:date="2023-09-11T13:17:00Z">
            <w:rPr>
              <w:sz w:val="20"/>
              <w:szCs w:val="20"/>
            </w:rPr>
          </w:rPrChange>
        </w:rPr>
      </w:r>
      <w:r w:rsidRPr="00B26E5F">
        <w:rPr>
          <w:sz w:val="20"/>
          <w:szCs w:val="20"/>
          <w:rPrChange w:id="1215" w:author="Microsoft Office User" w:date="2023-09-11T13:17:00Z">
            <w:rPr>
              <w:b/>
            </w:rPr>
          </w:rPrChange>
        </w:rPr>
        <w:fldChar w:fldCharType="separate"/>
      </w:r>
      <w:r w:rsidRPr="00B26E5F">
        <w:rPr>
          <w:b/>
          <w:sz w:val="20"/>
          <w:szCs w:val="20"/>
          <w:rPrChange w:id="1216" w:author="Microsoft Office User" w:date="2023-09-11T13:17:00Z">
            <w:rPr>
              <w:b/>
            </w:rPr>
          </w:rPrChange>
        </w:rPr>
        <w:t>75</w:t>
      </w:r>
      <w:r w:rsidRPr="00B26E5F">
        <w:rPr>
          <w:b/>
          <w:sz w:val="20"/>
          <w:szCs w:val="20"/>
          <w:rPrChange w:id="1217" w:author="Microsoft Office User" w:date="2023-09-11T13:17:00Z">
            <w:rPr>
              <w:b/>
            </w:rPr>
          </w:rPrChange>
        </w:rPr>
        <w:fldChar w:fldCharType="end"/>
      </w:r>
      <w:r w:rsidRPr="00B26E5F">
        <w:rPr>
          <w:sz w:val="20"/>
          <w:szCs w:val="20"/>
          <w:rPrChange w:id="1218" w:author="Microsoft Office User" w:date="2023-09-11T13:17:00Z">
            <w:rPr/>
          </w:rPrChange>
        </w:rPr>
        <w:fldChar w:fldCharType="begin"/>
      </w:r>
      <w:r w:rsidRPr="00B26E5F">
        <w:rPr>
          <w:sz w:val="20"/>
          <w:szCs w:val="20"/>
          <w:rPrChange w:id="1219" w:author="Microsoft Office User" w:date="2023-09-11T13:17:00Z">
            <w:rPr/>
          </w:rPrChange>
        </w:rPr>
        <w:instrText>HYPERLINK "https://www.zotero.org/google-docs/?n2Avay" \h</w:instrText>
      </w:r>
      <w:r w:rsidRPr="00B26E5F">
        <w:rPr>
          <w:sz w:val="20"/>
          <w:szCs w:val="20"/>
          <w:rPrChange w:id="1220" w:author="Microsoft Office User" w:date="2023-09-11T13:17:00Z">
            <w:rPr>
              <w:sz w:val="20"/>
              <w:szCs w:val="20"/>
            </w:rPr>
          </w:rPrChange>
        </w:rPr>
      </w:r>
      <w:r w:rsidRPr="00B26E5F">
        <w:rPr>
          <w:sz w:val="20"/>
          <w:szCs w:val="20"/>
          <w:rPrChange w:id="1221" w:author="Microsoft Office User" w:date="2023-09-11T13:17:00Z">
            <w:rPr/>
          </w:rPrChange>
        </w:rPr>
        <w:fldChar w:fldCharType="separate"/>
      </w:r>
      <w:r w:rsidRPr="00B26E5F">
        <w:rPr>
          <w:sz w:val="20"/>
          <w:szCs w:val="20"/>
          <w:rPrChange w:id="1222" w:author="Microsoft Office User" w:date="2023-09-11T13:17:00Z">
            <w:rPr/>
          </w:rPrChange>
        </w:rPr>
        <w:t>, 129–137 (2015).</w:t>
      </w:r>
      <w:r w:rsidRPr="00B26E5F">
        <w:rPr>
          <w:sz w:val="20"/>
          <w:szCs w:val="20"/>
          <w:rPrChange w:id="1223"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1224" w:author="Microsoft Office User" w:date="2023-09-11T13:17:00Z">
            <w:rPr/>
          </w:rPrChange>
        </w:rPr>
        <w:pPrChange w:id="1225" w:author="Microsoft Office User" w:date="2023-09-11T13:17:00Z">
          <w:pPr/>
        </w:pPrChange>
      </w:pPr>
    </w:p>
    <w:p w14:paraId="28E5745C" w14:textId="77777777" w:rsidR="000C56B0" w:rsidRPr="00B26E5F" w:rsidRDefault="00367A15">
      <w:pPr>
        <w:snapToGrid w:val="0"/>
        <w:contextualSpacing/>
        <w:rPr>
          <w:sz w:val="20"/>
          <w:szCs w:val="20"/>
          <w:rPrChange w:id="1226" w:author="Microsoft Office User" w:date="2023-09-11T13:17:00Z">
            <w:rPr/>
          </w:rPrChange>
        </w:rPr>
        <w:pPrChange w:id="1227" w:author="Microsoft Office User" w:date="2023-09-11T13:17:00Z">
          <w:pPr/>
        </w:pPrChange>
      </w:pPr>
      <w:r w:rsidRPr="00B26E5F">
        <w:rPr>
          <w:sz w:val="20"/>
          <w:szCs w:val="20"/>
          <w:rPrChange w:id="1228" w:author="Microsoft Office User" w:date="2023-09-11T13:17:00Z">
            <w:rPr/>
          </w:rPrChange>
        </w:rPr>
        <w:fldChar w:fldCharType="begin"/>
      </w:r>
      <w:r w:rsidRPr="00B26E5F">
        <w:rPr>
          <w:sz w:val="20"/>
          <w:szCs w:val="20"/>
          <w:rPrChange w:id="1229" w:author="Microsoft Office User" w:date="2023-09-11T13:17:00Z">
            <w:rPr/>
          </w:rPrChange>
        </w:rPr>
        <w:instrText>HYPERLINK "https://www.zotero.org/google-docs/?n2Avay" \h</w:instrText>
      </w:r>
      <w:r w:rsidRPr="00B26E5F">
        <w:rPr>
          <w:sz w:val="20"/>
          <w:szCs w:val="20"/>
          <w:rPrChange w:id="1230" w:author="Microsoft Office User" w:date="2023-09-11T13:17:00Z">
            <w:rPr>
              <w:sz w:val="20"/>
              <w:szCs w:val="20"/>
            </w:rPr>
          </w:rPrChange>
        </w:rPr>
      </w:r>
      <w:r w:rsidRPr="00B26E5F">
        <w:rPr>
          <w:sz w:val="20"/>
          <w:szCs w:val="20"/>
          <w:rPrChange w:id="1231" w:author="Microsoft Office User" w:date="2023-09-11T13:17:00Z">
            <w:rPr/>
          </w:rPrChange>
        </w:rPr>
        <w:fldChar w:fldCharType="separate"/>
      </w:r>
      <w:r w:rsidRPr="00B26E5F">
        <w:rPr>
          <w:sz w:val="20"/>
          <w:szCs w:val="20"/>
          <w:rPrChange w:id="1232" w:author="Microsoft Office User" w:date="2023-09-11T13:17:00Z">
            <w:rPr/>
          </w:rPrChange>
        </w:rPr>
        <w:t>31.</w:t>
      </w:r>
      <w:r w:rsidRPr="00B26E5F">
        <w:rPr>
          <w:sz w:val="20"/>
          <w:szCs w:val="20"/>
          <w:rPrChange w:id="1233" w:author="Microsoft Office User" w:date="2023-09-11T13:17:00Z">
            <w:rPr/>
          </w:rPrChange>
        </w:rPr>
        <w:tab/>
        <w:t>Caporaso, J. G. EMP 16S Illumina Amplicon Protocol. (2018) doi:10.17504/protocols.io.nuudeww.</w:t>
      </w:r>
      <w:r w:rsidRPr="00B26E5F">
        <w:rPr>
          <w:sz w:val="20"/>
          <w:szCs w:val="20"/>
          <w:rPrChange w:id="1234"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1235" w:author="Microsoft Office User" w:date="2023-09-11T13:17:00Z">
            <w:rPr/>
          </w:rPrChange>
        </w:rPr>
        <w:pPrChange w:id="1236" w:author="Microsoft Office User" w:date="2023-09-11T13:17:00Z">
          <w:pPr/>
        </w:pPrChange>
      </w:pPr>
    </w:p>
    <w:p w14:paraId="05ADB2E2" w14:textId="77777777" w:rsidR="000C56B0" w:rsidRPr="00B26E5F" w:rsidRDefault="00367A15">
      <w:pPr>
        <w:snapToGrid w:val="0"/>
        <w:contextualSpacing/>
        <w:rPr>
          <w:sz w:val="20"/>
          <w:szCs w:val="20"/>
          <w:rPrChange w:id="1237" w:author="Microsoft Office User" w:date="2023-09-11T13:17:00Z">
            <w:rPr/>
          </w:rPrChange>
        </w:rPr>
        <w:pPrChange w:id="1238" w:author="Microsoft Office User" w:date="2023-09-11T13:17:00Z">
          <w:pPr/>
        </w:pPrChange>
      </w:pPr>
      <w:r w:rsidRPr="00B26E5F">
        <w:rPr>
          <w:sz w:val="20"/>
          <w:szCs w:val="20"/>
          <w:rPrChange w:id="1239" w:author="Microsoft Office User" w:date="2023-09-11T13:17:00Z">
            <w:rPr/>
          </w:rPrChange>
        </w:rPr>
        <w:fldChar w:fldCharType="begin"/>
      </w:r>
      <w:r w:rsidRPr="00B26E5F">
        <w:rPr>
          <w:sz w:val="20"/>
          <w:szCs w:val="20"/>
          <w:rPrChange w:id="1240" w:author="Microsoft Office User" w:date="2023-09-11T13:17:00Z">
            <w:rPr/>
          </w:rPrChange>
        </w:rPr>
        <w:instrText>HYPERLINK "https://www.zotero.org/google-docs/?n2Avay" \h</w:instrText>
      </w:r>
      <w:r w:rsidRPr="00B26E5F">
        <w:rPr>
          <w:sz w:val="20"/>
          <w:szCs w:val="20"/>
          <w:rPrChange w:id="1241" w:author="Microsoft Office User" w:date="2023-09-11T13:17:00Z">
            <w:rPr>
              <w:sz w:val="20"/>
              <w:szCs w:val="20"/>
            </w:rPr>
          </w:rPrChange>
        </w:rPr>
      </w:r>
      <w:r w:rsidRPr="00B26E5F">
        <w:rPr>
          <w:sz w:val="20"/>
          <w:szCs w:val="20"/>
          <w:rPrChange w:id="1242" w:author="Microsoft Office User" w:date="2023-09-11T13:17:00Z">
            <w:rPr/>
          </w:rPrChange>
        </w:rPr>
        <w:fldChar w:fldCharType="separate"/>
      </w:r>
      <w:r w:rsidRPr="00B26E5F">
        <w:rPr>
          <w:sz w:val="20"/>
          <w:szCs w:val="20"/>
          <w:rPrChange w:id="1243" w:author="Microsoft Office User" w:date="2023-09-11T13:17:00Z">
            <w:rPr/>
          </w:rPrChange>
        </w:rPr>
        <w:t>32.</w:t>
      </w:r>
      <w:r w:rsidRPr="00B26E5F">
        <w:rPr>
          <w:sz w:val="20"/>
          <w:szCs w:val="20"/>
          <w:rPrChange w:id="1244" w:author="Microsoft Office User" w:date="2023-09-11T13:17:00Z">
            <w:rPr/>
          </w:rPrChange>
        </w:rPr>
        <w:tab/>
        <w:t xml:space="preserve">Gonzalez, A. </w:t>
      </w:r>
      <w:r w:rsidRPr="00B26E5F">
        <w:rPr>
          <w:sz w:val="20"/>
          <w:szCs w:val="20"/>
          <w:rPrChange w:id="1245" w:author="Microsoft Office User" w:date="2023-09-11T13:17:00Z">
            <w:rPr/>
          </w:rPrChange>
        </w:rPr>
        <w:fldChar w:fldCharType="end"/>
      </w:r>
      <w:r w:rsidRPr="00B26E5F">
        <w:rPr>
          <w:sz w:val="20"/>
          <w:szCs w:val="20"/>
          <w:rPrChange w:id="1246" w:author="Microsoft Office User" w:date="2023-09-11T13:17:00Z">
            <w:rPr/>
          </w:rPrChange>
        </w:rPr>
        <w:fldChar w:fldCharType="begin"/>
      </w:r>
      <w:r w:rsidRPr="00B26E5F">
        <w:rPr>
          <w:sz w:val="20"/>
          <w:szCs w:val="20"/>
          <w:rPrChange w:id="1247" w:author="Microsoft Office User" w:date="2023-09-11T13:17:00Z">
            <w:rPr/>
          </w:rPrChange>
        </w:rPr>
        <w:instrText>HYPERLINK "https://www.zotero.org/google-docs/?n2Avay" \h</w:instrText>
      </w:r>
      <w:r w:rsidRPr="00B26E5F">
        <w:rPr>
          <w:sz w:val="20"/>
          <w:szCs w:val="20"/>
          <w:rPrChange w:id="1248" w:author="Microsoft Office User" w:date="2023-09-11T13:17:00Z">
            <w:rPr>
              <w:sz w:val="20"/>
              <w:szCs w:val="20"/>
            </w:rPr>
          </w:rPrChange>
        </w:rPr>
      </w:r>
      <w:r w:rsidRPr="00B26E5F">
        <w:rPr>
          <w:sz w:val="20"/>
          <w:szCs w:val="20"/>
          <w:rPrChange w:id="1249" w:author="Microsoft Office User" w:date="2023-09-11T13:17:00Z">
            <w:rPr>
              <w:i/>
            </w:rPr>
          </w:rPrChange>
        </w:rPr>
        <w:fldChar w:fldCharType="separate"/>
      </w:r>
      <w:r w:rsidRPr="00B26E5F">
        <w:rPr>
          <w:i/>
          <w:sz w:val="20"/>
          <w:szCs w:val="20"/>
          <w:rPrChange w:id="1250" w:author="Microsoft Office User" w:date="2023-09-11T13:17:00Z">
            <w:rPr>
              <w:i/>
            </w:rPr>
          </w:rPrChange>
        </w:rPr>
        <w:t>et al.</w:t>
      </w:r>
      <w:r w:rsidRPr="00B26E5F">
        <w:rPr>
          <w:i/>
          <w:sz w:val="20"/>
          <w:szCs w:val="20"/>
          <w:rPrChange w:id="1251" w:author="Microsoft Office User" w:date="2023-09-11T13:17:00Z">
            <w:rPr>
              <w:i/>
            </w:rPr>
          </w:rPrChange>
        </w:rPr>
        <w:fldChar w:fldCharType="end"/>
      </w:r>
      <w:r w:rsidRPr="00B26E5F">
        <w:rPr>
          <w:sz w:val="20"/>
          <w:szCs w:val="20"/>
          <w:rPrChange w:id="1252" w:author="Microsoft Office User" w:date="2023-09-11T13:17:00Z">
            <w:rPr/>
          </w:rPrChange>
        </w:rPr>
        <w:fldChar w:fldCharType="begin"/>
      </w:r>
      <w:r w:rsidRPr="00B26E5F">
        <w:rPr>
          <w:sz w:val="20"/>
          <w:szCs w:val="20"/>
          <w:rPrChange w:id="1253" w:author="Microsoft Office User" w:date="2023-09-11T13:17:00Z">
            <w:rPr/>
          </w:rPrChange>
        </w:rPr>
        <w:instrText>HYPERLINK "https://www.zotero.org/google-docs/?n2Avay" \h</w:instrText>
      </w:r>
      <w:r w:rsidRPr="00B26E5F">
        <w:rPr>
          <w:sz w:val="20"/>
          <w:szCs w:val="20"/>
          <w:rPrChange w:id="1254" w:author="Microsoft Office User" w:date="2023-09-11T13:17:00Z">
            <w:rPr>
              <w:sz w:val="20"/>
              <w:szCs w:val="20"/>
            </w:rPr>
          </w:rPrChange>
        </w:rPr>
      </w:r>
      <w:r w:rsidRPr="00B26E5F">
        <w:rPr>
          <w:sz w:val="20"/>
          <w:szCs w:val="20"/>
          <w:rPrChange w:id="1255" w:author="Microsoft Office User" w:date="2023-09-11T13:17:00Z">
            <w:rPr/>
          </w:rPrChange>
        </w:rPr>
        <w:fldChar w:fldCharType="separate"/>
      </w:r>
      <w:r w:rsidRPr="00B26E5F">
        <w:rPr>
          <w:sz w:val="20"/>
          <w:szCs w:val="20"/>
          <w:rPrChange w:id="1256" w:author="Microsoft Office User" w:date="2023-09-11T13:17:00Z">
            <w:rPr/>
          </w:rPrChange>
        </w:rPr>
        <w:t xml:space="preserve"> Qiita: rapid, web-enabled microbiome meta-analysis. </w:t>
      </w:r>
      <w:r w:rsidRPr="00B26E5F">
        <w:rPr>
          <w:sz w:val="20"/>
          <w:szCs w:val="20"/>
          <w:rPrChange w:id="1257" w:author="Microsoft Office User" w:date="2023-09-11T13:17:00Z">
            <w:rPr/>
          </w:rPrChange>
        </w:rPr>
        <w:fldChar w:fldCharType="end"/>
      </w:r>
      <w:r w:rsidRPr="00B26E5F">
        <w:rPr>
          <w:sz w:val="20"/>
          <w:szCs w:val="20"/>
          <w:rPrChange w:id="1258" w:author="Microsoft Office User" w:date="2023-09-11T13:17:00Z">
            <w:rPr/>
          </w:rPrChange>
        </w:rPr>
        <w:fldChar w:fldCharType="begin"/>
      </w:r>
      <w:r w:rsidRPr="00B26E5F">
        <w:rPr>
          <w:sz w:val="20"/>
          <w:szCs w:val="20"/>
          <w:rPrChange w:id="1259" w:author="Microsoft Office User" w:date="2023-09-11T13:17:00Z">
            <w:rPr/>
          </w:rPrChange>
        </w:rPr>
        <w:instrText>HYPERLINK "https://www.zotero.org/google-docs/?n2Avay" \h</w:instrText>
      </w:r>
      <w:r w:rsidRPr="00B26E5F">
        <w:rPr>
          <w:sz w:val="20"/>
          <w:szCs w:val="20"/>
          <w:rPrChange w:id="1260" w:author="Microsoft Office User" w:date="2023-09-11T13:17:00Z">
            <w:rPr>
              <w:sz w:val="20"/>
              <w:szCs w:val="20"/>
            </w:rPr>
          </w:rPrChange>
        </w:rPr>
      </w:r>
      <w:r w:rsidRPr="00B26E5F">
        <w:rPr>
          <w:sz w:val="20"/>
          <w:szCs w:val="20"/>
          <w:rPrChange w:id="1261" w:author="Microsoft Office User" w:date="2023-09-11T13:17:00Z">
            <w:rPr>
              <w:i/>
            </w:rPr>
          </w:rPrChange>
        </w:rPr>
        <w:fldChar w:fldCharType="separate"/>
      </w:r>
      <w:r w:rsidRPr="00B26E5F">
        <w:rPr>
          <w:i/>
          <w:sz w:val="20"/>
          <w:szCs w:val="20"/>
          <w:rPrChange w:id="1262" w:author="Microsoft Office User" w:date="2023-09-11T13:17:00Z">
            <w:rPr>
              <w:i/>
            </w:rPr>
          </w:rPrChange>
        </w:rPr>
        <w:t xml:space="preserve">Nat. Methods </w:t>
      </w:r>
      <w:r w:rsidRPr="00B26E5F">
        <w:rPr>
          <w:i/>
          <w:sz w:val="20"/>
          <w:szCs w:val="20"/>
          <w:rPrChange w:id="1263" w:author="Microsoft Office User" w:date="2023-09-11T13:17:00Z">
            <w:rPr>
              <w:i/>
            </w:rPr>
          </w:rPrChange>
        </w:rPr>
        <w:fldChar w:fldCharType="end"/>
      </w:r>
      <w:r w:rsidRPr="00B26E5F">
        <w:rPr>
          <w:sz w:val="20"/>
          <w:szCs w:val="20"/>
          <w:rPrChange w:id="1264" w:author="Microsoft Office User" w:date="2023-09-11T13:17:00Z">
            <w:rPr/>
          </w:rPrChange>
        </w:rPr>
        <w:fldChar w:fldCharType="begin"/>
      </w:r>
      <w:r w:rsidRPr="00B26E5F">
        <w:rPr>
          <w:sz w:val="20"/>
          <w:szCs w:val="20"/>
          <w:rPrChange w:id="1265" w:author="Microsoft Office User" w:date="2023-09-11T13:17:00Z">
            <w:rPr/>
          </w:rPrChange>
        </w:rPr>
        <w:instrText>HYPERLINK "https://www.zotero.org/google-docs/?n2Avay" \h</w:instrText>
      </w:r>
      <w:r w:rsidRPr="00B26E5F">
        <w:rPr>
          <w:sz w:val="20"/>
          <w:szCs w:val="20"/>
          <w:rPrChange w:id="1266" w:author="Microsoft Office User" w:date="2023-09-11T13:17:00Z">
            <w:rPr>
              <w:sz w:val="20"/>
              <w:szCs w:val="20"/>
            </w:rPr>
          </w:rPrChange>
        </w:rPr>
      </w:r>
      <w:r w:rsidRPr="00B26E5F">
        <w:rPr>
          <w:sz w:val="20"/>
          <w:szCs w:val="20"/>
          <w:rPrChange w:id="1267" w:author="Microsoft Office User" w:date="2023-09-11T13:17:00Z">
            <w:rPr>
              <w:b/>
            </w:rPr>
          </w:rPrChange>
        </w:rPr>
        <w:fldChar w:fldCharType="separate"/>
      </w:r>
      <w:r w:rsidRPr="00B26E5F">
        <w:rPr>
          <w:b/>
          <w:sz w:val="20"/>
          <w:szCs w:val="20"/>
          <w:rPrChange w:id="1268" w:author="Microsoft Office User" w:date="2023-09-11T13:17:00Z">
            <w:rPr>
              <w:b/>
            </w:rPr>
          </w:rPrChange>
        </w:rPr>
        <w:t>15</w:t>
      </w:r>
      <w:r w:rsidRPr="00B26E5F">
        <w:rPr>
          <w:b/>
          <w:sz w:val="20"/>
          <w:szCs w:val="20"/>
          <w:rPrChange w:id="1269" w:author="Microsoft Office User" w:date="2023-09-11T13:17:00Z">
            <w:rPr>
              <w:b/>
            </w:rPr>
          </w:rPrChange>
        </w:rPr>
        <w:fldChar w:fldCharType="end"/>
      </w:r>
      <w:r w:rsidRPr="00B26E5F">
        <w:rPr>
          <w:sz w:val="20"/>
          <w:szCs w:val="20"/>
          <w:rPrChange w:id="1270" w:author="Microsoft Office User" w:date="2023-09-11T13:17:00Z">
            <w:rPr/>
          </w:rPrChange>
        </w:rPr>
        <w:fldChar w:fldCharType="begin"/>
      </w:r>
      <w:r w:rsidRPr="00B26E5F">
        <w:rPr>
          <w:sz w:val="20"/>
          <w:szCs w:val="20"/>
          <w:rPrChange w:id="1271" w:author="Microsoft Office User" w:date="2023-09-11T13:17:00Z">
            <w:rPr/>
          </w:rPrChange>
        </w:rPr>
        <w:instrText>HYPERLINK "https://www.zotero.org/google-docs/?n2Avay" \h</w:instrText>
      </w:r>
      <w:r w:rsidRPr="00B26E5F">
        <w:rPr>
          <w:sz w:val="20"/>
          <w:szCs w:val="20"/>
          <w:rPrChange w:id="1272" w:author="Microsoft Office User" w:date="2023-09-11T13:17:00Z">
            <w:rPr>
              <w:sz w:val="20"/>
              <w:szCs w:val="20"/>
            </w:rPr>
          </w:rPrChange>
        </w:rPr>
      </w:r>
      <w:r w:rsidRPr="00B26E5F">
        <w:rPr>
          <w:sz w:val="20"/>
          <w:szCs w:val="20"/>
          <w:rPrChange w:id="1273" w:author="Microsoft Office User" w:date="2023-09-11T13:17:00Z">
            <w:rPr/>
          </w:rPrChange>
        </w:rPr>
        <w:fldChar w:fldCharType="separate"/>
      </w:r>
      <w:r w:rsidRPr="00B26E5F">
        <w:rPr>
          <w:sz w:val="20"/>
          <w:szCs w:val="20"/>
          <w:rPrChange w:id="1274" w:author="Microsoft Office User" w:date="2023-09-11T13:17:00Z">
            <w:rPr/>
          </w:rPrChange>
        </w:rPr>
        <w:t>, 796–798 (2018).</w:t>
      </w:r>
      <w:r w:rsidRPr="00B26E5F">
        <w:rPr>
          <w:sz w:val="20"/>
          <w:szCs w:val="20"/>
          <w:rPrChange w:id="1275"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1276" w:author="Microsoft Office User" w:date="2023-09-11T13:17:00Z">
            <w:rPr/>
          </w:rPrChange>
        </w:rPr>
        <w:pPrChange w:id="1277" w:author="Microsoft Office User" w:date="2023-09-11T13:17:00Z">
          <w:pPr/>
        </w:pPrChange>
      </w:pPr>
    </w:p>
    <w:p w14:paraId="73B44A2F" w14:textId="77777777" w:rsidR="000C56B0" w:rsidRPr="00B26E5F" w:rsidRDefault="00367A15">
      <w:pPr>
        <w:snapToGrid w:val="0"/>
        <w:contextualSpacing/>
        <w:rPr>
          <w:sz w:val="20"/>
          <w:szCs w:val="20"/>
          <w:rPrChange w:id="1278" w:author="Microsoft Office User" w:date="2023-09-11T13:17:00Z">
            <w:rPr/>
          </w:rPrChange>
        </w:rPr>
        <w:pPrChange w:id="1279" w:author="Microsoft Office User" w:date="2023-09-11T13:17:00Z">
          <w:pPr/>
        </w:pPrChange>
      </w:pPr>
      <w:r w:rsidRPr="00B26E5F">
        <w:rPr>
          <w:sz w:val="20"/>
          <w:szCs w:val="20"/>
          <w:rPrChange w:id="1280" w:author="Microsoft Office User" w:date="2023-09-11T13:17:00Z">
            <w:rPr/>
          </w:rPrChange>
        </w:rPr>
        <w:fldChar w:fldCharType="begin"/>
      </w:r>
      <w:r w:rsidRPr="00B26E5F">
        <w:rPr>
          <w:sz w:val="20"/>
          <w:szCs w:val="20"/>
          <w:rPrChange w:id="1281" w:author="Microsoft Office User" w:date="2023-09-11T13:17:00Z">
            <w:rPr/>
          </w:rPrChange>
        </w:rPr>
        <w:instrText>HYPERLINK "https://www.zotero.org/google-docs/?n2Avay" \h</w:instrText>
      </w:r>
      <w:r w:rsidRPr="00B26E5F">
        <w:rPr>
          <w:sz w:val="20"/>
          <w:szCs w:val="20"/>
          <w:rPrChange w:id="1282" w:author="Microsoft Office User" w:date="2023-09-11T13:17:00Z">
            <w:rPr>
              <w:sz w:val="20"/>
              <w:szCs w:val="20"/>
            </w:rPr>
          </w:rPrChange>
        </w:rPr>
      </w:r>
      <w:r w:rsidRPr="00B26E5F">
        <w:rPr>
          <w:sz w:val="20"/>
          <w:szCs w:val="20"/>
          <w:rPrChange w:id="1283" w:author="Microsoft Office User" w:date="2023-09-11T13:17:00Z">
            <w:rPr/>
          </w:rPrChange>
        </w:rPr>
        <w:fldChar w:fldCharType="separate"/>
      </w:r>
      <w:r w:rsidRPr="00B26E5F">
        <w:rPr>
          <w:sz w:val="20"/>
          <w:szCs w:val="20"/>
          <w:rPrChange w:id="1284" w:author="Microsoft Office User" w:date="2023-09-11T13:17:00Z">
            <w:rPr/>
          </w:rPrChange>
        </w:rPr>
        <w:t>33.</w:t>
      </w:r>
      <w:r w:rsidRPr="00B26E5F">
        <w:rPr>
          <w:sz w:val="20"/>
          <w:szCs w:val="20"/>
          <w:rPrChange w:id="1285" w:author="Microsoft Office User" w:date="2023-09-11T13:17:00Z">
            <w:rPr/>
          </w:rPrChange>
        </w:rPr>
        <w:tab/>
        <w:t xml:space="preserve">Caporaso, J. G. </w:t>
      </w:r>
      <w:r w:rsidRPr="00B26E5F">
        <w:rPr>
          <w:sz w:val="20"/>
          <w:szCs w:val="20"/>
          <w:rPrChange w:id="1286" w:author="Microsoft Office User" w:date="2023-09-11T13:17:00Z">
            <w:rPr/>
          </w:rPrChange>
        </w:rPr>
        <w:fldChar w:fldCharType="end"/>
      </w:r>
      <w:r w:rsidRPr="00B26E5F">
        <w:rPr>
          <w:sz w:val="20"/>
          <w:szCs w:val="20"/>
          <w:rPrChange w:id="1287" w:author="Microsoft Office User" w:date="2023-09-11T13:17:00Z">
            <w:rPr/>
          </w:rPrChange>
        </w:rPr>
        <w:fldChar w:fldCharType="begin"/>
      </w:r>
      <w:r w:rsidRPr="00B26E5F">
        <w:rPr>
          <w:sz w:val="20"/>
          <w:szCs w:val="20"/>
          <w:rPrChange w:id="1288" w:author="Microsoft Office User" w:date="2023-09-11T13:17:00Z">
            <w:rPr/>
          </w:rPrChange>
        </w:rPr>
        <w:instrText>HYPERLINK "https://www.zotero.org/google-docs/?n2Avay" \h</w:instrText>
      </w:r>
      <w:r w:rsidRPr="00B26E5F">
        <w:rPr>
          <w:sz w:val="20"/>
          <w:szCs w:val="20"/>
          <w:rPrChange w:id="1289" w:author="Microsoft Office User" w:date="2023-09-11T13:17:00Z">
            <w:rPr>
              <w:sz w:val="20"/>
              <w:szCs w:val="20"/>
            </w:rPr>
          </w:rPrChange>
        </w:rPr>
      </w:r>
      <w:r w:rsidRPr="00B26E5F">
        <w:rPr>
          <w:sz w:val="20"/>
          <w:szCs w:val="20"/>
          <w:rPrChange w:id="1290" w:author="Microsoft Office User" w:date="2023-09-11T13:17:00Z">
            <w:rPr>
              <w:i/>
            </w:rPr>
          </w:rPrChange>
        </w:rPr>
        <w:fldChar w:fldCharType="separate"/>
      </w:r>
      <w:r w:rsidRPr="00B26E5F">
        <w:rPr>
          <w:i/>
          <w:sz w:val="20"/>
          <w:szCs w:val="20"/>
          <w:rPrChange w:id="1291" w:author="Microsoft Office User" w:date="2023-09-11T13:17:00Z">
            <w:rPr>
              <w:i/>
            </w:rPr>
          </w:rPrChange>
        </w:rPr>
        <w:t>et al.</w:t>
      </w:r>
      <w:r w:rsidRPr="00B26E5F">
        <w:rPr>
          <w:i/>
          <w:sz w:val="20"/>
          <w:szCs w:val="20"/>
          <w:rPrChange w:id="1292" w:author="Microsoft Office User" w:date="2023-09-11T13:17:00Z">
            <w:rPr>
              <w:i/>
            </w:rPr>
          </w:rPrChange>
        </w:rPr>
        <w:fldChar w:fldCharType="end"/>
      </w:r>
      <w:r w:rsidRPr="00B26E5F">
        <w:rPr>
          <w:sz w:val="20"/>
          <w:szCs w:val="20"/>
          <w:rPrChange w:id="1293" w:author="Microsoft Office User" w:date="2023-09-11T13:17:00Z">
            <w:rPr/>
          </w:rPrChange>
        </w:rPr>
        <w:fldChar w:fldCharType="begin"/>
      </w:r>
      <w:r w:rsidRPr="00B26E5F">
        <w:rPr>
          <w:sz w:val="20"/>
          <w:szCs w:val="20"/>
          <w:rPrChange w:id="1294" w:author="Microsoft Office User" w:date="2023-09-11T13:17:00Z">
            <w:rPr/>
          </w:rPrChange>
        </w:rPr>
        <w:instrText>HYPERLINK "https://www.zotero.org/google-docs/?n2Avay" \h</w:instrText>
      </w:r>
      <w:r w:rsidRPr="00B26E5F">
        <w:rPr>
          <w:sz w:val="20"/>
          <w:szCs w:val="20"/>
          <w:rPrChange w:id="1295" w:author="Microsoft Office User" w:date="2023-09-11T13:17:00Z">
            <w:rPr>
              <w:sz w:val="20"/>
              <w:szCs w:val="20"/>
            </w:rPr>
          </w:rPrChange>
        </w:rPr>
      </w:r>
      <w:r w:rsidRPr="00B26E5F">
        <w:rPr>
          <w:sz w:val="20"/>
          <w:szCs w:val="20"/>
          <w:rPrChange w:id="1296" w:author="Microsoft Office User" w:date="2023-09-11T13:17:00Z">
            <w:rPr/>
          </w:rPrChange>
        </w:rPr>
        <w:fldChar w:fldCharType="separate"/>
      </w:r>
      <w:r w:rsidRPr="00B26E5F">
        <w:rPr>
          <w:sz w:val="20"/>
          <w:szCs w:val="20"/>
          <w:rPrChange w:id="1297" w:author="Microsoft Office User" w:date="2023-09-11T13:17:00Z">
            <w:rPr/>
          </w:rPrChange>
        </w:rPr>
        <w:t xml:space="preserve"> QIIME allows analysis of high-throughput community sequencing data. </w:t>
      </w:r>
      <w:r w:rsidRPr="00B26E5F">
        <w:rPr>
          <w:sz w:val="20"/>
          <w:szCs w:val="20"/>
          <w:rPrChange w:id="1298" w:author="Microsoft Office User" w:date="2023-09-11T13:17:00Z">
            <w:rPr/>
          </w:rPrChange>
        </w:rPr>
        <w:fldChar w:fldCharType="end"/>
      </w:r>
      <w:r w:rsidRPr="00B26E5F">
        <w:rPr>
          <w:sz w:val="20"/>
          <w:szCs w:val="20"/>
          <w:rPrChange w:id="1299" w:author="Microsoft Office User" w:date="2023-09-11T13:17:00Z">
            <w:rPr/>
          </w:rPrChange>
        </w:rPr>
        <w:fldChar w:fldCharType="begin"/>
      </w:r>
      <w:r w:rsidRPr="00B26E5F">
        <w:rPr>
          <w:sz w:val="20"/>
          <w:szCs w:val="20"/>
          <w:rPrChange w:id="1300" w:author="Microsoft Office User" w:date="2023-09-11T13:17:00Z">
            <w:rPr/>
          </w:rPrChange>
        </w:rPr>
        <w:instrText>HYPERLINK "https://www.zotero.org/google-docs/?n2Avay" \h</w:instrText>
      </w:r>
      <w:r w:rsidRPr="00B26E5F">
        <w:rPr>
          <w:sz w:val="20"/>
          <w:szCs w:val="20"/>
          <w:rPrChange w:id="1301" w:author="Microsoft Office User" w:date="2023-09-11T13:17:00Z">
            <w:rPr>
              <w:sz w:val="20"/>
              <w:szCs w:val="20"/>
            </w:rPr>
          </w:rPrChange>
        </w:rPr>
      </w:r>
      <w:r w:rsidRPr="00B26E5F">
        <w:rPr>
          <w:sz w:val="20"/>
          <w:szCs w:val="20"/>
          <w:rPrChange w:id="1302" w:author="Microsoft Office User" w:date="2023-09-11T13:17:00Z">
            <w:rPr>
              <w:i/>
            </w:rPr>
          </w:rPrChange>
        </w:rPr>
        <w:fldChar w:fldCharType="separate"/>
      </w:r>
      <w:r w:rsidRPr="00B26E5F">
        <w:rPr>
          <w:i/>
          <w:sz w:val="20"/>
          <w:szCs w:val="20"/>
          <w:rPrChange w:id="1303" w:author="Microsoft Office User" w:date="2023-09-11T13:17:00Z">
            <w:rPr>
              <w:i/>
            </w:rPr>
          </w:rPrChange>
        </w:rPr>
        <w:t xml:space="preserve">Nat. Methods </w:t>
      </w:r>
      <w:r w:rsidRPr="00B26E5F">
        <w:rPr>
          <w:i/>
          <w:sz w:val="20"/>
          <w:szCs w:val="20"/>
          <w:rPrChange w:id="1304" w:author="Microsoft Office User" w:date="2023-09-11T13:17:00Z">
            <w:rPr>
              <w:i/>
            </w:rPr>
          </w:rPrChange>
        </w:rPr>
        <w:fldChar w:fldCharType="end"/>
      </w:r>
      <w:r w:rsidRPr="00B26E5F">
        <w:rPr>
          <w:sz w:val="20"/>
          <w:szCs w:val="20"/>
          <w:rPrChange w:id="1305" w:author="Microsoft Office User" w:date="2023-09-11T13:17:00Z">
            <w:rPr/>
          </w:rPrChange>
        </w:rPr>
        <w:fldChar w:fldCharType="begin"/>
      </w:r>
      <w:r w:rsidRPr="00B26E5F">
        <w:rPr>
          <w:sz w:val="20"/>
          <w:szCs w:val="20"/>
          <w:rPrChange w:id="1306" w:author="Microsoft Office User" w:date="2023-09-11T13:17:00Z">
            <w:rPr/>
          </w:rPrChange>
        </w:rPr>
        <w:instrText>HYPERLINK "https://www.zotero.org/google-docs/?n2Avay" \h</w:instrText>
      </w:r>
      <w:r w:rsidRPr="00B26E5F">
        <w:rPr>
          <w:sz w:val="20"/>
          <w:szCs w:val="20"/>
          <w:rPrChange w:id="1307" w:author="Microsoft Office User" w:date="2023-09-11T13:17:00Z">
            <w:rPr>
              <w:sz w:val="20"/>
              <w:szCs w:val="20"/>
            </w:rPr>
          </w:rPrChange>
        </w:rPr>
      </w:r>
      <w:r w:rsidRPr="00B26E5F">
        <w:rPr>
          <w:sz w:val="20"/>
          <w:szCs w:val="20"/>
          <w:rPrChange w:id="1308" w:author="Microsoft Office User" w:date="2023-09-11T13:17:00Z">
            <w:rPr>
              <w:b/>
            </w:rPr>
          </w:rPrChange>
        </w:rPr>
        <w:fldChar w:fldCharType="separate"/>
      </w:r>
      <w:r w:rsidRPr="00B26E5F">
        <w:rPr>
          <w:b/>
          <w:sz w:val="20"/>
          <w:szCs w:val="20"/>
          <w:rPrChange w:id="1309" w:author="Microsoft Office User" w:date="2023-09-11T13:17:00Z">
            <w:rPr>
              <w:b/>
            </w:rPr>
          </w:rPrChange>
        </w:rPr>
        <w:t>7</w:t>
      </w:r>
      <w:r w:rsidRPr="00B26E5F">
        <w:rPr>
          <w:b/>
          <w:sz w:val="20"/>
          <w:szCs w:val="20"/>
          <w:rPrChange w:id="1310" w:author="Microsoft Office User" w:date="2023-09-11T13:17:00Z">
            <w:rPr>
              <w:b/>
            </w:rPr>
          </w:rPrChange>
        </w:rPr>
        <w:fldChar w:fldCharType="end"/>
      </w:r>
      <w:r w:rsidRPr="00B26E5F">
        <w:rPr>
          <w:sz w:val="20"/>
          <w:szCs w:val="20"/>
          <w:rPrChange w:id="1311" w:author="Microsoft Office User" w:date="2023-09-11T13:17:00Z">
            <w:rPr/>
          </w:rPrChange>
        </w:rPr>
        <w:fldChar w:fldCharType="begin"/>
      </w:r>
      <w:r w:rsidRPr="00B26E5F">
        <w:rPr>
          <w:sz w:val="20"/>
          <w:szCs w:val="20"/>
          <w:rPrChange w:id="1312" w:author="Microsoft Office User" w:date="2023-09-11T13:17:00Z">
            <w:rPr/>
          </w:rPrChange>
        </w:rPr>
        <w:instrText>HYPERLINK "https://www.zotero.org/google-docs/?n2Avay" \h</w:instrText>
      </w:r>
      <w:r w:rsidRPr="00B26E5F">
        <w:rPr>
          <w:sz w:val="20"/>
          <w:szCs w:val="20"/>
          <w:rPrChange w:id="1313" w:author="Microsoft Office User" w:date="2023-09-11T13:17:00Z">
            <w:rPr>
              <w:sz w:val="20"/>
              <w:szCs w:val="20"/>
            </w:rPr>
          </w:rPrChange>
        </w:rPr>
      </w:r>
      <w:r w:rsidRPr="00B26E5F">
        <w:rPr>
          <w:sz w:val="20"/>
          <w:szCs w:val="20"/>
          <w:rPrChange w:id="1314" w:author="Microsoft Office User" w:date="2023-09-11T13:17:00Z">
            <w:rPr/>
          </w:rPrChange>
        </w:rPr>
        <w:fldChar w:fldCharType="separate"/>
      </w:r>
      <w:r w:rsidRPr="00B26E5F">
        <w:rPr>
          <w:sz w:val="20"/>
          <w:szCs w:val="20"/>
          <w:rPrChange w:id="1315" w:author="Microsoft Office User" w:date="2023-09-11T13:17:00Z">
            <w:rPr/>
          </w:rPrChange>
        </w:rPr>
        <w:t>, 335–336 (2010).</w:t>
      </w:r>
      <w:r w:rsidRPr="00B26E5F">
        <w:rPr>
          <w:sz w:val="20"/>
          <w:szCs w:val="20"/>
          <w:rPrChange w:id="1316"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317" w:author="Microsoft Office User" w:date="2023-09-11T13:17:00Z">
            <w:rPr/>
          </w:rPrChange>
        </w:rPr>
        <w:pPrChange w:id="1318" w:author="Microsoft Office User" w:date="2023-09-11T13:17:00Z">
          <w:pPr/>
        </w:pPrChange>
      </w:pPr>
    </w:p>
    <w:p w14:paraId="668EF538" w14:textId="77777777" w:rsidR="000C56B0" w:rsidRPr="00B26E5F" w:rsidRDefault="00367A15">
      <w:pPr>
        <w:snapToGrid w:val="0"/>
        <w:contextualSpacing/>
        <w:rPr>
          <w:sz w:val="20"/>
          <w:szCs w:val="20"/>
          <w:rPrChange w:id="1319" w:author="Microsoft Office User" w:date="2023-09-11T13:17:00Z">
            <w:rPr/>
          </w:rPrChange>
        </w:rPr>
        <w:pPrChange w:id="1320" w:author="Microsoft Office User" w:date="2023-09-11T13:17:00Z">
          <w:pPr/>
        </w:pPrChange>
      </w:pPr>
      <w:r w:rsidRPr="00B26E5F">
        <w:rPr>
          <w:sz w:val="20"/>
          <w:szCs w:val="20"/>
          <w:rPrChange w:id="1321" w:author="Microsoft Office User" w:date="2023-09-11T13:17:00Z">
            <w:rPr/>
          </w:rPrChange>
        </w:rPr>
        <w:fldChar w:fldCharType="begin"/>
      </w:r>
      <w:r w:rsidRPr="00B26E5F">
        <w:rPr>
          <w:sz w:val="20"/>
          <w:szCs w:val="20"/>
          <w:rPrChange w:id="1322" w:author="Microsoft Office User" w:date="2023-09-11T13:17:00Z">
            <w:rPr/>
          </w:rPrChange>
        </w:rPr>
        <w:instrText>HYPERLINK "https://www.zotero.org/google-docs/?n2Avay" \h</w:instrText>
      </w:r>
      <w:r w:rsidRPr="00B26E5F">
        <w:rPr>
          <w:sz w:val="20"/>
          <w:szCs w:val="20"/>
          <w:rPrChange w:id="1323" w:author="Microsoft Office User" w:date="2023-09-11T13:17:00Z">
            <w:rPr>
              <w:sz w:val="20"/>
              <w:szCs w:val="20"/>
            </w:rPr>
          </w:rPrChange>
        </w:rPr>
      </w:r>
      <w:r w:rsidRPr="00B26E5F">
        <w:rPr>
          <w:sz w:val="20"/>
          <w:szCs w:val="20"/>
          <w:rPrChange w:id="1324" w:author="Microsoft Office User" w:date="2023-09-11T13:17:00Z">
            <w:rPr/>
          </w:rPrChange>
        </w:rPr>
        <w:fldChar w:fldCharType="separate"/>
      </w:r>
      <w:r w:rsidRPr="00B26E5F">
        <w:rPr>
          <w:sz w:val="20"/>
          <w:szCs w:val="20"/>
          <w:rPrChange w:id="1325" w:author="Microsoft Office User" w:date="2023-09-11T13:17:00Z">
            <w:rPr/>
          </w:rPrChange>
        </w:rPr>
        <w:t>34.</w:t>
      </w:r>
      <w:r w:rsidRPr="00B26E5F">
        <w:rPr>
          <w:sz w:val="20"/>
          <w:szCs w:val="20"/>
          <w:rPrChange w:id="1326" w:author="Microsoft Office User" w:date="2023-09-11T13:17:00Z">
            <w:rPr/>
          </w:rPrChange>
        </w:rPr>
        <w:tab/>
        <w:t xml:space="preserve">Amir, A. </w:t>
      </w:r>
      <w:r w:rsidRPr="00B26E5F">
        <w:rPr>
          <w:sz w:val="20"/>
          <w:szCs w:val="20"/>
          <w:rPrChange w:id="1327" w:author="Microsoft Office User" w:date="2023-09-11T13:17:00Z">
            <w:rPr/>
          </w:rPrChange>
        </w:rPr>
        <w:fldChar w:fldCharType="end"/>
      </w:r>
      <w:r w:rsidRPr="00B26E5F">
        <w:rPr>
          <w:sz w:val="20"/>
          <w:szCs w:val="20"/>
          <w:rPrChange w:id="1328" w:author="Microsoft Office User" w:date="2023-09-11T13:17:00Z">
            <w:rPr/>
          </w:rPrChange>
        </w:rPr>
        <w:fldChar w:fldCharType="begin"/>
      </w:r>
      <w:r w:rsidRPr="00B26E5F">
        <w:rPr>
          <w:sz w:val="20"/>
          <w:szCs w:val="20"/>
          <w:rPrChange w:id="1329" w:author="Microsoft Office User" w:date="2023-09-11T13:17:00Z">
            <w:rPr/>
          </w:rPrChange>
        </w:rPr>
        <w:instrText>HYPERLINK "https://www.zotero.org/google-docs/?n2Avay" \h</w:instrText>
      </w:r>
      <w:r w:rsidRPr="00B26E5F">
        <w:rPr>
          <w:sz w:val="20"/>
          <w:szCs w:val="20"/>
          <w:rPrChange w:id="1330" w:author="Microsoft Office User" w:date="2023-09-11T13:17:00Z">
            <w:rPr>
              <w:sz w:val="20"/>
              <w:szCs w:val="20"/>
            </w:rPr>
          </w:rPrChange>
        </w:rPr>
      </w:r>
      <w:r w:rsidRPr="00B26E5F">
        <w:rPr>
          <w:sz w:val="20"/>
          <w:szCs w:val="20"/>
          <w:rPrChange w:id="1331" w:author="Microsoft Office User" w:date="2023-09-11T13:17:00Z">
            <w:rPr>
              <w:i/>
            </w:rPr>
          </w:rPrChange>
        </w:rPr>
        <w:fldChar w:fldCharType="separate"/>
      </w:r>
      <w:r w:rsidRPr="00B26E5F">
        <w:rPr>
          <w:i/>
          <w:sz w:val="20"/>
          <w:szCs w:val="20"/>
          <w:rPrChange w:id="1332" w:author="Microsoft Office User" w:date="2023-09-11T13:17:00Z">
            <w:rPr>
              <w:i/>
            </w:rPr>
          </w:rPrChange>
        </w:rPr>
        <w:t>et al.</w:t>
      </w:r>
      <w:r w:rsidRPr="00B26E5F">
        <w:rPr>
          <w:i/>
          <w:sz w:val="20"/>
          <w:szCs w:val="20"/>
          <w:rPrChange w:id="1333" w:author="Microsoft Office User" w:date="2023-09-11T13:17:00Z">
            <w:rPr>
              <w:i/>
            </w:rPr>
          </w:rPrChange>
        </w:rPr>
        <w:fldChar w:fldCharType="end"/>
      </w:r>
      <w:r w:rsidRPr="00B26E5F">
        <w:rPr>
          <w:sz w:val="20"/>
          <w:szCs w:val="20"/>
          <w:rPrChange w:id="1334" w:author="Microsoft Office User" w:date="2023-09-11T13:17:00Z">
            <w:rPr/>
          </w:rPrChange>
        </w:rPr>
        <w:fldChar w:fldCharType="begin"/>
      </w:r>
      <w:r w:rsidRPr="00B26E5F">
        <w:rPr>
          <w:sz w:val="20"/>
          <w:szCs w:val="20"/>
          <w:rPrChange w:id="1335" w:author="Microsoft Office User" w:date="2023-09-11T13:17:00Z">
            <w:rPr/>
          </w:rPrChange>
        </w:rPr>
        <w:instrText>HYPERLINK "https://www.zotero.org/google-docs/?n2Avay" \h</w:instrText>
      </w:r>
      <w:r w:rsidRPr="00B26E5F">
        <w:rPr>
          <w:sz w:val="20"/>
          <w:szCs w:val="20"/>
          <w:rPrChange w:id="1336" w:author="Microsoft Office User" w:date="2023-09-11T13:17:00Z">
            <w:rPr>
              <w:sz w:val="20"/>
              <w:szCs w:val="20"/>
            </w:rPr>
          </w:rPrChange>
        </w:rPr>
      </w:r>
      <w:r w:rsidRPr="00B26E5F">
        <w:rPr>
          <w:sz w:val="20"/>
          <w:szCs w:val="20"/>
          <w:rPrChange w:id="1337" w:author="Microsoft Office User" w:date="2023-09-11T13:17:00Z">
            <w:rPr/>
          </w:rPrChange>
        </w:rPr>
        <w:fldChar w:fldCharType="separate"/>
      </w:r>
      <w:r w:rsidRPr="00B26E5F">
        <w:rPr>
          <w:sz w:val="20"/>
          <w:szCs w:val="20"/>
          <w:rPrChange w:id="1338" w:author="Microsoft Office User" w:date="2023-09-11T13:17:00Z">
            <w:rPr/>
          </w:rPrChange>
        </w:rPr>
        <w:t xml:space="preserve"> Deblur Rapidly Resolves Single-Nucleotide Community Sequence Patterns. </w:t>
      </w:r>
      <w:r w:rsidRPr="00B26E5F">
        <w:rPr>
          <w:sz w:val="20"/>
          <w:szCs w:val="20"/>
          <w:rPrChange w:id="1339" w:author="Microsoft Office User" w:date="2023-09-11T13:17:00Z">
            <w:rPr/>
          </w:rPrChange>
        </w:rPr>
        <w:fldChar w:fldCharType="end"/>
      </w:r>
      <w:r w:rsidRPr="00B26E5F">
        <w:rPr>
          <w:sz w:val="20"/>
          <w:szCs w:val="20"/>
          <w:rPrChange w:id="1340" w:author="Microsoft Office User" w:date="2023-09-11T13:17:00Z">
            <w:rPr/>
          </w:rPrChange>
        </w:rPr>
        <w:fldChar w:fldCharType="begin"/>
      </w:r>
      <w:r w:rsidRPr="00B26E5F">
        <w:rPr>
          <w:sz w:val="20"/>
          <w:szCs w:val="20"/>
          <w:rPrChange w:id="1341" w:author="Microsoft Office User" w:date="2023-09-11T13:17:00Z">
            <w:rPr/>
          </w:rPrChange>
        </w:rPr>
        <w:instrText>HYPERLINK "https://www.zotero.org/google-docs/?n2Avay" \h</w:instrText>
      </w:r>
      <w:r w:rsidRPr="00B26E5F">
        <w:rPr>
          <w:sz w:val="20"/>
          <w:szCs w:val="20"/>
          <w:rPrChange w:id="1342" w:author="Microsoft Office User" w:date="2023-09-11T13:17:00Z">
            <w:rPr>
              <w:sz w:val="20"/>
              <w:szCs w:val="20"/>
            </w:rPr>
          </w:rPrChange>
        </w:rPr>
      </w:r>
      <w:r w:rsidRPr="00B26E5F">
        <w:rPr>
          <w:sz w:val="20"/>
          <w:szCs w:val="20"/>
          <w:rPrChange w:id="1343" w:author="Microsoft Office User" w:date="2023-09-11T13:17:00Z">
            <w:rPr>
              <w:i/>
            </w:rPr>
          </w:rPrChange>
        </w:rPr>
        <w:fldChar w:fldCharType="separate"/>
      </w:r>
      <w:r w:rsidRPr="00B26E5F">
        <w:rPr>
          <w:i/>
          <w:sz w:val="20"/>
          <w:szCs w:val="20"/>
          <w:rPrChange w:id="1344" w:author="Microsoft Office User" w:date="2023-09-11T13:17:00Z">
            <w:rPr>
              <w:i/>
            </w:rPr>
          </w:rPrChange>
        </w:rPr>
        <w:t xml:space="preserve">mSystems </w:t>
      </w:r>
      <w:r w:rsidRPr="00B26E5F">
        <w:rPr>
          <w:i/>
          <w:sz w:val="20"/>
          <w:szCs w:val="20"/>
          <w:rPrChange w:id="1345" w:author="Microsoft Office User" w:date="2023-09-11T13:17:00Z">
            <w:rPr>
              <w:i/>
            </w:rPr>
          </w:rPrChange>
        </w:rPr>
        <w:fldChar w:fldCharType="end"/>
      </w:r>
      <w:r w:rsidRPr="00B26E5F">
        <w:rPr>
          <w:sz w:val="20"/>
          <w:szCs w:val="20"/>
          <w:rPrChange w:id="1346" w:author="Microsoft Office User" w:date="2023-09-11T13:17:00Z">
            <w:rPr/>
          </w:rPrChange>
        </w:rPr>
        <w:fldChar w:fldCharType="begin"/>
      </w:r>
      <w:r w:rsidRPr="00B26E5F">
        <w:rPr>
          <w:sz w:val="20"/>
          <w:szCs w:val="20"/>
          <w:rPrChange w:id="1347" w:author="Microsoft Office User" w:date="2023-09-11T13:17:00Z">
            <w:rPr/>
          </w:rPrChange>
        </w:rPr>
        <w:instrText>HYPERLINK "https://www.zotero.org/google-docs/?n2Avay" \h</w:instrText>
      </w:r>
      <w:r w:rsidRPr="00B26E5F">
        <w:rPr>
          <w:sz w:val="20"/>
          <w:szCs w:val="20"/>
          <w:rPrChange w:id="1348" w:author="Microsoft Office User" w:date="2023-09-11T13:17:00Z">
            <w:rPr>
              <w:sz w:val="20"/>
              <w:szCs w:val="20"/>
            </w:rPr>
          </w:rPrChange>
        </w:rPr>
      </w:r>
      <w:r w:rsidRPr="00B26E5F">
        <w:rPr>
          <w:sz w:val="20"/>
          <w:szCs w:val="20"/>
          <w:rPrChange w:id="1349" w:author="Microsoft Office User" w:date="2023-09-11T13:17:00Z">
            <w:rPr>
              <w:b/>
            </w:rPr>
          </w:rPrChange>
        </w:rPr>
        <w:fldChar w:fldCharType="separate"/>
      </w:r>
      <w:r w:rsidRPr="00B26E5F">
        <w:rPr>
          <w:b/>
          <w:sz w:val="20"/>
          <w:szCs w:val="20"/>
          <w:rPrChange w:id="1350" w:author="Microsoft Office User" w:date="2023-09-11T13:17:00Z">
            <w:rPr>
              <w:b/>
            </w:rPr>
          </w:rPrChange>
        </w:rPr>
        <w:t>2</w:t>
      </w:r>
      <w:r w:rsidRPr="00B26E5F">
        <w:rPr>
          <w:b/>
          <w:sz w:val="20"/>
          <w:szCs w:val="20"/>
          <w:rPrChange w:id="1351" w:author="Microsoft Office User" w:date="2023-09-11T13:17:00Z">
            <w:rPr>
              <w:b/>
            </w:rPr>
          </w:rPrChange>
        </w:rPr>
        <w:fldChar w:fldCharType="end"/>
      </w:r>
      <w:r w:rsidRPr="00B26E5F">
        <w:rPr>
          <w:sz w:val="20"/>
          <w:szCs w:val="20"/>
          <w:rPrChange w:id="1352" w:author="Microsoft Office User" w:date="2023-09-11T13:17:00Z">
            <w:rPr/>
          </w:rPrChange>
        </w:rPr>
        <w:fldChar w:fldCharType="begin"/>
      </w:r>
      <w:r w:rsidRPr="00B26E5F">
        <w:rPr>
          <w:sz w:val="20"/>
          <w:szCs w:val="20"/>
          <w:rPrChange w:id="1353" w:author="Microsoft Office User" w:date="2023-09-11T13:17:00Z">
            <w:rPr/>
          </w:rPrChange>
        </w:rPr>
        <w:instrText>HYPERLINK "https://www.zotero.org/google-docs/?n2Avay" \h</w:instrText>
      </w:r>
      <w:r w:rsidRPr="00B26E5F">
        <w:rPr>
          <w:sz w:val="20"/>
          <w:szCs w:val="20"/>
          <w:rPrChange w:id="1354" w:author="Microsoft Office User" w:date="2023-09-11T13:17:00Z">
            <w:rPr>
              <w:sz w:val="20"/>
              <w:szCs w:val="20"/>
            </w:rPr>
          </w:rPrChange>
        </w:rPr>
      </w:r>
      <w:r w:rsidRPr="00B26E5F">
        <w:rPr>
          <w:sz w:val="20"/>
          <w:szCs w:val="20"/>
          <w:rPrChange w:id="1355" w:author="Microsoft Office User" w:date="2023-09-11T13:17:00Z">
            <w:rPr/>
          </w:rPrChange>
        </w:rPr>
        <w:fldChar w:fldCharType="separate"/>
      </w:r>
      <w:r w:rsidRPr="00B26E5F">
        <w:rPr>
          <w:sz w:val="20"/>
          <w:szCs w:val="20"/>
          <w:rPrChange w:id="1356" w:author="Microsoft Office User" w:date="2023-09-11T13:17:00Z">
            <w:rPr/>
          </w:rPrChange>
        </w:rPr>
        <w:t>, e00191-16 (2017).</w:t>
      </w:r>
      <w:r w:rsidRPr="00B26E5F">
        <w:rPr>
          <w:sz w:val="20"/>
          <w:szCs w:val="20"/>
          <w:rPrChange w:id="1357"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358" w:author="Microsoft Office User" w:date="2023-09-11T13:17:00Z">
            <w:rPr/>
          </w:rPrChange>
        </w:rPr>
        <w:pPrChange w:id="1359" w:author="Microsoft Office User" w:date="2023-09-11T13:17:00Z">
          <w:pPr/>
        </w:pPrChange>
      </w:pPr>
    </w:p>
    <w:p w14:paraId="156240D6" w14:textId="77777777" w:rsidR="000C56B0" w:rsidRPr="00B26E5F" w:rsidRDefault="00367A15">
      <w:pPr>
        <w:snapToGrid w:val="0"/>
        <w:contextualSpacing/>
        <w:rPr>
          <w:sz w:val="20"/>
          <w:szCs w:val="20"/>
          <w:rPrChange w:id="1360" w:author="Microsoft Office User" w:date="2023-09-11T13:17:00Z">
            <w:rPr/>
          </w:rPrChange>
        </w:rPr>
        <w:pPrChange w:id="1361" w:author="Microsoft Office User" w:date="2023-09-11T13:17:00Z">
          <w:pPr/>
        </w:pPrChange>
      </w:pPr>
      <w:r w:rsidRPr="00B26E5F">
        <w:rPr>
          <w:sz w:val="20"/>
          <w:szCs w:val="20"/>
          <w:rPrChange w:id="1362" w:author="Microsoft Office User" w:date="2023-09-11T13:17:00Z">
            <w:rPr/>
          </w:rPrChange>
        </w:rPr>
        <w:lastRenderedPageBreak/>
        <w:fldChar w:fldCharType="begin"/>
      </w:r>
      <w:r w:rsidRPr="00B26E5F">
        <w:rPr>
          <w:sz w:val="20"/>
          <w:szCs w:val="20"/>
          <w:rPrChange w:id="1363" w:author="Microsoft Office User" w:date="2023-09-11T13:17:00Z">
            <w:rPr/>
          </w:rPrChange>
        </w:rPr>
        <w:instrText>HYPERLINK "https://www.zotero.org/google-docs/?n2Avay" \h</w:instrText>
      </w:r>
      <w:r w:rsidRPr="00B26E5F">
        <w:rPr>
          <w:sz w:val="20"/>
          <w:szCs w:val="20"/>
          <w:rPrChange w:id="1364" w:author="Microsoft Office User" w:date="2023-09-11T13:17:00Z">
            <w:rPr>
              <w:sz w:val="20"/>
              <w:szCs w:val="20"/>
            </w:rPr>
          </w:rPrChange>
        </w:rPr>
      </w:r>
      <w:r w:rsidRPr="00B26E5F">
        <w:rPr>
          <w:sz w:val="20"/>
          <w:szCs w:val="20"/>
          <w:rPrChange w:id="1365" w:author="Microsoft Office User" w:date="2023-09-11T13:17:00Z">
            <w:rPr/>
          </w:rPrChange>
        </w:rPr>
        <w:fldChar w:fldCharType="separate"/>
      </w:r>
      <w:r w:rsidRPr="00B26E5F">
        <w:rPr>
          <w:sz w:val="20"/>
          <w:szCs w:val="20"/>
          <w:rPrChange w:id="1366" w:author="Microsoft Office User" w:date="2023-09-11T13:17:00Z">
            <w:rPr/>
          </w:rPrChange>
        </w:rPr>
        <w:t>35.</w:t>
      </w:r>
      <w:r w:rsidRPr="00B26E5F">
        <w:rPr>
          <w:sz w:val="20"/>
          <w:szCs w:val="20"/>
          <w:rPrChange w:id="1367" w:author="Microsoft Office User" w:date="2023-09-11T13:17:00Z">
            <w:rPr/>
          </w:rPrChange>
        </w:rPr>
        <w:tab/>
        <w:t xml:space="preserve">Bolyen, E. </w:t>
      </w:r>
      <w:r w:rsidRPr="00B26E5F">
        <w:rPr>
          <w:sz w:val="20"/>
          <w:szCs w:val="20"/>
          <w:rPrChange w:id="1368" w:author="Microsoft Office User" w:date="2023-09-11T13:17:00Z">
            <w:rPr/>
          </w:rPrChange>
        </w:rPr>
        <w:fldChar w:fldCharType="end"/>
      </w:r>
      <w:r w:rsidRPr="00B26E5F">
        <w:rPr>
          <w:sz w:val="20"/>
          <w:szCs w:val="20"/>
          <w:rPrChange w:id="1369" w:author="Microsoft Office User" w:date="2023-09-11T13:17:00Z">
            <w:rPr/>
          </w:rPrChange>
        </w:rPr>
        <w:fldChar w:fldCharType="begin"/>
      </w:r>
      <w:r w:rsidRPr="00B26E5F">
        <w:rPr>
          <w:sz w:val="20"/>
          <w:szCs w:val="20"/>
          <w:rPrChange w:id="1370" w:author="Microsoft Office User" w:date="2023-09-11T13:17:00Z">
            <w:rPr/>
          </w:rPrChange>
        </w:rPr>
        <w:instrText>HYPERLINK "https://www.zotero.org/google-docs/?n2Avay" \h</w:instrText>
      </w:r>
      <w:r w:rsidRPr="00B26E5F">
        <w:rPr>
          <w:sz w:val="20"/>
          <w:szCs w:val="20"/>
          <w:rPrChange w:id="1371" w:author="Microsoft Office User" w:date="2023-09-11T13:17:00Z">
            <w:rPr>
              <w:sz w:val="20"/>
              <w:szCs w:val="20"/>
            </w:rPr>
          </w:rPrChange>
        </w:rPr>
      </w:r>
      <w:r w:rsidRPr="00B26E5F">
        <w:rPr>
          <w:sz w:val="20"/>
          <w:szCs w:val="20"/>
          <w:rPrChange w:id="1372" w:author="Microsoft Office User" w:date="2023-09-11T13:17:00Z">
            <w:rPr/>
          </w:rPrChange>
        </w:rPr>
        <w:fldChar w:fldCharType="separate"/>
      </w:r>
      <w:r w:rsidRPr="00B26E5F">
        <w:rPr>
          <w:sz w:val="20"/>
          <w:szCs w:val="20"/>
          <w:rPrChange w:id="1373" w:author="Microsoft Office User" w:date="2023-09-11T13:17:00Z">
            <w:rPr/>
          </w:rPrChange>
        </w:rPr>
        <w:t>et al. QIIME 2: Reproducible, interactive, scalable, and extensible microbiome data science</w:t>
      </w:r>
      <w:r w:rsidRPr="00B26E5F">
        <w:rPr>
          <w:sz w:val="20"/>
          <w:szCs w:val="20"/>
          <w:rPrChange w:id="1374" w:author="Microsoft Office User" w:date="2023-09-11T13:17:00Z">
            <w:rPr/>
          </w:rPrChange>
        </w:rPr>
        <w:fldChar w:fldCharType="end"/>
      </w:r>
      <w:r w:rsidRPr="00B26E5F">
        <w:rPr>
          <w:sz w:val="20"/>
          <w:szCs w:val="20"/>
          <w:rPrChange w:id="1375" w:author="Microsoft Office User" w:date="2023-09-11T13:17:00Z">
            <w:rPr/>
          </w:rPrChange>
        </w:rPr>
        <w:fldChar w:fldCharType="begin"/>
      </w:r>
      <w:r w:rsidRPr="00B26E5F">
        <w:rPr>
          <w:sz w:val="20"/>
          <w:szCs w:val="20"/>
          <w:rPrChange w:id="1376" w:author="Microsoft Office User" w:date="2023-09-11T13:17:00Z">
            <w:rPr/>
          </w:rPrChange>
        </w:rPr>
        <w:instrText>HYPERLINK "https://www.zotero.org/google-docs/?n2Avay" \h</w:instrText>
      </w:r>
      <w:r w:rsidRPr="00B26E5F">
        <w:rPr>
          <w:sz w:val="20"/>
          <w:szCs w:val="20"/>
          <w:rPrChange w:id="1377" w:author="Microsoft Office User" w:date="2023-09-11T13:17:00Z">
            <w:rPr>
              <w:sz w:val="20"/>
              <w:szCs w:val="20"/>
            </w:rPr>
          </w:rPrChange>
        </w:rPr>
      </w:r>
      <w:r w:rsidRPr="00B26E5F">
        <w:rPr>
          <w:sz w:val="20"/>
          <w:szCs w:val="20"/>
          <w:rPrChange w:id="1378" w:author="Microsoft Office User" w:date="2023-09-11T13:17:00Z">
            <w:rPr/>
          </w:rPrChange>
        </w:rPr>
        <w:fldChar w:fldCharType="separate"/>
      </w:r>
      <w:r w:rsidRPr="00B26E5F">
        <w:rPr>
          <w:sz w:val="20"/>
          <w:szCs w:val="20"/>
          <w:rPrChange w:id="1379" w:author="Microsoft Office User" w:date="2023-09-11T13:17:00Z">
            <w:rPr/>
          </w:rPrChange>
        </w:rPr>
        <w:t>. https://peerj.com/preprints/27295 (2018) doi:10.7287/peerj.preprints.27295v2.</w:t>
      </w:r>
      <w:r w:rsidRPr="00B26E5F">
        <w:rPr>
          <w:sz w:val="20"/>
          <w:szCs w:val="20"/>
          <w:rPrChange w:id="1380"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381" w:author="Microsoft Office User" w:date="2023-09-11T13:17:00Z">
            <w:rPr/>
          </w:rPrChange>
        </w:rPr>
        <w:pPrChange w:id="1382" w:author="Microsoft Office User" w:date="2023-09-11T13:17:00Z">
          <w:pPr/>
        </w:pPrChange>
      </w:pPr>
    </w:p>
    <w:p w14:paraId="755DFCE6" w14:textId="77777777" w:rsidR="000C56B0" w:rsidRPr="00B26E5F" w:rsidRDefault="00367A15">
      <w:pPr>
        <w:snapToGrid w:val="0"/>
        <w:contextualSpacing/>
        <w:rPr>
          <w:sz w:val="20"/>
          <w:szCs w:val="20"/>
          <w:rPrChange w:id="1383" w:author="Microsoft Office User" w:date="2023-09-11T13:17:00Z">
            <w:rPr/>
          </w:rPrChange>
        </w:rPr>
        <w:pPrChange w:id="1384" w:author="Microsoft Office User" w:date="2023-09-11T13:17:00Z">
          <w:pPr/>
        </w:pPrChange>
      </w:pPr>
      <w:r w:rsidRPr="00B26E5F">
        <w:rPr>
          <w:sz w:val="20"/>
          <w:szCs w:val="20"/>
          <w:rPrChange w:id="1385" w:author="Microsoft Office User" w:date="2023-09-11T13:17:00Z">
            <w:rPr/>
          </w:rPrChange>
        </w:rPr>
        <w:fldChar w:fldCharType="begin"/>
      </w:r>
      <w:r w:rsidRPr="00B26E5F">
        <w:rPr>
          <w:sz w:val="20"/>
          <w:szCs w:val="20"/>
          <w:rPrChange w:id="1386" w:author="Microsoft Office User" w:date="2023-09-11T13:17:00Z">
            <w:rPr/>
          </w:rPrChange>
        </w:rPr>
        <w:instrText>HYPERLINK "https://www.zotero.org/google-docs/?n2Avay" \h</w:instrText>
      </w:r>
      <w:r w:rsidRPr="00B26E5F">
        <w:rPr>
          <w:sz w:val="20"/>
          <w:szCs w:val="20"/>
          <w:rPrChange w:id="1387" w:author="Microsoft Office User" w:date="2023-09-11T13:17:00Z">
            <w:rPr>
              <w:sz w:val="20"/>
              <w:szCs w:val="20"/>
            </w:rPr>
          </w:rPrChange>
        </w:rPr>
      </w:r>
      <w:r w:rsidRPr="00B26E5F">
        <w:rPr>
          <w:sz w:val="20"/>
          <w:szCs w:val="20"/>
          <w:rPrChange w:id="1388" w:author="Microsoft Office User" w:date="2023-09-11T13:17:00Z">
            <w:rPr/>
          </w:rPrChange>
        </w:rPr>
        <w:fldChar w:fldCharType="separate"/>
      </w:r>
      <w:r w:rsidRPr="00B26E5F">
        <w:rPr>
          <w:sz w:val="20"/>
          <w:szCs w:val="20"/>
          <w:rPrChange w:id="1389" w:author="Microsoft Office User" w:date="2023-09-11T13:17:00Z">
            <w:rPr/>
          </w:rPrChange>
        </w:rPr>
        <w:t>36.</w:t>
      </w:r>
      <w:r w:rsidRPr="00B26E5F">
        <w:rPr>
          <w:sz w:val="20"/>
          <w:szCs w:val="20"/>
          <w:rPrChange w:id="1390" w:author="Microsoft Office User" w:date="2023-09-11T13:17:00Z">
            <w:rPr/>
          </w:rPrChange>
        </w:rPr>
        <w:tab/>
        <w:t xml:space="preserve">Rognes, T., Flouri, T., Nichols, B., Quince, C. &amp; Mahé, F. VSEARCH: a versatile open source tool for metagenomics. </w:t>
      </w:r>
      <w:r w:rsidRPr="00B26E5F">
        <w:rPr>
          <w:sz w:val="20"/>
          <w:szCs w:val="20"/>
          <w:rPrChange w:id="1391" w:author="Microsoft Office User" w:date="2023-09-11T13:17:00Z">
            <w:rPr/>
          </w:rPrChange>
        </w:rPr>
        <w:fldChar w:fldCharType="end"/>
      </w:r>
      <w:r w:rsidRPr="00B26E5F">
        <w:rPr>
          <w:sz w:val="20"/>
          <w:szCs w:val="20"/>
          <w:rPrChange w:id="1392" w:author="Microsoft Office User" w:date="2023-09-11T13:17:00Z">
            <w:rPr/>
          </w:rPrChange>
        </w:rPr>
        <w:fldChar w:fldCharType="begin"/>
      </w:r>
      <w:r w:rsidRPr="00B26E5F">
        <w:rPr>
          <w:sz w:val="20"/>
          <w:szCs w:val="20"/>
          <w:rPrChange w:id="1393" w:author="Microsoft Office User" w:date="2023-09-11T13:17:00Z">
            <w:rPr/>
          </w:rPrChange>
        </w:rPr>
        <w:instrText>HYPERLINK "https://www.zotero.org/google-docs/?n2Avay" \h</w:instrText>
      </w:r>
      <w:r w:rsidRPr="00B26E5F">
        <w:rPr>
          <w:sz w:val="20"/>
          <w:szCs w:val="20"/>
          <w:rPrChange w:id="1394" w:author="Microsoft Office User" w:date="2023-09-11T13:17:00Z">
            <w:rPr>
              <w:sz w:val="20"/>
              <w:szCs w:val="20"/>
            </w:rPr>
          </w:rPrChange>
        </w:rPr>
      </w:r>
      <w:r w:rsidRPr="00B26E5F">
        <w:rPr>
          <w:sz w:val="20"/>
          <w:szCs w:val="20"/>
          <w:rPrChange w:id="1395" w:author="Microsoft Office User" w:date="2023-09-11T13:17:00Z">
            <w:rPr>
              <w:i/>
            </w:rPr>
          </w:rPrChange>
        </w:rPr>
        <w:fldChar w:fldCharType="separate"/>
      </w:r>
      <w:r w:rsidRPr="00B26E5F">
        <w:rPr>
          <w:i/>
          <w:sz w:val="20"/>
          <w:szCs w:val="20"/>
          <w:rPrChange w:id="1396" w:author="Microsoft Office User" w:date="2023-09-11T13:17:00Z">
            <w:rPr>
              <w:i/>
            </w:rPr>
          </w:rPrChange>
        </w:rPr>
        <w:t xml:space="preserve">PeerJ </w:t>
      </w:r>
      <w:r w:rsidRPr="00B26E5F">
        <w:rPr>
          <w:i/>
          <w:sz w:val="20"/>
          <w:szCs w:val="20"/>
          <w:rPrChange w:id="1397" w:author="Microsoft Office User" w:date="2023-09-11T13:17:00Z">
            <w:rPr>
              <w:i/>
            </w:rPr>
          </w:rPrChange>
        </w:rPr>
        <w:fldChar w:fldCharType="end"/>
      </w:r>
      <w:r w:rsidRPr="00B26E5F">
        <w:rPr>
          <w:sz w:val="20"/>
          <w:szCs w:val="20"/>
          <w:rPrChange w:id="1398" w:author="Microsoft Office User" w:date="2023-09-11T13:17:00Z">
            <w:rPr/>
          </w:rPrChange>
        </w:rPr>
        <w:fldChar w:fldCharType="begin"/>
      </w:r>
      <w:r w:rsidRPr="00B26E5F">
        <w:rPr>
          <w:sz w:val="20"/>
          <w:szCs w:val="20"/>
          <w:rPrChange w:id="1399" w:author="Microsoft Office User" w:date="2023-09-11T13:17:00Z">
            <w:rPr/>
          </w:rPrChange>
        </w:rPr>
        <w:instrText>HYPERLINK "https://www.zotero.org/google-docs/?n2Avay" \h</w:instrText>
      </w:r>
      <w:r w:rsidRPr="00B26E5F">
        <w:rPr>
          <w:sz w:val="20"/>
          <w:szCs w:val="20"/>
          <w:rPrChange w:id="1400" w:author="Microsoft Office User" w:date="2023-09-11T13:17:00Z">
            <w:rPr>
              <w:sz w:val="20"/>
              <w:szCs w:val="20"/>
            </w:rPr>
          </w:rPrChange>
        </w:rPr>
      </w:r>
      <w:r w:rsidRPr="00B26E5F">
        <w:rPr>
          <w:sz w:val="20"/>
          <w:szCs w:val="20"/>
          <w:rPrChange w:id="1401" w:author="Microsoft Office User" w:date="2023-09-11T13:17:00Z">
            <w:rPr>
              <w:b/>
            </w:rPr>
          </w:rPrChange>
        </w:rPr>
        <w:fldChar w:fldCharType="separate"/>
      </w:r>
      <w:r w:rsidRPr="00B26E5F">
        <w:rPr>
          <w:b/>
          <w:sz w:val="20"/>
          <w:szCs w:val="20"/>
          <w:rPrChange w:id="1402" w:author="Microsoft Office User" w:date="2023-09-11T13:17:00Z">
            <w:rPr>
              <w:b/>
            </w:rPr>
          </w:rPrChange>
        </w:rPr>
        <w:t>4</w:t>
      </w:r>
      <w:r w:rsidRPr="00B26E5F">
        <w:rPr>
          <w:b/>
          <w:sz w:val="20"/>
          <w:szCs w:val="20"/>
          <w:rPrChange w:id="1403" w:author="Microsoft Office User" w:date="2023-09-11T13:17:00Z">
            <w:rPr>
              <w:b/>
            </w:rPr>
          </w:rPrChange>
        </w:rPr>
        <w:fldChar w:fldCharType="end"/>
      </w:r>
      <w:r w:rsidRPr="00B26E5F">
        <w:rPr>
          <w:sz w:val="20"/>
          <w:szCs w:val="20"/>
          <w:rPrChange w:id="1404" w:author="Microsoft Office User" w:date="2023-09-11T13:17:00Z">
            <w:rPr/>
          </w:rPrChange>
        </w:rPr>
        <w:fldChar w:fldCharType="begin"/>
      </w:r>
      <w:r w:rsidRPr="00B26E5F">
        <w:rPr>
          <w:sz w:val="20"/>
          <w:szCs w:val="20"/>
          <w:rPrChange w:id="1405" w:author="Microsoft Office User" w:date="2023-09-11T13:17:00Z">
            <w:rPr/>
          </w:rPrChange>
        </w:rPr>
        <w:instrText>HYPERLINK "https://www.zotero.org/google-docs/?n2Avay" \h</w:instrText>
      </w:r>
      <w:r w:rsidRPr="00B26E5F">
        <w:rPr>
          <w:sz w:val="20"/>
          <w:szCs w:val="20"/>
          <w:rPrChange w:id="1406" w:author="Microsoft Office User" w:date="2023-09-11T13:17:00Z">
            <w:rPr>
              <w:sz w:val="20"/>
              <w:szCs w:val="20"/>
            </w:rPr>
          </w:rPrChange>
        </w:rPr>
      </w:r>
      <w:r w:rsidRPr="00B26E5F">
        <w:rPr>
          <w:sz w:val="20"/>
          <w:szCs w:val="20"/>
          <w:rPrChange w:id="1407" w:author="Microsoft Office User" w:date="2023-09-11T13:17:00Z">
            <w:rPr/>
          </w:rPrChange>
        </w:rPr>
        <w:fldChar w:fldCharType="separate"/>
      </w:r>
      <w:r w:rsidRPr="00B26E5F">
        <w:rPr>
          <w:sz w:val="20"/>
          <w:szCs w:val="20"/>
          <w:rPrChange w:id="1408" w:author="Microsoft Office User" w:date="2023-09-11T13:17:00Z">
            <w:rPr/>
          </w:rPrChange>
        </w:rPr>
        <w:t>, e2584 (2016).</w:t>
      </w:r>
      <w:r w:rsidRPr="00B26E5F">
        <w:rPr>
          <w:sz w:val="20"/>
          <w:szCs w:val="20"/>
          <w:rPrChange w:id="1409"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410" w:author="Microsoft Office User" w:date="2023-09-11T13:17:00Z">
            <w:rPr/>
          </w:rPrChange>
        </w:rPr>
        <w:pPrChange w:id="1411" w:author="Microsoft Office User" w:date="2023-09-11T13:17:00Z">
          <w:pPr/>
        </w:pPrChange>
      </w:pPr>
    </w:p>
    <w:p w14:paraId="31BBF55F" w14:textId="77777777" w:rsidR="000C56B0" w:rsidRPr="00B26E5F" w:rsidRDefault="00367A15">
      <w:pPr>
        <w:snapToGrid w:val="0"/>
        <w:contextualSpacing/>
        <w:rPr>
          <w:sz w:val="20"/>
          <w:szCs w:val="20"/>
          <w:rPrChange w:id="1412" w:author="Microsoft Office User" w:date="2023-09-11T13:17:00Z">
            <w:rPr/>
          </w:rPrChange>
        </w:rPr>
        <w:pPrChange w:id="1413" w:author="Microsoft Office User" w:date="2023-09-11T13:17:00Z">
          <w:pPr/>
        </w:pPrChange>
      </w:pPr>
      <w:r w:rsidRPr="00B26E5F">
        <w:rPr>
          <w:sz w:val="20"/>
          <w:szCs w:val="20"/>
          <w:rPrChange w:id="1414" w:author="Microsoft Office User" w:date="2023-09-11T13:17:00Z">
            <w:rPr/>
          </w:rPrChange>
        </w:rPr>
        <w:fldChar w:fldCharType="begin"/>
      </w:r>
      <w:r w:rsidRPr="00B26E5F">
        <w:rPr>
          <w:sz w:val="20"/>
          <w:szCs w:val="20"/>
          <w:rPrChange w:id="1415" w:author="Microsoft Office User" w:date="2023-09-11T13:17:00Z">
            <w:rPr/>
          </w:rPrChange>
        </w:rPr>
        <w:instrText>HYPERLINK "https://www.zotero.org/google-docs/?n2Avay" \h</w:instrText>
      </w:r>
      <w:r w:rsidRPr="00B26E5F">
        <w:rPr>
          <w:sz w:val="20"/>
          <w:szCs w:val="20"/>
          <w:rPrChange w:id="1416" w:author="Microsoft Office User" w:date="2023-09-11T13:17:00Z">
            <w:rPr>
              <w:sz w:val="20"/>
              <w:szCs w:val="20"/>
            </w:rPr>
          </w:rPrChange>
        </w:rPr>
      </w:r>
      <w:r w:rsidRPr="00B26E5F">
        <w:rPr>
          <w:sz w:val="20"/>
          <w:szCs w:val="20"/>
          <w:rPrChange w:id="1417" w:author="Microsoft Office User" w:date="2023-09-11T13:17:00Z">
            <w:rPr/>
          </w:rPrChange>
        </w:rPr>
        <w:fldChar w:fldCharType="separate"/>
      </w:r>
      <w:r w:rsidRPr="00B26E5F">
        <w:rPr>
          <w:sz w:val="20"/>
          <w:szCs w:val="20"/>
          <w:rPrChange w:id="1418" w:author="Microsoft Office User" w:date="2023-09-11T13:17:00Z">
            <w:rPr/>
          </w:rPrChange>
        </w:rPr>
        <w:t>37.</w:t>
      </w:r>
      <w:r w:rsidRPr="00B26E5F">
        <w:rPr>
          <w:sz w:val="20"/>
          <w:szCs w:val="20"/>
          <w:rPrChange w:id="1419" w:author="Microsoft Office User" w:date="2023-09-11T13:17:00Z">
            <w:rPr/>
          </w:rPrChange>
        </w:rPr>
        <w:tab/>
        <w:t xml:space="preserve">Quast, C. </w:t>
      </w:r>
      <w:r w:rsidRPr="00B26E5F">
        <w:rPr>
          <w:sz w:val="20"/>
          <w:szCs w:val="20"/>
          <w:rPrChange w:id="1420" w:author="Microsoft Office User" w:date="2023-09-11T13:17:00Z">
            <w:rPr/>
          </w:rPrChange>
        </w:rPr>
        <w:fldChar w:fldCharType="end"/>
      </w:r>
      <w:r w:rsidRPr="00B26E5F">
        <w:rPr>
          <w:sz w:val="20"/>
          <w:szCs w:val="20"/>
          <w:rPrChange w:id="1421" w:author="Microsoft Office User" w:date="2023-09-11T13:17:00Z">
            <w:rPr/>
          </w:rPrChange>
        </w:rPr>
        <w:fldChar w:fldCharType="begin"/>
      </w:r>
      <w:r w:rsidRPr="00B26E5F">
        <w:rPr>
          <w:sz w:val="20"/>
          <w:szCs w:val="20"/>
          <w:rPrChange w:id="1422" w:author="Microsoft Office User" w:date="2023-09-11T13:17:00Z">
            <w:rPr/>
          </w:rPrChange>
        </w:rPr>
        <w:instrText>HYPERLINK "https://www.zotero.org/google-docs/?n2Avay" \h</w:instrText>
      </w:r>
      <w:r w:rsidRPr="00B26E5F">
        <w:rPr>
          <w:sz w:val="20"/>
          <w:szCs w:val="20"/>
          <w:rPrChange w:id="1423" w:author="Microsoft Office User" w:date="2023-09-11T13:17:00Z">
            <w:rPr>
              <w:sz w:val="20"/>
              <w:szCs w:val="20"/>
            </w:rPr>
          </w:rPrChange>
        </w:rPr>
      </w:r>
      <w:r w:rsidRPr="00B26E5F">
        <w:rPr>
          <w:sz w:val="20"/>
          <w:szCs w:val="20"/>
          <w:rPrChange w:id="1424" w:author="Microsoft Office User" w:date="2023-09-11T13:17:00Z">
            <w:rPr>
              <w:i/>
            </w:rPr>
          </w:rPrChange>
        </w:rPr>
        <w:fldChar w:fldCharType="separate"/>
      </w:r>
      <w:r w:rsidRPr="00B26E5F">
        <w:rPr>
          <w:i/>
          <w:sz w:val="20"/>
          <w:szCs w:val="20"/>
          <w:rPrChange w:id="1425" w:author="Microsoft Office User" w:date="2023-09-11T13:17:00Z">
            <w:rPr>
              <w:i/>
            </w:rPr>
          </w:rPrChange>
        </w:rPr>
        <w:t>et al.</w:t>
      </w:r>
      <w:r w:rsidRPr="00B26E5F">
        <w:rPr>
          <w:i/>
          <w:sz w:val="20"/>
          <w:szCs w:val="20"/>
          <w:rPrChange w:id="1426" w:author="Microsoft Office User" w:date="2023-09-11T13:17:00Z">
            <w:rPr>
              <w:i/>
            </w:rPr>
          </w:rPrChange>
        </w:rPr>
        <w:fldChar w:fldCharType="end"/>
      </w:r>
      <w:r w:rsidRPr="00B26E5F">
        <w:rPr>
          <w:sz w:val="20"/>
          <w:szCs w:val="20"/>
          <w:rPrChange w:id="1427" w:author="Microsoft Office User" w:date="2023-09-11T13:17:00Z">
            <w:rPr/>
          </w:rPrChange>
        </w:rPr>
        <w:fldChar w:fldCharType="begin"/>
      </w:r>
      <w:r w:rsidRPr="00B26E5F">
        <w:rPr>
          <w:sz w:val="20"/>
          <w:szCs w:val="20"/>
          <w:rPrChange w:id="1428" w:author="Microsoft Office User" w:date="2023-09-11T13:17:00Z">
            <w:rPr/>
          </w:rPrChange>
        </w:rPr>
        <w:instrText>HYPERLINK "https://www.zotero.org/google-docs/?n2Avay" \h</w:instrText>
      </w:r>
      <w:r w:rsidRPr="00B26E5F">
        <w:rPr>
          <w:sz w:val="20"/>
          <w:szCs w:val="20"/>
          <w:rPrChange w:id="1429" w:author="Microsoft Office User" w:date="2023-09-11T13:17:00Z">
            <w:rPr>
              <w:sz w:val="20"/>
              <w:szCs w:val="20"/>
            </w:rPr>
          </w:rPrChange>
        </w:rPr>
      </w:r>
      <w:r w:rsidRPr="00B26E5F">
        <w:rPr>
          <w:sz w:val="20"/>
          <w:szCs w:val="20"/>
          <w:rPrChange w:id="1430" w:author="Microsoft Office User" w:date="2023-09-11T13:17:00Z">
            <w:rPr/>
          </w:rPrChange>
        </w:rPr>
        <w:fldChar w:fldCharType="separate"/>
      </w:r>
      <w:r w:rsidRPr="00B26E5F">
        <w:rPr>
          <w:sz w:val="20"/>
          <w:szCs w:val="20"/>
          <w:rPrChange w:id="1431" w:author="Microsoft Office User" w:date="2023-09-11T13:17:00Z">
            <w:rPr/>
          </w:rPrChange>
        </w:rPr>
        <w:t xml:space="preserve"> The SILVA ribosomal RNA gene database project: improved data processing and web-based tools. </w:t>
      </w:r>
      <w:r w:rsidRPr="00B26E5F">
        <w:rPr>
          <w:sz w:val="20"/>
          <w:szCs w:val="20"/>
          <w:rPrChange w:id="1432" w:author="Microsoft Office User" w:date="2023-09-11T13:17:00Z">
            <w:rPr/>
          </w:rPrChange>
        </w:rPr>
        <w:fldChar w:fldCharType="end"/>
      </w:r>
      <w:r w:rsidRPr="00B26E5F">
        <w:rPr>
          <w:sz w:val="20"/>
          <w:szCs w:val="20"/>
          <w:rPrChange w:id="1433" w:author="Microsoft Office User" w:date="2023-09-11T13:17:00Z">
            <w:rPr/>
          </w:rPrChange>
        </w:rPr>
        <w:fldChar w:fldCharType="begin"/>
      </w:r>
      <w:r w:rsidRPr="00B26E5F">
        <w:rPr>
          <w:sz w:val="20"/>
          <w:szCs w:val="20"/>
          <w:rPrChange w:id="1434" w:author="Microsoft Office User" w:date="2023-09-11T13:17:00Z">
            <w:rPr/>
          </w:rPrChange>
        </w:rPr>
        <w:instrText>HYPERLINK "https://www.zotero.org/google-docs/?n2Avay" \h</w:instrText>
      </w:r>
      <w:r w:rsidRPr="00B26E5F">
        <w:rPr>
          <w:sz w:val="20"/>
          <w:szCs w:val="20"/>
          <w:rPrChange w:id="1435" w:author="Microsoft Office User" w:date="2023-09-11T13:17:00Z">
            <w:rPr>
              <w:sz w:val="20"/>
              <w:szCs w:val="20"/>
            </w:rPr>
          </w:rPrChange>
        </w:rPr>
      </w:r>
      <w:r w:rsidRPr="00B26E5F">
        <w:rPr>
          <w:sz w:val="20"/>
          <w:szCs w:val="20"/>
          <w:rPrChange w:id="1436" w:author="Microsoft Office User" w:date="2023-09-11T13:17:00Z">
            <w:rPr>
              <w:i/>
            </w:rPr>
          </w:rPrChange>
        </w:rPr>
        <w:fldChar w:fldCharType="separate"/>
      </w:r>
      <w:r w:rsidRPr="00B26E5F">
        <w:rPr>
          <w:i/>
          <w:sz w:val="20"/>
          <w:szCs w:val="20"/>
          <w:rPrChange w:id="1437" w:author="Microsoft Office User" w:date="2023-09-11T13:17:00Z">
            <w:rPr>
              <w:i/>
            </w:rPr>
          </w:rPrChange>
        </w:rPr>
        <w:t xml:space="preserve">Nucleic Acids Res. </w:t>
      </w:r>
      <w:r w:rsidRPr="00B26E5F">
        <w:rPr>
          <w:i/>
          <w:sz w:val="20"/>
          <w:szCs w:val="20"/>
          <w:rPrChange w:id="1438" w:author="Microsoft Office User" w:date="2023-09-11T13:17:00Z">
            <w:rPr>
              <w:i/>
            </w:rPr>
          </w:rPrChange>
        </w:rPr>
        <w:fldChar w:fldCharType="end"/>
      </w:r>
      <w:r w:rsidRPr="00B26E5F">
        <w:rPr>
          <w:sz w:val="20"/>
          <w:szCs w:val="20"/>
          <w:rPrChange w:id="1439" w:author="Microsoft Office User" w:date="2023-09-11T13:17:00Z">
            <w:rPr/>
          </w:rPrChange>
        </w:rPr>
        <w:fldChar w:fldCharType="begin"/>
      </w:r>
      <w:r w:rsidRPr="00B26E5F">
        <w:rPr>
          <w:sz w:val="20"/>
          <w:szCs w:val="20"/>
          <w:rPrChange w:id="1440" w:author="Microsoft Office User" w:date="2023-09-11T13:17:00Z">
            <w:rPr/>
          </w:rPrChange>
        </w:rPr>
        <w:instrText>HYPERLINK "https://www.zotero.org/google-docs/?n2Avay" \h</w:instrText>
      </w:r>
      <w:r w:rsidRPr="00B26E5F">
        <w:rPr>
          <w:sz w:val="20"/>
          <w:szCs w:val="20"/>
          <w:rPrChange w:id="1441" w:author="Microsoft Office User" w:date="2023-09-11T13:17:00Z">
            <w:rPr>
              <w:sz w:val="20"/>
              <w:szCs w:val="20"/>
            </w:rPr>
          </w:rPrChange>
        </w:rPr>
      </w:r>
      <w:r w:rsidRPr="00B26E5F">
        <w:rPr>
          <w:sz w:val="20"/>
          <w:szCs w:val="20"/>
          <w:rPrChange w:id="1442" w:author="Microsoft Office User" w:date="2023-09-11T13:17:00Z">
            <w:rPr>
              <w:b/>
            </w:rPr>
          </w:rPrChange>
        </w:rPr>
        <w:fldChar w:fldCharType="separate"/>
      </w:r>
      <w:r w:rsidRPr="00B26E5F">
        <w:rPr>
          <w:b/>
          <w:sz w:val="20"/>
          <w:szCs w:val="20"/>
          <w:rPrChange w:id="1443" w:author="Microsoft Office User" w:date="2023-09-11T13:17:00Z">
            <w:rPr>
              <w:b/>
            </w:rPr>
          </w:rPrChange>
        </w:rPr>
        <w:t>41</w:t>
      </w:r>
      <w:r w:rsidRPr="00B26E5F">
        <w:rPr>
          <w:b/>
          <w:sz w:val="20"/>
          <w:szCs w:val="20"/>
          <w:rPrChange w:id="1444" w:author="Microsoft Office User" w:date="2023-09-11T13:17:00Z">
            <w:rPr>
              <w:b/>
            </w:rPr>
          </w:rPrChange>
        </w:rPr>
        <w:fldChar w:fldCharType="end"/>
      </w:r>
      <w:r w:rsidRPr="00B26E5F">
        <w:rPr>
          <w:sz w:val="20"/>
          <w:szCs w:val="20"/>
          <w:rPrChange w:id="1445" w:author="Microsoft Office User" w:date="2023-09-11T13:17:00Z">
            <w:rPr/>
          </w:rPrChange>
        </w:rPr>
        <w:fldChar w:fldCharType="begin"/>
      </w:r>
      <w:r w:rsidRPr="00B26E5F">
        <w:rPr>
          <w:sz w:val="20"/>
          <w:szCs w:val="20"/>
          <w:rPrChange w:id="1446" w:author="Microsoft Office User" w:date="2023-09-11T13:17:00Z">
            <w:rPr/>
          </w:rPrChange>
        </w:rPr>
        <w:instrText>HYPERLINK "https://www.zotero.org/google-docs/?n2Avay" \h</w:instrText>
      </w:r>
      <w:r w:rsidRPr="00B26E5F">
        <w:rPr>
          <w:sz w:val="20"/>
          <w:szCs w:val="20"/>
          <w:rPrChange w:id="1447" w:author="Microsoft Office User" w:date="2023-09-11T13:17:00Z">
            <w:rPr>
              <w:sz w:val="20"/>
              <w:szCs w:val="20"/>
            </w:rPr>
          </w:rPrChange>
        </w:rPr>
      </w:r>
      <w:r w:rsidRPr="00B26E5F">
        <w:rPr>
          <w:sz w:val="20"/>
          <w:szCs w:val="20"/>
          <w:rPrChange w:id="1448" w:author="Microsoft Office User" w:date="2023-09-11T13:17:00Z">
            <w:rPr/>
          </w:rPrChange>
        </w:rPr>
        <w:fldChar w:fldCharType="separate"/>
      </w:r>
      <w:r w:rsidRPr="00B26E5F">
        <w:rPr>
          <w:sz w:val="20"/>
          <w:szCs w:val="20"/>
          <w:rPrChange w:id="1449" w:author="Microsoft Office User" w:date="2023-09-11T13:17:00Z">
            <w:rPr/>
          </w:rPrChange>
        </w:rPr>
        <w:t>, D590–D596 (2013).</w:t>
      </w:r>
      <w:r w:rsidRPr="00B26E5F">
        <w:rPr>
          <w:sz w:val="20"/>
          <w:szCs w:val="20"/>
          <w:rPrChange w:id="1450"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1451" w:author="Microsoft Office User" w:date="2023-09-11T13:17:00Z">
            <w:rPr/>
          </w:rPrChange>
        </w:rPr>
        <w:pPrChange w:id="1452" w:author="Microsoft Office User" w:date="2023-09-11T13:17:00Z">
          <w:pPr/>
        </w:pPrChange>
      </w:pPr>
    </w:p>
    <w:p w14:paraId="12C1140F" w14:textId="77777777" w:rsidR="000C56B0" w:rsidRPr="00B26E5F" w:rsidRDefault="00367A15">
      <w:pPr>
        <w:snapToGrid w:val="0"/>
        <w:contextualSpacing/>
        <w:rPr>
          <w:sz w:val="20"/>
          <w:szCs w:val="20"/>
          <w:rPrChange w:id="1453" w:author="Microsoft Office User" w:date="2023-09-11T13:17:00Z">
            <w:rPr/>
          </w:rPrChange>
        </w:rPr>
        <w:pPrChange w:id="1454" w:author="Microsoft Office User" w:date="2023-09-11T13:17:00Z">
          <w:pPr/>
        </w:pPrChange>
      </w:pPr>
      <w:r w:rsidRPr="00B26E5F">
        <w:rPr>
          <w:sz w:val="20"/>
          <w:szCs w:val="20"/>
          <w:rPrChange w:id="1455" w:author="Microsoft Office User" w:date="2023-09-11T13:17:00Z">
            <w:rPr/>
          </w:rPrChange>
        </w:rPr>
        <w:fldChar w:fldCharType="begin"/>
      </w:r>
      <w:r w:rsidRPr="00B26E5F">
        <w:rPr>
          <w:sz w:val="20"/>
          <w:szCs w:val="20"/>
          <w:rPrChange w:id="1456" w:author="Microsoft Office User" w:date="2023-09-11T13:17:00Z">
            <w:rPr/>
          </w:rPrChange>
        </w:rPr>
        <w:instrText>HYPERLINK "https://www.zotero.org/google-docs/?n2Avay" \h</w:instrText>
      </w:r>
      <w:r w:rsidRPr="00B26E5F">
        <w:rPr>
          <w:sz w:val="20"/>
          <w:szCs w:val="20"/>
          <w:rPrChange w:id="1457" w:author="Microsoft Office User" w:date="2023-09-11T13:17:00Z">
            <w:rPr>
              <w:sz w:val="20"/>
              <w:szCs w:val="20"/>
            </w:rPr>
          </w:rPrChange>
        </w:rPr>
      </w:r>
      <w:r w:rsidRPr="00B26E5F">
        <w:rPr>
          <w:sz w:val="20"/>
          <w:szCs w:val="20"/>
          <w:rPrChange w:id="1458" w:author="Microsoft Office User" w:date="2023-09-11T13:17:00Z">
            <w:rPr/>
          </w:rPrChange>
        </w:rPr>
        <w:fldChar w:fldCharType="separate"/>
      </w:r>
      <w:r w:rsidRPr="00B26E5F">
        <w:rPr>
          <w:sz w:val="20"/>
          <w:szCs w:val="20"/>
          <w:rPrChange w:id="1459" w:author="Microsoft Office User" w:date="2023-09-11T13:17:00Z">
            <w:rPr/>
          </w:rPrChange>
        </w:rPr>
        <w:t>38.</w:t>
      </w:r>
      <w:r w:rsidRPr="00B26E5F">
        <w:rPr>
          <w:sz w:val="20"/>
          <w:szCs w:val="20"/>
          <w:rPrChange w:id="1460" w:author="Microsoft Office User" w:date="2023-09-11T13:17:00Z">
            <w:rPr/>
          </w:rPrChange>
        </w:rPr>
        <w:tab/>
        <w:t xml:space="preserve">Bengtsson-Palme, J. </w:t>
      </w:r>
      <w:r w:rsidRPr="00B26E5F">
        <w:rPr>
          <w:sz w:val="20"/>
          <w:szCs w:val="20"/>
          <w:rPrChange w:id="1461" w:author="Microsoft Office User" w:date="2023-09-11T13:17:00Z">
            <w:rPr/>
          </w:rPrChange>
        </w:rPr>
        <w:fldChar w:fldCharType="end"/>
      </w:r>
      <w:r w:rsidRPr="00B26E5F">
        <w:rPr>
          <w:sz w:val="20"/>
          <w:szCs w:val="20"/>
          <w:rPrChange w:id="1462" w:author="Microsoft Office User" w:date="2023-09-11T13:17:00Z">
            <w:rPr/>
          </w:rPrChange>
        </w:rPr>
        <w:fldChar w:fldCharType="begin"/>
      </w:r>
      <w:r w:rsidRPr="00B26E5F">
        <w:rPr>
          <w:sz w:val="20"/>
          <w:szCs w:val="20"/>
          <w:rPrChange w:id="1463" w:author="Microsoft Office User" w:date="2023-09-11T13:17:00Z">
            <w:rPr/>
          </w:rPrChange>
        </w:rPr>
        <w:instrText>HYPERLINK "https://www.zotero.org/google-docs/?n2Avay" \h</w:instrText>
      </w:r>
      <w:r w:rsidRPr="00B26E5F">
        <w:rPr>
          <w:sz w:val="20"/>
          <w:szCs w:val="20"/>
          <w:rPrChange w:id="1464" w:author="Microsoft Office User" w:date="2023-09-11T13:17:00Z">
            <w:rPr>
              <w:sz w:val="20"/>
              <w:szCs w:val="20"/>
            </w:rPr>
          </w:rPrChange>
        </w:rPr>
      </w:r>
      <w:r w:rsidRPr="00B26E5F">
        <w:rPr>
          <w:sz w:val="20"/>
          <w:szCs w:val="20"/>
          <w:rPrChange w:id="1465" w:author="Microsoft Office User" w:date="2023-09-11T13:17:00Z">
            <w:rPr>
              <w:i/>
            </w:rPr>
          </w:rPrChange>
        </w:rPr>
        <w:fldChar w:fldCharType="separate"/>
      </w:r>
      <w:r w:rsidRPr="00B26E5F">
        <w:rPr>
          <w:i/>
          <w:sz w:val="20"/>
          <w:szCs w:val="20"/>
          <w:rPrChange w:id="1466" w:author="Microsoft Office User" w:date="2023-09-11T13:17:00Z">
            <w:rPr>
              <w:i/>
            </w:rPr>
          </w:rPrChange>
        </w:rPr>
        <w:t>et al.</w:t>
      </w:r>
      <w:r w:rsidRPr="00B26E5F">
        <w:rPr>
          <w:i/>
          <w:sz w:val="20"/>
          <w:szCs w:val="20"/>
          <w:rPrChange w:id="1467" w:author="Microsoft Office User" w:date="2023-09-11T13:17:00Z">
            <w:rPr>
              <w:i/>
            </w:rPr>
          </w:rPrChange>
        </w:rPr>
        <w:fldChar w:fldCharType="end"/>
      </w:r>
      <w:r w:rsidRPr="00B26E5F">
        <w:rPr>
          <w:sz w:val="20"/>
          <w:szCs w:val="20"/>
          <w:rPrChange w:id="1468" w:author="Microsoft Office User" w:date="2023-09-11T13:17:00Z">
            <w:rPr/>
          </w:rPrChange>
        </w:rPr>
        <w:fldChar w:fldCharType="begin"/>
      </w:r>
      <w:r w:rsidRPr="00B26E5F">
        <w:rPr>
          <w:sz w:val="20"/>
          <w:szCs w:val="20"/>
          <w:rPrChange w:id="1469" w:author="Microsoft Office User" w:date="2023-09-11T13:17:00Z">
            <w:rPr/>
          </w:rPrChange>
        </w:rPr>
        <w:instrText>HYPERLINK "https://www.zotero.org/google-docs/?n2Avay" \h</w:instrText>
      </w:r>
      <w:r w:rsidRPr="00B26E5F">
        <w:rPr>
          <w:sz w:val="20"/>
          <w:szCs w:val="20"/>
          <w:rPrChange w:id="1470" w:author="Microsoft Office User" w:date="2023-09-11T13:17:00Z">
            <w:rPr>
              <w:sz w:val="20"/>
              <w:szCs w:val="20"/>
            </w:rPr>
          </w:rPrChange>
        </w:rPr>
      </w:r>
      <w:r w:rsidRPr="00B26E5F">
        <w:rPr>
          <w:sz w:val="20"/>
          <w:szCs w:val="20"/>
          <w:rPrChange w:id="1471" w:author="Microsoft Office User" w:date="2023-09-11T13:17:00Z">
            <w:rPr/>
          </w:rPrChange>
        </w:rPr>
        <w:fldChar w:fldCharType="separate"/>
      </w:r>
      <w:r w:rsidRPr="00B26E5F">
        <w:rPr>
          <w:sz w:val="20"/>
          <w:szCs w:val="20"/>
          <w:rPrChange w:id="1472" w:author="Microsoft Office User" w:date="2023-09-11T13:17:00Z">
            <w:rPr/>
          </w:rPrChange>
        </w:rPr>
        <w:t xml:space="preserve"> METAXA2: improved identification and taxonomic classification of small and large subunit rRNA in metagenomic data. </w:t>
      </w:r>
      <w:r w:rsidRPr="00B26E5F">
        <w:rPr>
          <w:sz w:val="20"/>
          <w:szCs w:val="20"/>
          <w:rPrChange w:id="1473" w:author="Microsoft Office User" w:date="2023-09-11T13:17:00Z">
            <w:rPr/>
          </w:rPrChange>
        </w:rPr>
        <w:fldChar w:fldCharType="end"/>
      </w:r>
      <w:r w:rsidRPr="00B26E5F">
        <w:rPr>
          <w:sz w:val="20"/>
          <w:szCs w:val="20"/>
          <w:rPrChange w:id="1474" w:author="Microsoft Office User" w:date="2023-09-11T13:17:00Z">
            <w:rPr/>
          </w:rPrChange>
        </w:rPr>
        <w:fldChar w:fldCharType="begin"/>
      </w:r>
      <w:r w:rsidRPr="00B26E5F">
        <w:rPr>
          <w:sz w:val="20"/>
          <w:szCs w:val="20"/>
          <w:rPrChange w:id="1475" w:author="Microsoft Office User" w:date="2023-09-11T13:17:00Z">
            <w:rPr/>
          </w:rPrChange>
        </w:rPr>
        <w:instrText>HYPERLINK "https://www.zotero.org/google-docs/?n2Avay" \h</w:instrText>
      </w:r>
      <w:r w:rsidRPr="00B26E5F">
        <w:rPr>
          <w:sz w:val="20"/>
          <w:szCs w:val="20"/>
          <w:rPrChange w:id="1476" w:author="Microsoft Office User" w:date="2023-09-11T13:17:00Z">
            <w:rPr>
              <w:sz w:val="20"/>
              <w:szCs w:val="20"/>
            </w:rPr>
          </w:rPrChange>
        </w:rPr>
      </w:r>
      <w:r w:rsidRPr="00B26E5F">
        <w:rPr>
          <w:sz w:val="20"/>
          <w:szCs w:val="20"/>
          <w:rPrChange w:id="1477" w:author="Microsoft Office User" w:date="2023-09-11T13:17:00Z">
            <w:rPr>
              <w:i/>
            </w:rPr>
          </w:rPrChange>
        </w:rPr>
        <w:fldChar w:fldCharType="separate"/>
      </w:r>
      <w:r w:rsidRPr="00B26E5F">
        <w:rPr>
          <w:i/>
          <w:sz w:val="20"/>
          <w:szCs w:val="20"/>
          <w:rPrChange w:id="1478" w:author="Microsoft Office User" w:date="2023-09-11T13:17:00Z">
            <w:rPr>
              <w:i/>
            </w:rPr>
          </w:rPrChange>
        </w:rPr>
        <w:t xml:space="preserve">Mol. Ecol. Resour. </w:t>
      </w:r>
      <w:r w:rsidRPr="00B26E5F">
        <w:rPr>
          <w:i/>
          <w:sz w:val="20"/>
          <w:szCs w:val="20"/>
          <w:rPrChange w:id="1479" w:author="Microsoft Office User" w:date="2023-09-11T13:17:00Z">
            <w:rPr>
              <w:i/>
            </w:rPr>
          </w:rPrChange>
        </w:rPr>
        <w:fldChar w:fldCharType="end"/>
      </w:r>
      <w:r w:rsidRPr="00B26E5F">
        <w:rPr>
          <w:sz w:val="20"/>
          <w:szCs w:val="20"/>
          <w:rPrChange w:id="1480" w:author="Microsoft Office User" w:date="2023-09-11T13:17:00Z">
            <w:rPr/>
          </w:rPrChange>
        </w:rPr>
        <w:fldChar w:fldCharType="begin"/>
      </w:r>
      <w:r w:rsidRPr="00B26E5F">
        <w:rPr>
          <w:sz w:val="20"/>
          <w:szCs w:val="20"/>
          <w:rPrChange w:id="1481" w:author="Microsoft Office User" w:date="2023-09-11T13:17:00Z">
            <w:rPr/>
          </w:rPrChange>
        </w:rPr>
        <w:instrText>HYPERLINK "https://www.zotero.org/google-docs/?n2Avay" \h</w:instrText>
      </w:r>
      <w:r w:rsidRPr="00B26E5F">
        <w:rPr>
          <w:sz w:val="20"/>
          <w:szCs w:val="20"/>
          <w:rPrChange w:id="1482" w:author="Microsoft Office User" w:date="2023-09-11T13:17:00Z">
            <w:rPr>
              <w:sz w:val="20"/>
              <w:szCs w:val="20"/>
            </w:rPr>
          </w:rPrChange>
        </w:rPr>
      </w:r>
      <w:r w:rsidRPr="00B26E5F">
        <w:rPr>
          <w:sz w:val="20"/>
          <w:szCs w:val="20"/>
          <w:rPrChange w:id="1483" w:author="Microsoft Office User" w:date="2023-09-11T13:17:00Z">
            <w:rPr>
              <w:b/>
            </w:rPr>
          </w:rPrChange>
        </w:rPr>
        <w:fldChar w:fldCharType="separate"/>
      </w:r>
      <w:r w:rsidRPr="00B26E5F">
        <w:rPr>
          <w:b/>
          <w:sz w:val="20"/>
          <w:szCs w:val="20"/>
          <w:rPrChange w:id="1484" w:author="Microsoft Office User" w:date="2023-09-11T13:17:00Z">
            <w:rPr>
              <w:b/>
            </w:rPr>
          </w:rPrChange>
        </w:rPr>
        <w:t>15</w:t>
      </w:r>
      <w:r w:rsidRPr="00B26E5F">
        <w:rPr>
          <w:b/>
          <w:sz w:val="20"/>
          <w:szCs w:val="20"/>
          <w:rPrChange w:id="1485" w:author="Microsoft Office User" w:date="2023-09-11T13:17:00Z">
            <w:rPr>
              <w:b/>
            </w:rPr>
          </w:rPrChange>
        </w:rPr>
        <w:fldChar w:fldCharType="end"/>
      </w:r>
      <w:r w:rsidRPr="00B26E5F">
        <w:rPr>
          <w:sz w:val="20"/>
          <w:szCs w:val="20"/>
          <w:rPrChange w:id="1486" w:author="Microsoft Office User" w:date="2023-09-11T13:17:00Z">
            <w:rPr/>
          </w:rPrChange>
        </w:rPr>
        <w:fldChar w:fldCharType="begin"/>
      </w:r>
      <w:r w:rsidRPr="00B26E5F">
        <w:rPr>
          <w:sz w:val="20"/>
          <w:szCs w:val="20"/>
          <w:rPrChange w:id="1487" w:author="Microsoft Office User" w:date="2023-09-11T13:17:00Z">
            <w:rPr/>
          </w:rPrChange>
        </w:rPr>
        <w:instrText>HYPERLINK "https://www.zotero.org/google-docs/?n2Avay" \h</w:instrText>
      </w:r>
      <w:r w:rsidRPr="00B26E5F">
        <w:rPr>
          <w:sz w:val="20"/>
          <w:szCs w:val="20"/>
          <w:rPrChange w:id="1488" w:author="Microsoft Office User" w:date="2023-09-11T13:17:00Z">
            <w:rPr>
              <w:sz w:val="20"/>
              <w:szCs w:val="20"/>
            </w:rPr>
          </w:rPrChange>
        </w:rPr>
      </w:r>
      <w:r w:rsidRPr="00B26E5F">
        <w:rPr>
          <w:sz w:val="20"/>
          <w:szCs w:val="20"/>
          <w:rPrChange w:id="1489" w:author="Microsoft Office User" w:date="2023-09-11T13:17:00Z">
            <w:rPr/>
          </w:rPrChange>
        </w:rPr>
        <w:fldChar w:fldCharType="separate"/>
      </w:r>
      <w:r w:rsidRPr="00B26E5F">
        <w:rPr>
          <w:sz w:val="20"/>
          <w:szCs w:val="20"/>
          <w:rPrChange w:id="1490" w:author="Microsoft Office User" w:date="2023-09-11T13:17:00Z">
            <w:rPr/>
          </w:rPrChange>
        </w:rPr>
        <w:t>, 1403–1414 (2015).</w:t>
      </w:r>
      <w:r w:rsidRPr="00B26E5F">
        <w:rPr>
          <w:sz w:val="20"/>
          <w:szCs w:val="20"/>
          <w:rPrChange w:id="1491"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1492" w:author="Microsoft Office User" w:date="2023-09-11T13:17:00Z">
            <w:rPr/>
          </w:rPrChange>
        </w:rPr>
        <w:pPrChange w:id="1493" w:author="Microsoft Office User" w:date="2023-09-11T13:17:00Z">
          <w:pPr/>
        </w:pPrChange>
      </w:pPr>
    </w:p>
    <w:p w14:paraId="142B2F0F" w14:textId="77777777" w:rsidR="000C56B0" w:rsidRPr="00B26E5F" w:rsidRDefault="00367A15">
      <w:pPr>
        <w:snapToGrid w:val="0"/>
        <w:contextualSpacing/>
        <w:rPr>
          <w:sz w:val="20"/>
          <w:szCs w:val="20"/>
          <w:rPrChange w:id="1494" w:author="Microsoft Office User" w:date="2023-09-11T13:17:00Z">
            <w:rPr/>
          </w:rPrChange>
        </w:rPr>
        <w:pPrChange w:id="1495" w:author="Microsoft Office User" w:date="2023-09-11T13:17:00Z">
          <w:pPr/>
        </w:pPrChange>
      </w:pPr>
      <w:r w:rsidRPr="00B26E5F">
        <w:rPr>
          <w:sz w:val="20"/>
          <w:szCs w:val="20"/>
          <w:rPrChange w:id="1496" w:author="Microsoft Office User" w:date="2023-09-11T13:17:00Z">
            <w:rPr/>
          </w:rPrChange>
        </w:rPr>
        <w:fldChar w:fldCharType="begin"/>
      </w:r>
      <w:r w:rsidRPr="00B26E5F">
        <w:rPr>
          <w:sz w:val="20"/>
          <w:szCs w:val="20"/>
          <w:rPrChange w:id="1497" w:author="Microsoft Office User" w:date="2023-09-11T13:17:00Z">
            <w:rPr/>
          </w:rPrChange>
        </w:rPr>
        <w:instrText>HYPERLINK "https://www.zotero.org/google-docs/?n2Avay" \h</w:instrText>
      </w:r>
      <w:r w:rsidRPr="00B26E5F">
        <w:rPr>
          <w:sz w:val="20"/>
          <w:szCs w:val="20"/>
          <w:rPrChange w:id="1498" w:author="Microsoft Office User" w:date="2023-09-11T13:17:00Z">
            <w:rPr>
              <w:sz w:val="20"/>
              <w:szCs w:val="20"/>
            </w:rPr>
          </w:rPrChange>
        </w:rPr>
      </w:r>
      <w:r w:rsidRPr="00B26E5F">
        <w:rPr>
          <w:sz w:val="20"/>
          <w:szCs w:val="20"/>
          <w:rPrChange w:id="1499" w:author="Microsoft Office User" w:date="2023-09-11T13:17:00Z">
            <w:rPr/>
          </w:rPrChange>
        </w:rPr>
        <w:fldChar w:fldCharType="separate"/>
      </w:r>
      <w:r w:rsidRPr="00B26E5F">
        <w:rPr>
          <w:sz w:val="20"/>
          <w:szCs w:val="20"/>
          <w:rPrChange w:id="1500" w:author="Microsoft Office User" w:date="2023-09-11T13:17:00Z">
            <w:rPr/>
          </w:rPrChange>
        </w:rPr>
        <w:t>39.</w:t>
      </w:r>
      <w:r w:rsidRPr="00B26E5F">
        <w:rPr>
          <w:sz w:val="20"/>
          <w:szCs w:val="20"/>
          <w:rPrChange w:id="1501" w:author="Microsoft Office User" w:date="2023-09-11T13:17:00Z">
            <w:rPr/>
          </w:rPrChange>
        </w:rPr>
        <w:tab/>
        <w:t xml:space="preserve">Sonett, D., Brown, T., Bengtsson-Palme, J., Padilla-Gamiño, J. L. &amp; Zaneveld, J. R. </w:t>
      </w:r>
      <w:r w:rsidRPr="00B26E5F">
        <w:rPr>
          <w:sz w:val="20"/>
          <w:szCs w:val="20"/>
          <w:rPrChange w:id="1502" w:author="Microsoft Office User" w:date="2023-09-11T13:17:00Z">
            <w:rPr/>
          </w:rPrChange>
        </w:rPr>
        <w:fldChar w:fldCharType="end"/>
      </w:r>
      <w:r w:rsidRPr="00B26E5F">
        <w:rPr>
          <w:sz w:val="20"/>
          <w:szCs w:val="20"/>
          <w:rPrChange w:id="1503" w:author="Microsoft Office User" w:date="2023-09-11T13:17:00Z">
            <w:rPr/>
          </w:rPrChange>
        </w:rPr>
        <w:fldChar w:fldCharType="begin"/>
      </w:r>
      <w:r w:rsidRPr="00B26E5F">
        <w:rPr>
          <w:sz w:val="20"/>
          <w:szCs w:val="20"/>
          <w:rPrChange w:id="1504" w:author="Microsoft Office User" w:date="2023-09-11T13:17:00Z">
            <w:rPr/>
          </w:rPrChange>
        </w:rPr>
        <w:instrText>HYPERLINK "https://www.zotero.org/google-docs/?n2Avay" \h</w:instrText>
      </w:r>
      <w:r w:rsidRPr="00B26E5F">
        <w:rPr>
          <w:sz w:val="20"/>
          <w:szCs w:val="20"/>
          <w:rPrChange w:id="1505" w:author="Microsoft Office User" w:date="2023-09-11T13:17:00Z">
            <w:rPr>
              <w:sz w:val="20"/>
              <w:szCs w:val="20"/>
            </w:rPr>
          </w:rPrChange>
        </w:rPr>
      </w:r>
      <w:r w:rsidRPr="00B26E5F">
        <w:rPr>
          <w:sz w:val="20"/>
          <w:szCs w:val="20"/>
          <w:rPrChange w:id="1506" w:author="Microsoft Office User" w:date="2023-09-11T13:17:00Z">
            <w:rPr/>
          </w:rPrChange>
        </w:rPr>
        <w:fldChar w:fldCharType="separate"/>
      </w:r>
      <w:r w:rsidRPr="00B26E5F">
        <w:rPr>
          <w:sz w:val="20"/>
          <w:szCs w:val="20"/>
          <w:rPrChange w:id="1507" w:author="Microsoft Office User" w:date="2023-09-11T13:17:00Z">
            <w:rPr/>
          </w:rPrChange>
        </w:rPr>
        <w:t>The Organelle in the Room: Under-annotated Mitochondrial Reads Bias Coral Microbiome Analysis</w:t>
      </w:r>
      <w:r w:rsidRPr="00B26E5F">
        <w:rPr>
          <w:sz w:val="20"/>
          <w:szCs w:val="20"/>
          <w:rPrChange w:id="1508" w:author="Microsoft Office User" w:date="2023-09-11T13:17:00Z">
            <w:rPr/>
          </w:rPrChange>
        </w:rPr>
        <w:fldChar w:fldCharType="end"/>
      </w:r>
      <w:r w:rsidRPr="00B26E5F">
        <w:rPr>
          <w:sz w:val="20"/>
          <w:szCs w:val="20"/>
          <w:rPrChange w:id="1509" w:author="Microsoft Office User" w:date="2023-09-11T13:17:00Z">
            <w:rPr/>
          </w:rPrChange>
        </w:rPr>
        <w:fldChar w:fldCharType="begin"/>
      </w:r>
      <w:r w:rsidRPr="00B26E5F">
        <w:rPr>
          <w:sz w:val="20"/>
          <w:szCs w:val="20"/>
          <w:rPrChange w:id="1510" w:author="Microsoft Office User" w:date="2023-09-11T13:17:00Z">
            <w:rPr/>
          </w:rPrChange>
        </w:rPr>
        <w:instrText>HYPERLINK "https://www.zotero.org/google-docs/?n2Avay" \h</w:instrText>
      </w:r>
      <w:r w:rsidRPr="00B26E5F">
        <w:rPr>
          <w:sz w:val="20"/>
          <w:szCs w:val="20"/>
          <w:rPrChange w:id="1511" w:author="Microsoft Office User" w:date="2023-09-11T13:17:00Z">
            <w:rPr>
              <w:sz w:val="20"/>
              <w:szCs w:val="20"/>
            </w:rPr>
          </w:rPrChange>
        </w:rPr>
      </w:r>
      <w:r w:rsidRPr="00B26E5F">
        <w:rPr>
          <w:sz w:val="20"/>
          <w:szCs w:val="20"/>
          <w:rPrChange w:id="1512" w:author="Microsoft Office User" w:date="2023-09-11T13:17:00Z">
            <w:rPr/>
          </w:rPrChange>
        </w:rPr>
        <w:fldChar w:fldCharType="separate"/>
      </w:r>
      <w:r w:rsidRPr="00B26E5F">
        <w:rPr>
          <w:sz w:val="20"/>
          <w:szCs w:val="20"/>
          <w:rPrChange w:id="1513" w:author="Microsoft Office User" w:date="2023-09-11T13:17:00Z">
            <w:rPr/>
          </w:rPrChange>
        </w:rPr>
        <w:t>. http://biorxiv.org/lookup/doi/10.1101/2021.02.23.431501 (2021) doi:10.1101/2021.02.23.431501.</w:t>
      </w:r>
      <w:r w:rsidRPr="00B26E5F">
        <w:rPr>
          <w:sz w:val="20"/>
          <w:szCs w:val="20"/>
          <w:rPrChange w:id="1514"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1515" w:author="Microsoft Office User" w:date="2023-09-11T13:17:00Z">
            <w:rPr/>
          </w:rPrChange>
        </w:rPr>
        <w:pPrChange w:id="1516" w:author="Microsoft Office User" w:date="2023-09-11T13:17:00Z">
          <w:pPr/>
        </w:pPrChange>
      </w:pPr>
    </w:p>
    <w:p w14:paraId="57B92159" w14:textId="77777777" w:rsidR="000C56B0" w:rsidRPr="00B26E5F" w:rsidRDefault="00367A15">
      <w:pPr>
        <w:snapToGrid w:val="0"/>
        <w:contextualSpacing/>
        <w:rPr>
          <w:sz w:val="20"/>
          <w:szCs w:val="20"/>
          <w:rPrChange w:id="1517" w:author="Microsoft Office User" w:date="2023-09-11T13:17:00Z">
            <w:rPr/>
          </w:rPrChange>
        </w:rPr>
        <w:pPrChange w:id="1518" w:author="Microsoft Office User" w:date="2023-09-11T13:17:00Z">
          <w:pPr/>
        </w:pPrChange>
      </w:pPr>
      <w:r w:rsidRPr="00B26E5F">
        <w:rPr>
          <w:sz w:val="20"/>
          <w:szCs w:val="20"/>
          <w:rPrChange w:id="1519" w:author="Microsoft Office User" w:date="2023-09-11T13:17:00Z">
            <w:rPr/>
          </w:rPrChange>
        </w:rPr>
        <w:fldChar w:fldCharType="begin"/>
      </w:r>
      <w:r w:rsidRPr="00B26E5F">
        <w:rPr>
          <w:sz w:val="20"/>
          <w:szCs w:val="20"/>
          <w:rPrChange w:id="1520" w:author="Microsoft Office User" w:date="2023-09-11T13:17:00Z">
            <w:rPr/>
          </w:rPrChange>
        </w:rPr>
        <w:instrText>HYPERLINK "https://www.zotero.org/google-docs/?n2Avay" \h</w:instrText>
      </w:r>
      <w:r w:rsidRPr="00B26E5F">
        <w:rPr>
          <w:sz w:val="20"/>
          <w:szCs w:val="20"/>
          <w:rPrChange w:id="1521" w:author="Microsoft Office User" w:date="2023-09-11T13:17:00Z">
            <w:rPr>
              <w:sz w:val="20"/>
              <w:szCs w:val="20"/>
            </w:rPr>
          </w:rPrChange>
        </w:rPr>
      </w:r>
      <w:r w:rsidRPr="00B26E5F">
        <w:rPr>
          <w:sz w:val="20"/>
          <w:szCs w:val="20"/>
          <w:rPrChange w:id="1522" w:author="Microsoft Office User" w:date="2023-09-11T13:17:00Z">
            <w:rPr/>
          </w:rPrChange>
        </w:rPr>
        <w:fldChar w:fldCharType="separate"/>
      </w:r>
      <w:r w:rsidRPr="00B26E5F">
        <w:rPr>
          <w:sz w:val="20"/>
          <w:szCs w:val="20"/>
          <w:rPrChange w:id="1523" w:author="Microsoft Office User" w:date="2023-09-11T13:17:00Z">
            <w:rPr/>
          </w:rPrChange>
        </w:rPr>
        <w:t>40.</w:t>
      </w:r>
      <w:r w:rsidRPr="00B26E5F">
        <w:rPr>
          <w:sz w:val="20"/>
          <w:szCs w:val="20"/>
          <w:rPrChange w:id="1524" w:author="Microsoft Office User" w:date="2023-09-11T13:17:00Z">
            <w:rPr/>
          </w:rPrChange>
        </w:rPr>
        <w:tab/>
        <w:t xml:space="preserve">Janssen, S. </w:t>
      </w:r>
      <w:r w:rsidRPr="00B26E5F">
        <w:rPr>
          <w:sz w:val="20"/>
          <w:szCs w:val="20"/>
          <w:rPrChange w:id="1525" w:author="Microsoft Office User" w:date="2023-09-11T13:17:00Z">
            <w:rPr/>
          </w:rPrChange>
        </w:rPr>
        <w:fldChar w:fldCharType="end"/>
      </w:r>
      <w:r w:rsidRPr="00B26E5F">
        <w:rPr>
          <w:sz w:val="20"/>
          <w:szCs w:val="20"/>
          <w:rPrChange w:id="1526" w:author="Microsoft Office User" w:date="2023-09-11T13:17:00Z">
            <w:rPr/>
          </w:rPrChange>
        </w:rPr>
        <w:fldChar w:fldCharType="begin"/>
      </w:r>
      <w:r w:rsidRPr="00B26E5F">
        <w:rPr>
          <w:sz w:val="20"/>
          <w:szCs w:val="20"/>
          <w:rPrChange w:id="1527" w:author="Microsoft Office User" w:date="2023-09-11T13:17:00Z">
            <w:rPr/>
          </w:rPrChange>
        </w:rPr>
        <w:instrText>HYPERLINK "https://www.zotero.org/google-docs/?n2Avay" \h</w:instrText>
      </w:r>
      <w:r w:rsidRPr="00B26E5F">
        <w:rPr>
          <w:sz w:val="20"/>
          <w:szCs w:val="20"/>
          <w:rPrChange w:id="1528" w:author="Microsoft Office User" w:date="2023-09-11T13:17:00Z">
            <w:rPr>
              <w:sz w:val="20"/>
              <w:szCs w:val="20"/>
            </w:rPr>
          </w:rPrChange>
        </w:rPr>
      </w:r>
      <w:r w:rsidRPr="00B26E5F">
        <w:rPr>
          <w:sz w:val="20"/>
          <w:szCs w:val="20"/>
          <w:rPrChange w:id="1529" w:author="Microsoft Office User" w:date="2023-09-11T13:17:00Z">
            <w:rPr>
              <w:i/>
            </w:rPr>
          </w:rPrChange>
        </w:rPr>
        <w:fldChar w:fldCharType="separate"/>
      </w:r>
      <w:r w:rsidRPr="00B26E5F">
        <w:rPr>
          <w:i/>
          <w:sz w:val="20"/>
          <w:szCs w:val="20"/>
          <w:rPrChange w:id="1530" w:author="Microsoft Office User" w:date="2023-09-11T13:17:00Z">
            <w:rPr>
              <w:i/>
            </w:rPr>
          </w:rPrChange>
        </w:rPr>
        <w:t>et al.</w:t>
      </w:r>
      <w:r w:rsidRPr="00B26E5F">
        <w:rPr>
          <w:i/>
          <w:sz w:val="20"/>
          <w:szCs w:val="20"/>
          <w:rPrChange w:id="1531" w:author="Microsoft Office User" w:date="2023-09-11T13:17:00Z">
            <w:rPr>
              <w:i/>
            </w:rPr>
          </w:rPrChange>
        </w:rPr>
        <w:fldChar w:fldCharType="end"/>
      </w:r>
      <w:r w:rsidRPr="00B26E5F">
        <w:rPr>
          <w:sz w:val="20"/>
          <w:szCs w:val="20"/>
          <w:rPrChange w:id="1532" w:author="Microsoft Office User" w:date="2023-09-11T13:17:00Z">
            <w:rPr/>
          </w:rPrChange>
        </w:rPr>
        <w:fldChar w:fldCharType="begin"/>
      </w:r>
      <w:r w:rsidRPr="00B26E5F">
        <w:rPr>
          <w:sz w:val="20"/>
          <w:szCs w:val="20"/>
          <w:rPrChange w:id="1533" w:author="Microsoft Office User" w:date="2023-09-11T13:17:00Z">
            <w:rPr/>
          </w:rPrChange>
        </w:rPr>
        <w:instrText>HYPERLINK "https://www.zotero.org/google-docs/?n2Avay" \h</w:instrText>
      </w:r>
      <w:r w:rsidRPr="00B26E5F">
        <w:rPr>
          <w:sz w:val="20"/>
          <w:szCs w:val="20"/>
          <w:rPrChange w:id="1534" w:author="Microsoft Office User" w:date="2023-09-11T13:17:00Z">
            <w:rPr>
              <w:sz w:val="20"/>
              <w:szCs w:val="20"/>
            </w:rPr>
          </w:rPrChange>
        </w:rPr>
      </w:r>
      <w:r w:rsidRPr="00B26E5F">
        <w:rPr>
          <w:sz w:val="20"/>
          <w:szCs w:val="20"/>
          <w:rPrChange w:id="1535" w:author="Microsoft Office User" w:date="2023-09-11T13:17:00Z">
            <w:rPr/>
          </w:rPrChange>
        </w:rPr>
        <w:fldChar w:fldCharType="separate"/>
      </w:r>
      <w:r w:rsidRPr="00B26E5F">
        <w:rPr>
          <w:sz w:val="20"/>
          <w:szCs w:val="20"/>
          <w:rPrChange w:id="1536" w:author="Microsoft Office User" w:date="2023-09-11T13:17:00Z">
            <w:rPr/>
          </w:rPrChange>
        </w:rPr>
        <w:t xml:space="preserve"> Phylogenetic Placement of Exact Amplicon Sequences Improves Associations with Clinical Information. </w:t>
      </w:r>
      <w:r w:rsidRPr="00B26E5F">
        <w:rPr>
          <w:sz w:val="20"/>
          <w:szCs w:val="20"/>
          <w:rPrChange w:id="1537" w:author="Microsoft Office User" w:date="2023-09-11T13:17:00Z">
            <w:rPr/>
          </w:rPrChange>
        </w:rPr>
        <w:fldChar w:fldCharType="end"/>
      </w:r>
      <w:r w:rsidRPr="00B26E5F">
        <w:rPr>
          <w:sz w:val="20"/>
          <w:szCs w:val="20"/>
          <w:rPrChange w:id="1538" w:author="Microsoft Office User" w:date="2023-09-11T13:17:00Z">
            <w:rPr/>
          </w:rPrChange>
        </w:rPr>
        <w:fldChar w:fldCharType="begin"/>
      </w:r>
      <w:r w:rsidRPr="00B26E5F">
        <w:rPr>
          <w:sz w:val="20"/>
          <w:szCs w:val="20"/>
          <w:rPrChange w:id="1539" w:author="Microsoft Office User" w:date="2023-09-11T13:17:00Z">
            <w:rPr/>
          </w:rPrChange>
        </w:rPr>
        <w:instrText>HYPERLINK "https://www.zotero.org/google-docs/?n2Avay" \h</w:instrText>
      </w:r>
      <w:r w:rsidRPr="00B26E5F">
        <w:rPr>
          <w:sz w:val="20"/>
          <w:szCs w:val="20"/>
          <w:rPrChange w:id="1540" w:author="Microsoft Office User" w:date="2023-09-11T13:17:00Z">
            <w:rPr>
              <w:sz w:val="20"/>
              <w:szCs w:val="20"/>
            </w:rPr>
          </w:rPrChange>
        </w:rPr>
      </w:r>
      <w:r w:rsidRPr="00B26E5F">
        <w:rPr>
          <w:sz w:val="20"/>
          <w:szCs w:val="20"/>
          <w:rPrChange w:id="1541" w:author="Microsoft Office User" w:date="2023-09-11T13:17:00Z">
            <w:rPr>
              <w:i/>
            </w:rPr>
          </w:rPrChange>
        </w:rPr>
        <w:fldChar w:fldCharType="separate"/>
      </w:r>
      <w:r w:rsidRPr="00B26E5F">
        <w:rPr>
          <w:i/>
          <w:sz w:val="20"/>
          <w:szCs w:val="20"/>
          <w:rPrChange w:id="1542" w:author="Microsoft Office User" w:date="2023-09-11T13:17:00Z">
            <w:rPr>
              <w:i/>
            </w:rPr>
          </w:rPrChange>
        </w:rPr>
        <w:t xml:space="preserve">mSystems </w:t>
      </w:r>
      <w:r w:rsidRPr="00B26E5F">
        <w:rPr>
          <w:i/>
          <w:sz w:val="20"/>
          <w:szCs w:val="20"/>
          <w:rPrChange w:id="1543" w:author="Microsoft Office User" w:date="2023-09-11T13:17:00Z">
            <w:rPr>
              <w:i/>
            </w:rPr>
          </w:rPrChange>
        </w:rPr>
        <w:fldChar w:fldCharType="end"/>
      </w:r>
      <w:r w:rsidRPr="00B26E5F">
        <w:rPr>
          <w:sz w:val="20"/>
          <w:szCs w:val="20"/>
          <w:rPrChange w:id="1544" w:author="Microsoft Office User" w:date="2023-09-11T13:17:00Z">
            <w:rPr/>
          </w:rPrChange>
        </w:rPr>
        <w:fldChar w:fldCharType="begin"/>
      </w:r>
      <w:r w:rsidRPr="00B26E5F">
        <w:rPr>
          <w:sz w:val="20"/>
          <w:szCs w:val="20"/>
          <w:rPrChange w:id="1545" w:author="Microsoft Office User" w:date="2023-09-11T13:17:00Z">
            <w:rPr/>
          </w:rPrChange>
        </w:rPr>
        <w:instrText>HYPERLINK "https://www.zotero.org/google-docs/?n2Avay" \h</w:instrText>
      </w:r>
      <w:r w:rsidRPr="00B26E5F">
        <w:rPr>
          <w:sz w:val="20"/>
          <w:szCs w:val="20"/>
          <w:rPrChange w:id="1546" w:author="Microsoft Office User" w:date="2023-09-11T13:17:00Z">
            <w:rPr>
              <w:sz w:val="20"/>
              <w:szCs w:val="20"/>
            </w:rPr>
          </w:rPrChange>
        </w:rPr>
      </w:r>
      <w:r w:rsidRPr="00B26E5F">
        <w:rPr>
          <w:sz w:val="20"/>
          <w:szCs w:val="20"/>
          <w:rPrChange w:id="1547" w:author="Microsoft Office User" w:date="2023-09-11T13:17:00Z">
            <w:rPr>
              <w:b/>
            </w:rPr>
          </w:rPrChange>
        </w:rPr>
        <w:fldChar w:fldCharType="separate"/>
      </w:r>
      <w:r w:rsidRPr="00B26E5F">
        <w:rPr>
          <w:b/>
          <w:sz w:val="20"/>
          <w:szCs w:val="20"/>
          <w:rPrChange w:id="1548" w:author="Microsoft Office User" w:date="2023-09-11T13:17:00Z">
            <w:rPr>
              <w:b/>
            </w:rPr>
          </w:rPrChange>
        </w:rPr>
        <w:t>3</w:t>
      </w:r>
      <w:r w:rsidRPr="00B26E5F">
        <w:rPr>
          <w:b/>
          <w:sz w:val="20"/>
          <w:szCs w:val="20"/>
          <w:rPrChange w:id="1549" w:author="Microsoft Office User" w:date="2023-09-11T13:17:00Z">
            <w:rPr>
              <w:b/>
            </w:rPr>
          </w:rPrChange>
        </w:rPr>
        <w:fldChar w:fldCharType="end"/>
      </w:r>
      <w:r w:rsidRPr="00B26E5F">
        <w:rPr>
          <w:sz w:val="20"/>
          <w:szCs w:val="20"/>
          <w:rPrChange w:id="1550" w:author="Microsoft Office User" w:date="2023-09-11T13:17:00Z">
            <w:rPr/>
          </w:rPrChange>
        </w:rPr>
        <w:fldChar w:fldCharType="begin"/>
      </w:r>
      <w:r w:rsidRPr="00B26E5F">
        <w:rPr>
          <w:sz w:val="20"/>
          <w:szCs w:val="20"/>
          <w:rPrChange w:id="1551" w:author="Microsoft Office User" w:date="2023-09-11T13:17:00Z">
            <w:rPr/>
          </w:rPrChange>
        </w:rPr>
        <w:instrText>HYPERLINK "https://www.zotero.org/google-docs/?n2Avay" \h</w:instrText>
      </w:r>
      <w:r w:rsidRPr="00B26E5F">
        <w:rPr>
          <w:sz w:val="20"/>
          <w:szCs w:val="20"/>
          <w:rPrChange w:id="1552" w:author="Microsoft Office User" w:date="2023-09-11T13:17:00Z">
            <w:rPr>
              <w:sz w:val="20"/>
              <w:szCs w:val="20"/>
            </w:rPr>
          </w:rPrChange>
        </w:rPr>
      </w:r>
      <w:r w:rsidRPr="00B26E5F">
        <w:rPr>
          <w:sz w:val="20"/>
          <w:szCs w:val="20"/>
          <w:rPrChange w:id="1553" w:author="Microsoft Office User" w:date="2023-09-11T13:17:00Z">
            <w:rPr/>
          </w:rPrChange>
        </w:rPr>
        <w:fldChar w:fldCharType="separate"/>
      </w:r>
      <w:r w:rsidRPr="00B26E5F">
        <w:rPr>
          <w:sz w:val="20"/>
          <w:szCs w:val="20"/>
          <w:rPrChange w:id="1554" w:author="Microsoft Office User" w:date="2023-09-11T13:17:00Z">
            <w:rPr/>
          </w:rPrChange>
        </w:rPr>
        <w:t>, (2018).</w:t>
      </w:r>
      <w:r w:rsidRPr="00B26E5F">
        <w:rPr>
          <w:sz w:val="20"/>
          <w:szCs w:val="20"/>
          <w:rPrChange w:id="1555"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1556" w:author="Microsoft Office User" w:date="2023-09-11T13:17:00Z">
            <w:rPr/>
          </w:rPrChange>
        </w:rPr>
        <w:pPrChange w:id="1557" w:author="Microsoft Office User" w:date="2023-09-11T13:17:00Z">
          <w:pPr/>
        </w:pPrChange>
      </w:pPr>
    </w:p>
    <w:p w14:paraId="7441376F" w14:textId="77777777" w:rsidR="000C56B0" w:rsidRPr="00B26E5F" w:rsidRDefault="00367A15">
      <w:pPr>
        <w:snapToGrid w:val="0"/>
        <w:contextualSpacing/>
        <w:rPr>
          <w:sz w:val="20"/>
          <w:szCs w:val="20"/>
          <w:rPrChange w:id="1558" w:author="Microsoft Office User" w:date="2023-09-11T13:17:00Z">
            <w:rPr/>
          </w:rPrChange>
        </w:rPr>
        <w:pPrChange w:id="1559" w:author="Microsoft Office User" w:date="2023-09-11T13:17:00Z">
          <w:pPr/>
        </w:pPrChange>
      </w:pPr>
      <w:r w:rsidRPr="00B26E5F">
        <w:rPr>
          <w:sz w:val="20"/>
          <w:szCs w:val="20"/>
          <w:rPrChange w:id="1560" w:author="Microsoft Office User" w:date="2023-09-11T13:17:00Z">
            <w:rPr/>
          </w:rPrChange>
        </w:rPr>
        <w:fldChar w:fldCharType="begin"/>
      </w:r>
      <w:r w:rsidRPr="00B26E5F">
        <w:rPr>
          <w:sz w:val="20"/>
          <w:szCs w:val="20"/>
          <w:rPrChange w:id="1561" w:author="Microsoft Office User" w:date="2023-09-11T13:17:00Z">
            <w:rPr/>
          </w:rPrChange>
        </w:rPr>
        <w:instrText>HYPERLINK "https://www.zotero.org/google-docs/?n2Avay" \h</w:instrText>
      </w:r>
      <w:r w:rsidRPr="00B26E5F">
        <w:rPr>
          <w:sz w:val="20"/>
          <w:szCs w:val="20"/>
          <w:rPrChange w:id="1562" w:author="Microsoft Office User" w:date="2023-09-11T13:17:00Z">
            <w:rPr>
              <w:sz w:val="20"/>
              <w:szCs w:val="20"/>
            </w:rPr>
          </w:rPrChange>
        </w:rPr>
      </w:r>
      <w:r w:rsidRPr="00B26E5F">
        <w:rPr>
          <w:sz w:val="20"/>
          <w:szCs w:val="20"/>
          <w:rPrChange w:id="1563" w:author="Microsoft Office User" w:date="2023-09-11T13:17:00Z">
            <w:rPr/>
          </w:rPrChange>
        </w:rPr>
        <w:fldChar w:fldCharType="separate"/>
      </w:r>
      <w:r w:rsidRPr="00B26E5F">
        <w:rPr>
          <w:sz w:val="20"/>
          <w:szCs w:val="20"/>
          <w:rPrChange w:id="1564" w:author="Microsoft Office User" w:date="2023-09-11T13:17:00Z">
            <w:rPr/>
          </w:rPrChange>
        </w:rPr>
        <w:t>41.</w:t>
      </w:r>
      <w:r w:rsidRPr="00B26E5F">
        <w:rPr>
          <w:sz w:val="20"/>
          <w:szCs w:val="20"/>
          <w:rPrChange w:id="1565" w:author="Microsoft Office User" w:date="2023-09-11T13:17:00Z">
            <w:rPr/>
          </w:rPrChange>
        </w:rPr>
        <w:tab/>
        <w:t xml:space="preserve">Lin, H. &amp; Peddada, S. D. Analysis of compositions of microbiomes with bias correction. </w:t>
      </w:r>
      <w:r w:rsidRPr="00B26E5F">
        <w:rPr>
          <w:sz w:val="20"/>
          <w:szCs w:val="20"/>
          <w:rPrChange w:id="1566" w:author="Microsoft Office User" w:date="2023-09-11T13:17:00Z">
            <w:rPr/>
          </w:rPrChange>
        </w:rPr>
        <w:fldChar w:fldCharType="end"/>
      </w:r>
      <w:r w:rsidRPr="00B26E5F">
        <w:rPr>
          <w:sz w:val="20"/>
          <w:szCs w:val="20"/>
          <w:rPrChange w:id="1567" w:author="Microsoft Office User" w:date="2023-09-11T13:17:00Z">
            <w:rPr/>
          </w:rPrChange>
        </w:rPr>
        <w:fldChar w:fldCharType="begin"/>
      </w:r>
      <w:r w:rsidRPr="00B26E5F">
        <w:rPr>
          <w:sz w:val="20"/>
          <w:szCs w:val="20"/>
          <w:rPrChange w:id="1568" w:author="Microsoft Office User" w:date="2023-09-11T13:17:00Z">
            <w:rPr/>
          </w:rPrChange>
        </w:rPr>
        <w:instrText>HYPERLINK "https://www.zotero.org/google-docs/?n2Avay" \h</w:instrText>
      </w:r>
      <w:r w:rsidRPr="00B26E5F">
        <w:rPr>
          <w:sz w:val="20"/>
          <w:szCs w:val="20"/>
          <w:rPrChange w:id="1569" w:author="Microsoft Office User" w:date="2023-09-11T13:17:00Z">
            <w:rPr>
              <w:sz w:val="20"/>
              <w:szCs w:val="20"/>
            </w:rPr>
          </w:rPrChange>
        </w:rPr>
      </w:r>
      <w:r w:rsidRPr="00B26E5F">
        <w:rPr>
          <w:sz w:val="20"/>
          <w:szCs w:val="20"/>
          <w:rPrChange w:id="1570" w:author="Microsoft Office User" w:date="2023-09-11T13:17:00Z">
            <w:rPr>
              <w:i/>
            </w:rPr>
          </w:rPrChange>
        </w:rPr>
        <w:fldChar w:fldCharType="separate"/>
      </w:r>
      <w:r w:rsidRPr="00B26E5F">
        <w:rPr>
          <w:i/>
          <w:sz w:val="20"/>
          <w:szCs w:val="20"/>
          <w:rPrChange w:id="1571" w:author="Microsoft Office User" w:date="2023-09-11T13:17:00Z">
            <w:rPr>
              <w:i/>
            </w:rPr>
          </w:rPrChange>
        </w:rPr>
        <w:t xml:space="preserve">Nat. Commun. </w:t>
      </w:r>
      <w:r w:rsidRPr="00B26E5F">
        <w:rPr>
          <w:i/>
          <w:sz w:val="20"/>
          <w:szCs w:val="20"/>
          <w:rPrChange w:id="1572" w:author="Microsoft Office User" w:date="2023-09-11T13:17:00Z">
            <w:rPr>
              <w:i/>
            </w:rPr>
          </w:rPrChange>
        </w:rPr>
        <w:fldChar w:fldCharType="end"/>
      </w:r>
      <w:r w:rsidRPr="00B26E5F">
        <w:rPr>
          <w:sz w:val="20"/>
          <w:szCs w:val="20"/>
          <w:rPrChange w:id="1573" w:author="Microsoft Office User" w:date="2023-09-11T13:17:00Z">
            <w:rPr/>
          </w:rPrChange>
        </w:rPr>
        <w:fldChar w:fldCharType="begin"/>
      </w:r>
      <w:r w:rsidRPr="00B26E5F">
        <w:rPr>
          <w:sz w:val="20"/>
          <w:szCs w:val="20"/>
          <w:rPrChange w:id="1574" w:author="Microsoft Office User" w:date="2023-09-11T13:17:00Z">
            <w:rPr/>
          </w:rPrChange>
        </w:rPr>
        <w:instrText>HYPERLINK "https://www.zotero.org/google-docs/?n2Avay" \h</w:instrText>
      </w:r>
      <w:r w:rsidRPr="00B26E5F">
        <w:rPr>
          <w:sz w:val="20"/>
          <w:szCs w:val="20"/>
          <w:rPrChange w:id="1575" w:author="Microsoft Office User" w:date="2023-09-11T13:17:00Z">
            <w:rPr>
              <w:sz w:val="20"/>
              <w:szCs w:val="20"/>
            </w:rPr>
          </w:rPrChange>
        </w:rPr>
      </w:r>
      <w:r w:rsidRPr="00B26E5F">
        <w:rPr>
          <w:sz w:val="20"/>
          <w:szCs w:val="20"/>
          <w:rPrChange w:id="1576" w:author="Microsoft Office User" w:date="2023-09-11T13:17:00Z">
            <w:rPr>
              <w:b/>
            </w:rPr>
          </w:rPrChange>
        </w:rPr>
        <w:fldChar w:fldCharType="separate"/>
      </w:r>
      <w:r w:rsidRPr="00B26E5F">
        <w:rPr>
          <w:b/>
          <w:sz w:val="20"/>
          <w:szCs w:val="20"/>
          <w:rPrChange w:id="1577" w:author="Microsoft Office User" w:date="2023-09-11T13:17:00Z">
            <w:rPr>
              <w:b/>
            </w:rPr>
          </w:rPrChange>
        </w:rPr>
        <w:t>11</w:t>
      </w:r>
      <w:r w:rsidRPr="00B26E5F">
        <w:rPr>
          <w:b/>
          <w:sz w:val="20"/>
          <w:szCs w:val="20"/>
          <w:rPrChange w:id="1578" w:author="Microsoft Office User" w:date="2023-09-11T13:17:00Z">
            <w:rPr>
              <w:b/>
            </w:rPr>
          </w:rPrChange>
        </w:rPr>
        <w:fldChar w:fldCharType="end"/>
      </w:r>
      <w:r w:rsidRPr="00B26E5F">
        <w:rPr>
          <w:sz w:val="20"/>
          <w:szCs w:val="20"/>
          <w:rPrChange w:id="1579" w:author="Microsoft Office User" w:date="2023-09-11T13:17:00Z">
            <w:rPr/>
          </w:rPrChange>
        </w:rPr>
        <w:fldChar w:fldCharType="begin"/>
      </w:r>
      <w:r w:rsidRPr="00B26E5F">
        <w:rPr>
          <w:sz w:val="20"/>
          <w:szCs w:val="20"/>
          <w:rPrChange w:id="1580" w:author="Microsoft Office User" w:date="2023-09-11T13:17:00Z">
            <w:rPr/>
          </w:rPrChange>
        </w:rPr>
        <w:instrText>HYPERLINK "https://www.zotero.org/google-docs/?n2Avay" \h</w:instrText>
      </w:r>
      <w:r w:rsidRPr="00B26E5F">
        <w:rPr>
          <w:sz w:val="20"/>
          <w:szCs w:val="20"/>
          <w:rPrChange w:id="1581" w:author="Microsoft Office User" w:date="2023-09-11T13:17:00Z">
            <w:rPr>
              <w:sz w:val="20"/>
              <w:szCs w:val="20"/>
            </w:rPr>
          </w:rPrChange>
        </w:rPr>
      </w:r>
      <w:r w:rsidRPr="00B26E5F">
        <w:rPr>
          <w:sz w:val="20"/>
          <w:szCs w:val="20"/>
          <w:rPrChange w:id="1582" w:author="Microsoft Office User" w:date="2023-09-11T13:17:00Z">
            <w:rPr/>
          </w:rPrChange>
        </w:rPr>
        <w:fldChar w:fldCharType="separate"/>
      </w:r>
      <w:r w:rsidRPr="00B26E5F">
        <w:rPr>
          <w:sz w:val="20"/>
          <w:szCs w:val="20"/>
          <w:rPrChange w:id="1583" w:author="Microsoft Office User" w:date="2023-09-11T13:17:00Z">
            <w:rPr/>
          </w:rPrChange>
        </w:rPr>
        <w:t>, 1–11 (2020).</w:t>
      </w:r>
      <w:r w:rsidRPr="00B26E5F">
        <w:rPr>
          <w:sz w:val="20"/>
          <w:szCs w:val="20"/>
          <w:rPrChange w:id="1584"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1585" w:author="Microsoft Office User" w:date="2023-09-11T13:17:00Z">
            <w:rPr/>
          </w:rPrChange>
        </w:rPr>
        <w:pPrChange w:id="1586" w:author="Microsoft Office User" w:date="2023-09-11T13:17:00Z">
          <w:pPr/>
        </w:pPrChange>
      </w:pPr>
    </w:p>
    <w:p w14:paraId="04F890F1" w14:textId="77777777" w:rsidR="000C56B0" w:rsidRPr="00B26E5F" w:rsidRDefault="00367A15">
      <w:pPr>
        <w:snapToGrid w:val="0"/>
        <w:contextualSpacing/>
        <w:rPr>
          <w:sz w:val="20"/>
          <w:szCs w:val="20"/>
          <w:rPrChange w:id="1587" w:author="Microsoft Office User" w:date="2023-09-11T13:17:00Z">
            <w:rPr/>
          </w:rPrChange>
        </w:rPr>
        <w:pPrChange w:id="1588" w:author="Microsoft Office User" w:date="2023-09-11T13:17:00Z">
          <w:pPr/>
        </w:pPrChange>
      </w:pPr>
      <w:r w:rsidRPr="00B26E5F">
        <w:rPr>
          <w:sz w:val="20"/>
          <w:szCs w:val="20"/>
          <w:rPrChange w:id="1589" w:author="Microsoft Office User" w:date="2023-09-11T13:17:00Z">
            <w:rPr/>
          </w:rPrChange>
        </w:rPr>
        <w:fldChar w:fldCharType="begin"/>
      </w:r>
      <w:r w:rsidRPr="00B26E5F">
        <w:rPr>
          <w:sz w:val="20"/>
          <w:szCs w:val="20"/>
          <w:rPrChange w:id="1590" w:author="Microsoft Office User" w:date="2023-09-11T13:17:00Z">
            <w:rPr/>
          </w:rPrChange>
        </w:rPr>
        <w:instrText>HYPERLINK "https://www.zotero.org/google-docs/?n2Avay" \h</w:instrText>
      </w:r>
      <w:r w:rsidRPr="00B26E5F">
        <w:rPr>
          <w:sz w:val="20"/>
          <w:szCs w:val="20"/>
          <w:rPrChange w:id="1591" w:author="Microsoft Office User" w:date="2023-09-11T13:17:00Z">
            <w:rPr>
              <w:sz w:val="20"/>
              <w:szCs w:val="20"/>
            </w:rPr>
          </w:rPrChange>
        </w:rPr>
      </w:r>
      <w:r w:rsidRPr="00B26E5F">
        <w:rPr>
          <w:sz w:val="20"/>
          <w:szCs w:val="20"/>
          <w:rPrChange w:id="1592" w:author="Microsoft Office User" w:date="2023-09-11T13:17:00Z">
            <w:rPr/>
          </w:rPrChange>
        </w:rPr>
        <w:fldChar w:fldCharType="separate"/>
      </w:r>
      <w:r w:rsidRPr="00B26E5F">
        <w:rPr>
          <w:sz w:val="20"/>
          <w:szCs w:val="20"/>
          <w:rPrChange w:id="1593" w:author="Microsoft Office User" w:date="2023-09-11T13:17:00Z">
            <w:rPr/>
          </w:rPrChange>
        </w:rPr>
        <w:t>42.</w:t>
      </w:r>
      <w:r w:rsidRPr="00B26E5F">
        <w:rPr>
          <w:sz w:val="20"/>
          <w:szCs w:val="20"/>
          <w:rPrChange w:id="1594" w:author="Microsoft Office User" w:date="2023-09-11T13:17:00Z">
            <w:rPr/>
          </w:rPrChange>
        </w:rPr>
        <w:tab/>
        <w:t xml:space="preserve">Emery, M. A., Dimos, B. A. &amp; Mydlarz, L. D. Cnidarian pattern recognition receptor repertoires reflect both phylogeny and life history traits. </w:t>
      </w:r>
      <w:r w:rsidRPr="00B26E5F">
        <w:rPr>
          <w:sz w:val="20"/>
          <w:szCs w:val="20"/>
          <w:rPrChange w:id="1595" w:author="Microsoft Office User" w:date="2023-09-11T13:17:00Z">
            <w:rPr/>
          </w:rPrChange>
        </w:rPr>
        <w:fldChar w:fldCharType="end"/>
      </w:r>
      <w:r w:rsidRPr="00B26E5F">
        <w:rPr>
          <w:sz w:val="20"/>
          <w:szCs w:val="20"/>
          <w:rPrChange w:id="1596" w:author="Microsoft Office User" w:date="2023-09-11T13:17:00Z">
            <w:rPr/>
          </w:rPrChange>
        </w:rPr>
        <w:fldChar w:fldCharType="begin"/>
      </w:r>
      <w:r w:rsidRPr="00B26E5F">
        <w:rPr>
          <w:sz w:val="20"/>
          <w:szCs w:val="20"/>
          <w:rPrChange w:id="1597" w:author="Microsoft Office User" w:date="2023-09-11T13:17:00Z">
            <w:rPr/>
          </w:rPrChange>
        </w:rPr>
        <w:instrText>HYPERLINK "https://www.zotero.org/google-docs/?n2Avay" \h</w:instrText>
      </w:r>
      <w:r w:rsidRPr="00B26E5F">
        <w:rPr>
          <w:sz w:val="20"/>
          <w:szCs w:val="20"/>
          <w:rPrChange w:id="1598" w:author="Microsoft Office User" w:date="2023-09-11T13:17:00Z">
            <w:rPr>
              <w:sz w:val="20"/>
              <w:szCs w:val="20"/>
            </w:rPr>
          </w:rPrChange>
        </w:rPr>
      </w:r>
      <w:r w:rsidRPr="00B26E5F">
        <w:rPr>
          <w:sz w:val="20"/>
          <w:szCs w:val="20"/>
          <w:rPrChange w:id="1599" w:author="Microsoft Office User" w:date="2023-09-11T13:17:00Z">
            <w:rPr>
              <w:i/>
            </w:rPr>
          </w:rPrChange>
        </w:rPr>
        <w:fldChar w:fldCharType="separate"/>
      </w:r>
      <w:r w:rsidRPr="00B26E5F">
        <w:rPr>
          <w:i/>
          <w:sz w:val="20"/>
          <w:szCs w:val="20"/>
          <w:rPrChange w:id="1600" w:author="Microsoft Office User" w:date="2023-09-11T13:17:00Z">
            <w:rPr>
              <w:i/>
            </w:rPr>
          </w:rPrChange>
        </w:rPr>
        <w:t xml:space="preserve">Front. Immunol. </w:t>
      </w:r>
      <w:r w:rsidRPr="00B26E5F">
        <w:rPr>
          <w:i/>
          <w:sz w:val="20"/>
          <w:szCs w:val="20"/>
          <w:rPrChange w:id="1601" w:author="Microsoft Office User" w:date="2023-09-11T13:17:00Z">
            <w:rPr>
              <w:i/>
            </w:rPr>
          </w:rPrChange>
        </w:rPr>
        <w:fldChar w:fldCharType="end"/>
      </w:r>
      <w:r w:rsidRPr="00B26E5F">
        <w:rPr>
          <w:sz w:val="20"/>
          <w:szCs w:val="20"/>
          <w:rPrChange w:id="1602" w:author="Microsoft Office User" w:date="2023-09-11T13:17:00Z">
            <w:rPr/>
          </w:rPrChange>
        </w:rPr>
        <w:fldChar w:fldCharType="begin"/>
      </w:r>
      <w:r w:rsidRPr="00B26E5F">
        <w:rPr>
          <w:sz w:val="20"/>
          <w:szCs w:val="20"/>
          <w:rPrChange w:id="1603" w:author="Microsoft Office User" w:date="2023-09-11T13:17:00Z">
            <w:rPr/>
          </w:rPrChange>
        </w:rPr>
        <w:instrText>HYPERLINK "https://www.zotero.org/google-docs/?n2Avay" \h</w:instrText>
      </w:r>
      <w:r w:rsidRPr="00B26E5F">
        <w:rPr>
          <w:sz w:val="20"/>
          <w:szCs w:val="20"/>
          <w:rPrChange w:id="1604" w:author="Microsoft Office User" w:date="2023-09-11T13:17:00Z">
            <w:rPr>
              <w:sz w:val="20"/>
              <w:szCs w:val="20"/>
            </w:rPr>
          </w:rPrChange>
        </w:rPr>
      </w:r>
      <w:r w:rsidRPr="00B26E5F">
        <w:rPr>
          <w:sz w:val="20"/>
          <w:szCs w:val="20"/>
          <w:rPrChange w:id="1605" w:author="Microsoft Office User" w:date="2023-09-11T13:17:00Z">
            <w:rPr>
              <w:b/>
            </w:rPr>
          </w:rPrChange>
        </w:rPr>
        <w:fldChar w:fldCharType="separate"/>
      </w:r>
      <w:r w:rsidRPr="00B26E5F">
        <w:rPr>
          <w:b/>
          <w:sz w:val="20"/>
          <w:szCs w:val="20"/>
          <w:rPrChange w:id="1606" w:author="Microsoft Office User" w:date="2023-09-11T13:17:00Z">
            <w:rPr>
              <w:b/>
            </w:rPr>
          </w:rPrChange>
        </w:rPr>
        <w:t>12</w:t>
      </w:r>
      <w:r w:rsidRPr="00B26E5F">
        <w:rPr>
          <w:b/>
          <w:sz w:val="20"/>
          <w:szCs w:val="20"/>
          <w:rPrChange w:id="1607" w:author="Microsoft Office User" w:date="2023-09-11T13:17:00Z">
            <w:rPr>
              <w:b/>
            </w:rPr>
          </w:rPrChange>
        </w:rPr>
        <w:fldChar w:fldCharType="end"/>
      </w:r>
      <w:r w:rsidRPr="00B26E5F">
        <w:rPr>
          <w:sz w:val="20"/>
          <w:szCs w:val="20"/>
          <w:rPrChange w:id="1608" w:author="Microsoft Office User" w:date="2023-09-11T13:17:00Z">
            <w:rPr/>
          </w:rPrChange>
        </w:rPr>
        <w:fldChar w:fldCharType="begin"/>
      </w:r>
      <w:r w:rsidRPr="00B26E5F">
        <w:rPr>
          <w:sz w:val="20"/>
          <w:szCs w:val="20"/>
          <w:rPrChange w:id="1609" w:author="Microsoft Office User" w:date="2023-09-11T13:17:00Z">
            <w:rPr/>
          </w:rPrChange>
        </w:rPr>
        <w:instrText>HYPERLINK "https://www.zotero.org/google-docs/?n2Avay" \h</w:instrText>
      </w:r>
      <w:r w:rsidRPr="00B26E5F">
        <w:rPr>
          <w:sz w:val="20"/>
          <w:szCs w:val="20"/>
          <w:rPrChange w:id="1610" w:author="Microsoft Office User" w:date="2023-09-11T13:17:00Z">
            <w:rPr>
              <w:sz w:val="20"/>
              <w:szCs w:val="20"/>
            </w:rPr>
          </w:rPrChange>
        </w:rPr>
      </w:r>
      <w:r w:rsidRPr="00B26E5F">
        <w:rPr>
          <w:sz w:val="20"/>
          <w:szCs w:val="20"/>
          <w:rPrChange w:id="1611" w:author="Microsoft Office User" w:date="2023-09-11T13:17:00Z">
            <w:rPr/>
          </w:rPrChange>
        </w:rPr>
        <w:fldChar w:fldCharType="separate"/>
      </w:r>
      <w:r w:rsidRPr="00B26E5F">
        <w:rPr>
          <w:sz w:val="20"/>
          <w:szCs w:val="20"/>
          <w:rPrChange w:id="1612" w:author="Microsoft Office User" w:date="2023-09-11T13:17:00Z">
            <w:rPr/>
          </w:rPrChange>
        </w:rPr>
        <w:t>, 689463 (2021).</w:t>
      </w:r>
      <w:r w:rsidRPr="00B26E5F">
        <w:rPr>
          <w:sz w:val="20"/>
          <w:szCs w:val="20"/>
          <w:rPrChange w:id="1613"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1614" w:author="Microsoft Office User" w:date="2023-09-11T13:17:00Z">
            <w:rPr/>
          </w:rPrChange>
        </w:rPr>
        <w:pPrChange w:id="1615" w:author="Microsoft Office User" w:date="2023-09-11T13:17:00Z">
          <w:pPr/>
        </w:pPrChange>
      </w:pPr>
    </w:p>
    <w:p w14:paraId="4EDD2B84" w14:textId="77777777" w:rsidR="000C56B0" w:rsidRPr="00B26E5F" w:rsidRDefault="00367A15">
      <w:pPr>
        <w:snapToGrid w:val="0"/>
        <w:contextualSpacing/>
        <w:rPr>
          <w:sz w:val="20"/>
          <w:szCs w:val="20"/>
          <w:rPrChange w:id="1616" w:author="Microsoft Office User" w:date="2023-09-11T13:17:00Z">
            <w:rPr/>
          </w:rPrChange>
        </w:rPr>
        <w:pPrChange w:id="1617" w:author="Microsoft Office User" w:date="2023-09-11T13:17:00Z">
          <w:pPr/>
        </w:pPrChange>
      </w:pPr>
      <w:r w:rsidRPr="00B26E5F">
        <w:rPr>
          <w:sz w:val="20"/>
          <w:szCs w:val="20"/>
          <w:rPrChange w:id="1618" w:author="Microsoft Office User" w:date="2023-09-11T13:17:00Z">
            <w:rPr/>
          </w:rPrChange>
        </w:rPr>
        <w:fldChar w:fldCharType="begin"/>
      </w:r>
      <w:r w:rsidRPr="00B26E5F">
        <w:rPr>
          <w:sz w:val="20"/>
          <w:szCs w:val="20"/>
          <w:rPrChange w:id="1619" w:author="Microsoft Office User" w:date="2023-09-11T13:17:00Z">
            <w:rPr/>
          </w:rPrChange>
        </w:rPr>
        <w:instrText>HYPERLINK "https://www.zotero.org/google-docs/?n2Avay" \h</w:instrText>
      </w:r>
      <w:r w:rsidRPr="00B26E5F">
        <w:rPr>
          <w:sz w:val="20"/>
          <w:szCs w:val="20"/>
          <w:rPrChange w:id="1620" w:author="Microsoft Office User" w:date="2023-09-11T13:17:00Z">
            <w:rPr>
              <w:sz w:val="20"/>
              <w:szCs w:val="20"/>
            </w:rPr>
          </w:rPrChange>
        </w:rPr>
      </w:r>
      <w:r w:rsidRPr="00B26E5F">
        <w:rPr>
          <w:sz w:val="20"/>
          <w:szCs w:val="20"/>
          <w:rPrChange w:id="1621" w:author="Microsoft Office User" w:date="2023-09-11T13:17:00Z">
            <w:rPr/>
          </w:rPrChange>
        </w:rPr>
        <w:fldChar w:fldCharType="separate"/>
      </w:r>
      <w:r w:rsidRPr="00B26E5F">
        <w:rPr>
          <w:sz w:val="20"/>
          <w:szCs w:val="20"/>
          <w:rPrChange w:id="1622" w:author="Microsoft Office User" w:date="2023-09-11T13:17:00Z">
            <w:rPr/>
          </w:rPrChange>
        </w:rPr>
        <w:t>43.</w:t>
      </w:r>
      <w:r w:rsidRPr="00B26E5F">
        <w:rPr>
          <w:sz w:val="20"/>
          <w:szCs w:val="20"/>
          <w:rPrChange w:id="1623" w:author="Microsoft Office User" w:date="2023-09-11T13:17:00Z">
            <w:rPr/>
          </w:rPrChange>
        </w:rPr>
        <w:tab/>
        <w:t xml:space="preserve">Mazel, F. </w:t>
      </w:r>
      <w:r w:rsidRPr="00B26E5F">
        <w:rPr>
          <w:sz w:val="20"/>
          <w:szCs w:val="20"/>
          <w:rPrChange w:id="1624" w:author="Microsoft Office User" w:date="2023-09-11T13:17:00Z">
            <w:rPr/>
          </w:rPrChange>
        </w:rPr>
        <w:fldChar w:fldCharType="end"/>
      </w:r>
      <w:r w:rsidRPr="00B26E5F">
        <w:rPr>
          <w:sz w:val="20"/>
          <w:szCs w:val="20"/>
          <w:rPrChange w:id="1625" w:author="Microsoft Office User" w:date="2023-09-11T13:17:00Z">
            <w:rPr/>
          </w:rPrChange>
        </w:rPr>
        <w:fldChar w:fldCharType="begin"/>
      </w:r>
      <w:r w:rsidRPr="00B26E5F">
        <w:rPr>
          <w:sz w:val="20"/>
          <w:szCs w:val="20"/>
          <w:rPrChange w:id="1626" w:author="Microsoft Office User" w:date="2023-09-11T13:17:00Z">
            <w:rPr/>
          </w:rPrChange>
        </w:rPr>
        <w:instrText>HYPERLINK "https://www.zotero.org/google-docs/?n2Avay" \h</w:instrText>
      </w:r>
      <w:r w:rsidRPr="00B26E5F">
        <w:rPr>
          <w:sz w:val="20"/>
          <w:szCs w:val="20"/>
          <w:rPrChange w:id="1627" w:author="Microsoft Office User" w:date="2023-09-11T13:17:00Z">
            <w:rPr>
              <w:sz w:val="20"/>
              <w:szCs w:val="20"/>
            </w:rPr>
          </w:rPrChange>
        </w:rPr>
      </w:r>
      <w:r w:rsidRPr="00B26E5F">
        <w:rPr>
          <w:sz w:val="20"/>
          <w:szCs w:val="20"/>
          <w:rPrChange w:id="1628" w:author="Microsoft Office User" w:date="2023-09-11T13:17:00Z">
            <w:rPr>
              <w:i/>
            </w:rPr>
          </w:rPrChange>
        </w:rPr>
        <w:fldChar w:fldCharType="separate"/>
      </w:r>
      <w:r w:rsidRPr="00B26E5F">
        <w:rPr>
          <w:i/>
          <w:sz w:val="20"/>
          <w:szCs w:val="20"/>
          <w:rPrChange w:id="1629" w:author="Microsoft Office User" w:date="2023-09-11T13:17:00Z">
            <w:rPr>
              <w:i/>
            </w:rPr>
          </w:rPrChange>
        </w:rPr>
        <w:t>et al.</w:t>
      </w:r>
      <w:r w:rsidRPr="00B26E5F">
        <w:rPr>
          <w:i/>
          <w:sz w:val="20"/>
          <w:szCs w:val="20"/>
          <w:rPrChange w:id="1630" w:author="Microsoft Office User" w:date="2023-09-11T13:17:00Z">
            <w:rPr>
              <w:i/>
            </w:rPr>
          </w:rPrChange>
        </w:rPr>
        <w:fldChar w:fldCharType="end"/>
      </w:r>
      <w:r w:rsidRPr="00B26E5F">
        <w:rPr>
          <w:sz w:val="20"/>
          <w:szCs w:val="20"/>
          <w:rPrChange w:id="1631" w:author="Microsoft Office User" w:date="2023-09-11T13:17:00Z">
            <w:rPr/>
          </w:rPrChange>
        </w:rPr>
        <w:fldChar w:fldCharType="begin"/>
      </w:r>
      <w:r w:rsidRPr="00B26E5F">
        <w:rPr>
          <w:sz w:val="20"/>
          <w:szCs w:val="20"/>
          <w:rPrChange w:id="1632" w:author="Microsoft Office User" w:date="2023-09-11T13:17:00Z">
            <w:rPr/>
          </w:rPrChange>
        </w:rPr>
        <w:instrText>HYPERLINK "https://www.zotero.org/google-docs/?n2Avay" \h</w:instrText>
      </w:r>
      <w:r w:rsidRPr="00B26E5F">
        <w:rPr>
          <w:sz w:val="20"/>
          <w:szCs w:val="20"/>
          <w:rPrChange w:id="1633" w:author="Microsoft Office User" w:date="2023-09-11T13:17:00Z">
            <w:rPr>
              <w:sz w:val="20"/>
              <w:szCs w:val="20"/>
            </w:rPr>
          </w:rPrChange>
        </w:rPr>
      </w:r>
      <w:r w:rsidRPr="00B26E5F">
        <w:rPr>
          <w:sz w:val="20"/>
          <w:szCs w:val="20"/>
          <w:rPrChange w:id="1634" w:author="Microsoft Office User" w:date="2023-09-11T13:17:00Z">
            <w:rPr/>
          </w:rPrChange>
        </w:rPr>
        <w:fldChar w:fldCharType="separate"/>
      </w:r>
      <w:r w:rsidRPr="00B26E5F">
        <w:rPr>
          <w:sz w:val="20"/>
          <w:szCs w:val="20"/>
          <w:rPrChange w:id="1635" w:author="Microsoft Office User" w:date="2023-09-11T13:17:00Z">
            <w:rPr/>
          </w:rPrChange>
        </w:rPr>
        <w:t xml:space="preserve"> Is host filtering the main driver of phylosymbiosis across the tree of life? </w:t>
      </w:r>
      <w:r w:rsidRPr="00B26E5F">
        <w:rPr>
          <w:sz w:val="20"/>
          <w:szCs w:val="20"/>
          <w:rPrChange w:id="1636" w:author="Microsoft Office User" w:date="2023-09-11T13:17:00Z">
            <w:rPr/>
          </w:rPrChange>
        </w:rPr>
        <w:fldChar w:fldCharType="end"/>
      </w:r>
      <w:r w:rsidRPr="00B26E5F">
        <w:rPr>
          <w:sz w:val="20"/>
          <w:szCs w:val="20"/>
          <w:rPrChange w:id="1637" w:author="Microsoft Office User" w:date="2023-09-11T13:17:00Z">
            <w:rPr/>
          </w:rPrChange>
        </w:rPr>
        <w:fldChar w:fldCharType="begin"/>
      </w:r>
      <w:r w:rsidRPr="00B26E5F">
        <w:rPr>
          <w:sz w:val="20"/>
          <w:szCs w:val="20"/>
          <w:rPrChange w:id="1638" w:author="Microsoft Office User" w:date="2023-09-11T13:17:00Z">
            <w:rPr/>
          </w:rPrChange>
        </w:rPr>
        <w:instrText>HYPERLINK "https://www.zotero.org/google-docs/?n2Avay" \h</w:instrText>
      </w:r>
      <w:r w:rsidRPr="00B26E5F">
        <w:rPr>
          <w:sz w:val="20"/>
          <w:szCs w:val="20"/>
          <w:rPrChange w:id="1639" w:author="Microsoft Office User" w:date="2023-09-11T13:17:00Z">
            <w:rPr>
              <w:sz w:val="20"/>
              <w:szCs w:val="20"/>
            </w:rPr>
          </w:rPrChange>
        </w:rPr>
      </w:r>
      <w:r w:rsidRPr="00B26E5F">
        <w:rPr>
          <w:sz w:val="20"/>
          <w:szCs w:val="20"/>
          <w:rPrChange w:id="1640" w:author="Microsoft Office User" w:date="2023-09-11T13:17:00Z">
            <w:rPr>
              <w:i/>
            </w:rPr>
          </w:rPrChange>
        </w:rPr>
        <w:fldChar w:fldCharType="separate"/>
      </w:r>
      <w:r w:rsidRPr="00B26E5F">
        <w:rPr>
          <w:i/>
          <w:sz w:val="20"/>
          <w:szCs w:val="20"/>
          <w:rPrChange w:id="1641" w:author="Microsoft Office User" w:date="2023-09-11T13:17:00Z">
            <w:rPr>
              <w:i/>
            </w:rPr>
          </w:rPrChange>
        </w:rPr>
        <w:t xml:space="preserve">Msystems </w:t>
      </w:r>
      <w:r w:rsidRPr="00B26E5F">
        <w:rPr>
          <w:i/>
          <w:sz w:val="20"/>
          <w:szCs w:val="20"/>
          <w:rPrChange w:id="1642" w:author="Microsoft Office User" w:date="2023-09-11T13:17:00Z">
            <w:rPr>
              <w:i/>
            </w:rPr>
          </w:rPrChange>
        </w:rPr>
        <w:fldChar w:fldCharType="end"/>
      </w:r>
      <w:r w:rsidRPr="00B26E5F">
        <w:rPr>
          <w:sz w:val="20"/>
          <w:szCs w:val="20"/>
          <w:rPrChange w:id="1643" w:author="Microsoft Office User" w:date="2023-09-11T13:17:00Z">
            <w:rPr/>
          </w:rPrChange>
        </w:rPr>
        <w:fldChar w:fldCharType="begin"/>
      </w:r>
      <w:r w:rsidRPr="00B26E5F">
        <w:rPr>
          <w:sz w:val="20"/>
          <w:szCs w:val="20"/>
          <w:rPrChange w:id="1644" w:author="Microsoft Office User" w:date="2023-09-11T13:17:00Z">
            <w:rPr/>
          </w:rPrChange>
        </w:rPr>
        <w:instrText>HYPERLINK "https://www.zotero.org/google-docs/?n2Avay" \h</w:instrText>
      </w:r>
      <w:r w:rsidRPr="00B26E5F">
        <w:rPr>
          <w:sz w:val="20"/>
          <w:szCs w:val="20"/>
          <w:rPrChange w:id="1645" w:author="Microsoft Office User" w:date="2023-09-11T13:17:00Z">
            <w:rPr>
              <w:sz w:val="20"/>
              <w:szCs w:val="20"/>
            </w:rPr>
          </w:rPrChange>
        </w:rPr>
      </w:r>
      <w:r w:rsidRPr="00B26E5F">
        <w:rPr>
          <w:sz w:val="20"/>
          <w:szCs w:val="20"/>
          <w:rPrChange w:id="1646" w:author="Microsoft Office User" w:date="2023-09-11T13:17:00Z">
            <w:rPr>
              <w:b/>
            </w:rPr>
          </w:rPrChange>
        </w:rPr>
        <w:fldChar w:fldCharType="separate"/>
      </w:r>
      <w:r w:rsidRPr="00B26E5F">
        <w:rPr>
          <w:b/>
          <w:sz w:val="20"/>
          <w:szCs w:val="20"/>
          <w:rPrChange w:id="1647" w:author="Microsoft Office User" w:date="2023-09-11T13:17:00Z">
            <w:rPr>
              <w:b/>
            </w:rPr>
          </w:rPrChange>
        </w:rPr>
        <w:t>3</w:t>
      </w:r>
      <w:r w:rsidRPr="00B26E5F">
        <w:rPr>
          <w:b/>
          <w:sz w:val="20"/>
          <w:szCs w:val="20"/>
          <w:rPrChange w:id="1648" w:author="Microsoft Office User" w:date="2023-09-11T13:17:00Z">
            <w:rPr>
              <w:b/>
            </w:rPr>
          </w:rPrChange>
        </w:rPr>
        <w:fldChar w:fldCharType="end"/>
      </w:r>
      <w:r w:rsidRPr="00B26E5F">
        <w:rPr>
          <w:sz w:val="20"/>
          <w:szCs w:val="20"/>
          <w:rPrChange w:id="1649" w:author="Microsoft Office User" w:date="2023-09-11T13:17:00Z">
            <w:rPr/>
          </w:rPrChange>
        </w:rPr>
        <w:fldChar w:fldCharType="begin"/>
      </w:r>
      <w:r w:rsidRPr="00B26E5F">
        <w:rPr>
          <w:sz w:val="20"/>
          <w:szCs w:val="20"/>
          <w:rPrChange w:id="1650" w:author="Microsoft Office User" w:date="2023-09-11T13:17:00Z">
            <w:rPr/>
          </w:rPrChange>
        </w:rPr>
        <w:instrText>HYPERLINK "https://www.zotero.org/google-docs/?n2Avay" \h</w:instrText>
      </w:r>
      <w:r w:rsidRPr="00B26E5F">
        <w:rPr>
          <w:sz w:val="20"/>
          <w:szCs w:val="20"/>
          <w:rPrChange w:id="1651" w:author="Microsoft Office User" w:date="2023-09-11T13:17:00Z">
            <w:rPr>
              <w:sz w:val="20"/>
              <w:szCs w:val="20"/>
            </w:rPr>
          </w:rPrChange>
        </w:rPr>
      </w:r>
      <w:r w:rsidRPr="00B26E5F">
        <w:rPr>
          <w:sz w:val="20"/>
          <w:szCs w:val="20"/>
          <w:rPrChange w:id="1652" w:author="Microsoft Office User" w:date="2023-09-11T13:17:00Z">
            <w:rPr/>
          </w:rPrChange>
        </w:rPr>
        <w:fldChar w:fldCharType="separate"/>
      </w:r>
      <w:r w:rsidRPr="00B26E5F">
        <w:rPr>
          <w:sz w:val="20"/>
          <w:szCs w:val="20"/>
          <w:rPrChange w:id="1653" w:author="Microsoft Office User" w:date="2023-09-11T13:17:00Z">
            <w:rPr/>
          </w:rPrChange>
        </w:rPr>
        <w:t>, e00097-18 (2018).</w:t>
      </w:r>
      <w:r w:rsidRPr="00B26E5F">
        <w:rPr>
          <w:sz w:val="20"/>
          <w:szCs w:val="20"/>
          <w:rPrChange w:id="1654"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1655" w:author="Microsoft Office User" w:date="2023-09-11T13:17:00Z">
            <w:rPr/>
          </w:rPrChange>
        </w:rPr>
        <w:pPrChange w:id="1656" w:author="Microsoft Office User" w:date="2023-09-11T13:17:00Z">
          <w:pPr/>
        </w:pPrChange>
      </w:pPr>
    </w:p>
    <w:p w14:paraId="15DB491D" w14:textId="77777777" w:rsidR="000C56B0" w:rsidRPr="00B26E5F" w:rsidRDefault="00367A15">
      <w:pPr>
        <w:snapToGrid w:val="0"/>
        <w:contextualSpacing/>
        <w:rPr>
          <w:sz w:val="20"/>
          <w:szCs w:val="20"/>
          <w:rPrChange w:id="1657" w:author="Microsoft Office User" w:date="2023-09-11T13:17:00Z">
            <w:rPr/>
          </w:rPrChange>
        </w:rPr>
        <w:pPrChange w:id="1658" w:author="Microsoft Office User" w:date="2023-09-11T13:17:00Z">
          <w:pPr/>
        </w:pPrChange>
      </w:pPr>
      <w:r w:rsidRPr="00B26E5F">
        <w:rPr>
          <w:sz w:val="20"/>
          <w:szCs w:val="20"/>
          <w:rPrChange w:id="1659" w:author="Microsoft Office User" w:date="2023-09-11T13:17:00Z">
            <w:rPr/>
          </w:rPrChange>
        </w:rPr>
        <w:fldChar w:fldCharType="begin"/>
      </w:r>
      <w:r w:rsidRPr="00B26E5F">
        <w:rPr>
          <w:sz w:val="20"/>
          <w:szCs w:val="20"/>
          <w:rPrChange w:id="1660" w:author="Microsoft Office User" w:date="2023-09-11T13:17:00Z">
            <w:rPr/>
          </w:rPrChange>
        </w:rPr>
        <w:instrText>HYPERLINK "https://www.zotero.org/google-docs/?n2Avay" \h</w:instrText>
      </w:r>
      <w:r w:rsidRPr="00B26E5F">
        <w:rPr>
          <w:sz w:val="20"/>
          <w:szCs w:val="20"/>
          <w:rPrChange w:id="1661" w:author="Microsoft Office User" w:date="2023-09-11T13:17:00Z">
            <w:rPr>
              <w:sz w:val="20"/>
              <w:szCs w:val="20"/>
            </w:rPr>
          </w:rPrChange>
        </w:rPr>
      </w:r>
      <w:r w:rsidRPr="00B26E5F">
        <w:rPr>
          <w:sz w:val="20"/>
          <w:szCs w:val="20"/>
          <w:rPrChange w:id="1662" w:author="Microsoft Office User" w:date="2023-09-11T13:17:00Z">
            <w:rPr/>
          </w:rPrChange>
        </w:rPr>
        <w:fldChar w:fldCharType="separate"/>
      </w:r>
      <w:r w:rsidRPr="00B26E5F">
        <w:rPr>
          <w:sz w:val="20"/>
          <w:szCs w:val="20"/>
          <w:rPrChange w:id="1663" w:author="Microsoft Office User" w:date="2023-09-11T13:17:00Z">
            <w:rPr/>
          </w:rPrChange>
        </w:rPr>
        <w:t>44.</w:t>
      </w:r>
      <w:r w:rsidRPr="00B26E5F">
        <w:rPr>
          <w:sz w:val="20"/>
          <w:szCs w:val="20"/>
          <w:rPrChange w:id="1664" w:author="Microsoft Office User" w:date="2023-09-11T13:17:00Z">
            <w:rPr/>
          </w:rPrChange>
        </w:rPr>
        <w:tab/>
        <w:t xml:space="preserve">Brooks, A. W., Kohl, K. D., Brucker, R. M., van Opstal, E. J. &amp; Bordenstein, S. R. Phylosymbiosis: Relationships and Functional Effects of Microbial Communities across Host Evolutionary History. </w:t>
      </w:r>
      <w:r w:rsidRPr="00B26E5F">
        <w:rPr>
          <w:sz w:val="20"/>
          <w:szCs w:val="20"/>
          <w:rPrChange w:id="1665" w:author="Microsoft Office User" w:date="2023-09-11T13:17:00Z">
            <w:rPr/>
          </w:rPrChange>
        </w:rPr>
        <w:fldChar w:fldCharType="end"/>
      </w:r>
      <w:r w:rsidRPr="00B26E5F">
        <w:rPr>
          <w:sz w:val="20"/>
          <w:szCs w:val="20"/>
          <w:rPrChange w:id="1666" w:author="Microsoft Office User" w:date="2023-09-11T13:17:00Z">
            <w:rPr/>
          </w:rPrChange>
        </w:rPr>
        <w:fldChar w:fldCharType="begin"/>
      </w:r>
      <w:r w:rsidRPr="00B26E5F">
        <w:rPr>
          <w:sz w:val="20"/>
          <w:szCs w:val="20"/>
          <w:rPrChange w:id="1667" w:author="Microsoft Office User" w:date="2023-09-11T13:17:00Z">
            <w:rPr/>
          </w:rPrChange>
        </w:rPr>
        <w:instrText>HYPERLINK "https://www.zotero.org/google-docs/?n2Avay" \h</w:instrText>
      </w:r>
      <w:r w:rsidRPr="00B26E5F">
        <w:rPr>
          <w:sz w:val="20"/>
          <w:szCs w:val="20"/>
          <w:rPrChange w:id="1668" w:author="Microsoft Office User" w:date="2023-09-11T13:17:00Z">
            <w:rPr>
              <w:sz w:val="20"/>
              <w:szCs w:val="20"/>
            </w:rPr>
          </w:rPrChange>
        </w:rPr>
      </w:r>
      <w:r w:rsidRPr="00B26E5F">
        <w:rPr>
          <w:sz w:val="20"/>
          <w:szCs w:val="20"/>
          <w:rPrChange w:id="1669" w:author="Microsoft Office User" w:date="2023-09-11T13:17:00Z">
            <w:rPr>
              <w:i/>
            </w:rPr>
          </w:rPrChange>
        </w:rPr>
        <w:fldChar w:fldCharType="separate"/>
      </w:r>
      <w:r w:rsidRPr="00B26E5F">
        <w:rPr>
          <w:i/>
          <w:sz w:val="20"/>
          <w:szCs w:val="20"/>
          <w:rPrChange w:id="1670" w:author="Microsoft Office User" w:date="2023-09-11T13:17:00Z">
            <w:rPr>
              <w:i/>
            </w:rPr>
          </w:rPrChange>
        </w:rPr>
        <w:t xml:space="preserve">PLOS Biol. </w:t>
      </w:r>
      <w:r w:rsidRPr="00B26E5F">
        <w:rPr>
          <w:i/>
          <w:sz w:val="20"/>
          <w:szCs w:val="20"/>
          <w:rPrChange w:id="1671" w:author="Microsoft Office User" w:date="2023-09-11T13:17:00Z">
            <w:rPr>
              <w:i/>
            </w:rPr>
          </w:rPrChange>
        </w:rPr>
        <w:fldChar w:fldCharType="end"/>
      </w:r>
      <w:r w:rsidRPr="00B26E5F">
        <w:rPr>
          <w:sz w:val="20"/>
          <w:szCs w:val="20"/>
          <w:rPrChange w:id="1672" w:author="Microsoft Office User" w:date="2023-09-11T13:17:00Z">
            <w:rPr/>
          </w:rPrChange>
        </w:rPr>
        <w:fldChar w:fldCharType="begin"/>
      </w:r>
      <w:r w:rsidRPr="00B26E5F">
        <w:rPr>
          <w:sz w:val="20"/>
          <w:szCs w:val="20"/>
          <w:rPrChange w:id="1673" w:author="Microsoft Office User" w:date="2023-09-11T13:17:00Z">
            <w:rPr/>
          </w:rPrChange>
        </w:rPr>
        <w:instrText>HYPERLINK "https://www.zotero.org/google-docs/?n2Avay" \h</w:instrText>
      </w:r>
      <w:r w:rsidRPr="00B26E5F">
        <w:rPr>
          <w:sz w:val="20"/>
          <w:szCs w:val="20"/>
          <w:rPrChange w:id="1674" w:author="Microsoft Office User" w:date="2023-09-11T13:17:00Z">
            <w:rPr>
              <w:sz w:val="20"/>
              <w:szCs w:val="20"/>
            </w:rPr>
          </w:rPrChange>
        </w:rPr>
      </w:r>
      <w:r w:rsidRPr="00B26E5F">
        <w:rPr>
          <w:sz w:val="20"/>
          <w:szCs w:val="20"/>
          <w:rPrChange w:id="1675" w:author="Microsoft Office User" w:date="2023-09-11T13:17:00Z">
            <w:rPr>
              <w:b/>
            </w:rPr>
          </w:rPrChange>
        </w:rPr>
        <w:fldChar w:fldCharType="separate"/>
      </w:r>
      <w:r w:rsidRPr="00B26E5F">
        <w:rPr>
          <w:b/>
          <w:sz w:val="20"/>
          <w:szCs w:val="20"/>
          <w:rPrChange w:id="1676" w:author="Microsoft Office User" w:date="2023-09-11T13:17:00Z">
            <w:rPr>
              <w:b/>
            </w:rPr>
          </w:rPrChange>
        </w:rPr>
        <w:t>14</w:t>
      </w:r>
      <w:r w:rsidRPr="00B26E5F">
        <w:rPr>
          <w:b/>
          <w:sz w:val="20"/>
          <w:szCs w:val="20"/>
          <w:rPrChange w:id="1677" w:author="Microsoft Office User" w:date="2023-09-11T13:17:00Z">
            <w:rPr>
              <w:b/>
            </w:rPr>
          </w:rPrChange>
        </w:rPr>
        <w:fldChar w:fldCharType="end"/>
      </w:r>
      <w:r w:rsidRPr="00B26E5F">
        <w:rPr>
          <w:sz w:val="20"/>
          <w:szCs w:val="20"/>
          <w:rPrChange w:id="1678" w:author="Microsoft Office User" w:date="2023-09-11T13:17:00Z">
            <w:rPr/>
          </w:rPrChange>
        </w:rPr>
        <w:fldChar w:fldCharType="begin"/>
      </w:r>
      <w:r w:rsidRPr="00B26E5F">
        <w:rPr>
          <w:sz w:val="20"/>
          <w:szCs w:val="20"/>
          <w:rPrChange w:id="1679" w:author="Microsoft Office User" w:date="2023-09-11T13:17:00Z">
            <w:rPr/>
          </w:rPrChange>
        </w:rPr>
        <w:instrText>HYPERLINK "https://www.zotero.org/google-docs/?n2Avay" \h</w:instrText>
      </w:r>
      <w:r w:rsidRPr="00B26E5F">
        <w:rPr>
          <w:sz w:val="20"/>
          <w:szCs w:val="20"/>
          <w:rPrChange w:id="1680" w:author="Microsoft Office User" w:date="2023-09-11T13:17:00Z">
            <w:rPr>
              <w:sz w:val="20"/>
              <w:szCs w:val="20"/>
            </w:rPr>
          </w:rPrChange>
        </w:rPr>
      </w:r>
      <w:r w:rsidRPr="00B26E5F">
        <w:rPr>
          <w:sz w:val="20"/>
          <w:szCs w:val="20"/>
          <w:rPrChange w:id="1681" w:author="Microsoft Office User" w:date="2023-09-11T13:17:00Z">
            <w:rPr/>
          </w:rPrChange>
        </w:rPr>
        <w:fldChar w:fldCharType="separate"/>
      </w:r>
      <w:r w:rsidRPr="00B26E5F">
        <w:rPr>
          <w:sz w:val="20"/>
          <w:szCs w:val="20"/>
          <w:rPrChange w:id="1682" w:author="Microsoft Office User" w:date="2023-09-11T13:17:00Z">
            <w:rPr/>
          </w:rPrChange>
        </w:rPr>
        <w:t>, e2000225 (2016).</w:t>
      </w:r>
      <w:r w:rsidRPr="00B26E5F">
        <w:rPr>
          <w:sz w:val="20"/>
          <w:szCs w:val="20"/>
          <w:rPrChange w:id="1683"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1684" w:author="Microsoft Office User" w:date="2023-09-11T13:17:00Z">
            <w:rPr/>
          </w:rPrChange>
        </w:rPr>
        <w:pPrChange w:id="1685" w:author="Microsoft Office User" w:date="2023-09-11T13:17:00Z">
          <w:pPr/>
        </w:pPrChange>
      </w:pPr>
    </w:p>
    <w:p w14:paraId="18908F11" w14:textId="77777777" w:rsidR="000C56B0" w:rsidRPr="00B26E5F" w:rsidRDefault="00367A15">
      <w:pPr>
        <w:snapToGrid w:val="0"/>
        <w:contextualSpacing/>
        <w:rPr>
          <w:sz w:val="20"/>
          <w:szCs w:val="20"/>
          <w:rPrChange w:id="1686" w:author="Microsoft Office User" w:date="2023-09-11T13:17:00Z">
            <w:rPr/>
          </w:rPrChange>
        </w:rPr>
        <w:pPrChange w:id="1687" w:author="Microsoft Office User" w:date="2023-09-11T13:17:00Z">
          <w:pPr/>
        </w:pPrChange>
      </w:pPr>
      <w:r w:rsidRPr="00B26E5F">
        <w:rPr>
          <w:sz w:val="20"/>
          <w:szCs w:val="20"/>
          <w:rPrChange w:id="1688" w:author="Microsoft Office User" w:date="2023-09-11T13:17:00Z">
            <w:rPr/>
          </w:rPrChange>
        </w:rPr>
        <w:fldChar w:fldCharType="begin"/>
      </w:r>
      <w:r w:rsidRPr="00B26E5F">
        <w:rPr>
          <w:sz w:val="20"/>
          <w:szCs w:val="20"/>
          <w:rPrChange w:id="1689" w:author="Microsoft Office User" w:date="2023-09-11T13:17:00Z">
            <w:rPr/>
          </w:rPrChange>
        </w:rPr>
        <w:instrText>HYPERLINK "https://www.zotero.org/google-docs/?n2Avay" \h</w:instrText>
      </w:r>
      <w:r w:rsidRPr="00B26E5F">
        <w:rPr>
          <w:sz w:val="20"/>
          <w:szCs w:val="20"/>
          <w:rPrChange w:id="1690" w:author="Microsoft Office User" w:date="2023-09-11T13:17:00Z">
            <w:rPr>
              <w:sz w:val="20"/>
              <w:szCs w:val="20"/>
            </w:rPr>
          </w:rPrChange>
        </w:rPr>
      </w:r>
      <w:r w:rsidRPr="00B26E5F">
        <w:rPr>
          <w:sz w:val="20"/>
          <w:szCs w:val="20"/>
          <w:rPrChange w:id="1691" w:author="Microsoft Office User" w:date="2023-09-11T13:17:00Z">
            <w:rPr/>
          </w:rPrChange>
        </w:rPr>
        <w:fldChar w:fldCharType="separate"/>
      </w:r>
      <w:r w:rsidRPr="00B26E5F">
        <w:rPr>
          <w:sz w:val="20"/>
          <w:szCs w:val="20"/>
          <w:rPrChange w:id="1692" w:author="Microsoft Office User" w:date="2023-09-11T13:17:00Z">
            <w:rPr/>
          </w:rPrChange>
        </w:rPr>
        <w:t>45.</w:t>
      </w:r>
      <w:r w:rsidRPr="00B26E5F">
        <w:rPr>
          <w:sz w:val="20"/>
          <w:szCs w:val="20"/>
          <w:rPrChange w:id="1693" w:author="Microsoft Office User" w:date="2023-09-11T13:17:00Z">
            <w:rPr/>
          </w:rPrChange>
        </w:rPr>
        <w:tab/>
        <w:t xml:space="preserve">O’Brien, P. A. </w:t>
      </w:r>
      <w:r w:rsidRPr="00B26E5F">
        <w:rPr>
          <w:sz w:val="20"/>
          <w:szCs w:val="20"/>
          <w:rPrChange w:id="1694" w:author="Microsoft Office User" w:date="2023-09-11T13:17:00Z">
            <w:rPr/>
          </w:rPrChange>
        </w:rPr>
        <w:fldChar w:fldCharType="end"/>
      </w:r>
      <w:r w:rsidRPr="00B26E5F">
        <w:rPr>
          <w:sz w:val="20"/>
          <w:szCs w:val="20"/>
          <w:rPrChange w:id="1695" w:author="Microsoft Office User" w:date="2023-09-11T13:17:00Z">
            <w:rPr/>
          </w:rPrChange>
        </w:rPr>
        <w:fldChar w:fldCharType="begin"/>
      </w:r>
      <w:r w:rsidRPr="00B26E5F">
        <w:rPr>
          <w:sz w:val="20"/>
          <w:szCs w:val="20"/>
          <w:rPrChange w:id="1696" w:author="Microsoft Office User" w:date="2023-09-11T13:17:00Z">
            <w:rPr/>
          </w:rPrChange>
        </w:rPr>
        <w:instrText>HYPERLINK "https://www.zotero.org/google-docs/?n2Avay" \h</w:instrText>
      </w:r>
      <w:r w:rsidRPr="00B26E5F">
        <w:rPr>
          <w:sz w:val="20"/>
          <w:szCs w:val="20"/>
          <w:rPrChange w:id="1697" w:author="Microsoft Office User" w:date="2023-09-11T13:17:00Z">
            <w:rPr>
              <w:sz w:val="20"/>
              <w:szCs w:val="20"/>
            </w:rPr>
          </w:rPrChange>
        </w:rPr>
      </w:r>
      <w:r w:rsidRPr="00B26E5F">
        <w:rPr>
          <w:sz w:val="20"/>
          <w:szCs w:val="20"/>
          <w:rPrChange w:id="1698" w:author="Microsoft Office User" w:date="2023-09-11T13:17:00Z">
            <w:rPr>
              <w:i/>
            </w:rPr>
          </w:rPrChange>
        </w:rPr>
        <w:fldChar w:fldCharType="separate"/>
      </w:r>
      <w:r w:rsidRPr="00B26E5F">
        <w:rPr>
          <w:i/>
          <w:sz w:val="20"/>
          <w:szCs w:val="20"/>
          <w:rPrChange w:id="1699" w:author="Microsoft Office User" w:date="2023-09-11T13:17:00Z">
            <w:rPr>
              <w:i/>
            </w:rPr>
          </w:rPrChange>
        </w:rPr>
        <w:t>et al.</w:t>
      </w:r>
      <w:r w:rsidRPr="00B26E5F">
        <w:rPr>
          <w:i/>
          <w:sz w:val="20"/>
          <w:szCs w:val="20"/>
          <w:rPrChange w:id="1700" w:author="Microsoft Office User" w:date="2023-09-11T13:17:00Z">
            <w:rPr>
              <w:i/>
            </w:rPr>
          </w:rPrChange>
        </w:rPr>
        <w:fldChar w:fldCharType="end"/>
      </w:r>
      <w:r w:rsidRPr="00B26E5F">
        <w:rPr>
          <w:sz w:val="20"/>
          <w:szCs w:val="20"/>
          <w:rPrChange w:id="1701" w:author="Microsoft Office User" w:date="2023-09-11T13:17:00Z">
            <w:rPr/>
          </w:rPrChange>
        </w:rPr>
        <w:fldChar w:fldCharType="begin"/>
      </w:r>
      <w:r w:rsidRPr="00B26E5F">
        <w:rPr>
          <w:sz w:val="20"/>
          <w:szCs w:val="20"/>
          <w:rPrChange w:id="1702" w:author="Microsoft Office User" w:date="2023-09-11T13:17:00Z">
            <w:rPr/>
          </w:rPrChange>
        </w:rPr>
        <w:instrText>HYPERLINK "https://www.zotero.org/google-docs/?n2Avay" \h</w:instrText>
      </w:r>
      <w:r w:rsidRPr="00B26E5F">
        <w:rPr>
          <w:sz w:val="20"/>
          <w:szCs w:val="20"/>
          <w:rPrChange w:id="1703" w:author="Microsoft Office User" w:date="2023-09-11T13:17:00Z">
            <w:rPr>
              <w:sz w:val="20"/>
              <w:szCs w:val="20"/>
            </w:rPr>
          </w:rPrChange>
        </w:rPr>
      </w:r>
      <w:r w:rsidRPr="00B26E5F">
        <w:rPr>
          <w:sz w:val="20"/>
          <w:szCs w:val="20"/>
          <w:rPrChange w:id="1704" w:author="Microsoft Office User" w:date="2023-09-11T13:17:00Z">
            <w:rPr/>
          </w:rPrChange>
        </w:rPr>
        <w:fldChar w:fldCharType="separate"/>
      </w:r>
      <w:r w:rsidRPr="00B26E5F">
        <w:rPr>
          <w:sz w:val="20"/>
          <w:szCs w:val="20"/>
          <w:rPrChange w:id="1705" w:author="Microsoft Office User" w:date="2023-09-11T13:17:00Z">
            <w:rPr/>
          </w:rPrChange>
        </w:rPr>
        <w:t xml:space="preserve"> Diverse coral reef invertebrates exhibit patterns of phylosymbiosis. </w:t>
      </w:r>
      <w:r w:rsidRPr="00B26E5F">
        <w:rPr>
          <w:sz w:val="20"/>
          <w:szCs w:val="20"/>
          <w:rPrChange w:id="1706" w:author="Microsoft Office User" w:date="2023-09-11T13:17:00Z">
            <w:rPr/>
          </w:rPrChange>
        </w:rPr>
        <w:fldChar w:fldCharType="end"/>
      </w:r>
      <w:r w:rsidRPr="00B26E5F">
        <w:rPr>
          <w:sz w:val="20"/>
          <w:szCs w:val="20"/>
          <w:rPrChange w:id="1707" w:author="Microsoft Office User" w:date="2023-09-11T13:17:00Z">
            <w:rPr/>
          </w:rPrChange>
        </w:rPr>
        <w:fldChar w:fldCharType="begin"/>
      </w:r>
      <w:r w:rsidRPr="00B26E5F">
        <w:rPr>
          <w:sz w:val="20"/>
          <w:szCs w:val="20"/>
          <w:rPrChange w:id="1708" w:author="Microsoft Office User" w:date="2023-09-11T13:17:00Z">
            <w:rPr/>
          </w:rPrChange>
        </w:rPr>
        <w:instrText>HYPERLINK "https://www.zotero.org/google-docs/?n2Avay" \h</w:instrText>
      </w:r>
      <w:r w:rsidRPr="00B26E5F">
        <w:rPr>
          <w:sz w:val="20"/>
          <w:szCs w:val="20"/>
          <w:rPrChange w:id="1709" w:author="Microsoft Office User" w:date="2023-09-11T13:17:00Z">
            <w:rPr>
              <w:sz w:val="20"/>
              <w:szCs w:val="20"/>
            </w:rPr>
          </w:rPrChange>
        </w:rPr>
      </w:r>
      <w:r w:rsidRPr="00B26E5F">
        <w:rPr>
          <w:sz w:val="20"/>
          <w:szCs w:val="20"/>
          <w:rPrChange w:id="1710" w:author="Microsoft Office User" w:date="2023-09-11T13:17:00Z">
            <w:rPr>
              <w:i/>
            </w:rPr>
          </w:rPrChange>
        </w:rPr>
        <w:fldChar w:fldCharType="separate"/>
      </w:r>
      <w:r w:rsidRPr="00B26E5F">
        <w:rPr>
          <w:i/>
          <w:sz w:val="20"/>
          <w:szCs w:val="20"/>
          <w:rPrChange w:id="1711" w:author="Microsoft Office User" w:date="2023-09-11T13:17:00Z">
            <w:rPr>
              <w:i/>
            </w:rPr>
          </w:rPrChange>
        </w:rPr>
        <w:t xml:space="preserve">ISME J. </w:t>
      </w:r>
      <w:r w:rsidRPr="00B26E5F">
        <w:rPr>
          <w:i/>
          <w:sz w:val="20"/>
          <w:szCs w:val="20"/>
          <w:rPrChange w:id="1712" w:author="Microsoft Office User" w:date="2023-09-11T13:17:00Z">
            <w:rPr>
              <w:i/>
            </w:rPr>
          </w:rPrChange>
        </w:rPr>
        <w:fldChar w:fldCharType="end"/>
      </w:r>
      <w:r w:rsidRPr="00B26E5F">
        <w:rPr>
          <w:sz w:val="20"/>
          <w:szCs w:val="20"/>
          <w:rPrChange w:id="1713" w:author="Microsoft Office User" w:date="2023-09-11T13:17:00Z">
            <w:rPr/>
          </w:rPrChange>
        </w:rPr>
        <w:fldChar w:fldCharType="begin"/>
      </w:r>
      <w:r w:rsidRPr="00B26E5F">
        <w:rPr>
          <w:sz w:val="20"/>
          <w:szCs w:val="20"/>
          <w:rPrChange w:id="1714" w:author="Microsoft Office User" w:date="2023-09-11T13:17:00Z">
            <w:rPr/>
          </w:rPrChange>
        </w:rPr>
        <w:instrText>HYPERLINK "https://www.zotero.org/google-docs/?n2Avay" \h</w:instrText>
      </w:r>
      <w:r w:rsidRPr="00B26E5F">
        <w:rPr>
          <w:sz w:val="20"/>
          <w:szCs w:val="20"/>
          <w:rPrChange w:id="1715" w:author="Microsoft Office User" w:date="2023-09-11T13:17:00Z">
            <w:rPr>
              <w:sz w:val="20"/>
              <w:szCs w:val="20"/>
            </w:rPr>
          </w:rPrChange>
        </w:rPr>
      </w:r>
      <w:r w:rsidRPr="00B26E5F">
        <w:rPr>
          <w:sz w:val="20"/>
          <w:szCs w:val="20"/>
          <w:rPrChange w:id="1716" w:author="Microsoft Office User" w:date="2023-09-11T13:17:00Z">
            <w:rPr>
              <w:b/>
            </w:rPr>
          </w:rPrChange>
        </w:rPr>
        <w:fldChar w:fldCharType="separate"/>
      </w:r>
      <w:r w:rsidRPr="00B26E5F">
        <w:rPr>
          <w:b/>
          <w:sz w:val="20"/>
          <w:szCs w:val="20"/>
          <w:rPrChange w:id="1717" w:author="Microsoft Office User" w:date="2023-09-11T13:17:00Z">
            <w:rPr>
              <w:b/>
            </w:rPr>
          </w:rPrChange>
        </w:rPr>
        <w:t>14</w:t>
      </w:r>
      <w:r w:rsidRPr="00B26E5F">
        <w:rPr>
          <w:b/>
          <w:sz w:val="20"/>
          <w:szCs w:val="20"/>
          <w:rPrChange w:id="1718" w:author="Microsoft Office User" w:date="2023-09-11T13:17:00Z">
            <w:rPr>
              <w:b/>
            </w:rPr>
          </w:rPrChange>
        </w:rPr>
        <w:fldChar w:fldCharType="end"/>
      </w:r>
      <w:r w:rsidRPr="00B26E5F">
        <w:rPr>
          <w:sz w:val="20"/>
          <w:szCs w:val="20"/>
          <w:rPrChange w:id="1719" w:author="Microsoft Office User" w:date="2023-09-11T13:17:00Z">
            <w:rPr/>
          </w:rPrChange>
        </w:rPr>
        <w:fldChar w:fldCharType="begin"/>
      </w:r>
      <w:r w:rsidRPr="00B26E5F">
        <w:rPr>
          <w:sz w:val="20"/>
          <w:szCs w:val="20"/>
          <w:rPrChange w:id="1720" w:author="Microsoft Office User" w:date="2023-09-11T13:17:00Z">
            <w:rPr/>
          </w:rPrChange>
        </w:rPr>
        <w:instrText>HYPERLINK "https://www.zotero.org/google-docs/?n2Avay" \h</w:instrText>
      </w:r>
      <w:r w:rsidRPr="00B26E5F">
        <w:rPr>
          <w:sz w:val="20"/>
          <w:szCs w:val="20"/>
          <w:rPrChange w:id="1721" w:author="Microsoft Office User" w:date="2023-09-11T13:17:00Z">
            <w:rPr>
              <w:sz w:val="20"/>
              <w:szCs w:val="20"/>
            </w:rPr>
          </w:rPrChange>
        </w:rPr>
      </w:r>
      <w:r w:rsidRPr="00B26E5F">
        <w:rPr>
          <w:sz w:val="20"/>
          <w:szCs w:val="20"/>
          <w:rPrChange w:id="1722" w:author="Microsoft Office User" w:date="2023-09-11T13:17:00Z">
            <w:rPr/>
          </w:rPrChange>
        </w:rPr>
        <w:fldChar w:fldCharType="separate"/>
      </w:r>
      <w:r w:rsidRPr="00B26E5F">
        <w:rPr>
          <w:sz w:val="20"/>
          <w:szCs w:val="20"/>
          <w:rPrChange w:id="1723" w:author="Microsoft Office User" w:date="2023-09-11T13:17:00Z">
            <w:rPr/>
          </w:rPrChange>
        </w:rPr>
        <w:t>, 2211–2222 (2020).</w:t>
      </w:r>
      <w:r w:rsidRPr="00B26E5F">
        <w:rPr>
          <w:sz w:val="20"/>
          <w:szCs w:val="20"/>
          <w:rPrChange w:id="1724"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1725" w:author="Microsoft Office User" w:date="2023-09-11T13:17:00Z">
            <w:rPr/>
          </w:rPrChange>
        </w:rPr>
        <w:pPrChange w:id="1726" w:author="Microsoft Office User" w:date="2023-09-11T13:17:00Z">
          <w:pPr/>
        </w:pPrChange>
      </w:pPr>
    </w:p>
    <w:p w14:paraId="7CCD351F" w14:textId="77777777" w:rsidR="000C56B0" w:rsidRPr="00B26E5F" w:rsidRDefault="00367A15">
      <w:pPr>
        <w:snapToGrid w:val="0"/>
        <w:contextualSpacing/>
        <w:rPr>
          <w:sz w:val="20"/>
          <w:szCs w:val="20"/>
          <w:rPrChange w:id="1727" w:author="Microsoft Office User" w:date="2023-09-11T13:17:00Z">
            <w:rPr/>
          </w:rPrChange>
        </w:rPr>
        <w:pPrChange w:id="1728" w:author="Microsoft Office User" w:date="2023-09-11T13:17:00Z">
          <w:pPr/>
        </w:pPrChange>
      </w:pPr>
      <w:r w:rsidRPr="00B26E5F">
        <w:rPr>
          <w:sz w:val="20"/>
          <w:szCs w:val="20"/>
          <w:rPrChange w:id="1729" w:author="Microsoft Office User" w:date="2023-09-11T13:17:00Z">
            <w:rPr/>
          </w:rPrChange>
        </w:rPr>
        <w:fldChar w:fldCharType="begin"/>
      </w:r>
      <w:r w:rsidRPr="00B26E5F">
        <w:rPr>
          <w:sz w:val="20"/>
          <w:szCs w:val="20"/>
          <w:rPrChange w:id="1730" w:author="Microsoft Office User" w:date="2023-09-11T13:17:00Z">
            <w:rPr/>
          </w:rPrChange>
        </w:rPr>
        <w:instrText>HYPERLINK "https://www.zotero.org/google-docs/?n2Avay" \h</w:instrText>
      </w:r>
      <w:r w:rsidRPr="00B26E5F">
        <w:rPr>
          <w:sz w:val="20"/>
          <w:szCs w:val="20"/>
          <w:rPrChange w:id="1731" w:author="Microsoft Office User" w:date="2023-09-11T13:17:00Z">
            <w:rPr>
              <w:sz w:val="20"/>
              <w:szCs w:val="20"/>
            </w:rPr>
          </w:rPrChange>
        </w:rPr>
      </w:r>
      <w:r w:rsidRPr="00B26E5F">
        <w:rPr>
          <w:sz w:val="20"/>
          <w:szCs w:val="20"/>
          <w:rPrChange w:id="1732" w:author="Microsoft Office User" w:date="2023-09-11T13:17:00Z">
            <w:rPr/>
          </w:rPrChange>
        </w:rPr>
        <w:fldChar w:fldCharType="separate"/>
      </w:r>
      <w:r w:rsidRPr="00B26E5F">
        <w:rPr>
          <w:sz w:val="20"/>
          <w:szCs w:val="20"/>
          <w:rPrChange w:id="1733" w:author="Microsoft Office User" w:date="2023-09-11T13:17:00Z">
            <w:rPr/>
          </w:rPrChange>
        </w:rPr>
        <w:t>46.</w:t>
      </w:r>
      <w:r w:rsidRPr="00B26E5F">
        <w:rPr>
          <w:sz w:val="20"/>
          <w:szCs w:val="20"/>
          <w:rPrChange w:id="1734" w:author="Microsoft Office User" w:date="2023-09-11T13:17:00Z">
            <w:rPr/>
          </w:rPrChange>
        </w:rPr>
        <w:tab/>
        <w:t xml:space="preserve">Delsuc, F. </w:t>
      </w:r>
      <w:r w:rsidRPr="00B26E5F">
        <w:rPr>
          <w:sz w:val="20"/>
          <w:szCs w:val="20"/>
          <w:rPrChange w:id="1735" w:author="Microsoft Office User" w:date="2023-09-11T13:17:00Z">
            <w:rPr/>
          </w:rPrChange>
        </w:rPr>
        <w:fldChar w:fldCharType="end"/>
      </w:r>
      <w:r w:rsidRPr="00B26E5F">
        <w:rPr>
          <w:sz w:val="20"/>
          <w:szCs w:val="20"/>
          <w:rPrChange w:id="1736" w:author="Microsoft Office User" w:date="2023-09-11T13:17:00Z">
            <w:rPr/>
          </w:rPrChange>
        </w:rPr>
        <w:fldChar w:fldCharType="begin"/>
      </w:r>
      <w:r w:rsidRPr="00B26E5F">
        <w:rPr>
          <w:sz w:val="20"/>
          <w:szCs w:val="20"/>
          <w:rPrChange w:id="1737" w:author="Microsoft Office User" w:date="2023-09-11T13:17:00Z">
            <w:rPr/>
          </w:rPrChange>
        </w:rPr>
        <w:instrText>HYPERLINK "https://www.zotero.org/google-docs/?n2Avay" \h</w:instrText>
      </w:r>
      <w:r w:rsidRPr="00B26E5F">
        <w:rPr>
          <w:sz w:val="20"/>
          <w:szCs w:val="20"/>
          <w:rPrChange w:id="1738" w:author="Microsoft Office User" w:date="2023-09-11T13:17:00Z">
            <w:rPr>
              <w:sz w:val="20"/>
              <w:szCs w:val="20"/>
            </w:rPr>
          </w:rPrChange>
        </w:rPr>
      </w:r>
      <w:r w:rsidRPr="00B26E5F">
        <w:rPr>
          <w:sz w:val="20"/>
          <w:szCs w:val="20"/>
          <w:rPrChange w:id="1739" w:author="Microsoft Office User" w:date="2023-09-11T13:17:00Z">
            <w:rPr>
              <w:i/>
            </w:rPr>
          </w:rPrChange>
        </w:rPr>
        <w:fldChar w:fldCharType="separate"/>
      </w:r>
      <w:r w:rsidRPr="00B26E5F">
        <w:rPr>
          <w:i/>
          <w:sz w:val="20"/>
          <w:szCs w:val="20"/>
          <w:rPrChange w:id="1740" w:author="Microsoft Office User" w:date="2023-09-11T13:17:00Z">
            <w:rPr>
              <w:i/>
            </w:rPr>
          </w:rPrChange>
        </w:rPr>
        <w:t>et al.</w:t>
      </w:r>
      <w:r w:rsidRPr="00B26E5F">
        <w:rPr>
          <w:i/>
          <w:sz w:val="20"/>
          <w:szCs w:val="20"/>
          <w:rPrChange w:id="1741" w:author="Microsoft Office User" w:date="2023-09-11T13:17:00Z">
            <w:rPr>
              <w:i/>
            </w:rPr>
          </w:rPrChange>
        </w:rPr>
        <w:fldChar w:fldCharType="end"/>
      </w:r>
      <w:r w:rsidRPr="00B26E5F">
        <w:rPr>
          <w:sz w:val="20"/>
          <w:szCs w:val="20"/>
          <w:rPrChange w:id="1742" w:author="Microsoft Office User" w:date="2023-09-11T13:17:00Z">
            <w:rPr/>
          </w:rPrChange>
        </w:rPr>
        <w:fldChar w:fldCharType="begin"/>
      </w:r>
      <w:r w:rsidRPr="00B26E5F">
        <w:rPr>
          <w:sz w:val="20"/>
          <w:szCs w:val="20"/>
          <w:rPrChange w:id="1743" w:author="Microsoft Office User" w:date="2023-09-11T13:17:00Z">
            <w:rPr/>
          </w:rPrChange>
        </w:rPr>
        <w:instrText>HYPERLINK "https://www.zotero.org/google-docs/?n2Avay" \h</w:instrText>
      </w:r>
      <w:r w:rsidRPr="00B26E5F">
        <w:rPr>
          <w:sz w:val="20"/>
          <w:szCs w:val="20"/>
          <w:rPrChange w:id="1744" w:author="Microsoft Office User" w:date="2023-09-11T13:17:00Z">
            <w:rPr>
              <w:sz w:val="20"/>
              <w:szCs w:val="20"/>
            </w:rPr>
          </w:rPrChange>
        </w:rPr>
      </w:r>
      <w:r w:rsidRPr="00B26E5F">
        <w:rPr>
          <w:sz w:val="20"/>
          <w:szCs w:val="20"/>
          <w:rPrChange w:id="1745" w:author="Microsoft Office User" w:date="2023-09-11T13:17:00Z">
            <w:rPr/>
          </w:rPrChange>
        </w:rPr>
        <w:fldChar w:fldCharType="separate"/>
      </w:r>
      <w:r w:rsidRPr="00B26E5F">
        <w:rPr>
          <w:sz w:val="20"/>
          <w:szCs w:val="20"/>
          <w:rPrChange w:id="1746" w:author="Microsoft Office User" w:date="2023-09-11T13:17:00Z">
            <w:rPr/>
          </w:rPrChange>
        </w:rPr>
        <w:t xml:space="preserve"> Convergence of gut microbiomes in myrmecophagous mammals. </w:t>
      </w:r>
      <w:r w:rsidRPr="00B26E5F">
        <w:rPr>
          <w:sz w:val="20"/>
          <w:szCs w:val="20"/>
          <w:rPrChange w:id="1747" w:author="Microsoft Office User" w:date="2023-09-11T13:17:00Z">
            <w:rPr/>
          </w:rPrChange>
        </w:rPr>
        <w:fldChar w:fldCharType="end"/>
      </w:r>
      <w:r w:rsidRPr="00B26E5F">
        <w:rPr>
          <w:sz w:val="20"/>
          <w:szCs w:val="20"/>
          <w:rPrChange w:id="1748" w:author="Microsoft Office User" w:date="2023-09-11T13:17:00Z">
            <w:rPr/>
          </w:rPrChange>
        </w:rPr>
        <w:fldChar w:fldCharType="begin"/>
      </w:r>
      <w:r w:rsidRPr="00B26E5F">
        <w:rPr>
          <w:sz w:val="20"/>
          <w:szCs w:val="20"/>
          <w:rPrChange w:id="1749" w:author="Microsoft Office User" w:date="2023-09-11T13:17:00Z">
            <w:rPr/>
          </w:rPrChange>
        </w:rPr>
        <w:instrText>HYPERLINK "https://www.zotero.org/google-docs/?n2Avay" \h</w:instrText>
      </w:r>
      <w:r w:rsidRPr="00B26E5F">
        <w:rPr>
          <w:sz w:val="20"/>
          <w:szCs w:val="20"/>
          <w:rPrChange w:id="1750" w:author="Microsoft Office User" w:date="2023-09-11T13:17:00Z">
            <w:rPr>
              <w:sz w:val="20"/>
              <w:szCs w:val="20"/>
            </w:rPr>
          </w:rPrChange>
        </w:rPr>
      </w:r>
      <w:r w:rsidRPr="00B26E5F">
        <w:rPr>
          <w:sz w:val="20"/>
          <w:szCs w:val="20"/>
          <w:rPrChange w:id="1751" w:author="Microsoft Office User" w:date="2023-09-11T13:17:00Z">
            <w:rPr>
              <w:i/>
            </w:rPr>
          </w:rPrChange>
        </w:rPr>
        <w:fldChar w:fldCharType="separate"/>
      </w:r>
      <w:r w:rsidRPr="00B26E5F">
        <w:rPr>
          <w:i/>
          <w:sz w:val="20"/>
          <w:szCs w:val="20"/>
          <w:rPrChange w:id="1752" w:author="Microsoft Office User" w:date="2023-09-11T13:17:00Z">
            <w:rPr>
              <w:i/>
            </w:rPr>
          </w:rPrChange>
        </w:rPr>
        <w:t xml:space="preserve">Mol. Ecol. </w:t>
      </w:r>
      <w:r w:rsidRPr="00B26E5F">
        <w:rPr>
          <w:i/>
          <w:sz w:val="20"/>
          <w:szCs w:val="20"/>
          <w:rPrChange w:id="1753" w:author="Microsoft Office User" w:date="2023-09-11T13:17:00Z">
            <w:rPr>
              <w:i/>
            </w:rPr>
          </w:rPrChange>
        </w:rPr>
        <w:fldChar w:fldCharType="end"/>
      </w:r>
      <w:r w:rsidRPr="00B26E5F">
        <w:rPr>
          <w:sz w:val="20"/>
          <w:szCs w:val="20"/>
          <w:rPrChange w:id="1754" w:author="Microsoft Office User" w:date="2023-09-11T13:17:00Z">
            <w:rPr/>
          </w:rPrChange>
        </w:rPr>
        <w:fldChar w:fldCharType="begin"/>
      </w:r>
      <w:r w:rsidRPr="00B26E5F">
        <w:rPr>
          <w:sz w:val="20"/>
          <w:szCs w:val="20"/>
          <w:rPrChange w:id="1755" w:author="Microsoft Office User" w:date="2023-09-11T13:17:00Z">
            <w:rPr/>
          </w:rPrChange>
        </w:rPr>
        <w:instrText>HYPERLINK "https://www.zotero.org/google-docs/?n2Avay" \h</w:instrText>
      </w:r>
      <w:r w:rsidRPr="00B26E5F">
        <w:rPr>
          <w:sz w:val="20"/>
          <w:szCs w:val="20"/>
          <w:rPrChange w:id="1756" w:author="Microsoft Office User" w:date="2023-09-11T13:17:00Z">
            <w:rPr>
              <w:sz w:val="20"/>
              <w:szCs w:val="20"/>
            </w:rPr>
          </w:rPrChange>
        </w:rPr>
      </w:r>
      <w:r w:rsidRPr="00B26E5F">
        <w:rPr>
          <w:sz w:val="20"/>
          <w:szCs w:val="20"/>
          <w:rPrChange w:id="1757" w:author="Microsoft Office User" w:date="2023-09-11T13:17:00Z">
            <w:rPr>
              <w:b/>
            </w:rPr>
          </w:rPrChange>
        </w:rPr>
        <w:fldChar w:fldCharType="separate"/>
      </w:r>
      <w:r w:rsidRPr="00B26E5F">
        <w:rPr>
          <w:b/>
          <w:sz w:val="20"/>
          <w:szCs w:val="20"/>
          <w:rPrChange w:id="1758" w:author="Microsoft Office User" w:date="2023-09-11T13:17:00Z">
            <w:rPr>
              <w:b/>
            </w:rPr>
          </w:rPrChange>
        </w:rPr>
        <w:t>23</w:t>
      </w:r>
      <w:r w:rsidRPr="00B26E5F">
        <w:rPr>
          <w:b/>
          <w:sz w:val="20"/>
          <w:szCs w:val="20"/>
          <w:rPrChange w:id="1759" w:author="Microsoft Office User" w:date="2023-09-11T13:17:00Z">
            <w:rPr>
              <w:b/>
            </w:rPr>
          </w:rPrChange>
        </w:rPr>
        <w:fldChar w:fldCharType="end"/>
      </w:r>
      <w:r w:rsidRPr="00B26E5F">
        <w:rPr>
          <w:sz w:val="20"/>
          <w:szCs w:val="20"/>
          <w:rPrChange w:id="1760" w:author="Microsoft Office User" w:date="2023-09-11T13:17:00Z">
            <w:rPr/>
          </w:rPrChange>
        </w:rPr>
        <w:fldChar w:fldCharType="begin"/>
      </w:r>
      <w:r w:rsidRPr="00B26E5F">
        <w:rPr>
          <w:sz w:val="20"/>
          <w:szCs w:val="20"/>
          <w:rPrChange w:id="1761" w:author="Microsoft Office User" w:date="2023-09-11T13:17:00Z">
            <w:rPr/>
          </w:rPrChange>
        </w:rPr>
        <w:instrText>HYPERLINK "https://www.zotero.org/google-docs/?n2Avay" \h</w:instrText>
      </w:r>
      <w:r w:rsidRPr="00B26E5F">
        <w:rPr>
          <w:sz w:val="20"/>
          <w:szCs w:val="20"/>
          <w:rPrChange w:id="1762" w:author="Microsoft Office User" w:date="2023-09-11T13:17:00Z">
            <w:rPr>
              <w:sz w:val="20"/>
              <w:szCs w:val="20"/>
            </w:rPr>
          </w:rPrChange>
        </w:rPr>
      </w:r>
      <w:r w:rsidRPr="00B26E5F">
        <w:rPr>
          <w:sz w:val="20"/>
          <w:szCs w:val="20"/>
          <w:rPrChange w:id="1763" w:author="Microsoft Office User" w:date="2023-09-11T13:17:00Z">
            <w:rPr/>
          </w:rPrChange>
        </w:rPr>
        <w:fldChar w:fldCharType="separate"/>
      </w:r>
      <w:r w:rsidRPr="00B26E5F">
        <w:rPr>
          <w:sz w:val="20"/>
          <w:szCs w:val="20"/>
          <w:rPrChange w:id="1764" w:author="Microsoft Office User" w:date="2023-09-11T13:17:00Z">
            <w:rPr/>
          </w:rPrChange>
        </w:rPr>
        <w:t>, 1301–1317 (2014).</w:t>
      </w:r>
      <w:r w:rsidRPr="00B26E5F">
        <w:rPr>
          <w:sz w:val="20"/>
          <w:szCs w:val="20"/>
          <w:rPrChange w:id="1765"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1766" w:author="Microsoft Office User" w:date="2023-09-11T13:17:00Z">
            <w:rPr/>
          </w:rPrChange>
        </w:rPr>
        <w:pPrChange w:id="1767" w:author="Microsoft Office User" w:date="2023-09-11T13:17:00Z">
          <w:pPr/>
        </w:pPrChange>
      </w:pPr>
    </w:p>
    <w:p w14:paraId="677BDE12" w14:textId="77777777" w:rsidR="000C56B0" w:rsidRPr="00B26E5F" w:rsidRDefault="00367A15">
      <w:pPr>
        <w:snapToGrid w:val="0"/>
        <w:contextualSpacing/>
        <w:rPr>
          <w:sz w:val="20"/>
          <w:szCs w:val="20"/>
          <w:rPrChange w:id="1768" w:author="Microsoft Office User" w:date="2023-09-11T13:17:00Z">
            <w:rPr/>
          </w:rPrChange>
        </w:rPr>
        <w:pPrChange w:id="1769" w:author="Microsoft Office User" w:date="2023-09-11T13:17:00Z">
          <w:pPr/>
        </w:pPrChange>
      </w:pPr>
      <w:r w:rsidRPr="00B26E5F">
        <w:rPr>
          <w:sz w:val="20"/>
          <w:szCs w:val="20"/>
          <w:rPrChange w:id="1770" w:author="Microsoft Office User" w:date="2023-09-11T13:17:00Z">
            <w:rPr/>
          </w:rPrChange>
        </w:rPr>
        <w:fldChar w:fldCharType="begin"/>
      </w:r>
      <w:r w:rsidRPr="00B26E5F">
        <w:rPr>
          <w:sz w:val="20"/>
          <w:szCs w:val="20"/>
          <w:rPrChange w:id="1771" w:author="Microsoft Office User" w:date="2023-09-11T13:17:00Z">
            <w:rPr/>
          </w:rPrChange>
        </w:rPr>
        <w:instrText>HYPERLINK "https://www.zotero.org/google-docs/?n2Avay" \h</w:instrText>
      </w:r>
      <w:r w:rsidRPr="00B26E5F">
        <w:rPr>
          <w:sz w:val="20"/>
          <w:szCs w:val="20"/>
          <w:rPrChange w:id="1772" w:author="Microsoft Office User" w:date="2023-09-11T13:17:00Z">
            <w:rPr>
              <w:sz w:val="20"/>
              <w:szCs w:val="20"/>
            </w:rPr>
          </w:rPrChange>
        </w:rPr>
      </w:r>
      <w:r w:rsidRPr="00B26E5F">
        <w:rPr>
          <w:sz w:val="20"/>
          <w:szCs w:val="20"/>
          <w:rPrChange w:id="1773" w:author="Microsoft Office User" w:date="2023-09-11T13:17:00Z">
            <w:rPr/>
          </w:rPrChange>
        </w:rPr>
        <w:fldChar w:fldCharType="separate"/>
      </w:r>
      <w:r w:rsidRPr="00B26E5F">
        <w:rPr>
          <w:sz w:val="20"/>
          <w:szCs w:val="20"/>
          <w:rPrChange w:id="1774" w:author="Microsoft Office User" w:date="2023-09-11T13:17:00Z">
            <w:rPr/>
          </w:rPrChange>
        </w:rPr>
        <w:t>47.</w:t>
      </w:r>
      <w:r w:rsidRPr="00B26E5F">
        <w:rPr>
          <w:sz w:val="20"/>
          <w:szCs w:val="20"/>
          <w:rPrChange w:id="1775" w:author="Microsoft Office User" w:date="2023-09-11T13:17:00Z">
            <w:rPr/>
          </w:rPrChange>
        </w:rPr>
        <w:tab/>
        <w:t xml:space="preserve">Song, S. J. </w:t>
      </w:r>
      <w:r w:rsidRPr="00B26E5F">
        <w:rPr>
          <w:sz w:val="20"/>
          <w:szCs w:val="20"/>
          <w:rPrChange w:id="1776" w:author="Microsoft Office User" w:date="2023-09-11T13:17:00Z">
            <w:rPr/>
          </w:rPrChange>
        </w:rPr>
        <w:fldChar w:fldCharType="end"/>
      </w:r>
      <w:r w:rsidRPr="00B26E5F">
        <w:rPr>
          <w:sz w:val="20"/>
          <w:szCs w:val="20"/>
          <w:rPrChange w:id="1777" w:author="Microsoft Office User" w:date="2023-09-11T13:17:00Z">
            <w:rPr/>
          </w:rPrChange>
        </w:rPr>
        <w:fldChar w:fldCharType="begin"/>
      </w:r>
      <w:r w:rsidRPr="00B26E5F">
        <w:rPr>
          <w:sz w:val="20"/>
          <w:szCs w:val="20"/>
          <w:rPrChange w:id="1778" w:author="Microsoft Office User" w:date="2023-09-11T13:17:00Z">
            <w:rPr/>
          </w:rPrChange>
        </w:rPr>
        <w:instrText>HYPERLINK "https://www.zotero.org/google-docs/?n2Avay" \h</w:instrText>
      </w:r>
      <w:r w:rsidRPr="00B26E5F">
        <w:rPr>
          <w:sz w:val="20"/>
          <w:szCs w:val="20"/>
          <w:rPrChange w:id="1779" w:author="Microsoft Office User" w:date="2023-09-11T13:17:00Z">
            <w:rPr>
              <w:sz w:val="20"/>
              <w:szCs w:val="20"/>
            </w:rPr>
          </w:rPrChange>
        </w:rPr>
      </w:r>
      <w:r w:rsidRPr="00B26E5F">
        <w:rPr>
          <w:sz w:val="20"/>
          <w:szCs w:val="20"/>
          <w:rPrChange w:id="1780" w:author="Microsoft Office User" w:date="2023-09-11T13:17:00Z">
            <w:rPr>
              <w:i/>
            </w:rPr>
          </w:rPrChange>
        </w:rPr>
        <w:fldChar w:fldCharType="separate"/>
      </w:r>
      <w:r w:rsidRPr="00B26E5F">
        <w:rPr>
          <w:i/>
          <w:sz w:val="20"/>
          <w:szCs w:val="20"/>
          <w:rPrChange w:id="1781" w:author="Microsoft Office User" w:date="2023-09-11T13:17:00Z">
            <w:rPr>
              <w:i/>
            </w:rPr>
          </w:rPrChange>
        </w:rPr>
        <w:t>et al.</w:t>
      </w:r>
      <w:r w:rsidRPr="00B26E5F">
        <w:rPr>
          <w:i/>
          <w:sz w:val="20"/>
          <w:szCs w:val="20"/>
          <w:rPrChange w:id="1782" w:author="Microsoft Office User" w:date="2023-09-11T13:17:00Z">
            <w:rPr>
              <w:i/>
            </w:rPr>
          </w:rPrChange>
        </w:rPr>
        <w:fldChar w:fldCharType="end"/>
      </w:r>
      <w:r w:rsidRPr="00B26E5F">
        <w:rPr>
          <w:sz w:val="20"/>
          <w:szCs w:val="20"/>
          <w:rPrChange w:id="1783" w:author="Microsoft Office User" w:date="2023-09-11T13:17:00Z">
            <w:rPr/>
          </w:rPrChange>
        </w:rPr>
        <w:fldChar w:fldCharType="begin"/>
      </w:r>
      <w:r w:rsidRPr="00B26E5F">
        <w:rPr>
          <w:sz w:val="20"/>
          <w:szCs w:val="20"/>
          <w:rPrChange w:id="1784" w:author="Microsoft Office User" w:date="2023-09-11T13:17:00Z">
            <w:rPr/>
          </w:rPrChange>
        </w:rPr>
        <w:instrText>HYPERLINK "https://www.zotero.org/google-docs/?n2Avay" \h</w:instrText>
      </w:r>
      <w:r w:rsidRPr="00B26E5F">
        <w:rPr>
          <w:sz w:val="20"/>
          <w:szCs w:val="20"/>
          <w:rPrChange w:id="1785" w:author="Microsoft Office User" w:date="2023-09-11T13:17:00Z">
            <w:rPr>
              <w:sz w:val="20"/>
              <w:szCs w:val="20"/>
            </w:rPr>
          </w:rPrChange>
        </w:rPr>
      </w:r>
      <w:r w:rsidRPr="00B26E5F">
        <w:rPr>
          <w:sz w:val="20"/>
          <w:szCs w:val="20"/>
          <w:rPrChange w:id="1786" w:author="Microsoft Office User" w:date="2023-09-11T13:17:00Z">
            <w:rPr/>
          </w:rPrChange>
        </w:rPr>
        <w:fldChar w:fldCharType="separate"/>
      </w:r>
      <w:r w:rsidRPr="00B26E5F">
        <w:rPr>
          <w:sz w:val="20"/>
          <w:szCs w:val="20"/>
          <w:rPrChange w:id="1787" w:author="Microsoft Office User" w:date="2023-09-11T13:17:00Z">
            <w:rPr/>
          </w:rPrChange>
        </w:rPr>
        <w:t xml:space="preserve"> Is there convergence of gut microbes in blood-feeding vertebrates? </w:t>
      </w:r>
      <w:r w:rsidRPr="00B26E5F">
        <w:rPr>
          <w:sz w:val="20"/>
          <w:szCs w:val="20"/>
          <w:rPrChange w:id="1788" w:author="Microsoft Office User" w:date="2023-09-11T13:17:00Z">
            <w:rPr/>
          </w:rPrChange>
        </w:rPr>
        <w:fldChar w:fldCharType="end"/>
      </w:r>
      <w:r w:rsidRPr="00B26E5F">
        <w:rPr>
          <w:sz w:val="20"/>
          <w:szCs w:val="20"/>
          <w:rPrChange w:id="1789" w:author="Microsoft Office User" w:date="2023-09-11T13:17:00Z">
            <w:rPr/>
          </w:rPrChange>
        </w:rPr>
        <w:fldChar w:fldCharType="begin"/>
      </w:r>
      <w:r w:rsidRPr="00B26E5F">
        <w:rPr>
          <w:sz w:val="20"/>
          <w:szCs w:val="20"/>
          <w:rPrChange w:id="1790" w:author="Microsoft Office User" w:date="2023-09-11T13:17:00Z">
            <w:rPr/>
          </w:rPrChange>
        </w:rPr>
        <w:instrText>HYPERLINK "https://www.zotero.org/google-docs/?n2Avay" \h</w:instrText>
      </w:r>
      <w:r w:rsidRPr="00B26E5F">
        <w:rPr>
          <w:sz w:val="20"/>
          <w:szCs w:val="20"/>
          <w:rPrChange w:id="1791" w:author="Microsoft Office User" w:date="2023-09-11T13:17:00Z">
            <w:rPr>
              <w:sz w:val="20"/>
              <w:szCs w:val="20"/>
            </w:rPr>
          </w:rPrChange>
        </w:rPr>
      </w:r>
      <w:r w:rsidRPr="00B26E5F">
        <w:rPr>
          <w:sz w:val="20"/>
          <w:szCs w:val="20"/>
          <w:rPrChange w:id="1792" w:author="Microsoft Office User" w:date="2023-09-11T13:17:00Z">
            <w:rPr>
              <w:i/>
            </w:rPr>
          </w:rPrChange>
        </w:rPr>
        <w:fldChar w:fldCharType="separate"/>
      </w:r>
      <w:r w:rsidRPr="00B26E5F">
        <w:rPr>
          <w:i/>
          <w:sz w:val="20"/>
          <w:szCs w:val="20"/>
          <w:rPrChange w:id="1793" w:author="Microsoft Office User" w:date="2023-09-11T13:17:00Z">
            <w:rPr>
              <w:i/>
            </w:rPr>
          </w:rPrChange>
        </w:rPr>
        <w:t xml:space="preserve">Philos. Trans. R. Soc. B Biol. Sci. </w:t>
      </w:r>
      <w:r w:rsidRPr="00B26E5F">
        <w:rPr>
          <w:i/>
          <w:sz w:val="20"/>
          <w:szCs w:val="20"/>
          <w:rPrChange w:id="1794" w:author="Microsoft Office User" w:date="2023-09-11T13:17:00Z">
            <w:rPr>
              <w:i/>
            </w:rPr>
          </w:rPrChange>
        </w:rPr>
        <w:fldChar w:fldCharType="end"/>
      </w:r>
      <w:r w:rsidRPr="00B26E5F">
        <w:rPr>
          <w:sz w:val="20"/>
          <w:szCs w:val="20"/>
          <w:rPrChange w:id="1795" w:author="Microsoft Office User" w:date="2023-09-11T13:17:00Z">
            <w:rPr/>
          </w:rPrChange>
        </w:rPr>
        <w:fldChar w:fldCharType="begin"/>
      </w:r>
      <w:r w:rsidRPr="00B26E5F">
        <w:rPr>
          <w:sz w:val="20"/>
          <w:szCs w:val="20"/>
          <w:rPrChange w:id="1796" w:author="Microsoft Office User" w:date="2023-09-11T13:17:00Z">
            <w:rPr/>
          </w:rPrChange>
        </w:rPr>
        <w:instrText>HYPERLINK "https://www.zotero.org/google-docs/?n2Avay" \h</w:instrText>
      </w:r>
      <w:r w:rsidRPr="00B26E5F">
        <w:rPr>
          <w:sz w:val="20"/>
          <w:szCs w:val="20"/>
          <w:rPrChange w:id="1797" w:author="Microsoft Office User" w:date="2023-09-11T13:17:00Z">
            <w:rPr>
              <w:sz w:val="20"/>
              <w:szCs w:val="20"/>
            </w:rPr>
          </w:rPrChange>
        </w:rPr>
      </w:r>
      <w:r w:rsidRPr="00B26E5F">
        <w:rPr>
          <w:sz w:val="20"/>
          <w:szCs w:val="20"/>
          <w:rPrChange w:id="1798" w:author="Microsoft Office User" w:date="2023-09-11T13:17:00Z">
            <w:rPr>
              <w:b/>
            </w:rPr>
          </w:rPrChange>
        </w:rPr>
        <w:fldChar w:fldCharType="separate"/>
      </w:r>
      <w:r w:rsidRPr="00B26E5F">
        <w:rPr>
          <w:b/>
          <w:sz w:val="20"/>
          <w:szCs w:val="20"/>
          <w:rPrChange w:id="1799" w:author="Microsoft Office User" w:date="2023-09-11T13:17:00Z">
            <w:rPr>
              <w:b/>
            </w:rPr>
          </w:rPrChange>
        </w:rPr>
        <w:t>374</w:t>
      </w:r>
      <w:r w:rsidRPr="00B26E5F">
        <w:rPr>
          <w:b/>
          <w:sz w:val="20"/>
          <w:szCs w:val="20"/>
          <w:rPrChange w:id="1800" w:author="Microsoft Office User" w:date="2023-09-11T13:17:00Z">
            <w:rPr>
              <w:b/>
            </w:rPr>
          </w:rPrChange>
        </w:rPr>
        <w:fldChar w:fldCharType="end"/>
      </w:r>
      <w:r w:rsidRPr="00B26E5F">
        <w:rPr>
          <w:sz w:val="20"/>
          <w:szCs w:val="20"/>
          <w:rPrChange w:id="1801" w:author="Microsoft Office User" w:date="2023-09-11T13:17:00Z">
            <w:rPr/>
          </w:rPrChange>
        </w:rPr>
        <w:fldChar w:fldCharType="begin"/>
      </w:r>
      <w:r w:rsidRPr="00B26E5F">
        <w:rPr>
          <w:sz w:val="20"/>
          <w:szCs w:val="20"/>
          <w:rPrChange w:id="1802" w:author="Microsoft Office User" w:date="2023-09-11T13:17:00Z">
            <w:rPr/>
          </w:rPrChange>
        </w:rPr>
        <w:instrText>HYPERLINK "https://www.zotero.org/google-docs/?n2Avay" \h</w:instrText>
      </w:r>
      <w:r w:rsidRPr="00B26E5F">
        <w:rPr>
          <w:sz w:val="20"/>
          <w:szCs w:val="20"/>
          <w:rPrChange w:id="1803" w:author="Microsoft Office User" w:date="2023-09-11T13:17:00Z">
            <w:rPr>
              <w:sz w:val="20"/>
              <w:szCs w:val="20"/>
            </w:rPr>
          </w:rPrChange>
        </w:rPr>
      </w:r>
      <w:r w:rsidRPr="00B26E5F">
        <w:rPr>
          <w:sz w:val="20"/>
          <w:szCs w:val="20"/>
          <w:rPrChange w:id="1804" w:author="Microsoft Office User" w:date="2023-09-11T13:17:00Z">
            <w:rPr/>
          </w:rPrChange>
        </w:rPr>
        <w:fldChar w:fldCharType="separate"/>
      </w:r>
      <w:r w:rsidRPr="00B26E5F">
        <w:rPr>
          <w:sz w:val="20"/>
          <w:szCs w:val="20"/>
          <w:rPrChange w:id="1805" w:author="Microsoft Office User" w:date="2023-09-11T13:17:00Z">
            <w:rPr/>
          </w:rPrChange>
        </w:rPr>
        <w:t>, 20180249 (2019).</w:t>
      </w:r>
      <w:r w:rsidRPr="00B26E5F">
        <w:rPr>
          <w:sz w:val="20"/>
          <w:szCs w:val="20"/>
          <w:rPrChange w:id="1806"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1807" w:author="Microsoft Office User" w:date="2023-09-11T13:17:00Z">
            <w:rPr/>
          </w:rPrChange>
        </w:rPr>
        <w:pPrChange w:id="1808" w:author="Microsoft Office User" w:date="2023-09-11T13:17:00Z">
          <w:pPr/>
        </w:pPrChange>
      </w:pPr>
    </w:p>
    <w:p w14:paraId="16034377" w14:textId="77777777" w:rsidR="000C56B0" w:rsidRPr="00B26E5F" w:rsidRDefault="00367A15">
      <w:pPr>
        <w:snapToGrid w:val="0"/>
        <w:contextualSpacing/>
        <w:rPr>
          <w:sz w:val="20"/>
          <w:szCs w:val="20"/>
          <w:rPrChange w:id="1809" w:author="Microsoft Office User" w:date="2023-09-11T13:17:00Z">
            <w:rPr/>
          </w:rPrChange>
        </w:rPr>
        <w:pPrChange w:id="1810" w:author="Microsoft Office User" w:date="2023-09-11T13:17:00Z">
          <w:pPr/>
        </w:pPrChange>
      </w:pPr>
      <w:r w:rsidRPr="00B26E5F">
        <w:rPr>
          <w:sz w:val="20"/>
          <w:szCs w:val="20"/>
          <w:rPrChange w:id="1811" w:author="Microsoft Office User" w:date="2023-09-11T13:17:00Z">
            <w:rPr/>
          </w:rPrChange>
        </w:rPr>
        <w:fldChar w:fldCharType="begin"/>
      </w:r>
      <w:r w:rsidRPr="00B26E5F">
        <w:rPr>
          <w:sz w:val="20"/>
          <w:szCs w:val="20"/>
          <w:rPrChange w:id="1812" w:author="Microsoft Office User" w:date="2023-09-11T13:17:00Z">
            <w:rPr/>
          </w:rPrChange>
        </w:rPr>
        <w:instrText>HYPERLINK "https://www.zotero.org/google-docs/?n2Avay" \h</w:instrText>
      </w:r>
      <w:r w:rsidRPr="00B26E5F">
        <w:rPr>
          <w:sz w:val="20"/>
          <w:szCs w:val="20"/>
          <w:rPrChange w:id="1813" w:author="Microsoft Office User" w:date="2023-09-11T13:17:00Z">
            <w:rPr>
              <w:sz w:val="20"/>
              <w:szCs w:val="20"/>
            </w:rPr>
          </w:rPrChange>
        </w:rPr>
      </w:r>
      <w:r w:rsidRPr="00B26E5F">
        <w:rPr>
          <w:sz w:val="20"/>
          <w:szCs w:val="20"/>
          <w:rPrChange w:id="1814" w:author="Microsoft Office User" w:date="2023-09-11T13:17:00Z">
            <w:rPr/>
          </w:rPrChange>
        </w:rPr>
        <w:fldChar w:fldCharType="separate"/>
      </w:r>
      <w:r w:rsidRPr="00B26E5F">
        <w:rPr>
          <w:sz w:val="20"/>
          <w:szCs w:val="20"/>
          <w:rPrChange w:id="1815" w:author="Microsoft Office User" w:date="2023-09-11T13:17:00Z">
            <w:rPr/>
          </w:rPrChange>
        </w:rPr>
        <w:t>48.</w:t>
      </w:r>
      <w:r w:rsidRPr="00B26E5F">
        <w:rPr>
          <w:sz w:val="20"/>
          <w:szCs w:val="20"/>
          <w:rPrChange w:id="1816" w:author="Microsoft Office User" w:date="2023-09-11T13:17:00Z">
            <w:rPr/>
          </w:rPrChange>
        </w:rPr>
        <w:tab/>
        <w:t xml:space="preserve">Song, S. J. </w:t>
      </w:r>
      <w:r w:rsidRPr="00B26E5F">
        <w:rPr>
          <w:sz w:val="20"/>
          <w:szCs w:val="20"/>
          <w:rPrChange w:id="1817" w:author="Microsoft Office User" w:date="2023-09-11T13:17:00Z">
            <w:rPr/>
          </w:rPrChange>
        </w:rPr>
        <w:fldChar w:fldCharType="end"/>
      </w:r>
      <w:r w:rsidRPr="00B26E5F">
        <w:rPr>
          <w:sz w:val="20"/>
          <w:szCs w:val="20"/>
          <w:rPrChange w:id="1818" w:author="Microsoft Office User" w:date="2023-09-11T13:17:00Z">
            <w:rPr/>
          </w:rPrChange>
        </w:rPr>
        <w:fldChar w:fldCharType="begin"/>
      </w:r>
      <w:r w:rsidRPr="00B26E5F">
        <w:rPr>
          <w:sz w:val="20"/>
          <w:szCs w:val="20"/>
          <w:rPrChange w:id="1819" w:author="Microsoft Office User" w:date="2023-09-11T13:17:00Z">
            <w:rPr/>
          </w:rPrChange>
        </w:rPr>
        <w:instrText>HYPERLINK "https://www.zotero.org/google-docs/?n2Avay" \h</w:instrText>
      </w:r>
      <w:r w:rsidRPr="00B26E5F">
        <w:rPr>
          <w:sz w:val="20"/>
          <w:szCs w:val="20"/>
          <w:rPrChange w:id="1820" w:author="Microsoft Office User" w:date="2023-09-11T13:17:00Z">
            <w:rPr>
              <w:sz w:val="20"/>
              <w:szCs w:val="20"/>
            </w:rPr>
          </w:rPrChange>
        </w:rPr>
      </w:r>
      <w:r w:rsidRPr="00B26E5F">
        <w:rPr>
          <w:sz w:val="20"/>
          <w:szCs w:val="20"/>
          <w:rPrChange w:id="1821" w:author="Microsoft Office User" w:date="2023-09-11T13:17:00Z">
            <w:rPr>
              <w:i/>
            </w:rPr>
          </w:rPrChange>
        </w:rPr>
        <w:fldChar w:fldCharType="separate"/>
      </w:r>
      <w:r w:rsidRPr="00B26E5F">
        <w:rPr>
          <w:i/>
          <w:sz w:val="20"/>
          <w:szCs w:val="20"/>
          <w:rPrChange w:id="1822" w:author="Microsoft Office User" w:date="2023-09-11T13:17:00Z">
            <w:rPr>
              <w:i/>
            </w:rPr>
          </w:rPrChange>
        </w:rPr>
        <w:t>et al.</w:t>
      </w:r>
      <w:r w:rsidRPr="00B26E5F">
        <w:rPr>
          <w:i/>
          <w:sz w:val="20"/>
          <w:szCs w:val="20"/>
          <w:rPrChange w:id="1823" w:author="Microsoft Office User" w:date="2023-09-11T13:17:00Z">
            <w:rPr>
              <w:i/>
            </w:rPr>
          </w:rPrChange>
        </w:rPr>
        <w:fldChar w:fldCharType="end"/>
      </w:r>
      <w:r w:rsidRPr="00B26E5F">
        <w:rPr>
          <w:sz w:val="20"/>
          <w:szCs w:val="20"/>
          <w:rPrChange w:id="1824" w:author="Microsoft Office User" w:date="2023-09-11T13:17:00Z">
            <w:rPr/>
          </w:rPrChange>
        </w:rPr>
        <w:fldChar w:fldCharType="begin"/>
      </w:r>
      <w:r w:rsidRPr="00B26E5F">
        <w:rPr>
          <w:sz w:val="20"/>
          <w:szCs w:val="20"/>
          <w:rPrChange w:id="1825" w:author="Microsoft Office User" w:date="2023-09-11T13:17:00Z">
            <w:rPr/>
          </w:rPrChange>
        </w:rPr>
        <w:instrText>HYPERLINK "https://www.zotero.org/google-docs/?n2Avay" \h</w:instrText>
      </w:r>
      <w:r w:rsidRPr="00B26E5F">
        <w:rPr>
          <w:sz w:val="20"/>
          <w:szCs w:val="20"/>
          <w:rPrChange w:id="1826" w:author="Microsoft Office User" w:date="2023-09-11T13:17:00Z">
            <w:rPr>
              <w:sz w:val="20"/>
              <w:szCs w:val="20"/>
            </w:rPr>
          </w:rPrChange>
        </w:rPr>
      </w:r>
      <w:r w:rsidRPr="00B26E5F">
        <w:rPr>
          <w:sz w:val="20"/>
          <w:szCs w:val="20"/>
          <w:rPrChange w:id="1827" w:author="Microsoft Office User" w:date="2023-09-11T13:17:00Z">
            <w:rPr/>
          </w:rPrChange>
        </w:rPr>
        <w:fldChar w:fldCharType="separate"/>
      </w:r>
      <w:r w:rsidRPr="00B26E5F">
        <w:rPr>
          <w:sz w:val="20"/>
          <w:szCs w:val="20"/>
          <w:rPrChange w:id="1828" w:author="Microsoft Office User" w:date="2023-09-11T13:17:00Z">
            <w:rPr/>
          </w:rPrChange>
        </w:rPr>
        <w:t xml:space="preserve"> Comparative Analyses of Vertebrate Gut Microbiomes Reveal Convergence between Birds and Bats. </w:t>
      </w:r>
      <w:r w:rsidRPr="00B26E5F">
        <w:rPr>
          <w:sz w:val="20"/>
          <w:szCs w:val="20"/>
          <w:rPrChange w:id="1829" w:author="Microsoft Office User" w:date="2023-09-11T13:17:00Z">
            <w:rPr/>
          </w:rPrChange>
        </w:rPr>
        <w:fldChar w:fldCharType="end"/>
      </w:r>
      <w:r w:rsidRPr="00B26E5F">
        <w:rPr>
          <w:sz w:val="20"/>
          <w:szCs w:val="20"/>
          <w:rPrChange w:id="1830" w:author="Microsoft Office User" w:date="2023-09-11T13:17:00Z">
            <w:rPr/>
          </w:rPrChange>
        </w:rPr>
        <w:fldChar w:fldCharType="begin"/>
      </w:r>
      <w:r w:rsidRPr="00B26E5F">
        <w:rPr>
          <w:sz w:val="20"/>
          <w:szCs w:val="20"/>
          <w:rPrChange w:id="1831" w:author="Microsoft Office User" w:date="2023-09-11T13:17:00Z">
            <w:rPr/>
          </w:rPrChange>
        </w:rPr>
        <w:instrText>HYPERLINK "https://www.zotero.org/google-docs/?n2Avay" \h</w:instrText>
      </w:r>
      <w:r w:rsidRPr="00B26E5F">
        <w:rPr>
          <w:sz w:val="20"/>
          <w:szCs w:val="20"/>
          <w:rPrChange w:id="1832" w:author="Microsoft Office User" w:date="2023-09-11T13:17:00Z">
            <w:rPr>
              <w:sz w:val="20"/>
              <w:szCs w:val="20"/>
            </w:rPr>
          </w:rPrChange>
        </w:rPr>
      </w:r>
      <w:r w:rsidRPr="00B26E5F">
        <w:rPr>
          <w:sz w:val="20"/>
          <w:szCs w:val="20"/>
          <w:rPrChange w:id="1833" w:author="Microsoft Office User" w:date="2023-09-11T13:17:00Z">
            <w:rPr>
              <w:i/>
            </w:rPr>
          </w:rPrChange>
        </w:rPr>
        <w:fldChar w:fldCharType="separate"/>
      </w:r>
      <w:r w:rsidRPr="00B26E5F">
        <w:rPr>
          <w:i/>
          <w:sz w:val="20"/>
          <w:szCs w:val="20"/>
          <w:rPrChange w:id="1834" w:author="Microsoft Office User" w:date="2023-09-11T13:17:00Z">
            <w:rPr>
              <w:i/>
            </w:rPr>
          </w:rPrChange>
        </w:rPr>
        <w:t xml:space="preserve">mBio </w:t>
      </w:r>
      <w:r w:rsidRPr="00B26E5F">
        <w:rPr>
          <w:i/>
          <w:sz w:val="20"/>
          <w:szCs w:val="20"/>
          <w:rPrChange w:id="1835" w:author="Microsoft Office User" w:date="2023-09-11T13:17:00Z">
            <w:rPr>
              <w:i/>
            </w:rPr>
          </w:rPrChange>
        </w:rPr>
        <w:fldChar w:fldCharType="end"/>
      </w:r>
      <w:r w:rsidRPr="00B26E5F">
        <w:rPr>
          <w:sz w:val="20"/>
          <w:szCs w:val="20"/>
          <w:rPrChange w:id="1836" w:author="Microsoft Office User" w:date="2023-09-11T13:17:00Z">
            <w:rPr/>
          </w:rPrChange>
        </w:rPr>
        <w:fldChar w:fldCharType="begin"/>
      </w:r>
      <w:r w:rsidRPr="00B26E5F">
        <w:rPr>
          <w:sz w:val="20"/>
          <w:szCs w:val="20"/>
          <w:rPrChange w:id="1837" w:author="Microsoft Office User" w:date="2023-09-11T13:17:00Z">
            <w:rPr/>
          </w:rPrChange>
        </w:rPr>
        <w:instrText>HYPERLINK "https://www.zotero.org/google-docs/?n2Avay" \h</w:instrText>
      </w:r>
      <w:r w:rsidRPr="00B26E5F">
        <w:rPr>
          <w:sz w:val="20"/>
          <w:szCs w:val="20"/>
          <w:rPrChange w:id="1838" w:author="Microsoft Office User" w:date="2023-09-11T13:17:00Z">
            <w:rPr>
              <w:sz w:val="20"/>
              <w:szCs w:val="20"/>
            </w:rPr>
          </w:rPrChange>
        </w:rPr>
      </w:r>
      <w:r w:rsidRPr="00B26E5F">
        <w:rPr>
          <w:sz w:val="20"/>
          <w:szCs w:val="20"/>
          <w:rPrChange w:id="1839" w:author="Microsoft Office User" w:date="2023-09-11T13:17:00Z">
            <w:rPr>
              <w:b/>
            </w:rPr>
          </w:rPrChange>
        </w:rPr>
        <w:fldChar w:fldCharType="separate"/>
      </w:r>
      <w:r w:rsidRPr="00B26E5F">
        <w:rPr>
          <w:b/>
          <w:sz w:val="20"/>
          <w:szCs w:val="20"/>
          <w:rPrChange w:id="1840" w:author="Microsoft Office User" w:date="2023-09-11T13:17:00Z">
            <w:rPr>
              <w:b/>
            </w:rPr>
          </w:rPrChange>
        </w:rPr>
        <w:t>11</w:t>
      </w:r>
      <w:r w:rsidRPr="00B26E5F">
        <w:rPr>
          <w:b/>
          <w:sz w:val="20"/>
          <w:szCs w:val="20"/>
          <w:rPrChange w:id="1841" w:author="Microsoft Office User" w:date="2023-09-11T13:17:00Z">
            <w:rPr>
              <w:b/>
            </w:rPr>
          </w:rPrChange>
        </w:rPr>
        <w:fldChar w:fldCharType="end"/>
      </w:r>
      <w:r w:rsidRPr="00B26E5F">
        <w:rPr>
          <w:sz w:val="20"/>
          <w:szCs w:val="20"/>
          <w:rPrChange w:id="1842" w:author="Microsoft Office User" w:date="2023-09-11T13:17:00Z">
            <w:rPr/>
          </w:rPrChange>
        </w:rPr>
        <w:fldChar w:fldCharType="begin"/>
      </w:r>
      <w:r w:rsidRPr="00B26E5F">
        <w:rPr>
          <w:sz w:val="20"/>
          <w:szCs w:val="20"/>
          <w:rPrChange w:id="1843" w:author="Microsoft Office User" w:date="2023-09-11T13:17:00Z">
            <w:rPr/>
          </w:rPrChange>
        </w:rPr>
        <w:instrText>HYPERLINK "https://www.zotero.org/google-docs/?n2Avay" \h</w:instrText>
      </w:r>
      <w:r w:rsidRPr="00B26E5F">
        <w:rPr>
          <w:sz w:val="20"/>
          <w:szCs w:val="20"/>
          <w:rPrChange w:id="1844" w:author="Microsoft Office User" w:date="2023-09-11T13:17:00Z">
            <w:rPr>
              <w:sz w:val="20"/>
              <w:szCs w:val="20"/>
            </w:rPr>
          </w:rPrChange>
        </w:rPr>
      </w:r>
      <w:r w:rsidRPr="00B26E5F">
        <w:rPr>
          <w:sz w:val="20"/>
          <w:szCs w:val="20"/>
          <w:rPrChange w:id="1845" w:author="Microsoft Office User" w:date="2023-09-11T13:17:00Z">
            <w:rPr/>
          </w:rPrChange>
        </w:rPr>
        <w:fldChar w:fldCharType="separate"/>
      </w:r>
      <w:r w:rsidRPr="00B26E5F">
        <w:rPr>
          <w:sz w:val="20"/>
          <w:szCs w:val="20"/>
          <w:rPrChange w:id="1846" w:author="Microsoft Office User" w:date="2023-09-11T13:17:00Z">
            <w:rPr/>
          </w:rPrChange>
        </w:rPr>
        <w:t>, e02901-19 (2020).</w:t>
      </w:r>
      <w:r w:rsidRPr="00B26E5F">
        <w:rPr>
          <w:sz w:val="20"/>
          <w:szCs w:val="20"/>
          <w:rPrChange w:id="1847"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1848" w:author="Microsoft Office User" w:date="2023-09-11T13:17:00Z">
            <w:rPr/>
          </w:rPrChange>
        </w:rPr>
        <w:pPrChange w:id="1849" w:author="Microsoft Office User" w:date="2023-09-11T13:17:00Z">
          <w:pPr/>
        </w:pPrChange>
      </w:pPr>
    </w:p>
    <w:p w14:paraId="163FE76D" w14:textId="77777777" w:rsidR="000C56B0" w:rsidRPr="00B26E5F" w:rsidRDefault="00367A15">
      <w:pPr>
        <w:snapToGrid w:val="0"/>
        <w:contextualSpacing/>
        <w:rPr>
          <w:sz w:val="20"/>
          <w:szCs w:val="20"/>
          <w:rPrChange w:id="1850" w:author="Microsoft Office User" w:date="2023-09-11T13:17:00Z">
            <w:rPr/>
          </w:rPrChange>
        </w:rPr>
        <w:pPrChange w:id="1851" w:author="Microsoft Office User" w:date="2023-09-11T13:17:00Z">
          <w:pPr/>
        </w:pPrChange>
      </w:pPr>
      <w:r w:rsidRPr="00B26E5F">
        <w:rPr>
          <w:sz w:val="20"/>
          <w:szCs w:val="20"/>
          <w:rPrChange w:id="1852" w:author="Microsoft Office User" w:date="2023-09-11T13:17:00Z">
            <w:rPr/>
          </w:rPrChange>
        </w:rPr>
        <w:fldChar w:fldCharType="begin"/>
      </w:r>
      <w:r w:rsidRPr="00B26E5F">
        <w:rPr>
          <w:sz w:val="20"/>
          <w:szCs w:val="20"/>
          <w:rPrChange w:id="1853" w:author="Microsoft Office User" w:date="2023-09-11T13:17:00Z">
            <w:rPr/>
          </w:rPrChange>
        </w:rPr>
        <w:instrText>HYPERLINK "https://www.zotero.org/google-docs/?n2Avay" \h</w:instrText>
      </w:r>
      <w:r w:rsidRPr="00B26E5F">
        <w:rPr>
          <w:sz w:val="20"/>
          <w:szCs w:val="20"/>
          <w:rPrChange w:id="1854" w:author="Microsoft Office User" w:date="2023-09-11T13:17:00Z">
            <w:rPr>
              <w:sz w:val="20"/>
              <w:szCs w:val="20"/>
            </w:rPr>
          </w:rPrChange>
        </w:rPr>
      </w:r>
      <w:r w:rsidRPr="00B26E5F">
        <w:rPr>
          <w:sz w:val="20"/>
          <w:szCs w:val="20"/>
          <w:rPrChange w:id="1855" w:author="Microsoft Office User" w:date="2023-09-11T13:17:00Z">
            <w:rPr/>
          </w:rPrChange>
        </w:rPr>
        <w:fldChar w:fldCharType="separate"/>
      </w:r>
      <w:r w:rsidRPr="00B26E5F">
        <w:rPr>
          <w:sz w:val="20"/>
          <w:szCs w:val="20"/>
          <w:rPrChange w:id="1856" w:author="Microsoft Office User" w:date="2023-09-11T13:17:00Z">
            <w:rPr/>
          </w:rPrChange>
        </w:rPr>
        <w:t>49.</w:t>
      </w:r>
      <w:r w:rsidRPr="00B26E5F">
        <w:rPr>
          <w:sz w:val="20"/>
          <w:szCs w:val="20"/>
          <w:rPrChange w:id="1857" w:author="Microsoft Office User" w:date="2023-09-11T13:17:00Z">
            <w:rPr/>
          </w:rPrChange>
        </w:rPr>
        <w:tab/>
        <w:t xml:space="preserve">Palmer, C. V. </w:t>
      </w:r>
      <w:r w:rsidRPr="00B26E5F">
        <w:rPr>
          <w:sz w:val="20"/>
          <w:szCs w:val="20"/>
          <w:rPrChange w:id="1858" w:author="Microsoft Office User" w:date="2023-09-11T13:17:00Z">
            <w:rPr/>
          </w:rPrChange>
        </w:rPr>
        <w:fldChar w:fldCharType="end"/>
      </w:r>
      <w:r w:rsidRPr="00B26E5F">
        <w:rPr>
          <w:sz w:val="20"/>
          <w:szCs w:val="20"/>
          <w:rPrChange w:id="1859" w:author="Microsoft Office User" w:date="2023-09-11T13:17:00Z">
            <w:rPr/>
          </w:rPrChange>
        </w:rPr>
        <w:fldChar w:fldCharType="begin"/>
      </w:r>
      <w:r w:rsidRPr="00B26E5F">
        <w:rPr>
          <w:sz w:val="20"/>
          <w:szCs w:val="20"/>
          <w:rPrChange w:id="1860" w:author="Microsoft Office User" w:date="2023-09-11T13:17:00Z">
            <w:rPr/>
          </w:rPrChange>
        </w:rPr>
        <w:instrText>HYPERLINK "https://www.zotero.org/google-docs/?n2Avay" \h</w:instrText>
      </w:r>
      <w:r w:rsidRPr="00B26E5F">
        <w:rPr>
          <w:sz w:val="20"/>
          <w:szCs w:val="20"/>
          <w:rPrChange w:id="1861" w:author="Microsoft Office User" w:date="2023-09-11T13:17:00Z">
            <w:rPr>
              <w:sz w:val="20"/>
              <w:szCs w:val="20"/>
            </w:rPr>
          </w:rPrChange>
        </w:rPr>
      </w:r>
      <w:r w:rsidRPr="00B26E5F">
        <w:rPr>
          <w:sz w:val="20"/>
          <w:szCs w:val="20"/>
          <w:rPrChange w:id="1862" w:author="Microsoft Office User" w:date="2023-09-11T13:17:00Z">
            <w:rPr>
              <w:i/>
            </w:rPr>
          </w:rPrChange>
        </w:rPr>
        <w:fldChar w:fldCharType="separate"/>
      </w:r>
      <w:r w:rsidRPr="00B26E5F">
        <w:rPr>
          <w:i/>
          <w:sz w:val="20"/>
          <w:szCs w:val="20"/>
          <w:rPrChange w:id="1863" w:author="Microsoft Office User" w:date="2023-09-11T13:17:00Z">
            <w:rPr>
              <w:i/>
            </w:rPr>
          </w:rPrChange>
        </w:rPr>
        <w:t>et al.</w:t>
      </w:r>
      <w:r w:rsidRPr="00B26E5F">
        <w:rPr>
          <w:i/>
          <w:sz w:val="20"/>
          <w:szCs w:val="20"/>
          <w:rPrChange w:id="1864" w:author="Microsoft Office User" w:date="2023-09-11T13:17:00Z">
            <w:rPr>
              <w:i/>
            </w:rPr>
          </w:rPrChange>
        </w:rPr>
        <w:fldChar w:fldCharType="end"/>
      </w:r>
      <w:r w:rsidRPr="00B26E5F">
        <w:rPr>
          <w:sz w:val="20"/>
          <w:szCs w:val="20"/>
          <w:rPrChange w:id="1865" w:author="Microsoft Office User" w:date="2023-09-11T13:17:00Z">
            <w:rPr/>
          </w:rPrChange>
        </w:rPr>
        <w:fldChar w:fldCharType="begin"/>
      </w:r>
      <w:r w:rsidRPr="00B26E5F">
        <w:rPr>
          <w:sz w:val="20"/>
          <w:szCs w:val="20"/>
          <w:rPrChange w:id="1866" w:author="Microsoft Office User" w:date="2023-09-11T13:17:00Z">
            <w:rPr/>
          </w:rPrChange>
        </w:rPr>
        <w:instrText>HYPERLINK "https://www.zotero.org/google-docs/?n2Avay" \h</w:instrText>
      </w:r>
      <w:r w:rsidRPr="00B26E5F">
        <w:rPr>
          <w:sz w:val="20"/>
          <w:szCs w:val="20"/>
          <w:rPrChange w:id="1867" w:author="Microsoft Office User" w:date="2023-09-11T13:17:00Z">
            <w:rPr>
              <w:sz w:val="20"/>
              <w:szCs w:val="20"/>
            </w:rPr>
          </w:rPrChange>
        </w:rPr>
      </w:r>
      <w:r w:rsidRPr="00B26E5F">
        <w:rPr>
          <w:sz w:val="20"/>
          <w:szCs w:val="20"/>
          <w:rPrChange w:id="1868" w:author="Microsoft Office User" w:date="2023-09-11T13:17:00Z">
            <w:rPr/>
          </w:rPrChange>
        </w:rPr>
        <w:fldChar w:fldCharType="separate"/>
      </w:r>
      <w:r w:rsidRPr="00B26E5F">
        <w:rPr>
          <w:sz w:val="20"/>
          <w:szCs w:val="20"/>
          <w:rPrChange w:id="1869"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1870" w:author="Microsoft Office User" w:date="2023-09-11T13:17:00Z">
            <w:rPr/>
          </w:rPrChange>
        </w:rPr>
        <w:fldChar w:fldCharType="end"/>
      </w:r>
      <w:r w:rsidRPr="00B26E5F">
        <w:rPr>
          <w:sz w:val="20"/>
          <w:szCs w:val="20"/>
          <w:rPrChange w:id="1871" w:author="Microsoft Office User" w:date="2023-09-11T13:17:00Z">
            <w:rPr/>
          </w:rPrChange>
        </w:rPr>
        <w:fldChar w:fldCharType="begin"/>
      </w:r>
      <w:r w:rsidRPr="00B26E5F">
        <w:rPr>
          <w:sz w:val="20"/>
          <w:szCs w:val="20"/>
          <w:rPrChange w:id="1872" w:author="Microsoft Office User" w:date="2023-09-11T13:17:00Z">
            <w:rPr/>
          </w:rPrChange>
        </w:rPr>
        <w:instrText>HYPERLINK "https://www.zotero.org/google-docs/?n2Avay" \h</w:instrText>
      </w:r>
      <w:r w:rsidRPr="00B26E5F">
        <w:rPr>
          <w:sz w:val="20"/>
          <w:szCs w:val="20"/>
          <w:rPrChange w:id="1873" w:author="Microsoft Office User" w:date="2023-09-11T13:17:00Z">
            <w:rPr>
              <w:sz w:val="20"/>
              <w:szCs w:val="20"/>
            </w:rPr>
          </w:rPrChange>
        </w:rPr>
      </w:r>
      <w:r w:rsidRPr="00B26E5F">
        <w:rPr>
          <w:sz w:val="20"/>
          <w:szCs w:val="20"/>
          <w:rPrChange w:id="1874" w:author="Microsoft Office User" w:date="2023-09-11T13:17:00Z">
            <w:rPr>
              <w:i/>
            </w:rPr>
          </w:rPrChange>
        </w:rPr>
        <w:fldChar w:fldCharType="separate"/>
      </w:r>
      <w:r w:rsidRPr="00B26E5F">
        <w:rPr>
          <w:i/>
          <w:sz w:val="20"/>
          <w:szCs w:val="20"/>
          <w:rPrChange w:id="1875" w:author="Microsoft Office User" w:date="2023-09-11T13:17:00Z">
            <w:rPr>
              <w:i/>
            </w:rPr>
          </w:rPrChange>
        </w:rPr>
        <w:t xml:space="preserve">J. Exp. Biol. </w:t>
      </w:r>
      <w:r w:rsidRPr="00B26E5F">
        <w:rPr>
          <w:i/>
          <w:sz w:val="20"/>
          <w:szCs w:val="20"/>
          <w:rPrChange w:id="1876" w:author="Microsoft Office User" w:date="2023-09-11T13:17:00Z">
            <w:rPr>
              <w:i/>
            </w:rPr>
          </w:rPrChange>
        </w:rPr>
        <w:fldChar w:fldCharType="end"/>
      </w:r>
      <w:r w:rsidRPr="00B26E5F">
        <w:rPr>
          <w:sz w:val="20"/>
          <w:szCs w:val="20"/>
          <w:rPrChange w:id="1877" w:author="Microsoft Office User" w:date="2023-09-11T13:17:00Z">
            <w:rPr/>
          </w:rPrChange>
        </w:rPr>
        <w:fldChar w:fldCharType="begin"/>
      </w:r>
      <w:r w:rsidRPr="00B26E5F">
        <w:rPr>
          <w:sz w:val="20"/>
          <w:szCs w:val="20"/>
          <w:rPrChange w:id="1878" w:author="Microsoft Office User" w:date="2023-09-11T13:17:00Z">
            <w:rPr/>
          </w:rPrChange>
        </w:rPr>
        <w:instrText>HYPERLINK "https://www.zotero.org/google-docs/?n2Avay" \h</w:instrText>
      </w:r>
      <w:r w:rsidRPr="00B26E5F">
        <w:rPr>
          <w:sz w:val="20"/>
          <w:szCs w:val="20"/>
          <w:rPrChange w:id="1879" w:author="Microsoft Office User" w:date="2023-09-11T13:17:00Z">
            <w:rPr>
              <w:sz w:val="20"/>
              <w:szCs w:val="20"/>
            </w:rPr>
          </w:rPrChange>
        </w:rPr>
      </w:r>
      <w:r w:rsidRPr="00B26E5F">
        <w:rPr>
          <w:sz w:val="20"/>
          <w:szCs w:val="20"/>
          <w:rPrChange w:id="1880" w:author="Microsoft Office User" w:date="2023-09-11T13:17:00Z">
            <w:rPr>
              <w:b/>
            </w:rPr>
          </w:rPrChange>
        </w:rPr>
        <w:fldChar w:fldCharType="separate"/>
      </w:r>
      <w:r w:rsidRPr="00B26E5F">
        <w:rPr>
          <w:b/>
          <w:sz w:val="20"/>
          <w:szCs w:val="20"/>
          <w:rPrChange w:id="1881" w:author="Microsoft Office User" w:date="2023-09-11T13:17:00Z">
            <w:rPr>
              <w:b/>
            </w:rPr>
          </w:rPrChange>
        </w:rPr>
        <w:t>214</w:t>
      </w:r>
      <w:r w:rsidRPr="00B26E5F">
        <w:rPr>
          <w:b/>
          <w:sz w:val="20"/>
          <w:szCs w:val="20"/>
          <w:rPrChange w:id="1882" w:author="Microsoft Office User" w:date="2023-09-11T13:17:00Z">
            <w:rPr>
              <w:b/>
            </w:rPr>
          </w:rPrChange>
        </w:rPr>
        <w:fldChar w:fldCharType="end"/>
      </w:r>
      <w:r w:rsidRPr="00B26E5F">
        <w:rPr>
          <w:sz w:val="20"/>
          <w:szCs w:val="20"/>
          <w:rPrChange w:id="1883" w:author="Microsoft Office User" w:date="2023-09-11T13:17:00Z">
            <w:rPr/>
          </w:rPrChange>
        </w:rPr>
        <w:fldChar w:fldCharType="begin"/>
      </w:r>
      <w:r w:rsidRPr="00B26E5F">
        <w:rPr>
          <w:sz w:val="20"/>
          <w:szCs w:val="20"/>
          <w:rPrChange w:id="1884" w:author="Microsoft Office User" w:date="2023-09-11T13:17:00Z">
            <w:rPr/>
          </w:rPrChange>
        </w:rPr>
        <w:instrText>HYPERLINK "https://www.zotero.org/google-docs/?n2Avay" \h</w:instrText>
      </w:r>
      <w:r w:rsidRPr="00B26E5F">
        <w:rPr>
          <w:sz w:val="20"/>
          <w:szCs w:val="20"/>
          <w:rPrChange w:id="1885" w:author="Microsoft Office User" w:date="2023-09-11T13:17:00Z">
            <w:rPr>
              <w:sz w:val="20"/>
              <w:szCs w:val="20"/>
            </w:rPr>
          </w:rPrChange>
        </w:rPr>
      </w:r>
      <w:r w:rsidRPr="00B26E5F">
        <w:rPr>
          <w:sz w:val="20"/>
          <w:szCs w:val="20"/>
          <w:rPrChange w:id="1886" w:author="Microsoft Office User" w:date="2023-09-11T13:17:00Z">
            <w:rPr/>
          </w:rPrChange>
        </w:rPr>
        <w:fldChar w:fldCharType="separate"/>
      </w:r>
      <w:r w:rsidRPr="00B26E5F">
        <w:rPr>
          <w:sz w:val="20"/>
          <w:szCs w:val="20"/>
          <w:rPrChange w:id="1887" w:author="Microsoft Office User" w:date="2023-09-11T13:17:00Z">
            <w:rPr/>
          </w:rPrChange>
        </w:rPr>
        <w:t>, 4240–4249 (2011).</w:t>
      </w:r>
      <w:r w:rsidRPr="00B26E5F">
        <w:rPr>
          <w:sz w:val="20"/>
          <w:szCs w:val="20"/>
          <w:rPrChange w:id="1888"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1889" w:author="Microsoft Office User" w:date="2023-09-11T13:17:00Z">
            <w:rPr/>
          </w:rPrChange>
        </w:rPr>
        <w:pPrChange w:id="1890" w:author="Microsoft Office User" w:date="2023-09-11T13:17:00Z">
          <w:pPr/>
        </w:pPrChange>
      </w:pPr>
    </w:p>
    <w:p w14:paraId="2C9E071B" w14:textId="77777777" w:rsidR="000C56B0" w:rsidRPr="00B26E5F" w:rsidRDefault="00367A15">
      <w:pPr>
        <w:snapToGrid w:val="0"/>
        <w:contextualSpacing/>
        <w:rPr>
          <w:sz w:val="20"/>
          <w:szCs w:val="20"/>
          <w:rPrChange w:id="1891" w:author="Microsoft Office User" w:date="2023-09-11T13:17:00Z">
            <w:rPr/>
          </w:rPrChange>
        </w:rPr>
        <w:pPrChange w:id="1892" w:author="Microsoft Office User" w:date="2023-09-11T13:17:00Z">
          <w:pPr/>
        </w:pPrChange>
      </w:pPr>
      <w:r w:rsidRPr="00B26E5F">
        <w:rPr>
          <w:sz w:val="20"/>
          <w:szCs w:val="20"/>
          <w:rPrChange w:id="1893" w:author="Microsoft Office User" w:date="2023-09-11T13:17:00Z">
            <w:rPr/>
          </w:rPrChange>
        </w:rPr>
        <w:fldChar w:fldCharType="begin"/>
      </w:r>
      <w:r w:rsidRPr="00B26E5F">
        <w:rPr>
          <w:sz w:val="20"/>
          <w:szCs w:val="20"/>
          <w:rPrChange w:id="1894" w:author="Microsoft Office User" w:date="2023-09-11T13:17:00Z">
            <w:rPr/>
          </w:rPrChange>
        </w:rPr>
        <w:instrText>HYPERLINK "https://www.zotero.org/google-docs/?n2Avay" \h</w:instrText>
      </w:r>
      <w:r w:rsidRPr="00B26E5F">
        <w:rPr>
          <w:sz w:val="20"/>
          <w:szCs w:val="20"/>
          <w:rPrChange w:id="1895" w:author="Microsoft Office User" w:date="2023-09-11T13:17:00Z">
            <w:rPr>
              <w:sz w:val="20"/>
              <w:szCs w:val="20"/>
            </w:rPr>
          </w:rPrChange>
        </w:rPr>
      </w:r>
      <w:r w:rsidRPr="00B26E5F">
        <w:rPr>
          <w:sz w:val="20"/>
          <w:szCs w:val="20"/>
          <w:rPrChange w:id="1896" w:author="Microsoft Office User" w:date="2023-09-11T13:17:00Z">
            <w:rPr/>
          </w:rPrChange>
        </w:rPr>
        <w:fldChar w:fldCharType="separate"/>
      </w:r>
      <w:r w:rsidRPr="00B26E5F">
        <w:rPr>
          <w:sz w:val="20"/>
          <w:szCs w:val="20"/>
          <w:rPrChange w:id="1897" w:author="Microsoft Office User" w:date="2023-09-11T13:17:00Z">
            <w:rPr/>
          </w:rPrChange>
        </w:rPr>
        <w:t>50.</w:t>
      </w:r>
      <w:r w:rsidRPr="00B26E5F">
        <w:rPr>
          <w:sz w:val="20"/>
          <w:szCs w:val="20"/>
          <w:rPrChange w:id="1898" w:author="Microsoft Office User" w:date="2023-09-11T13:17:00Z">
            <w:rPr/>
          </w:rPrChange>
        </w:rPr>
        <w:tab/>
        <w:t xml:space="preserve">Palmer, C., Bythell, J. &amp; Willis, B. Enzyme activity demonstrates multiple pathways of innate immunity in Indo-Pacific anthozoans. </w:t>
      </w:r>
      <w:r w:rsidRPr="00B26E5F">
        <w:rPr>
          <w:sz w:val="20"/>
          <w:szCs w:val="20"/>
          <w:rPrChange w:id="1899" w:author="Microsoft Office User" w:date="2023-09-11T13:17:00Z">
            <w:rPr/>
          </w:rPrChange>
        </w:rPr>
        <w:fldChar w:fldCharType="end"/>
      </w:r>
      <w:r w:rsidRPr="00B26E5F">
        <w:rPr>
          <w:sz w:val="20"/>
          <w:szCs w:val="20"/>
          <w:rPrChange w:id="1900" w:author="Microsoft Office User" w:date="2023-09-11T13:17:00Z">
            <w:rPr/>
          </w:rPrChange>
        </w:rPr>
        <w:fldChar w:fldCharType="begin"/>
      </w:r>
      <w:r w:rsidRPr="00B26E5F">
        <w:rPr>
          <w:sz w:val="20"/>
          <w:szCs w:val="20"/>
          <w:rPrChange w:id="1901" w:author="Microsoft Office User" w:date="2023-09-11T13:17:00Z">
            <w:rPr/>
          </w:rPrChange>
        </w:rPr>
        <w:instrText>HYPERLINK "https://www.zotero.org/google-docs/?n2Avay" \h</w:instrText>
      </w:r>
      <w:r w:rsidRPr="00B26E5F">
        <w:rPr>
          <w:sz w:val="20"/>
          <w:szCs w:val="20"/>
          <w:rPrChange w:id="1902" w:author="Microsoft Office User" w:date="2023-09-11T13:17:00Z">
            <w:rPr>
              <w:sz w:val="20"/>
              <w:szCs w:val="20"/>
            </w:rPr>
          </w:rPrChange>
        </w:rPr>
      </w:r>
      <w:r w:rsidRPr="00B26E5F">
        <w:rPr>
          <w:sz w:val="20"/>
          <w:szCs w:val="20"/>
          <w:rPrChange w:id="1903" w:author="Microsoft Office User" w:date="2023-09-11T13:17:00Z">
            <w:rPr>
              <w:i/>
            </w:rPr>
          </w:rPrChange>
        </w:rPr>
        <w:fldChar w:fldCharType="separate"/>
      </w:r>
      <w:r w:rsidRPr="00B26E5F">
        <w:rPr>
          <w:i/>
          <w:sz w:val="20"/>
          <w:szCs w:val="20"/>
          <w:rPrChange w:id="1904" w:author="Microsoft Office User" w:date="2023-09-11T13:17:00Z">
            <w:rPr>
              <w:i/>
            </w:rPr>
          </w:rPrChange>
        </w:rPr>
        <w:t xml:space="preserve">Proc. R. Soc. B Biol. Sci. </w:t>
      </w:r>
      <w:r w:rsidRPr="00B26E5F">
        <w:rPr>
          <w:i/>
          <w:sz w:val="20"/>
          <w:szCs w:val="20"/>
          <w:rPrChange w:id="1905" w:author="Microsoft Office User" w:date="2023-09-11T13:17:00Z">
            <w:rPr>
              <w:i/>
            </w:rPr>
          </w:rPrChange>
        </w:rPr>
        <w:fldChar w:fldCharType="end"/>
      </w:r>
      <w:r w:rsidRPr="00B26E5F">
        <w:rPr>
          <w:sz w:val="20"/>
          <w:szCs w:val="20"/>
          <w:rPrChange w:id="1906" w:author="Microsoft Office User" w:date="2023-09-11T13:17:00Z">
            <w:rPr/>
          </w:rPrChange>
        </w:rPr>
        <w:fldChar w:fldCharType="begin"/>
      </w:r>
      <w:r w:rsidRPr="00B26E5F">
        <w:rPr>
          <w:sz w:val="20"/>
          <w:szCs w:val="20"/>
          <w:rPrChange w:id="1907" w:author="Microsoft Office User" w:date="2023-09-11T13:17:00Z">
            <w:rPr/>
          </w:rPrChange>
        </w:rPr>
        <w:instrText>HYPERLINK "https://www.zotero.org/google-docs/?n2Avay" \h</w:instrText>
      </w:r>
      <w:r w:rsidRPr="00B26E5F">
        <w:rPr>
          <w:sz w:val="20"/>
          <w:szCs w:val="20"/>
          <w:rPrChange w:id="1908" w:author="Microsoft Office User" w:date="2023-09-11T13:17:00Z">
            <w:rPr>
              <w:sz w:val="20"/>
              <w:szCs w:val="20"/>
            </w:rPr>
          </w:rPrChange>
        </w:rPr>
      </w:r>
      <w:r w:rsidRPr="00B26E5F">
        <w:rPr>
          <w:sz w:val="20"/>
          <w:szCs w:val="20"/>
          <w:rPrChange w:id="1909" w:author="Microsoft Office User" w:date="2023-09-11T13:17:00Z">
            <w:rPr>
              <w:b/>
            </w:rPr>
          </w:rPrChange>
        </w:rPr>
        <w:fldChar w:fldCharType="separate"/>
      </w:r>
      <w:r w:rsidRPr="00B26E5F">
        <w:rPr>
          <w:b/>
          <w:sz w:val="20"/>
          <w:szCs w:val="20"/>
          <w:rPrChange w:id="1910" w:author="Microsoft Office User" w:date="2023-09-11T13:17:00Z">
            <w:rPr>
              <w:b/>
            </w:rPr>
          </w:rPrChange>
        </w:rPr>
        <w:t>279</w:t>
      </w:r>
      <w:r w:rsidRPr="00B26E5F">
        <w:rPr>
          <w:b/>
          <w:sz w:val="20"/>
          <w:szCs w:val="20"/>
          <w:rPrChange w:id="1911" w:author="Microsoft Office User" w:date="2023-09-11T13:17:00Z">
            <w:rPr>
              <w:b/>
            </w:rPr>
          </w:rPrChange>
        </w:rPr>
        <w:fldChar w:fldCharType="end"/>
      </w:r>
      <w:r w:rsidRPr="00B26E5F">
        <w:rPr>
          <w:sz w:val="20"/>
          <w:szCs w:val="20"/>
          <w:rPrChange w:id="1912" w:author="Microsoft Office User" w:date="2023-09-11T13:17:00Z">
            <w:rPr/>
          </w:rPrChange>
        </w:rPr>
        <w:fldChar w:fldCharType="begin"/>
      </w:r>
      <w:r w:rsidRPr="00B26E5F">
        <w:rPr>
          <w:sz w:val="20"/>
          <w:szCs w:val="20"/>
          <w:rPrChange w:id="1913" w:author="Microsoft Office User" w:date="2023-09-11T13:17:00Z">
            <w:rPr/>
          </w:rPrChange>
        </w:rPr>
        <w:instrText>HYPERLINK "https://www.zotero.org/google-docs/?n2Avay" \h</w:instrText>
      </w:r>
      <w:r w:rsidRPr="00B26E5F">
        <w:rPr>
          <w:sz w:val="20"/>
          <w:szCs w:val="20"/>
          <w:rPrChange w:id="1914" w:author="Microsoft Office User" w:date="2023-09-11T13:17:00Z">
            <w:rPr>
              <w:sz w:val="20"/>
              <w:szCs w:val="20"/>
            </w:rPr>
          </w:rPrChange>
        </w:rPr>
      </w:r>
      <w:r w:rsidRPr="00B26E5F">
        <w:rPr>
          <w:sz w:val="20"/>
          <w:szCs w:val="20"/>
          <w:rPrChange w:id="1915" w:author="Microsoft Office User" w:date="2023-09-11T13:17:00Z">
            <w:rPr/>
          </w:rPrChange>
        </w:rPr>
        <w:fldChar w:fldCharType="separate"/>
      </w:r>
      <w:r w:rsidRPr="00B26E5F">
        <w:rPr>
          <w:sz w:val="20"/>
          <w:szCs w:val="20"/>
          <w:rPrChange w:id="1916" w:author="Microsoft Office User" w:date="2023-09-11T13:17:00Z">
            <w:rPr/>
          </w:rPrChange>
        </w:rPr>
        <w:t>, 3879–3887 (2012).</w:t>
      </w:r>
      <w:r w:rsidRPr="00B26E5F">
        <w:rPr>
          <w:sz w:val="20"/>
          <w:szCs w:val="20"/>
          <w:rPrChange w:id="1917"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1918" w:author="Microsoft Office User" w:date="2023-09-11T13:17:00Z">
            <w:rPr/>
          </w:rPrChange>
        </w:rPr>
        <w:pPrChange w:id="1919" w:author="Microsoft Office User" w:date="2023-09-11T13:17:00Z">
          <w:pPr/>
        </w:pPrChange>
      </w:pPr>
    </w:p>
    <w:p w14:paraId="45836DBA" w14:textId="77777777" w:rsidR="000C56B0" w:rsidRPr="00B26E5F" w:rsidRDefault="00367A15">
      <w:pPr>
        <w:snapToGrid w:val="0"/>
        <w:contextualSpacing/>
        <w:rPr>
          <w:sz w:val="20"/>
          <w:szCs w:val="20"/>
          <w:rPrChange w:id="1920" w:author="Microsoft Office User" w:date="2023-09-11T13:17:00Z">
            <w:rPr/>
          </w:rPrChange>
        </w:rPr>
        <w:pPrChange w:id="1921" w:author="Microsoft Office User" w:date="2023-09-11T13:17:00Z">
          <w:pPr/>
        </w:pPrChange>
      </w:pPr>
      <w:r w:rsidRPr="00B26E5F">
        <w:rPr>
          <w:sz w:val="20"/>
          <w:szCs w:val="20"/>
          <w:rPrChange w:id="1922" w:author="Microsoft Office User" w:date="2023-09-11T13:17:00Z">
            <w:rPr/>
          </w:rPrChange>
        </w:rPr>
        <w:fldChar w:fldCharType="begin"/>
      </w:r>
      <w:r w:rsidRPr="00B26E5F">
        <w:rPr>
          <w:sz w:val="20"/>
          <w:szCs w:val="20"/>
          <w:rPrChange w:id="1923" w:author="Microsoft Office User" w:date="2023-09-11T13:17:00Z">
            <w:rPr/>
          </w:rPrChange>
        </w:rPr>
        <w:instrText>HYPERLINK "https://www.zotero.org/google-docs/?n2Avay" \h</w:instrText>
      </w:r>
      <w:r w:rsidRPr="00B26E5F">
        <w:rPr>
          <w:sz w:val="20"/>
          <w:szCs w:val="20"/>
          <w:rPrChange w:id="1924" w:author="Microsoft Office User" w:date="2023-09-11T13:17:00Z">
            <w:rPr>
              <w:sz w:val="20"/>
              <w:szCs w:val="20"/>
            </w:rPr>
          </w:rPrChange>
        </w:rPr>
      </w:r>
      <w:r w:rsidRPr="00B26E5F">
        <w:rPr>
          <w:sz w:val="20"/>
          <w:szCs w:val="20"/>
          <w:rPrChange w:id="1925" w:author="Microsoft Office User" w:date="2023-09-11T13:17:00Z">
            <w:rPr/>
          </w:rPrChange>
        </w:rPr>
        <w:fldChar w:fldCharType="separate"/>
      </w:r>
      <w:r w:rsidRPr="00B26E5F">
        <w:rPr>
          <w:sz w:val="20"/>
          <w:szCs w:val="20"/>
          <w:rPrChange w:id="1926" w:author="Microsoft Office User" w:date="2023-09-11T13:17:00Z">
            <w:rPr/>
          </w:rPrChange>
        </w:rPr>
        <w:t>51.</w:t>
      </w:r>
      <w:r w:rsidRPr="00B26E5F">
        <w:rPr>
          <w:sz w:val="20"/>
          <w:szCs w:val="20"/>
          <w:rPrChange w:id="1927" w:author="Microsoft Office User" w:date="2023-09-11T13:17:00Z">
            <w:rPr/>
          </w:rPrChange>
        </w:rPr>
        <w:tab/>
        <w:t xml:space="preserve">Brown, T., Sonett, D., Zaneveld, J. R. &amp; Padilla-Gamiño, J. L. Characterization of the microbiome and immune response in corals with chronic Montipora white syndrome. </w:t>
      </w:r>
      <w:r w:rsidRPr="00B26E5F">
        <w:rPr>
          <w:sz w:val="20"/>
          <w:szCs w:val="20"/>
          <w:rPrChange w:id="1928" w:author="Microsoft Office User" w:date="2023-09-11T13:17:00Z">
            <w:rPr/>
          </w:rPrChange>
        </w:rPr>
        <w:fldChar w:fldCharType="end"/>
      </w:r>
      <w:r w:rsidRPr="00B26E5F">
        <w:rPr>
          <w:sz w:val="20"/>
          <w:szCs w:val="20"/>
          <w:rPrChange w:id="1929" w:author="Microsoft Office User" w:date="2023-09-11T13:17:00Z">
            <w:rPr/>
          </w:rPrChange>
        </w:rPr>
        <w:fldChar w:fldCharType="begin"/>
      </w:r>
      <w:r w:rsidRPr="00B26E5F">
        <w:rPr>
          <w:sz w:val="20"/>
          <w:szCs w:val="20"/>
          <w:rPrChange w:id="1930" w:author="Microsoft Office User" w:date="2023-09-11T13:17:00Z">
            <w:rPr/>
          </w:rPrChange>
        </w:rPr>
        <w:instrText>HYPERLINK "https://www.zotero.org/google-docs/?n2Avay" \h</w:instrText>
      </w:r>
      <w:r w:rsidRPr="00B26E5F">
        <w:rPr>
          <w:sz w:val="20"/>
          <w:szCs w:val="20"/>
          <w:rPrChange w:id="1931" w:author="Microsoft Office User" w:date="2023-09-11T13:17:00Z">
            <w:rPr>
              <w:sz w:val="20"/>
              <w:szCs w:val="20"/>
            </w:rPr>
          </w:rPrChange>
        </w:rPr>
      </w:r>
      <w:r w:rsidRPr="00B26E5F">
        <w:rPr>
          <w:sz w:val="20"/>
          <w:szCs w:val="20"/>
          <w:rPrChange w:id="1932" w:author="Microsoft Office User" w:date="2023-09-11T13:17:00Z">
            <w:rPr>
              <w:i/>
            </w:rPr>
          </w:rPrChange>
        </w:rPr>
        <w:fldChar w:fldCharType="separate"/>
      </w:r>
      <w:r w:rsidRPr="00B26E5F">
        <w:rPr>
          <w:i/>
          <w:sz w:val="20"/>
          <w:szCs w:val="20"/>
          <w:rPrChange w:id="1933" w:author="Microsoft Office User" w:date="2023-09-11T13:17:00Z">
            <w:rPr>
              <w:i/>
            </w:rPr>
          </w:rPrChange>
        </w:rPr>
        <w:t xml:space="preserve">Mol. Ecol. </w:t>
      </w:r>
      <w:r w:rsidRPr="00B26E5F">
        <w:rPr>
          <w:i/>
          <w:sz w:val="20"/>
          <w:szCs w:val="20"/>
          <w:rPrChange w:id="1934" w:author="Microsoft Office User" w:date="2023-09-11T13:17:00Z">
            <w:rPr>
              <w:i/>
            </w:rPr>
          </w:rPrChange>
        </w:rPr>
        <w:fldChar w:fldCharType="end"/>
      </w:r>
      <w:r w:rsidRPr="00B26E5F">
        <w:rPr>
          <w:sz w:val="20"/>
          <w:szCs w:val="20"/>
          <w:rPrChange w:id="1935" w:author="Microsoft Office User" w:date="2023-09-11T13:17:00Z">
            <w:rPr/>
          </w:rPrChange>
        </w:rPr>
        <w:fldChar w:fldCharType="begin"/>
      </w:r>
      <w:r w:rsidRPr="00B26E5F">
        <w:rPr>
          <w:sz w:val="20"/>
          <w:szCs w:val="20"/>
          <w:rPrChange w:id="1936" w:author="Microsoft Office User" w:date="2023-09-11T13:17:00Z">
            <w:rPr/>
          </w:rPrChange>
        </w:rPr>
        <w:instrText>HYPERLINK "https://www.zotero.org/google-docs/?n2Avay" \h</w:instrText>
      </w:r>
      <w:r w:rsidRPr="00B26E5F">
        <w:rPr>
          <w:sz w:val="20"/>
          <w:szCs w:val="20"/>
          <w:rPrChange w:id="1937" w:author="Microsoft Office User" w:date="2023-09-11T13:17:00Z">
            <w:rPr>
              <w:sz w:val="20"/>
              <w:szCs w:val="20"/>
            </w:rPr>
          </w:rPrChange>
        </w:rPr>
      </w:r>
      <w:r w:rsidRPr="00B26E5F">
        <w:rPr>
          <w:sz w:val="20"/>
          <w:szCs w:val="20"/>
          <w:rPrChange w:id="1938" w:author="Microsoft Office User" w:date="2023-09-11T13:17:00Z">
            <w:rPr>
              <w:b/>
            </w:rPr>
          </w:rPrChange>
        </w:rPr>
        <w:fldChar w:fldCharType="separate"/>
      </w:r>
      <w:r w:rsidRPr="00B26E5F">
        <w:rPr>
          <w:b/>
          <w:sz w:val="20"/>
          <w:szCs w:val="20"/>
          <w:rPrChange w:id="1939" w:author="Microsoft Office User" w:date="2023-09-11T13:17:00Z">
            <w:rPr>
              <w:b/>
            </w:rPr>
          </w:rPrChange>
        </w:rPr>
        <w:t>30</w:t>
      </w:r>
      <w:r w:rsidRPr="00B26E5F">
        <w:rPr>
          <w:b/>
          <w:sz w:val="20"/>
          <w:szCs w:val="20"/>
          <w:rPrChange w:id="1940" w:author="Microsoft Office User" w:date="2023-09-11T13:17:00Z">
            <w:rPr>
              <w:b/>
            </w:rPr>
          </w:rPrChange>
        </w:rPr>
        <w:fldChar w:fldCharType="end"/>
      </w:r>
      <w:r w:rsidRPr="00B26E5F">
        <w:rPr>
          <w:sz w:val="20"/>
          <w:szCs w:val="20"/>
          <w:rPrChange w:id="1941" w:author="Microsoft Office User" w:date="2023-09-11T13:17:00Z">
            <w:rPr/>
          </w:rPrChange>
        </w:rPr>
        <w:fldChar w:fldCharType="begin"/>
      </w:r>
      <w:r w:rsidRPr="00B26E5F">
        <w:rPr>
          <w:sz w:val="20"/>
          <w:szCs w:val="20"/>
          <w:rPrChange w:id="1942" w:author="Microsoft Office User" w:date="2023-09-11T13:17:00Z">
            <w:rPr/>
          </w:rPrChange>
        </w:rPr>
        <w:instrText>HYPERLINK "https://www.zotero.org/google-docs/?n2Avay" \h</w:instrText>
      </w:r>
      <w:r w:rsidRPr="00B26E5F">
        <w:rPr>
          <w:sz w:val="20"/>
          <w:szCs w:val="20"/>
          <w:rPrChange w:id="1943" w:author="Microsoft Office User" w:date="2023-09-11T13:17:00Z">
            <w:rPr>
              <w:sz w:val="20"/>
              <w:szCs w:val="20"/>
            </w:rPr>
          </w:rPrChange>
        </w:rPr>
      </w:r>
      <w:r w:rsidRPr="00B26E5F">
        <w:rPr>
          <w:sz w:val="20"/>
          <w:szCs w:val="20"/>
          <w:rPrChange w:id="1944" w:author="Microsoft Office User" w:date="2023-09-11T13:17:00Z">
            <w:rPr/>
          </w:rPrChange>
        </w:rPr>
        <w:fldChar w:fldCharType="separate"/>
      </w:r>
      <w:r w:rsidRPr="00B26E5F">
        <w:rPr>
          <w:sz w:val="20"/>
          <w:szCs w:val="20"/>
          <w:rPrChange w:id="1945" w:author="Microsoft Office User" w:date="2023-09-11T13:17:00Z">
            <w:rPr/>
          </w:rPrChange>
        </w:rPr>
        <w:t>, 2591–2606 (2021).</w:t>
      </w:r>
      <w:r w:rsidRPr="00B26E5F">
        <w:rPr>
          <w:sz w:val="20"/>
          <w:szCs w:val="20"/>
          <w:rPrChange w:id="1946"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1947" w:author="Microsoft Office User" w:date="2023-09-11T13:17:00Z">
            <w:rPr/>
          </w:rPrChange>
        </w:rPr>
        <w:pPrChange w:id="1948" w:author="Microsoft Office User" w:date="2023-09-11T13:17:00Z">
          <w:pPr/>
        </w:pPrChange>
      </w:pPr>
    </w:p>
    <w:p w14:paraId="5E154705" w14:textId="77777777" w:rsidR="000C56B0" w:rsidRPr="00B26E5F" w:rsidRDefault="00367A15">
      <w:pPr>
        <w:snapToGrid w:val="0"/>
        <w:contextualSpacing/>
        <w:rPr>
          <w:sz w:val="20"/>
          <w:szCs w:val="20"/>
          <w:rPrChange w:id="1949" w:author="Microsoft Office User" w:date="2023-09-11T13:17:00Z">
            <w:rPr/>
          </w:rPrChange>
        </w:rPr>
        <w:pPrChange w:id="1950" w:author="Microsoft Office User" w:date="2023-09-11T13:17:00Z">
          <w:pPr/>
        </w:pPrChange>
      </w:pPr>
      <w:r w:rsidRPr="00B26E5F">
        <w:rPr>
          <w:sz w:val="20"/>
          <w:szCs w:val="20"/>
          <w:rPrChange w:id="1951" w:author="Microsoft Office User" w:date="2023-09-11T13:17:00Z">
            <w:rPr/>
          </w:rPrChange>
        </w:rPr>
        <w:fldChar w:fldCharType="begin"/>
      </w:r>
      <w:r w:rsidRPr="00B26E5F">
        <w:rPr>
          <w:sz w:val="20"/>
          <w:szCs w:val="20"/>
          <w:rPrChange w:id="1952" w:author="Microsoft Office User" w:date="2023-09-11T13:17:00Z">
            <w:rPr/>
          </w:rPrChange>
        </w:rPr>
        <w:instrText>HYPERLINK "https://www.zotero.org/google-docs/?n2Avay" \h</w:instrText>
      </w:r>
      <w:r w:rsidRPr="00B26E5F">
        <w:rPr>
          <w:sz w:val="20"/>
          <w:szCs w:val="20"/>
          <w:rPrChange w:id="1953" w:author="Microsoft Office User" w:date="2023-09-11T13:17:00Z">
            <w:rPr>
              <w:sz w:val="20"/>
              <w:szCs w:val="20"/>
            </w:rPr>
          </w:rPrChange>
        </w:rPr>
      </w:r>
      <w:r w:rsidRPr="00B26E5F">
        <w:rPr>
          <w:sz w:val="20"/>
          <w:szCs w:val="20"/>
          <w:rPrChange w:id="1954" w:author="Microsoft Office User" w:date="2023-09-11T13:17:00Z">
            <w:rPr/>
          </w:rPrChange>
        </w:rPr>
        <w:fldChar w:fldCharType="separate"/>
      </w:r>
      <w:r w:rsidRPr="00B26E5F">
        <w:rPr>
          <w:sz w:val="20"/>
          <w:szCs w:val="20"/>
          <w:rPrChange w:id="1955" w:author="Microsoft Office User" w:date="2023-09-11T13:17:00Z">
            <w:rPr/>
          </w:rPrChange>
        </w:rPr>
        <w:t>52.</w:t>
      </w:r>
      <w:r w:rsidRPr="00B26E5F">
        <w:rPr>
          <w:sz w:val="20"/>
          <w:szCs w:val="20"/>
          <w:rPrChange w:id="1956" w:author="Microsoft Office User" w:date="2023-09-11T13:17:00Z">
            <w:rPr/>
          </w:rPrChange>
        </w:rPr>
        <w:tab/>
        <w:t xml:space="preserve">Thaiss, C. A., Levy, M., Suez, J. &amp; Elinav, E. The interplay between the innate immune system and the microbiota. </w:t>
      </w:r>
      <w:r w:rsidRPr="00B26E5F">
        <w:rPr>
          <w:sz w:val="20"/>
          <w:szCs w:val="20"/>
          <w:rPrChange w:id="1957" w:author="Microsoft Office User" w:date="2023-09-11T13:17:00Z">
            <w:rPr/>
          </w:rPrChange>
        </w:rPr>
        <w:fldChar w:fldCharType="end"/>
      </w:r>
      <w:r w:rsidRPr="00B26E5F">
        <w:rPr>
          <w:sz w:val="20"/>
          <w:szCs w:val="20"/>
          <w:rPrChange w:id="1958" w:author="Microsoft Office User" w:date="2023-09-11T13:17:00Z">
            <w:rPr/>
          </w:rPrChange>
        </w:rPr>
        <w:fldChar w:fldCharType="begin"/>
      </w:r>
      <w:r w:rsidRPr="00B26E5F">
        <w:rPr>
          <w:sz w:val="20"/>
          <w:szCs w:val="20"/>
          <w:rPrChange w:id="1959" w:author="Microsoft Office User" w:date="2023-09-11T13:17:00Z">
            <w:rPr/>
          </w:rPrChange>
        </w:rPr>
        <w:instrText>HYPERLINK "https://www.zotero.org/google-docs/?n2Avay" \h</w:instrText>
      </w:r>
      <w:r w:rsidRPr="00B26E5F">
        <w:rPr>
          <w:sz w:val="20"/>
          <w:szCs w:val="20"/>
          <w:rPrChange w:id="1960" w:author="Microsoft Office User" w:date="2023-09-11T13:17:00Z">
            <w:rPr>
              <w:sz w:val="20"/>
              <w:szCs w:val="20"/>
            </w:rPr>
          </w:rPrChange>
        </w:rPr>
      </w:r>
      <w:r w:rsidRPr="00B26E5F">
        <w:rPr>
          <w:sz w:val="20"/>
          <w:szCs w:val="20"/>
          <w:rPrChange w:id="1961" w:author="Microsoft Office User" w:date="2023-09-11T13:17:00Z">
            <w:rPr>
              <w:i/>
            </w:rPr>
          </w:rPrChange>
        </w:rPr>
        <w:fldChar w:fldCharType="separate"/>
      </w:r>
      <w:r w:rsidRPr="00B26E5F">
        <w:rPr>
          <w:i/>
          <w:sz w:val="20"/>
          <w:szCs w:val="20"/>
          <w:rPrChange w:id="1962" w:author="Microsoft Office User" w:date="2023-09-11T13:17:00Z">
            <w:rPr>
              <w:i/>
            </w:rPr>
          </w:rPrChange>
        </w:rPr>
        <w:t xml:space="preserve">Curr. Opin. Immunol. </w:t>
      </w:r>
      <w:r w:rsidRPr="00B26E5F">
        <w:rPr>
          <w:i/>
          <w:sz w:val="20"/>
          <w:szCs w:val="20"/>
          <w:rPrChange w:id="1963" w:author="Microsoft Office User" w:date="2023-09-11T13:17:00Z">
            <w:rPr>
              <w:i/>
            </w:rPr>
          </w:rPrChange>
        </w:rPr>
        <w:fldChar w:fldCharType="end"/>
      </w:r>
      <w:r w:rsidRPr="00B26E5F">
        <w:rPr>
          <w:sz w:val="20"/>
          <w:szCs w:val="20"/>
          <w:rPrChange w:id="1964" w:author="Microsoft Office User" w:date="2023-09-11T13:17:00Z">
            <w:rPr/>
          </w:rPrChange>
        </w:rPr>
        <w:fldChar w:fldCharType="begin"/>
      </w:r>
      <w:r w:rsidRPr="00B26E5F">
        <w:rPr>
          <w:sz w:val="20"/>
          <w:szCs w:val="20"/>
          <w:rPrChange w:id="1965" w:author="Microsoft Office User" w:date="2023-09-11T13:17:00Z">
            <w:rPr/>
          </w:rPrChange>
        </w:rPr>
        <w:instrText>HYPERLINK "https://www.zotero.org/google-docs/?n2Avay" \h</w:instrText>
      </w:r>
      <w:r w:rsidRPr="00B26E5F">
        <w:rPr>
          <w:sz w:val="20"/>
          <w:szCs w:val="20"/>
          <w:rPrChange w:id="1966" w:author="Microsoft Office User" w:date="2023-09-11T13:17:00Z">
            <w:rPr>
              <w:sz w:val="20"/>
              <w:szCs w:val="20"/>
            </w:rPr>
          </w:rPrChange>
        </w:rPr>
      </w:r>
      <w:r w:rsidRPr="00B26E5F">
        <w:rPr>
          <w:sz w:val="20"/>
          <w:szCs w:val="20"/>
          <w:rPrChange w:id="1967" w:author="Microsoft Office User" w:date="2023-09-11T13:17:00Z">
            <w:rPr>
              <w:b/>
            </w:rPr>
          </w:rPrChange>
        </w:rPr>
        <w:fldChar w:fldCharType="separate"/>
      </w:r>
      <w:r w:rsidRPr="00B26E5F">
        <w:rPr>
          <w:b/>
          <w:sz w:val="20"/>
          <w:szCs w:val="20"/>
          <w:rPrChange w:id="1968" w:author="Microsoft Office User" w:date="2023-09-11T13:17:00Z">
            <w:rPr>
              <w:b/>
            </w:rPr>
          </w:rPrChange>
        </w:rPr>
        <w:t>26</w:t>
      </w:r>
      <w:r w:rsidRPr="00B26E5F">
        <w:rPr>
          <w:b/>
          <w:sz w:val="20"/>
          <w:szCs w:val="20"/>
          <w:rPrChange w:id="1969" w:author="Microsoft Office User" w:date="2023-09-11T13:17:00Z">
            <w:rPr>
              <w:b/>
            </w:rPr>
          </w:rPrChange>
        </w:rPr>
        <w:fldChar w:fldCharType="end"/>
      </w:r>
      <w:r w:rsidRPr="00B26E5F">
        <w:rPr>
          <w:sz w:val="20"/>
          <w:szCs w:val="20"/>
          <w:rPrChange w:id="1970" w:author="Microsoft Office User" w:date="2023-09-11T13:17:00Z">
            <w:rPr/>
          </w:rPrChange>
        </w:rPr>
        <w:fldChar w:fldCharType="begin"/>
      </w:r>
      <w:r w:rsidRPr="00B26E5F">
        <w:rPr>
          <w:sz w:val="20"/>
          <w:szCs w:val="20"/>
          <w:rPrChange w:id="1971" w:author="Microsoft Office User" w:date="2023-09-11T13:17:00Z">
            <w:rPr/>
          </w:rPrChange>
        </w:rPr>
        <w:instrText>HYPERLINK "https://www.zotero.org/google-docs/?n2Avay" \h</w:instrText>
      </w:r>
      <w:r w:rsidRPr="00B26E5F">
        <w:rPr>
          <w:sz w:val="20"/>
          <w:szCs w:val="20"/>
          <w:rPrChange w:id="1972" w:author="Microsoft Office User" w:date="2023-09-11T13:17:00Z">
            <w:rPr>
              <w:sz w:val="20"/>
              <w:szCs w:val="20"/>
            </w:rPr>
          </w:rPrChange>
        </w:rPr>
      </w:r>
      <w:r w:rsidRPr="00B26E5F">
        <w:rPr>
          <w:sz w:val="20"/>
          <w:szCs w:val="20"/>
          <w:rPrChange w:id="1973" w:author="Microsoft Office User" w:date="2023-09-11T13:17:00Z">
            <w:rPr/>
          </w:rPrChange>
        </w:rPr>
        <w:fldChar w:fldCharType="separate"/>
      </w:r>
      <w:r w:rsidRPr="00B26E5F">
        <w:rPr>
          <w:sz w:val="20"/>
          <w:szCs w:val="20"/>
          <w:rPrChange w:id="1974" w:author="Microsoft Office User" w:date="2023-09-11T13:17:00Z">
            <w:rPr/>
          </w:rPrChange>
        </w:rPr>
        <w:t>, 41–48 (2014).</w:t>
      </w:r>
      <w:r w:rsidRPr="00B26E5F">
        <w:rPr>
          <w:sz w:val="20"/>
          <w:szCs w:val="20"/>
          <w:rPrChange w:id="1975"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1976" w:author="Microsoft Office User" w:date="2023-09-11T13:17:00Z">
            <w:rPr/>
          </w:rPrChange>
        </w:rPr>
        <w:pPrChange w:id="1977" w:author="Microsoft Office User" w:date="2023-09-11T13:17:00Z">
          <w:pPr/>
        </w:pPrChange>
      </w:pPr>
    </w:p>
    <w:p w14:paraId="71526B79" w14:textId="77777777" w:rsidR="000C56B0" w:rsidRPr="00B26E5F" w:rsidRDefault="00367A15">
      <w:pPr>
        <w:snapToGrid w:val="0"/>
        <w:contextualSpacing/>
        <w:rPr>
          <w:sz w:val="20"/>
          <w:szCs w:val="20"/>
          <w:rPrChange w:id="1978" w:author="Microsoft Office User" w:date="2023-09-11T13:17:00Z">
            <w:rPr/>
          </w:rPrChange>
        </w:rPr>
        <w:pPrChange w:id="1979" w:author="Microsoft Office User" w:date="2023-09-11T13:17:00Z">
          <w:pPr/>
        </w:pPrChange>
      </w:pPr>
      <w:r w:rsidRPr="00B26E5F">
        <w:rPr>
          <w:sz w:val="20"/>
          <w:szCs w:val="20"/>
          <w:rPrChange w:id="1980" w:author="Microsoft Office User" w:date="2023-09-11T13:17:00Z">
            <w:rPr/>
          </w:rPrChange>
        </w:rPr>
        <w:lastRenderedPageBreak/>
        <w:fldChar w:fldCharType="begin"/>
      </w:r>
      <w:r w:rsidRPr="00B26E5F">
        <w:rPr>
          <w:sz w:val="20"/>
          <w:szCs w:val="20"/>
          <w:rPrChange w:id="1981" w:author="Microsoft Office User" w:date="2023-09-11T13:17:00Z">
            <w:rPr/>
          </w:rPrChange>
        </w:rPr>
        <w:instrText>HYPERLINK "https://www.zotero.org/google-docs/?n2Avay" \h</w:instrText>
      </w:r>
      <w:r w:rsidRPr="00B26E5F">
        <w:rPr>
          <w:sz w:val="20"/>
          <w:szCs w:val="20"/>
          <w:rPrChange w:id="1982" w:author="Microsoft Office User" w:date="2023-09-11T13:17:00Z">
            <w:rPr>
              <w:sz w:val="20"/>
              <w:szCs w:val="20"/>
            </w:rPr>
          </w:rPrChange>
        </w:rPr>
      </w:r>
      <w:r w:rsidRPr="00B26E5F">
        <w:rPr>
          <w:sz w:val="20"/>
          <w:szCs w:val="20"/>
          <w:rPrChange w:id="1983" w:author="Microsoft Office User" w:date="2023-09-11T13:17:00Z">
            <w:rPr/>
          </w:rPrChange>
        </w:rPr>
        <w:fldChar w:fldCharType="separate"/>
      </w:r>
      <w:r w:rsidRPr="00B26E5F">
        <w:rPr>
          <w:sz w:val="20"/>
          <w:szCs w:val="20"/>
          <w:rPrChange w:id="1984" w:author="Microsoft Office User" w:date="2023-09-11T13:17:00Z">
            <w:rPr/>
          </w:rPrChange>
        </w:rPr>
        <w:t>53.</w:t>
      </w:r>
      <w:r w:rsidRPr="00B26E5F">
        <w:rPr>
          <w:sz w:val="20"/>
          <w:szCs w:val="20"/>
          <w:rPrChange w:id="1985" w:author="Microsoft Office User" w:date="2023-09-11T13:17:00Z">
            <w:rPr/>
          </w:rPrChange>
        </w:rPr>
        <w:tab/>
        <w:t xml:space="preserve">Fonseca, J. P., Lakshmanan, V., Boschiero, C. &amp; Mysore, K. S. The Pattern Recognition Receptor FLS2 Can Shape the Arabidopsis Rhizosphere Microbiome β-Diversity but Not EFR1 and CERK1. </w:t>
      </w:r>
      <w:r w:rsidRPr="00B26E5F">
        <w:rPr>
          <w:sz w:val="20"/>
          <w:szCs w:val="20"/>
          <w:rPrChange w:id="1986" w:author="Microsoft Office User" w:date="2023-09-11T13:17:00Z">
            <w:rPr/>
          </w:rPrChange>
        </w:rPr>
        <w:fldChar w:fldCharType="end"/>
      </w:r>
      <w:r w:rsidRPr="00B26E5F">
        <w:rPr>
          <w:sz w:val="20"/>
          <w:szCs w:val="20"/>
          <w:rPrChange w:id="1987" w:author="Microsoft Office User" w:date="2023-09-11T13:17:00Z">
            <w:rPr/>
          </w:rPrChange>
        </w:rPr>
        <w:fldChar w:fldCharType="begin"/>
      </w:r>
      <w:r w:rsidRPr="00B26E5F">
        <w:rPr>
          <w:sz w:val="20"/>
          <w:szCs w:val="20"/>
          <w:rPrChange w:id="1988" w:author="Microsoft Office User" w:date="2023-09-11T13:17:00Z">
            <w:rPr/>
          </w:rPrChange>
        </w:rPr>
        <w:instrText>HYPERLINK "https://www.zotero.org/google-docs/?n2Avay" \h</w:instrText>
      </w:r>
      <w:r w:rsidRPr="00B26E5F">
        <w:rPr>
          <w:sz w:val="20"/>
          <w:szCs w:val="20"/>
          <w:rPrChange w:id="1989" w:author="Microsoft Office User" w:date="2023-09-11T13:17:00Z">
            <w:rPr>
              <w:sz w:val="20"/>
              <w:szCs w:val="20"/>
            </w:rPr>
          </w:rPrChange>
        </w:rPr>
      </w:r>
      <w:r w:rsidRPr="00B26E5F">
        <w:rPr>
          <w:sz w:val="20"/>
          <w:szCs w:val="20"/>
          <w:rPrChange w:id="1990" w:author="Microsoft Office User" w:date="2023-09-11T13:17:00Z">
            <w:rPr>
              <w:i/>
            </w:rPr>
          </w:rPrChange>
        </w:rPr>
        <w:fldChar w:fldCharType="separate"/>
      </w:r>
      <w:r w:rsidRPr="00B26E5F">
        <w:rPr>
          <w:i/>
          <w:sz w:val="20"/>
          <w:szCs w:val="20"/>
          <w:rPrChange w:id="1991" w:author="Microsoft Office User" w:date="2023-09-11T13:17:00Z">
            <w:rPr>
              <w:i/>
            </w:rPr>
          </w:rPrChange>
        </w:rPr>
        <w:t xml:space="preserve">Plants </w:t>
      </w:r>
      <w:r w:rsidRPr="00B26E5F">
        <w:rPr>
          <w:i/>
          <w:sz w:val="20"/>
          <w:szCs w:val="20"/>
          <w:rPrChange w:id="1992" w:author="Microsoft Office User" w:date="2023-09-11T13:17:00Z">
            <w:rPr>
              <w:i/>
            </w:rPr>
          </w:rPrChange>
        </w:rPr>
        <w:fldChar w:fldCharType="end"/>
      </w:r>
      <w:r w:rsidRPr="00B26E5F">
        <w:rPr>
          <w:sz w:val="20"/>
          <w:szCs w:val="20"/>
          <w:rPrChange w:id="1993" w:author="Microsoft Office User" w:date="2023-09-11T13:17:00Z">
            <w:rPr/>
          </w:rPrChange>
        </w:rPr>
        <w:fldChar w:fldCharType="begin"/>
      </w:r>
      <w:r w:rsidRPr="00B26E5F">
        <w:rPr>
          <w:sz w:val="20"/>
          <w:szCs w:val="20"/>
          <w:rPrChange w:id="1994" w:author="Microsoft Office User" w:date="2023-09-11T13:17:00Z">
            <w:rPr/>
          </w:rPrChange>
        </w:rPr>
        <w:instrText>HYPERLINK "https://www.zotero.org/google-docs/?n2Avay" \h</w:instrText>
      </w:r>
      <w:r w:rsidRPr="00B26E5F">
        <w:rPr>
          <w:sz w:val="20"/>
          <w:szCs w:val="20"/>
          <w:rPrChange w:id="1995" w:author="Microsoft Office User" w:date="2023-09-11T13:17:00Z">
            <w:rPr>
              <w:sz w:val="20"/>
              <w:szCs w:val="20"/>
            </w:rPr>
          </w:rPrChange>
        </w:rPr>
      </w:r>
      <w:r w:rsidRPr="00B26E5F">
        <w:rPr>
          <w:sz w:val="20"/>
          <w:szCs w:val="20"/>
          <w:rPrChange w:id="1996" w:author="Microsoft Office User" w:date="2023-09-11T13:17:00Z">
            <w:rPr>
              <w:b/>
            </w:rPr>
          </w:rPrChange>
        </w:rPr>
        <w:fldChar w:fldCharType="separate"/>
      </w:r>
      <w:r w:rsidRPr="00B26E5F">
        <w:rPr>
          <w:b/>
          <w:sz w:val="20"/>
          <w:szCs w:val="20"/>
          <w:rPrChange w:id="1997" w:author="Microsoft Office User" w:date="2023-09-11T13:17:00Z">
            <w:rPr>
              <w:b/>
            </w:rPr>
          </w:rPrChange>
        </w:rPr>
        <w:t>11</w:t>
      </w:r>
      <w:r w:rsidRPr="00B26E5F">
        <w:rPr>
          <w:b/>
          <w:sz w:val="20"/>
          <w:szCs w:val="20"/>
          <w:rPrChange w:id="1998" w:author="Microsoft Office User" w:date="2023-09-11T13:17:00Z">
            <w:rPr>
              <w:b/>
            </w:rPr>
          </w:rPrChange>
        </w:rPr>
        <w:fldChar w:fldCharType="end"/>
      </w:r>
      <w:r w:rsidRPr="00B26E5F">
        <w:rPr>
          <w:sz w:val="20"/>
          <w:szCs w:val="20"/>
          <w:rPrChange w:id="1999" w:author="Microsoft Office User" w:date="2023-09-11T13:17:00Z">
            <w:rPr/>
          </w:rPrChange>
        </w:rPr>
        <w:fldChar w:fldCharType="begin"/>
      </w:r>
      <w:r w:rsidRPr="00B26E5F">
        <w:rPr>
          <w:sz w:val="20"/>
          <w:szCs w:val="20"/>
          <w:rPrChange w:id="2000" w:author="Microsoft Office User" w:date="2023-09-11T13:17:00Z">
            <w:rPr/>
          </w:rPrChange>
        </w:rPr>
        <w:instrText>HYPERLINK "https://www.zotero.org/google-docs/?n2Avay" \h</w:instrText>
      </w:r>
      <w:r w:rsidRPr="00B26E5F">
        <w:rPr>
          <w:sz w:val="20"/>
          <w:szCs w:val="20"/>
          <w:rPrChange w:id="2001" w:author="Microsoft Office User" w:date="2023-09-11T13:17:00Z">
            <w:rPr>
              <w:sz w:val="20"/>
              <w:szCs w:val="20"/>
            </w:rPr>
          </w:rPrChange>
        </w:rPr>
      </w:r>
      <w:r w:rsidRPr="00B26E5F">
        <w:rPr>
          <w:sz w:val="20"/>
          <w:szCs w:val="20"/>
          <w:rPrChange w:id="2002" w:author="Microsoft Office User" w:date="2023-09-11T13:17:00Z">
            <w:rPr/>
          </w:rPrChange>
        </w:rPr>
        <w:fldChar w:fldCharType="separate"/>
      </w:r>
      <w:r w:rsidRPr="00B26E5F">
        <w:rPr>
          <w:sz w:val="20"/>
          <w:szCs w:val="20"/>
          <w:rPrChange w:id="2003" w:author="Microsoft Office User" w:date="2023-09-11T13:17:00Z">
            <w:rPr/>
          </w:rPrChange>
        </w:rPr>
        <w:t>, 1323 (2022).</w:t>
      </w:r>
      <w:r w:rsidRPr="00B26E5F">
        <w:rPr>
          <w:sz w:val="20"/>
          <w:szCs w:val="20"/>
          <w:rPrChange w:id="2004"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2005" w:author="Microsoft Office User" w:date="2023-09-11T13:17:00Z">
            <w:rPr/>
          </w:rPrChange>
        </w:rPr>
        <w:pPrChange w:id="2006" w:author="Microsoft Office User" w:date="2023-09-11T13:17:00Z">
          <w:pPr/>
        </w:pPrChange>
      </w:pPr>
    </w:p>
    <w:p w14:paraId="01F1E6F0" w14:textId="77777777" w:rsidR="000C56B0" w:rsidRPr="00B26E5F" w:rsidRDefault="00367A15">
      <w:pPr>
        <w:snapToGrid w:val="0"/>
        <w:contextualSpacing/>
        <w:rPr>
          <w:sz w:val="20"/>
          <w:szCs w:val="20"/>
          <w:rPrChange w:id="2007" w:author="Microsoft Office User" w:date="2023-09-11T13:17:00Z">
            <w:rPr/>
          </w:rPrChange>
        </w:rPr>
        <w:pPrChange w:id="2008" w:author="Microsoft Office User" w:date="2023-09-11T13:17:00Z">
          <w:pPr/>
        </w:pPrChange>
      </w:pPr>
      <w:r w:rsidRPr="00B26E5F">
        <w:rPr>
          <w:sz w:val="20"/>
          <w:szCs w:val="20"/>
          <w:rPrChange w:id="2009" w:author="Microsoft Office User" w:date="2023-09-11T13:17:00Z">
            <w:rPr/>
          </w:rPrChange>
        </w:rPr>
        <w:fldChar w:fldCharType="begin"/>
      </w:r>
      <w:r w:rsidRPr="00B26E5F">
        <w:rPr>
          <w:sz w:val="20"/>
          <w:szCs w:val="20"/>
          <w:rPrChange w:id="2010" w:author="Microsoft Office User" w:date="2023-09-11T13:17:00Z">
            <w:rPr/>
          </w:rPrChange>
        </w:rPr>
        <w:instrText>HYPERLINK "https://www.zotero.org/google-docs/?n2Avay" \h</w:instrText>
      </w:r>
      <w:r w:rsidRPr="00B26E5F">
        <w:rPr>
          <w:sz w:val="20"/>
          <w:szCs w:val="20"/>
          <w:rPrChange w:id="2011" w:author="Microsoft Office User" w:date="2023-09-11T13:17:00Z">
            <w:rPr>
              <w:sz w:val="20"/>
              <w:szCs w:val="20"/>
            </w:rPr>
          </w:rPrChange>
        </w:rPr>
      </w:r>
      <w:r w:rsidRPr="00B26E5F">
        <w:rPr>
          <w:sz w:val="20"/>
          <w:szCs w:val="20"/>
          <w:rPrChange w:id="2012" w:author="Microsoft Office User" w:date="2023-09-11T13:17:00Z">
            <w:rPr/>
          </w:rPrChange>
        </w:rPr>
        <w:fldChar w:fldCharType="separate"/>
      </w:r>
      <w:r w:rsidRPr="00B26E5F">
        <w:rPr>
          <w:sz w:val="20"/>
          <w:szCs w:val="20"/>
          <w:rPrChange w:id="2013" w:author="Microsoft Office User" w:date="2023-09-11T13:17:00Z">
            <w:rPr/>
          </w:rPrChange>
        </w:rPr>
        <w:t>54.</w:t>
      </w:r>
      <w:r w:rsidRPr="00B26E5F">
        <w:rPr>
          <w:sz w:val="20"/>
          <w:szCs w:val="20"/>
          <w:rPrChange w:id="2014" w:author="Microsoft Office User" w:date="2023-09-11T13:17:00Z">
            <w:rPr/>
          </w:rPrChange>
        </w:rPr>
        <w:tab/>
        <w:t xml:space="preserve">Axworthy, J. B. </w:t>
      </w:r>
      <w:r w:rsidRPr="00B26E5F">
        <w:rPr>
          <w:sz w:val="20"/>
          <w:szCs w:val="20"/>
          <w:rPrChange w:id="2015" w:author="Microsoft Office User" w:date="2023-09-11T13:17:00Z">
            <w:rPr/>
          </w:rPrChange>
        </w:rPr>
        <w:fldChar w:fldCharType="end"/>
      </w:r>
      <w:r w:rsidRPr="00B26E5F">
        <w:rPr>
          <w:sz w:val="20"/>
          <w:szCs w:val="20"/>
          <w:rPrChange w:id="2016" w:author="Microsoft Office User" w:date="2023-09-11T13:17:00Z">
            <w:rPr/>
          </w:rPrChange>
        </w:rPr>
        <w:fldChar w:fldCharType="begin"/>
      </w:r>
      <w:r w:rsidRPr="00B26E5F">
        <w:rPr>
          <w:sz w:val="20"/>
          <w:szCs w:val="20"/>
          <w:rPrChange w:id="2017" w:author="Microsoft Office User" w:date="2023-09-11T13:17:00Z">
            <w:rPr/>
          </w:rPrChange>
        </w:rPr>
        <w:instrText>HYPERLINK "https://www.zotero.org/google-docs/?n2Avay" \h</w:instrText>
      </w:r>
      <w:r w:rsidRPr="00B26E5F">
        <w:rPr>
          <w:sz w:val="20"/>
          <w:szCs w:val="20"/>
          <w:rPrChange w:id="2018" w:author="Microsoft Office User" w:date="2023-09-11T13:17:00Z">
            <w:rPr>
              <w:sz w:val="20"/>
              <w:szCs w:val="20"/>
            </w:rPr>
          </w:rPrChange>
        </w:rPr>
      </w:r>
      <w:r w:rsidRPr="00B26E5F">
        <w:rPr>
          <w:sz w:val="20"/>
          <w:szCs w:val="20"/>
          <w:rPrChange w:id="2019" w:author="Microsoft Office User" w:date="2023-09-11T13:17:00Z">
            <w:rPr>
              <w:i/>
            </w:rPr>
          </w:rPrChange>
        </w:rPr>
        <w:fldChar w:fldCharType="separate"/>
      </w:r>
      <w:r w:rsidRPr="00B26E5F">
        <w:rPr>
          <w:i/>
          <w:sz w:val="20"/>
          <w:szCs w:val="20"/>
          <w:rPrChange w:id="2020" w:author="Microsoft Office User" w:date="2023-09-11T13:17:00Z">
            <w:rPr>
              <w:i/>
            </w:rPr>
          </w:rPrChange>
        </w:rPr>
        <w:t>et al.</w:t>
      </w:r>
      <w:r w:rsidRPr="00B26E5F">
        <w:rPr>
          <w:i/>
          <w:sz w:val="20"/>
          <w:szCs w:val="20"/>
          <w:rPrChange w:id="2021" w:author="Microsoft Office User" w:date="2023-09-11T13:17:00Z">
            <w:rPr>
              <w:i/>
            </w:rPr>
          </w:rPrChange>
        </w:rPr>
        <w:fldChar w:fldCharType="end"/>
      </w:r>
      <w:r w:rsidRPr="00B26E5F">
        <w:rPr>
          <w:sz w:val="20"/>
          <w:szCs w:val="20"/>
          <w:rPrChange w:id="2022" w:author="Microsoft Office User" w:date="2023-09-11T13:17:00Z">
            <w:rPr/>
          </w:rPrChange>
        </w:rPr>
        <w:fldChar w:fldCharType="begin"/>
      </w:r>
      <w:r w:rsidRPr="00B26E5F">
        <w:rPr>
          <w:sz w:val="20"/>
          <w:szCs w:val="20"/>
          <w:rPrChange w:id="2023" w:author="Microsoft Office User" w:date="2023-09-11T13:17:00Z">
            <w:rPr/>
          </w:rPrChange>
        </w:rPr>
        <w:instrText>HYPERLINK "https://www.zotero.org/google-docs/?n2Avay" \h</w:instrText>
      </w:r>
      <w:r w:rsidRPr="00B26E5F">
        <w:rPr>
          <w:sz w:val="20"/>
          <w:szCs w:val="20"/>
          <w:rPrChange w:id="2024" w:author="Microsoft Office User" w:date="2023-09-11T13:17:00Z">
            <w:rPr>
              <w:sz w:val="20"/>
              <w:szCs w:val="20"/>
            </w:rPr>
          </w:rPrChange>
        </w:rPr>
      </w:r>
      <w:r w:rsidRPr="00B26E5F">
        <w:rPr>
          <w:sz w:val="20"/>
          <w:szCs w:val="20"/>
          <w:rPrChange w:id="2025" w:author="Microsoft Office User" w:date="2023-09-11T13:17:00Z">
            <w:rPr/>
          </w:rPrChange>
        </w:rPr>
        <w:fldChar w:fldCharType="separate"/>
      </w:r>
      <w:r w:rsidRPr="00B26E5F">
        <w:rPr>
          <w:sz w:val="20"/>
          <w:szCs w:val="20"/>
          <w:rPrChange w:id="2026" w:author="Microsoft Office User" w:date="2023-09-11T13:17:00Z">
            <w:rPr/>
          </w:rPrChange>
        </w:rPr>
        <w:t xml:space="preserve"> Shotgun Proteomics Identifies Active Metabolic Pathways in Bleached Coral Tissue and Intraskeletal Compartments. </w:t>
      </w:r>
      <w:r w:rsidRPr="00B26E5F">
        <w:rPr>
          <w:sz w:val="20"/>
          <w:szCs w:val="20"/>
          <w:rPrChange w:id="2027" w:author="Microsoft Office User" w:date="2023-09-11T13:17:00Z">
            <w:rPr/>
          </w:rPrChange>
        </w:rPr>
        <w:fldChar w:fldCharType="end"/>
      </w:r>
      <w:r w:rsidRPr="00B26E5F">
        <w:rPr>
          <w:sz w:val="20"/>
          <w:szCs w:val="20"/>
          <w:rPrChange w:id="2028" w:author="Microsoft Office User" w:date="2023-09-11T13:17:00Z">
            <w:rPr/>
          </w:rPrChange>
        </w:rPr>
        <w:fldChar w:fldCharType="begin"/>
      </w:r>
      <w:r w:rsidRPr="00B26E5F">
        <w:rPr>
          <w:sz w:val="20"/>
          <w:szCs w:val="20"/>
          <w:rPrChange w:id="2029" w:author="Microsoft Office User" w:date="2023-09-11T13:17:00Z">
            <w:rPr/>
          </w:rPrChange>
        </w:rPr>
        <w:instrText>HYPERLINK "https://www.zotero.org/google-docs/?n2Avay" \h</w:instrText>
      </w:r>
      <w:r w:rsidRPr="00B26E5F">
        <w:rPr>
          <w:sz w:val="20"/>
          <w:szCs w:val="20"/>
          <w:rPrChange w:id="2030" w:author="Microsoft Office User" w:date="2023-09-11T13:17:00Z">
            <w:rPr>
              <w:sz w:val="20"/>
              <w:szCs w:val="20"/>
            </w:rPr>
          </w:rPrChange>
        </w:rPr>
      </w:r>
      <w:r w:rsidRPr="00B26E5F">
        <w:rPr>
          <w:sz w:val="20"/>
          <w:szCs w:val="20"/>
          <w:rPrChange w:id="2031" w:author="Microsoft Office User" w:date="2023-09-11T13:17:00Z">
            <w:rPr>
              <w:i/>
            </w:rPr>
          </w:rPrChange>
        </w:rPr>
        <w:fldChar w:fldCharType="separate"/>
      </w:r>
      <w:r w:rsidRPr="00B26E5F">
        <w:rPr>
          <w:i/>
          <w:sz w:val="20"/>
          <w:szCs w:val="20"/>
          <w:rPrChange w:id="2032" w:author="Microsoft Office User" w:date="2023-09-11T13:17:00Z">
            <w:rPr>
              <w:i/>
            </w:rPr>
          </w:rPrChange>
        </w:rPr>
        <w:t>Front. Mar. Sci.</w:t>
      </w:r>
      <w:r w:rsidRPr="00B26E5F">
        <w:rPr>
          <w:i/>
          <w:sz w:val="20"/>
          <w:szCs w:val="20"/>
          <w:rPrChange w:id="2033" w:author="Microsoft Office User" w:date="2023-09-11T13:17:00Z">
            <w:rPr>
              <w:i/>
            </w:rPr>
          </w:rPrChange>
        </w:rPr>
        <w:fldChar w:fldCharType="end"/>
      </w:r>
      <w:r w:rsidRPr="00B26E5F">
        <w:rPr>
          <w:sz w:val="20"/>
          <w:szCs w:val="20"/>
          <w:rPrChange w:id="2034" w:author="Microsoft Office User" w:date="2023-09-11T13:17:00Z">
            <w:rPr/>
          </w:rPrChange>
        </w:rPr>
        <w:fldChar w:fldCharType="begin"/>
      </w:r>
      <w:r w:rsidRPr="00B26E5F">
        <w:rPr>
          <w:sz w:val="20"/>
          <w:szCs w:val="20"/>
          <w:rPrChange w:id="2035" w:author="Microsoft Office User" w:date="2023-09-11T13:17:00Z">
            <w:rPr/>
          </w:rPrChange>
        </w:rPr>
        <w:instrText>HYPERLINK "https://www.zotero.org/google-docs/?n2Avay" \h</w:instrText>
      </w:r>
      <w:r w:rsidRPr="00B26E5F">
        <w:rPr>
          <w:sz w:val="20"/>
          <w:szCs w:val="20"/>
          <w:rPrChange w:id="2036" w:author="Microsoft Office User" w:date="2023-09-11T13:17:00Z">
            <w:rPr>
              <w:sz w:val="20"/>
              <w:szCs w:val="20"/>
            </w:rPr>
          </w:rPrChange>
        </w:rPr>
      </w:r>
      <w:r w:rsidRPr="00B26E5F">
        <w:rPr>
          <w:sz w:val="20"/>
          <w:szCs w:val="20"/>
          <w:rPrChange w:id="2037" w:author="Microsoft Office User" w:date="2023-09-11T13:17:00Z">
            <w:rPr/>
          </w:rPrChange>
        </w:rPr>
        <w:fldChar w:fldCharType="separate"/>
      </w:r>
      <w:r w:rsidRPr="00B26E5F">
        <w:rPr>
          <w:sz w:val="20"/>
          <w:szCs w:val="20"/>
          <w:rPrChange w:id="2038" w:author="Microsoft Office User" w:date="2023-09-11T13:17:00Z">
            <w:rPr/>
          </w:rPrChange>
        </w:rPr>
        <w:t xml:space="preserve"> (2022).</w:t>
      </w:r>
      <w:r w:rsidRPr="00B26E5F">
        <w:rPr>
          <w:sz w:val="20"/>
          <w:szCs w:val="20"/>
          <w:rPrChange w:id="2039"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2040" w:author="Microsoft Office User" w:date="2023-09-11T13:17:00Z">
            <w:rPr/>
          </w:rPrChange>
        </w:rPr>
        <w:pPrChange w:id="2041" w:author="Microsoft Office User" w:date="2023-09-11T13:17:00Z">
          <w:pPr/>
        </w:pPrChange>
      </w:pPr>
    </w:p>
    <w:p w14:paraId="383540E8" w14:textId="77777777" w:rsidR="000C56B0" w:rsidRPr="00B26E5F" w:rsidRDefault="00367A15">
      <w:pPr>
        <w:snapToGrid w:val="0"/>
        <w:contextualSpacing/>
        <w:rPr>
          <w:sz w:val="20"/>
          <w:szCs w:val="20"/>
          <w:rPrChange w:id="2042" w:author="Microsoft Office User" w:date="2023-09-11T13:17:00Z">
            <w:rPr/>
          </w:rPrChange>
        </w:rPr>
        <w:pPrChange w:id="2043" w:author="Microsoft Office User" w:date="2023-09-11T13:17:00Z">
          <w:pPr/>
        </w:pPrChange>
      </w:pPr>
      <w:r w:rsidRPr="00B26E5F">
        <w:rPr>
          <w:sz w:val="20"/>
          <w:szCs w:val="20"/>
          <w:rPrChange w:id="2044" w:author="Microsoft Office User" w:date="2023-09-11T13:17:00Z">
            <w:rPr/>
          </w:rPrChange>
        </w:rPr>
        <w:fldChar w:fldCharType="begin"/>
      </w:r>
      <w:r w:rsidRPr="00B26E5F">
        <w:rPr>
          <w:sz w:val="20"/>
          <w:szCs w:val="20"/>
          <w:rPrChange w:id="2045" w:author="Microsoft Office User" w:date="2023-09-11T13:17:00Z">
            <w:rPr/>
          </w:rPrChange>
        </w:rPr>
        <w:instrText>HYPERLINK "https://www.zotero.org/google-docs/?n2Avay" \h</w:instrText>
      </w:r>
      <w:r w:rsidRPr="00B26E5F">
        <w:rPr>
          <w:sz w:val="20"/>
          <w:szCs w:val="20"/>
          <w:rPrChange w:id="2046" w:author="Microsoft Office User" w:date="2023-09-11T13:17:00Z">
            <w:rPr>
              <w:sz w:val="20"/>
              <w:szCs w:val="20"/>
            </w:rPr>
          </w:rPrChange>
        </w:rPr>
      </w:r>
      <w:r w:rsidRPr="00B26E5F">
        <w:rPr>
          <w:sz w:val="20"/>
          <w:szCs w:val="20"/>
          <w:rPrChange w:id="2047" w:author="Microsoft Office User" w:date="2023-09-11T13:17:00Z">
            <w:rPr/>
          </w:rPrChange>
        </w:rPr>
        <w:fldChar w:fldCharType="separate"/>
      </w:r>
      <w:r w:rsidRPr="00B26E5F">
        <w:rPr>
          <w:sz w:val="20"/>
          <w:szCs w:val="20"/>
          <w:rPrChange w:id="2048" w:author="Microsoft Office User" w:date="2023-09-11T13:17:00Z">
            <w:rPr/>
          </w:rPrChange>
        </w:rPr>
        <w:t>55.</w:t>
      </w:r>
      <w:r w:rsidRPr="00B26E5F">
        <w:rPr>
          <w:sz w:val="20"/>
          <w:szCs w:val="20"/>
          <w:rPrChange w:id="2049"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2050" w:author="Microsoft Office User" w:date="2023-09-11T13:17:00Z">
            <w:rPr/>
          </w:rPrChange>
        </w:rPr>
        <w:fldChar w:fldCharType="end"/>
      </w:r>
      <w:r w:rsidRPr="00B26E5F">
        <w:rPr>
          <w:sz w:val="20"/>
          <w:szCs w:val="20"/>
          <w:rPrChange w:id="2051" w:author="Microsoft Office User" w:date="2023-09-11T13:17:00Z">
            <w:rPr/>
          </w:rPrChange>
        </w:rPr>
        <w:fldChar w:fldCharType="begin"/>
      </w:r>
      <w:r w:rsidRPr="00B26E5F">
        <w:rPr>
          <w:sz w:val="20"/>
          <w:szCs w:val="20"/>
          <w:rPrChange w:id="2052" w:author="Microsoft Office User" w:date="2023-09-11T13:17:00Z">
            <w:rPr/>
          </w:rPrChange>
        </w:rPr>
        <w:instrText>HYPERLINK "https://www.zotero.org/google-docs/?n2Avay" \h</w:instrText>
      </w:r>
      <w:r w:rsidRPr="00B26E5F">
        <w:rPr>
          <w:sz w:val="20"/>
          <w:szCs w:val="20"/>
          <w:rPrChange w:id="2053" w:author="Microsoft Office User" w:date="2023-09-11T13:17:00Z">
            <w:rPr>
              <w:sz w:val="20"/>
              <w:szCs w:val="20"/>
            </w:rPr>
          </w:rPrChange>
        </w:rPr>
      </w:r>
      <w:r w:rsidRPr="00B26E5F">
        <w:rPr>
          <w:sz w:val="20"/>
          <w:szCs w:val="20"/>
          <w:rPrChange w:id="2054" w:author="Microsoft Office User" w:date="2023-09-11T13:17:00Z">
            <w:rPr>
              <w:i/>
            </w:rPr>
          </w:rPrChange>
        </w:rPr>
        <w:fldChar w:fldCharType="separate"/>
      </w:r>
      <w:r w:rsidRPr="00B26E5F">
        <w:rPr>
          <w:i/>
          <w:sz w:val="20"/>
          <w:szCs w:val="20"/>
          <w:rPrChange w:id="2055" w:author="Microsoft Office User" w:date="2023-09-11T13:17:00Z">
            <w:rPr>
              <w:i/>
            </w:rPr>
          </w:rPrChange>
        </w:rPr>
        <w:t xml:space="preserve">Front. Immunol. </w:t>
      </w:r>
      <w:r w:rsidRPr="00B26E5F">
        <w:rPr>
          <w:i/>
          <w:sz w:val="20"/>
          <w:szCs w:val="20"/>
          <w:rPrChange w:id="2056" w:author="Microsoft Office User" w:date="2023-09-11T13:17:00Z">
            <w:rPr>
              <w:i/>
            </w:rPr>
          </w:rPrChange>
        </w:rPr>
        <w:fldChar w:fldCharType="end"/>
      </w:r>
      <w:r w:rsidRPr="00B26E5F">
        <w:rPr>
          <w:sz w:val="20"/>
          <w:szCs w:val="20"/>
          <w:rPrChange w:id="2057" w:author="Microsoft Office User" w:date="2023-09-11T13:17:00Z">
            <w:rPr/>
          </w:rPrChange>
        </w:rPr>
        <w:fldChar w:fldCharType="begin"/>
      </w:r>
      <w:r w:rsidRPr="00B26E5F">
        <w:rPr>
          <w:sz w:val="20"/>
          <w:szCs w:val="20"/>
          <w:rPrChange w:id="2058" w:author="Microsoft Office User" w:date="2023-09-11T13:17:00Z">
            <w:rPr/>
          </w:rPrChange>
        </w:rPr>
        <w:instrText>HYPERLINK "https://www.zotero.org/google-docs/?n2Avay" \h</w:instrText>
      </w:r>
      <w:r w:rsidRPr="00B26E5F">
        <w:rPr>
          <w:sz w:val="20"/>
          <w:szCs w:val="20"/>
          <w:rPrChange w:id="2059" w:author="Microsoft Office User" w:date="2023-09-11T13:17:00Z">
            <w:rPr>
              <w:sz w:val="20"/>
              <w:szCs w:val="20"/>
            </w:rPr>
          </w:rPrChange>
        </w:rPr>
      </w:r>
      <w:r w:rsidRPr="00B26E5F">
        <w:rPr>
          <w:sz w:val="20"/>
          <w:szCs w:val="20"/>
          <w:rPrChange w:id="2060" w:author="Microsoft Office User" w:date="2023-09-11T13:17:00Z">
            <w:rPr>
              <w:b/>
            </w:rPr>
          </w:rPrChange>
        </w:rPr>
        <w:fldChar w:fldCharType="separate"/>
      </w:r>
      <w:r w:rsidRPr="00B26E5F">
        <w:rPr>
          <w:b/>
          <w:sz w:val="20"/>
          <w:szCs w:val="20"/>
          <w:rPrChange w:id="2061" w:author="Microsoft Office User" w:date="2023-09-11T13:17:00Z">
            <w:rPr>
              <w:b/>
            </w:rPr>
          </w:rPrChange>
        </w:rPr>
        <w:t>13</w:t>
      </w:r>
      <w:r w:rsidRPr="00B26E5F">
        <w:rPr>
          <w:b/>
          <w:sz w:val="20"/>
          <w:szCs w:val="20"/>
          <w:rPrChange w:id="2062" w:author="Microsoft Office User" w:date="2023-09-11T13:17:00Z">
            <w:rPr>
              <w:b/>
            </w:rPr>
          </w:rPrChange>
        </w:rPr>
        <w:fldChar w:fldCharType="end"/>
      </w:r>
      <w:r w:rsidRPr="00B26E5F">
        <w:rPr>
          <w:sz w:val="20"/>
          <w:szCs w:val="20"/>
          <w:rPrChange w:id="2063" w:author="Microsoft Office User" w:date="2023-09-11T13:17:00Z">
            <w:rPr/>
          </w:rPrChange>
        </w:rPr>
        <w:fldChar w:fldCharType="begin"/>
      </w:r>
      <w:r w:rsidRPr="00B26E5F">
        <w:rPr>
          <w:sz w:val="20"/>
          <w:szCs w:val="20"/>
          <w:rPrChange w:id="2064" w:author="Microsoft Office User" w:date="2023-09-11T13:17:00Z">
            <w:rPr/>
          </w:rPrChange>
        </w:rPr>
        <w:instrText>HYPERLINK "https://www.zotero.org/google-docs/?n2Avay" \h</w:instrText>
      </w:r>
      <w:r w:rsidRPr="00B26E5F">
        <w:rPr>
          <w:sz w:val="20"/>
          <w:szCs w:val="20"/>
          <w:rPrChange w:id="2065" w:author="Microsoft Office User" w:date="2023-09-11T13:17:00Z">
            <w:rPr>
              <w:sz w:val="20"/>
              <w:szCs w:val="20"/>
            </w:rPr>
          </w:rPrChange>
        </w:rPr>
      </w:r>
      <w:r w:rsidRPr="00B26E5F">
        <w:rPr>
          <w:sz w:val="20"/>
          <w:szCs w:val="20"/>
          <w:rPrChange w:id="2066" w:author="Microsoft Office User" w:date="2023-09-11T13:17:00Z">
            <w:rPr/>
          </w:rPrChange>
        </w:rPr>
        <w:fldChar w:fldCharType="separate"/>
      </w:r>
      <w:r w:rsidRPr="00B26E5F">
        <w:rPr>
          <w:sz w:val="20"/>
          <w:szCs w:val="20"/>
          <w:rPrChange w:id="2067" w:author="Microsoft Office User" w:date="2023-09-11T13:17:00Z">
            <w:rPr/>
          </w:rPrChange>
        </w:rPr>
        <w:t>, (2022).</w:t>
      </w:r>
      <w:r w:rsidRPr="00B26E5F">
        <w:rPr>
          <w:sz w:val="20"/>
          <w:szCs w:val="20"/>
          <w:rPrChange w:id="2068"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2069" w:author="Microsoft Office User" w:date="2023-09-11T13:17:00Z">
            <w:rPr/>
          </w:rPrChange>
        </w:rPr>
        <w:pPrChange w:id="2070" w:author="Microsoft Office User" w:date="2023-09-11T13:17:00Z">
          <w:pPr/>
        </w:pPrChange>
      </w:pPr>
    </w:p>
    <w:p w14:paraId="6E07D534" w14:textId="77777777" w:rsidR="000C56B0" w:rsidRPr="00B26E5F" w:rsidRDefault="00367A15">
      <w:pPr>
        <w:snapToGrid w:val="0"/>
        <w:contextualSpacing/>
        <w:rPr>
          <w:sz w:val="20"/>
          <w:szCs w:val="20"/>
          <w:rPrChange w:id="2071" w:author="Microsoft Office User" w:date="2023-09-11T13:17:00Z">
            <w:rPr/>
          </w:rPrChange>
        </w:rPr>
        <w:pPrChange w:id="2072" w:author="Microsoft Office User" w:date="2023-09-11T13:17:00Z">
          <w:pPr/>
        </w:pPrChange>
      </w:pPr>
      <w:r w:rsidRPr="00B26E5F">
        <w:rPr>
          <w:sz w:val="20"/>
          <w:szCs w:val="20"/>
          <w:rPrChange w:id="2073" w:author="Microsoft Office User" w:date="2023-09-11T13:17:00Z">
            <w:rPr/>
          </w:rPrChange>
        </w:rPr>
        <w:fldChar w:fldCharType="begin"/>
      </w:r>
      <w:r w:rsidRPr="00B26E5F">
        <w:rPr>
          <w:sz w:val="20"/>
          <w:szCs w:val="20"/>
          <w:rPrChange w:id="2074" w:author="Microsoft Office User" w:date="2023-09-11T13:17:00Z">
            <w:rPr/>
          </w:rPrChange>
        </w:rPr>
        <w:instrText>HYPERLINK "https://www.zotero.org/google-docs/?n2Avay" \h</w:instrText>
      </w:r>
      <w:r w:rsidRPr="00B26E5F">
        <w:rPr>
          <w:sz w:val="20"/>
          <w:szCs w:val="20"/>
          <w:rPrChange w:id="2075" w:author="Microsoft Office User" w:date="2023-09-11T13:17:00Z">
            <w:rPr>
              <w:sz w:val="20"/>
              <w:szCs w:val="20"/>
            </w:rPr>
          </w:rPrChange>
        </w:rPr>
      </w:r>
      <w:r w:rsidRPr="00B26E5F">
        <w:rPr>
          <w:sz w:val="20"/>
          <w:szCs w:val="20"/>
          <w:rPrChange w:id="2076" w:author="Microsoft Office User" w:date="2023-09-11T13:17:00Z">
            <w:rPr/>
          </w:rPrChange>
        </w:rPr>
        <w:fldChar w:fldCharType="separate"/>
      </w:r>
      <w:r w:rsidRPr="00B26E5F">
        <w:rPr>
          <w:sz w:val="20"/>
          <w:szCs w:val="20"/>
          <w:rPrChange w:id="2077" w:author="Microsoft Office User" w:date="2023-09-11T13:17:00Z">
            <w:rPr/>
          </w:rPrChange>
        </w:rPr>
        <w:t>56.</w:t>
      </w:r>
      <w:r w:rsidRPr="00B26E5F">
        <w:rPr>
          <w:sz w:val="20"/>
          <w:szCs w:val="20"/>
          <w:rPrChange w:id="2078" w:author="Microsoft Office User" w:date="2023-09-11T13:17:00Z">
            <w:rPr/>
          </w:rPrChange>
        </w:rPr>
        <w:tab/>
        <w:t xml:space="preserve">Vega Thurber, R. </w:t>
      </w:r>
      <w:r w:rsidRPr="00B26E5F">
        <w:rPr>
          <w:sz w:val="20"/>
          <w:szCs w:val="20"/>
          <w:rPrChange w:id="2079" w:author="Microsoft Office User" w:date="2023-09-11T13:17:00Z">
            <w:rPr/>
          </w:rPrChange>
        </w:rPr>
        <w:fldChar w:fldCharType="end"/>
      </w:r>
      <w:r w:rsidRPr="00B26E5F">
        <w:rPr>
          <w:sz w:val="20"/>
          <w:szCs w:val="20"/>
          <w:rPrChange w:id="2080" w:author="Microsoft Office User" w:date="2023-09-11T13:17:00Z">
            <w:rPr/>
          </w:rPrChange>
        </w:rPr>
        <w:fldChar w:fldCharType="begin"/>
      </w:r>
      <w:r w:rsidRPr="00B26E5F">
        <w:rPr>
          <w:sz w:val="20"/>
          <w:szCs w:val="20"/>
          <w:rPrChange w:id="2081" w:author="Microsoft Office User" w:date="2023-09-11T13:17:00Z">
            <w:rPr/>
          </w:rPrChange>
        </w:rPr>
        <w:instrText>HYPERLINK "https://www.zotero.org/google-docs/?n2Avay" \h</w:instrText>
      </w:r>
      <w:r w:rsidRPr="00B26E5F">
        <w:rPr>
          <w:sz w:val="20"/>
          <w:szCs w:val="20"/>
          <w:rPrChange w:id="2082" w:author="Microsoft Office User" w:date="2023-09-11T13:17:00Z">
            <w:rPr>
              <w:sz w:val="20"/>
              <w:szCs w:val="20"/>
            </w:rPr>
          </w:rPrChange>
        </w:rPr>
      </w:r>
      <w:r w:rsidRPr="00B26E5F">
        <w:rPr>
          <w:sz w:val="20"/>
          <w:szCs w:val="20"/>
          <w:rPrChange w:id="2083" w:author="Microsoft Office User" w:date="2023-09-11T13:17:00Z">
            <w:rPr>
              <w:i/>
            </w:rPr>
          </w:rPrChange>
        </w:rPr>
        <w:fldChar w:fldCharType="separate"/>
      </w:r>
      <w:r w:rsidRPr="00B26E5F">
        <w:rPr>
          <w:i/>
          <w:sz w:val="20"/>
          <w:szCs w:val="20"/>
          <w:rPrChange w:id="2084" w:author="Microsoft Office User" w:date="2023-09-11T13:17:00Z">
            <w:rPr>
              <w:i/>
            </w:rPr>
          </w:rPrChange>
        </w:rPr>
        <w:t>et al.</w:t>
      </w:r>
      <w:r w:rsidRPr="00B26E5F">
        <w:rPr>
          <w:i/>
          <w:sz w:val="20"/>
          <w:szCs w:val="20"/>
          <w:rPrChange w:id="2085" w:author="Microsoft Office User" w:date="2023-09-11T13:17:00Z">
            <w:rPr>
              <w:i/>
            </w:rPr>
          </w:rPrChange>
        </w:rPr>
        <w:fldChar w:fldCharType="end"/>
      </w:r>
      <w:r w:rsidRPr="00B26E5F">
        <w:rPr>
          <w:sz w:val="20"/>
          <w:szCs w:val="20"/>
          <w:rPrChange w:id="2086" w:author="Microsoft Office User" w:date="2023-09-11T13:17:00Z">
            <w:rPr/>
          </w:rPrChange>
        </w:rPr>
        <w:fldChar w:fldCharType="begin"/>
      </w:r>
      <w:r w:rsidRPr="00B26E5F">
        <w:rPr>
          <w:sz w:val="20"/>
          <w:szCs w:val="20"/>
          <w:rPrChange w:id="2087" w:author="Microsoft Office User" w:date="2023-09-11T13:17:00Z">
            <w:rPr/>
          </w:rPrChange>
        </w:rPr>
        <w:instrText>HYPERLINK "https://www.zotero.org/google-docs/?n2Avay" \h</w:instrText>
      </w:r>
      <w:r w:rsidRPr="00B26E5F">
        <w:rPr>
          <w:sz w:val="20"/>
          <w:szCs w:val="20"/>
          <w:rPrChange w:id="2088" w:author="Microsoft Office User" w:date="2023-09-11T13:17:00Z">
            <w:rPr>
              <w:sz w:val="20"/>
              <w:szCs w:val="20"/>
            </w:rPr>
          </w:rPrChange>
        </w:rPr>
      </w:r>
      <w:r w:rsidRPr="00B26E5F">
        <w:rPr>
          <w:sz w:val="20"/>
          <w:szCs w:val="20"/>
          <w:rPrChange w:id="2089" w:author="Microsoft Office User" w:date="2023-09-11T13:17:00Z">
            <w:rPr/>
          </w:rPrChange>
        </w:rPr>
        <w:fldChar w:fldCharType="separate"/>
      </w:r>
      <w:r w:rsidRPr="00B26E5F">
        <w:rPr>
          <w:sz w:val="20"/>
          <w:szCs w:val="20"/>
          <w:rPrChange w:id="2090" w:author="Microsoft Office User" w:date="2023-09-11T13:17:00Z">
            <w:rPr/>
          </w:rPrChange>
        </w:rPr>
        <w:t xml:space="preserve"> Deciphering coral disease dynamics: integrating host, microbiome, and the changing environment. </w:t>
      </w:r>
      <w:r w:rsidRPr="00B26E5F">
        <w:rPr>
          <w:sz w:val="20"/>
          <w:szCs w:val="20"/>
          <w:rPrChange w:id="2091" w:author="Microsoft Office User" w:date="2023-09-11T13:17:00Z">
            <w:rPr/>
          </w:rPrChange>
        </w:rPr>
        <w:fldChar w:fldCharType="end"/>
      </w:r>
      <w:r w:rsidRPr="00B26E5F">
        <w:rPr>
          <w:sz w:val="20"/>
          <w:szCs w:val="20"/>
          <w:rPrChange w:id="2092" w:author="Microsoft Office User" w:date="2023-09-11T13:17:00Z">
            <w:rPr/>
          </w:rPrChange>
        </w:rPr>
        <w:fldChar w:fldCharType="begin"/>
      </w:r>
      <w:r w:rsidRPr="00B26E5F">
        <w:rPr>
          <w:sz w:val="20"/>
          <w:szCs w:val="20"/>
          <w:rPrChange w:id="2093" w:author="Microsoft Office User" w:date="2023-09-11T13:17:00Z">
            <w:rPr/>
          </w:rPrChange>
        </w:rPr>
        <w:instrText>HYPERLINK "https://www.zotero.org/google-docs/?n2Avay" \h</w:instrText>
      </w:r>
      <w:r w:rsidRPr="00B26E5F">
        <w:rPr>
          <w:sz w:val="20"/>
          <w:szCs w:val="20"/>
          <w:rPrChange w:id="2094" w:author="Microsoft Office User" w:date="2023-09-11T13:17:00Z">
            <w:rPr>
              <w:sz w:val="20"/>
              <w:szCs w:val="20"/>
            </w:rPr>
          </w:rPrChange>
        </w:rPr>
      </w:r>
      <w:r w:rsidRPr="00B26E5F">
        <w:rPr>
          <w:sz w:val="20"/>
          <w:szCs w:val="20"/>
          <w:rPrChange w:id="2095" w:author="Microsoft Office User" w:date="2023-09-11T13:17:00Z">
            <w:rPr>
              <w:i/>
            </w:rPr>
          </w:rPrChange>
        </w:rPr>
        <w:fldChar w:fldCharType="separate"/>
      </w:r>
      <w:r w:rsidRPr="00B26E5F">
        <w:rPr>
          <w:i/>
          <w:sz w:val="20"/>
          <w:szCs w:val="20"/>
          <w:rPrChange w:id="2096" w:author="Microsoft Office User" w:date="2023-09-11T13:17:00Z">
            <w:rPr>
              <w:i/>
            </w:rPr>
          </w:rPrChange>
        </w:rPr>
        <w:t xml:space="preserve">Front. Ecol. Evol. </w:t>
      </w:r>
      <w:r w:rsidRPr="00B26E5F">
        <w:rPr>
          <w:i/>
          <w:sz w:val="20"/>
          <w:szCs w:val="20"/>
          <w:rPrChange w:id="2097" w:author="Microsoft Office User" w:date="2023-09-11T13:17:00Z">
            <w:rPr>
              <w:i/>
            </w:rPr>
          </w:rPrChange>
        </w:rPr>
        <w:fldChar w:fldCharType="end"/>
      </w:r>
      <w:r w:rsidRPr="00B26E5F">
        <w:rPr>
          <w:sz w:val="20"/>
          <w:szCs w:val="20"/>
          <w:rPrChange w:id="2098" w:author="Microsoft Office User" w:date="2023-09-11T13:17:00Z">
            <w:rPr/>
          </w:rPrChange>
        </w:rPr>
        <w:fldChar w:fldCharType="begin"/>
      </w:r>
      <w:r w:rsidRPr="00B26E5F">
        <w:rPr>
          <w:sz w:val="20"/>
          <w:szCs w:val="20"/>
          <w:rPrChange w:id="2099" w:author="Microsoft Office User" w:date="2023-09-11T13:17:00Z">
            <w:rPr/>
          </w:rPrChange>
        </w:rPr>
        <w:instrText>HYPERLINK "https://www.zotero.org/google-docs/?n2Avay" \h</w:instrText>
      </w:r>
      <w:r w:rsidRPr="00B26E5F">
        <w:rPr>
          <w:sz w:val="20"/>
          <w:szCs w:val="20"/>
          <w:rPrChange w:id="2100" w:author="Microsoft Office User" w:date="2023-09-11T13:17:00Z">
            <w:rPr>
              <w:sz w:val="20"/>
              <w:szCs w:val="20"/>
            </w:rPr>
          </w:rPrChange>
        </w:rPr>
      </w:r>
      <w:r w:rsidRPr="00B26E5F">
        <w:rPr>
          <w:sz w:val="20"/>
          <w:szCs w:val="20"/>
          <w:rPrChange w:id="2101" w:author="Microsoft Office User" w:date="2023-09-11T13:17:00Z">
            <w:rPr>
              <w:b/>
            </w:rPr>
          </w:rPrChange>
        </w:rPr>
        <w:fldChar w:fldCharType="separate"/>
      </w:r>
      <w:r w:rsidRPr="00B26E5F">
        <w:rPr>
          <w:b/>
          <w:sz w:val="20"/>
          <w:szCs w:val="20"/>
          <w:rPrChange w:id="2102" w:author="Microsoft Office User" w:date="2023-09-11T13:17:00Z">
            <w:rPr>
              <w:b/>
            </w:rPr>
          </w:rPrChange>
        </w:rPr>
        <w:t>8</w:t>
      </w:r>
      <w:r w:rsidRPr="00B26E5F">
        <w:rPr>
          <w:b/>
          <w:sz w:val="20"/>
          <w:szCs w:val="20"/>
          <w:rPrChange w:id="2103" w:author="Microsoft Office User" w:date="2023-09-11T13:17:00Z">
            <w:rPr>
              <w:b/>
            </w:rPr>
          </w:rPrChange>
        </w:rPr>
        <w:fldChar w:fldCharType="end"/>
      </w:r>
      <w:r w:rsidRPr="00B26E5F">
        <w:rPr>
          <w:sz w:val="20"/>
          <w:szCs w:val="20"/>
          <w:rPrChange w:id="2104" w:author="Microsoft Office User" w:date="2023-09-11T13:17:00Z">
            <w:rPr/>
          </w:rPrChange>
        </w:rPr>
        <w:fldChar w:fldCharType="begin"/>
      </w:r>
      <w:r w:rsidRPr="00B26E5F">
        <w:rPr>
          <w:sz w:val="20"/>
          <w:szCs w:val="20"/>
          <w:rPrChange w:id="2105" w:author="Microsoft Office User" w:date="2023-09-11T13:17:00Z">
            <w:rPr/>
          </w:rPrChange>
        </w:rPr>
        <w:instrText>HYPERLINK "https://www.zotero.org/google-docs/?n2Avay" \h</w:instrText>
      </w:r>
      <w:r w:rsidRPr="00B26E5F">
        <w:rPr>
          <w:sz w:val="20"/>
          <w:szCs w:val="20"/>
          <w:rPrChange w:id="2106" w:author="Microsoft Office User" w:date="2023-09-11T13:17:00Z">
            <w:rPr>
              <w:sz w:val="20"/>
              <w:szCs w:val="20"/>
            </w:rPr>
          </w:rPrChange>
        </w:rPr>
      </w:r>
      <w:r w:rsidRPr="00B26E5F">
        <w:rPr>
          <w:sz w:val="20"/>
          <w:szCs w:val="20"/>
          <w:rPrChange w:id="2107" w:author="Microsoft Office User" w:date="2023-09-11T13:17:00Z">
            <w:rPr/>
          </w:rPrChange>
        </w:rPr>
        <w:fldChar w:fldCharType="separate"/>
      </w:r>
      <w:r w:rsidRPr="00B26E5F">
        <w:rPr>
          <w:sz w:val="20"/>
          <w:szCs w:val="20"/>
          <w:rPrChange w:id="2108" w:author="Microsoft Office User" w:date="2023-09-11T13:17:00Z">
            <w:rPr/>
          </w:rPrChange>
        </w:rPr>
        <w:t>, 575927 (2020).</w:t>
      </w:r>
      <w:r w:rsidRPr="00B26E5F">
        <w:rPr>
          <w:sz w:val="20"/>
          <w:szCs w:val="20"/>
          <w:rPrChange w:id="2109"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2110" w:author="Microsoft Office User" w:date="2023-09-11T13:17:00Z">
            <w:rPr/>
          </w:rPrChange>
        </w:rPr>
        <w:pPrChange w:id="2111" w:author="Microsoft Office User" w:date="2023-09-11T13:17:00Z">
          <w:pPr/>
        </w:pPrChange>
      </w:pPr>
    </w:p>
    <w:p w14:paraId="3D8B2354" w14:textId="77777777" w:rsidR="000C56B0" w:rsidRPr="00B26E5F" w:rsidRDefault="00367A15">
      <w:pPr>
        <w:snapToGrid w:val="0"/>
        <w:contextualSpacing/>
        <w:rPr>
          <w:sz w:val="20"/>
          <w:szCs w:val="20"/>
          <w:rPrChange w:id="2112" w:author="Microsoft Office User" w:date="2023-09-11T13:17:00Z">
            <w:rPr/>
          </w:rPrChange>
        </w:rPr>
        <w:pPrChange w:id="2113" w:author="Microsoft Office User" w:date="2023-09-11T13:17:00Z">
          <w:pPr/>
        </w:pPrChange>
      </w:pPr>
      <w:r w:rsidRPr="00B26E5F">
        <w:rPr>
          <w:sz w:val="20"/>
          <w:szCs w:val="20"/>
          <w:rPrChange w:id="2114" w:author="Microsoft Office User" w:date="2023-09-11T13:17:00Z">
            <w:rPr/>
          </w:rPrChange>
        </w:rPr>
        <w:fldChar w:fldCharType="begin"/>
      </w:r>
      <w:r w:rsidRPr="00B26E5F">
        <w:rPr>
          <w:sz w:val="20"/>
          <w:szCs w:val="20"/>
          <w:rPrChange w:id="2115" w:author="Microsoft Office User" w:date="2023-09-11T13:17:00Z">
            <w:rPr/>
          </w:rPrChange>
        </w:rPr>
        <w:instrText>HYPERLINK "https://www.zotero.org/google-docs/?n2Avay" \h</w:instrText>
      </w:r>
      <w:r w:rsidRPr="00B26E5F">
        <w:rPr>
          <w:sz w:val="20"/>
          <w:szCs w:val="20"/>
          <w:rPrChange w:id="2116" w:author="Microsoft Office User" w:date="2023-09-11T13:17:00Z">
            <w:rPr>
              <w:sz w:val="20"/>
              <w:szCs w:val="20"/>
            </w:rPr>
          </w:rPrChange>
        </w:rPr>
      </w:r>
      <w:r w:rsidRPr="00B26E5F">
        <w:rPr>
          <w:sz w:val="20"/>
          <w:szCs w:val="20"/>
          <w:rPrChange w:id="2117" w:author="Microsoft Office User" w:date="2023-09-11T13:17:00Z">
            <w:rPr/>
          </w:rPrChange>
        </w:rPr>
        <w:fldChar w:fldCharType="separate"/>
      </w:r>
      <w:r w:rsidRPr="00B26E5F">
        <w:rPr>
          <w:sz w:val="20"/>
          <w:szCs w:val="20"/>
          <w:rPrChange w:id="2118" w:author="Microsoft Office User" w:date="2023-09-11T13:17:00Z">
            <w:rPr/>
          </w:rPrChange>
        </w:rPr>
        <w:t>57.</w:t>
      </w:r>
      <w:r w:rsidRPr="00B26E5F">
        <w:rPr>
          <w:sz w:val="20"/>
          <w:szCs w:val="20"/>
          <w:rPrChange w:id="2119" w:author="Microsoft Office User" w:date="2023-09-11T13:17:00Z">
            <w:rPr/>
          </w:rPrChange>
        </w:rPr>
        <w:tab/>
        <w:t xml:space="preserve">Elton, C. S. </w:t>
      </w:r>
      <w:r w:rsidRPr="00B26E5F">
        <w:rPr>
          <w:sz w:val="20"/>
          <w:szCs w:val="20"/>
          <w:rPrChange w:id="2120" w:author="Microsoft Office User" w:date="2023-09-11T13:17:00Z">
            <w:rPr/>
          </w:rPrChange>
        </w:rPr>
        <w:fldChar w:fldCharType="end"/>
      </w:r>
      <w:r w:rsidRPr="00B26E5F">
        <w:rPr>
          <w:sz w:val="20"/>
          <w:szCs w:val="20"/>
          <w:rPrChange w:id="2121" w:author="Microsoft Office User" w:date="2023-09-11T13:17:00Z">
            <w:rPr/>
          </w:rPrChange>
        </w:rPr>
        <w:fldChar w:fldCharType="begin"/>
      </w:r>
      <w:r w:rsidRPr="00B26E5F">
        <w:rPr>
          <w:sz w:val="20"/>
          <w:szCs w:val="20"/>
          <w:rPrChange w:id="2122" w:author="Microsoft Office User" w:date="2023-09-11T13:17:00Z">
            <w:rPr/>
          </w:rPrChange>
        </w:rPr>
        <w:instrText>HYPERLINK "https://www.zotero.org/google-docs/?n2Avay" \h</w:instrText>
      </w:r>
      <w:r w:rsidRPr="00B26E5F">
        <w:rPr>
          <w:sz w:val="20"/>
          <w:szCs w:val="20"/>
          <w:rPrChange w:id="2123" w:author="Microsoft Office User" w:date="2023-09-11T13:17:00Z">
            <w:rPr>
              <w:sz w:val="20"/>
              <w:szCs w:val="20"/>
            </w:rPr>
          </w:rPrChange>
        </w:rPr>
      </w:r>
      <w:r w:rsidRPr="00B26E5F">
        <w:rPr>
          <w:sz w:val="20"/>
          <w:szCs w:val="20"/>
          <w:rPrChange w:id="2124" w:author="Microsoft Office User" w:date="2023-09-11T13:17:00Z">
            <w:rPr>
              <w:i/>
            </w:rPr>
          </w:rPrChange>
        </w:rPr>
        <w:fldChar w:fldCharType="separate"/>
      </w:r>
      <w:r w:rsidRPr="00B26E5F">
        <w:rPr>
          <w:i/>
          <w:sz w:val="20"/>
          <w:szCs w:val="20"/>
          <w:rPrChange w:id="2125" w:author="Microsoft Office User" w:date="2023-09-11T13:17:00Z">
            <w:rPr>
              <w:i/>
            </w:rPr>
          </w:rPrChange>
        </w:rPr>
        <w:t>The Ecology of Invasions by Animals and Plants</w:t>
      </w:r>
      <w:r w:rsidRPr="00B26E5F">
        <w:rPr>
          <w:i/>
          <w:sz w:val="20"/>
          <w:szCs w:val="20"/>
          <w:rPrChange w:id="2126" w:author="Microsoft Office User" w:date="2023-09-11T13:17:00Z">
            <w:rPr>
              <w:i/>
            </w:rPr>
          </w:rPrChange>
        </w:rPr>
        <w:fldChar w:fldCharType="end"/>
      </w:r>
      <w:r w:rsidRPr="00B26E5F">
        <w:rPr>
          <w:sz w:val="20"/>
          <w:szCs w:val="20"/>
          <w:rPrChange w:id="2127" w:author="Microsoft Office User" w:date="2023-09-11T13:17:00Z">
            <w:rPr/>
          </w:rPrChange>
        </w:rPr>
        <w:fldChar w:fldCharType="begin"/>
      </w:r>
      <w:r w:rsidRPr="00B26E5F">
        <w:rPr>
          <w:sz w:val="20"/>
          <w:szCs w:val="20"/>
          <w:rPrChange w:id="2128" w:author="Microsoft Office User" w:date="2023-09-11T13:17:00Z">
            <w:rPr/>
          </w:rPrChange>
        </w:rPr>
        <w:instrText>HYPERLINK "https://www.zotero.org/google-docs/?n2Avay" \h</w:instrText>
      </w:r>
      <w:r w:rsidRPr="00B26E5F">
        <w:rPr>
          <w:sz w:val="20"/>
          <w:szCs w:val="20"/>
          <w:rPrChange w:id="2129" w:author="Microsoft Office User" w:date="2023-09-11T13:17:00Z">
            <w:rPr>
              <w:sz w:val="20"/>
              <w:szCs w:val="20"/>
            </w:rPr>
          </w:rPrChange>
        </w:rPr>
      </w:r>
      <w:r w:rsidRPr="00B26E5F">
        <w:rPr>
          <w:sz w:val="20"/>
          <w:szCs w:val="20"/>
          <w:rPrChange w:id="2130" w:author="Microsoft Office User" w:date="2023-09-11T13:17:00Z">
            <w:rPr/>
          </w:rPrChange>
        </w:rPr>
        <w:fldChar w:fldCharType="separate"/>
      </w:r>
      <w:r w:rsidRPr="00B26E5F">
        <w:rPr>
          <w:sz w:val="20"/>
          <w:szCs w:val="20"/>
          <w:rPrChange w:id="2131" w:author="Microsoft Office User" w:date="2023-09-11T13:17:00Z">
            <w:rPr/>
          </w:rPrChange>
        </w:rPr>
        <w:t>. (Springer Nature, 2020).</w:t>
      </w:r>
      <w:r w:rsidRPr="00B26E5F">
        <w:rPr>
          <w:sz w:val="20"/>
          <w:szCs w:val="20"/>
          <w:rPrChange w:id="2132"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2133" w:author="Microsoft Office User" w:date="2023-09-11T13:17:00Z">
            <w:rPr/>
          </w:rPrChange>
        </w:rPr>
        <w:pPrChange w:id="2134" w:author="Microsoft Office User" w:date="2023-09-11T13:17:00Z">
          <w:pPr/>
        </w:pPrChange>
      </w:pPr>
    </w:p>
    <w:p w14:paraId="1DD715AD" w14:textId="77777777" w:rsidR="000C56B0" w:rsidRPr="00B26E5F" w:rsidRDefault="00367A15">
      <w:pPr>
        <w:snapToGrid w:val="0"/>
        <w:contextualSpacing/>
        <w:rPr>
          <w:sz w:val="20"/>
          <w:szCs w:val="20"/>
          <w:rPrChange w:id="2135" w:author="Microsoft Office User" w:date="2023-09-11T13:17:00Z">
            <w:rPr/>
          </w:rPrChange>
        </w:rPr>
        <w:pPrChange w:id="2136" w:author="Microsoft Office User" w:date="2023-09-11T13:17:00Z">
          <w:pPr/>
        </w:pPrChange>
      </w:pPr>
      <w:r w:rsidRPr="00B26E5F">
        <w:rPr>
          <w:sz w:val="20"/>
          <w:szCs w:val="20"/>
          <w:rPrChange w:id="2137" w:author="Microsoft Office User" w:date="2023-09-11T13:17:00Z">
            <w:rPr/>
          </w:rPrChange>
        </w:rPr>
        <w:fldChar w:fldCharType="begin"/>
      </w:r>
      <w:r w:rsidRPr="00B26E5F">
        <w:rPr>
          <w:sz w:val="20"/>
          <w:szCs w:val="20"/>
          <w:rPrChange w:id="2138" w:author="Microsoft Office User" w:date="2023-09-11T13:17:00Z">
            <w:rPr/>
          </w:rPrChange>
        </w:rPr>
        <w:instrText>HYPERLINK "https://www.zotero.org/google-docs/?n2Avay" \h</w:instrText>
      </w:r>
      <w:r w:rsidRPr="00B26E5F">
        <w:rPr>
          <w:sz w:val="20"/>
          <w:szCs w:val="20"/>
          <w:rPrChange w:id="2139" w:author="Microsoft Office User" w:date="2023-09-11T13:17:00Z">
            <w:rPr>
              <w:sz w:val="20"/>
              <w:szCs w:val="20"/>
            </w:rPr>
          </w:rPrChange>
        </w:rPr>
      </w:r>
      <w:r w:rsidRPr="00B26E5F">
        <w:rPr>
          <w:sz w:val="20"/>
          <w:szCs w:val="20"/>
          <w:rPrChange w:id="2140" w:author="Microsoft Office User" w:date="2023-09-11T13:17:00Z">
            <w:rPr/>
          </w:rPrChange>
        </w:rPr>
        <w:fldChar w:fldCharType="separate"/>
      </w:r>
      <w:r w:rsidRPr="00B26E5F">
        <w:rPr>
          <w:sz w:val="20"/>
          <w:szCs w:val="20"/>
          <w:rPrChange w:id="2141" w:author="Microsoft Office User" w:date="2023-09-11T13:17:00Z">
            <w:rPr/>
          </w:rPrChange>
        </w:rPr>
        <w:t>58.</w:t>
      </w:r>
      <w:r w:rsidRPr="00B26E5F">
        <w:rPr>
          <w:sz w:val="20"/>
          <w:szCs w:val="20"/>
          <w:rPrChange w:id="2142" w:author="Microsoft Office User" w:date="2023-09-11T13:17:00Z">
            <w:rPr/>
          </w:rPrChange>
        </w:rPr>
        <w:tab/>
        <w:t xml:space="preserve">Marraffini, M. L. &amp; Geller, J. B. Species richness and interacting factors control invasibility of a marine community. </w:t>
      </w:r>
      <w:r w:rsidRPr="00B26E5F">
        <w:rPr>
          <w:sz w:val="20"/>
          <w:szCs w:val="20"/>
          <w:rPrChange w:id="2143" w:author="Microsoft Office User" w:date="2023-09-11T13:17:00Z">
            <w:rPr/>
          </w:rPrChange>
        </w:rPr>
        <w:fldChar w:fldCharType="end"/>
      </w:r>
      <w:r w:rsidRPr="00B26E5F">
        <w:rPr>
          <w:sz w:val="20"/>
          <w:szCs w:val="20"/>
          <w:rPrChange w:id="2144" w:author="Microsoft Office User" w:date="2023-09-11T13:17:00Z">
            <w:rPr/>
          </w:rPrChange>
        </w:rPr>
        <w:fldChar w:fldCharType="begin"/>
      </w:r>
      <w:r w:rsidRPr="00B26E5F">
        <w:rPr>
          <w:sz w:val="20"/>
          <w:szCs w:val="20"/>
          <w:rPrChange w:id="2145" w:author="Microsoft Office User" w:date="2023-09-11T13:17:00Z">
            <w:rPr/>
          </w:rPrChange>
        </w:rPr>
        <w:instrText>HYPERLINK "https://www.zotero.org/google-docs/?n2Avay" \h</w:instrText>
      </w:r>
      <w:r w:rsidRPr="00B26E5F">
        <w:rPr>
          <w:sz w:val="20"/>
          <w:szCs w:val="20"/>
          <w:rPrChange w:id="2146" w:author="Microsoft Office User" w:date="2023-09-11T13:17:00Z">
            <w:rPr>
              <w:sz w:val="20"/>
              <w:szCs w:val="20"/>
            </w:rPr>
          </w:rPrChange>
        </w:rPr>
      </w:r>
      <w:r w:rsidRPr="00B26E5F">
        <w:rPr>
          <w:sz w:val="20"/>
          <w:szCs w:val="20"/>
          <w:rPrChange w:id="2147" w:author="Microsoft Office User" w:date="2023-09-11T13:17:00Z">
            <w:rPr>
              <w:i/>
            </w:rPr>
          </w:rPrChange>
        </w:rPr>
        <w:fldChar w:fldCharType="separate"/>
      </w:r>
      <w:r w:rsidRPr="00B26E5F">
        <w:rPr>
          <w:i/>
          <w:sz w:val="20"/>
          <w:szCs w:val="20"/>
          <w:rPrChange w:id="2148" w:author="Microsoft Office User" w:date="2023-09-11T13:17:00Z">
            <w:rPr>
              <w:i/>
            </w:rPr>
          </w:rPrChange>
        </w:rPr>
        <w:t xml:space="preserve">Proc. R. Soc. B Biol. Sci. </w:t>
      </w:r>
      <w:r w:rsidRPr="00B26E5F">
        <w:rPr>
          <w:i/>
          <w:sz w:val="20"/>
          <w:szCs w:val="20"/>
          <w:rPrChange w:id="2149" w:author="Microsoft Office User" w:date="2023-09-11T13:17:00Z">
            <w:rPr>
              <w:i/>
            </w:rPr>
          </w:rPrChange>
        </w:rPr>
        <w:fldChar w:fldCharType="end"/>
      </w:r>
      <w:r w:rsidRPr="00B26E5F">
        <w:rPr>
          <w:sz w:val="20"/>
          <w:szCs w:val="20"/>
          <w:rPrChange w:id="2150" w:author="Microsoft Office User" w:date="2023-09-11T13:17:00Z">
            <w:rPr/>
          </w:rPrChange>
        </w:rPr>
        <w:fldChar w:fldCharType="begin"/>
      </w:r>
      <w:r w:rsidRPr="00B26E5F">
        <w:rPr>
          <w:sz w:val="20"/>
          <w:szCs w:val="20"/>
          <w:rPrChange w:id="2151" w:author="Microsoft Office User" w:date="2023-09-11T13:17:00Z">
            <w:rPr/>
          </w:rPrChange>
        </w:rPr>
        <w:instrText>HYPERLINK "https://www.zotero.org/google-docs/?n2Avay" \h</w:instrText>
      </w:r>
      <w:r w:rsidRPr="00B26E5F">
        <w:rPr>
          <w:sz w:val="20"/>
          <w:szCs w:val="20"/>
          <w:rPrChange w:id="2152" w:author="Microsoft Office User" w:date="2023-09-11T13:17:00Z">
            <w:rPr>
              <w:sz w:val="20"/>
              <w:szCs w:val="20"/>
            </w:rPr>
          </w:rPrChange>
        </w:rPr>
      </w:r>
      <w:r w:rsidRPr="00B26E5F">
        <w:rPr>
          <w:sz w:val="20"/>
          <w:szCs w:val="20"/>
          <w:rPrChange w:id="2153" w:author="Microsoft Office User" w:date="2023-09-11T13:17:00Z">
            <w:rPr>
              <w:b/>
            </w:rPr>
          </w:rPrChange>
        </w:rPr>
        <w:fldChar w:fldCharType="separate"/>
      </w:r>
      <w:r w:rsidRPr="00B26E5F">
        <w:rPr>
          <w:b/>
          <w:sz w:val="20"/>
          <w:szCs w:val="20"/>
          <w:rPrChange w:id="2154" w:author="Microsoft Office User" w:date="2023-09-11T13:17:00Z">
            <w:rPr>
              <w:b/>
            </w:rPr>
          </w:rPrChange>
        </w:rPr>
        <w:t>282</w:t>
      </w:r>
      <w:r w:rsidRPr="00B26E5F">
        <w:rPr>
          <w:b/>
          <w:sz w:val="20"/>
          <w:szCs w:val="20"/>
          <w:rPrChange w:id="2155" w:author="Microsoft Office User" w:date="2023-09-11T13:17:00Z">
            <w:rPr>
              <w:b/>
            </w:rPr>
          </w:rPrChange>
        </w:rPr>
        <w:fldChar w:fldCharType="end"/>
      </w:r>
      <w:r w:rsidRPr="00B26E5F">
        <w:rPr>
          <w:sz w:val="20"/>
          <w:szCs w:val="20"/>
          <w:rPrChange w:id="2156" w:author="Microsoft Office User" w:date="2023-09-11T13:17:00Z">
            <w:rPr/>
          </w:rPrChange>
        </w:rPr>
        <w:fldChar w:fldCharType="begin"/>
      </w:r>
      <w:r w:rsidRPr="00B26E5F">
        <w:rPr>
          <w:sz w:val="20"/>
          <w:szCs w:val="20"/>
          <w:rPrChange w:id="2157" w:author="Microsoft Office User" w:date="2023-09-11T13:17:00Z">
            <w:rPr/>
          </w:rPrChange>
        </w:rPr>
        <w:instrText>HYPERLINK "https://www.zotero.org/google-docs/?n2Avay" \h</w:instrText>
      </w:r>
      <w:r w:rsidRPr="00B26E5F">
        <w:rPr>
          <w:sz w:val="20"/>
          <w:szCs w:val="20"/>
          <w:rPrChange w:id="2158" w:author="Microsoft Office User" w:date="2023-09-11T13:17:00Z">
            <w:rPr>
              <w:sz w:val="20"/>
              <w:szCs w:val="20"/>
            </w:rPr>
          </w:rPrChange>
        </w:rPr>
      </w:r>
      <w:r w:rsidRPr="00B26E5F">
        <w:rPr>
          <w:sz w:val="20"/>
          <w:szCs w:val="20"/>
          <w:rPrChange w:id="2159" w:author="Microsoft Office User" w:date="2023-09-11T13:17:00Z">
            <w:rPr/>
          </w:rPrChange>
        </w:rPr>
        <w:fldChar w:fldCharType="separate"/>
      </w:r>
      <w:r w:rsidRPr="00B26E5F">
        <w:rPr>
          <w:sz w:val="20"/>
          <w:szCs w:val="20"/>
          <w:rPrChange w:id="2160" w:author="Microsoft Office User" w:date="2023-09-11T13:17:00Z">
            <w:rPr/>
          </w:rPrChange>
        </w:rPr>
        <w:t>, 20150439 (2015).</w:t>
      </w:r>
      <w:r w:rsidRPr="00B26E5F">
        <w:rPr>
          <w:sz w:val="20"/>
          <w:szCs w:val="20"/>
          <w:rPrChange w:id="2161"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2162" w:author="Microsoft Office User" w:date="2023-09-11T13:17:00Z">
            <w:rPr/>
          </w:rPrChange>
        </w:rPr>
        <w:pPrChange w:id="2163" w:author="Microsoft Office User" w:date="2023-09-11T13:17:00Z">
          <w:pPr/>
        </w:pPrChange>
      </w:pPr>
    </w:p>
    <w:p w14:paraId="5F673E40" w14:textId="77777777" w:rsidR="000C56B0" w:rsidRPr="00B26E5F" w:rsidRDefault="00367A15">
      <w:pPr>
        <w:snapToGrid w:val="0"/>
        <w:contextualSpacing/>
        <w:rPr>
          <w:sz w:val="20"/>
          <w:szCs w:val="20"/>
          <w:rPrChange w:id="2164" w:author="Microsoft Office User" w:date="2023-09-11T13:17:00Z">
            <w:rPr/>
          </w:rPrChange>
        </w:rPr>
        <w:pPrChange w:id="2165" w:author="Microsoft Office User" w:date="2023-09-11T13:17:00Z">
          <w:pPr/>
        </w:pPrChange>
      </w:pPr>
      <w:r w:rsidRPr="00B26E5F">
        <w:rPr>
          <w:sz w:val="20"/>
          <w:szCs w:val="20"/>
          <w:rPrChange w:id="2166" w:author="Microsoft Office User" w:date="2023-09-11T13:17:00Z">
            <w:rPr/>
          </w:rPrChange>
        </w:rPr>
        <w:fldChar w:fldCharType="begin"/>
      </w:r>
      <w:r w:rsidRPr="00B26E5F">
        <w:rPr>
          <w:sz w:val="20"/>
          <w:szCs w:val="20"/>
          <w:rPrChange w:id="2167" w:author="Microsoft Office User" w:date="2023-09-11T13:17:00Z">
            <w:rPr/>
          </w:rPrChange>
        </w:rPr>
        <w:instrText>HYPERLINK "https://www.zotero.org/google-docs/?n2Avay" \h</w:instrText>
      </w:r>
      <w:r w:rsidRPr="00B26E5F">
        <w:rPr>
          <w:sz w:val="20"/>
          <w:szCs w:val="20"/>
          <w:rPrChange w:id="2168" w:author="Microsoft Office User" w:date="2023-09-11T13:17:00Z">
            <w:rPr>
              <w:sz w:val="20"/>
              <w:szCs w:val="20"/>
            </w:rPr>
          </w:rPrChange>
        </w:rPr>
      </w:r>
      <w:r w:rsidRPr="00B26E5F">
        <w:rPr>
          <w:sz w:val="20"/>
          <w:szCs w:val="20"/>
          <w:rPrChange w:id="2169" w:author="Microsoft Office User" w:date="2023-09-11T13:17:00Z">
            <w:rPr/>
          </w:rPrChange>
        </w:rPr>
        <w:fldChar w:fldCharType="separate"/>
      </w:r>
      <w:r w:rsidRPr="00B26E5F">
        <w:rPr>
          <w:sz w:val="20"/>
          <w:szCs w:val="20"/>
          <w:rPrChange w:id="2170" w:author="Microsoft Office User" w:date="2023-09-11T13:17:00Z">
            <w:rPr/>
          </w:rPrChange>
        </w:rPr>
        <w:t>59.</w:t>
      </w:r>
      <w:r w:rsidRPr="00B26E5F">
        <w:rPr>
          <w:sz w:val="20"/>
          <w:szCs w:val="20"/>
          <w:rPrChange w:id="2171" w:author="Microsoft Office User" w:date="2023-09-11T13:17:00Z">
            <w:rPr/>
          </w:rPrChange>
        </w:rPr>
        <w:tab/>
        <w:t xml:space="preserve">Sommer, F. </w:t>
      </w:r>
      <w:r w:rsidRPr="00B26E5F">
        <w:rPr>
          <w:sz w:val="20"/>
          <w:szCs w:val="20"/>
          <w:rPrChange w:id="2172" w:author="Microsoft Office User" w:date="2023-09-11T13:17:00Z">
            <w:rPr/>
          </w:rPrChange>
        </w:rPr>
        <w:fldChar w:fldCharType="end"/>
      </w:r>
      <w:r w:rsidRPr="00B26E5F">
        <w:rPr>
          <w:sz w:val="20"/>
          <w:szCs w:val="20"/>
          <w:rPrChange w:id="2173" w:author="Microsoft Office User" w:date="2023-09-11T13:17:00Z">
            <w:rPr/>
          </w:rPrChange>
        </w:rPr>
        <w:fldChar w:fldCharType="begin"/>
      </w:r>
      <w:r w:rsidRPr="00B26E5F">
        <w:rPr>
          <w:sz w:val="20"/>
          <w:szCs w:val="20"/>
          <w:rPrChange w:id="2174" w:author="Microsoft Office User" w:date="2023-09-11T13:17:00Z">
            <w:rPr/>
          </w:rPrChange>
        </w:rPr>
        <w:instrText>HYPERLINK "https://www.zotero.org/google-docs/?n2Avay" \h</w:instrText>
      </w:r>
      <w:r w:rsidRPr="00B26E5F">
        <w:rPr>
          <w:sz w:val="20"/>
          <w:szCs w:val="20"/>
          <w:rPrChange w:id="2175" w:author="Microsoft Office User" w:date="2023-09-11T13:17:00Z">
            <w:rPr>
              <w:sz w:val="20"/>
              <w:szCs w:val="20"/>
            </w:rPr>
          </w:rPrChange>
        </w:rPr>
      </w:r>
      <w:r w:rsidRPr="00B26E5F">
        <w:rPr>
          <w:sz w:val="20"/>
          <w:szCs w:val="20"/>
          <w:rPrChange w:id="2176" w:author="Microsoft Office User" w:date="2023-09-11T13:17:00Z">
            <w:rPr>
              <w:i/>
            </w:rPr>
          </w:rPrChange>
        </w:rPr>
        <w:fldChar w:fldCharType="separate"/>
      </w:r>
      <w:r w:rsidRPr="00B26E5F">
        <w:rPr>
          <w:i/>
          <w:sz w:val="20"/>
          <w:szCs w:val="20"/>
          <w:rPrChange w:id="2177" w:author="Microsoft Office User" w:date="2023-09-11T13:17:00Z">
            <w:rPr>
              <w:i/>
            </w:rPr>
          </w:rPrChange>
        </w:rPr>
        <w:t>et al.</w:t>
      </w:r>
      <w:r w:rsidRPr="00B26E5F">
        <w:rPr>
          <w:i/>
          <w:sz w:val="20"/>
          <w:szCs w:val="20"/>
          <w:rPrChange w:id="2178" w:author="Microsoft Office User" w:date="2023-09-11T13:17:00Z">
            <w:rPr>
              <w:i/>
            </w:rPr>
          </w:rPrChange>
        </w:rPr>
        <w:fldChar w:fldCharType="end"/>
      </w:r>
      <w:r w:rsidRPr="00B26E5F">
        <w:rPr>
          <w:sz w:val="20"/>
          <w:szCs w:val="20"/>
          <w:rPrChange w:id="2179" w:author="Microsoft Office User" w:date="2023-09-11T13:17:00Z">
            <w:rPr/>
          </w:rPrChange>
        </w:rPr>
        <w:fldChar w:fldCharType="begin"/>
      </w:r>
      <w:r w:rsidRPr="00B26E5F">
        <w:rPr>
          <w:sz w:val="20"/>
          <w:szCs w:val="20"/>
          <w:rPrChange w:id="2180" w:author="Microsoft Office User" w:date="2023-09-11T13:17:00Z">
            <w:rPr/>
          </w:rPrChange>
        </w:rPr>
        <w:instrText>HYPERLINK "https://www.zotero.org/google-docs/?n2Avay" \h</w:instrText>
      </w:r>
      <w:r w:rsidRPr="00B26E5F">
        <w:rPr>
          <w:sz w:val="20"/>
          <w:szCs w:val="20"/>
          <w:rPrChange w:id="2181" w:author="Microsoft Office User" w:date="2023-09-11T13:17:00Z">
            <w:rPr>
              <w:sz w:val="20"/>
              <w:szCs w:val="20"/>
            </w:rPr>
          </w:rPrChange>
        </w:rPr>
      </w:r>
      <w:r w:rsidRPr="00B26E5F">
        <w:rPr>
          <w:sz w:val="20"/>
          <w:szCs w:val="20"/>
          <w:rPrChange w:id="2182" w:author="Microsoft Office User" w:date="2023-09-11T13:17:00Z">
            <w:rPr/>
          </w:rPrChange>
        </w:rPr>
        <w:fldChar w:fldCharType="separate"/>
      </w:r>
      <w:r w:rsidRPr="00B26E5F">
        <w:rPr>
          <w:sz w:val="20"/>
          <w:szCs w:val="20"/>
          <w:rPrChange w:id="2183" w:author="Microsoft Office User" w:date="2023-09-11T13:17:00Z">
            <w:rPr/>
          </w:rPrChange>
        </w:rPr>
        <w:t xml:space="preserve"> Microbiomarkers in inflammatory bowel diseases: caveats come with caviar. </w:t>
      </w:r>
      <w:r w:rsidRPr="00B26E5F">
        <w:rPr>
          <w:sz w:val="20"/>
          <w:szCs w:val="20"/>
          <w:rPrChange w:id="2184" w:author="Microsoft Office User" w:date="2023-09-11T13:17:00Z">
            <w:rPr/>
          </w:rPrChange>
        </w:rPr>
        <w:fldChar w:fldCharType="end"/>
      </w:r>
      <w:r w:rsidRPr="00B26E5F">
        <w:rPr>
          <w:sz w:val="20"/>
          <w:szCs w:val="20"/>
          <w:rPrChange w:id="2185" w:author="Microsoft Office User" w:date="2023-09-11T13:17:00Z">
            <w:rPr/>
          </w:rPrChange>
        </w:rPr>
        <w:fldChar w:fldCharType="begin"/>
      </w:r>
      <w:r w:rsidRPr="00B26E5F">
        <w:rPr>
          <w:sz w:val="20"/>
          <w:szCs w:val="20"/>
          <w:rPrChange w:id="2186" w:author="Microsoft Office User" w:date="2023-09-11T13:17:00Z">
            <w:rPr/>
          </w:rPrChange>
        </w:rPr>
        <w:instrText>HYPERLINK "https://www.zotero.org/google-docs/?n2Avay" \h</w:instrText>
      </w:r>
      <w:r w:rsidRPr="00B26E5F">
        <w:rPr>
          <w:sz w:val="20"/>
          <w:szCs w:val="20"/>
          <w:rPrChange w:id="2187" w:author="Microsoft Office User" w:date="2023-09-11T13:17:00Z">
            <w:rPr>
              <w:sz w:val="20"/>
              <w:szCs w:val="20"/>
            </w:rPr>
          </w:rPrChange>
        </w:rPr>
      </w:r>
      <w:r w:rsidRPr="00B26E5F">
        <w:rPr>
          <w:sz w:val="20"/>
          <w:szCs w:val="20"/>
          <w:rPrChange w:id="2188" w:author="Microsoft Office User" w:date="2023-09-11T13:17:00Z">
            <w:rPr>
              <w:i/>
            </w:rPr>
          </w:rPrChange>
        </w:rPr>
        <w:fldChar w:fldCharType="separate"/>
      </w:r>
      <w:r w:rsidRPr="00B26E5F">
        <w:rPr>
          <w:i/>
          <w:sz w:val="20"/>
          <w:szCs w:val="20"/>
          <w:rPrChange w:id="2189" w:author="Microsoft Office User" w:date="2023-09-11T13:17:00Z">
            <w:rPr>
              <w:i/>
            </w:rPr>
          </w:rPrChange>
        </w:rPr>
        <w:t xml:space="preserve">Gut </w:t>
      </w:r>
      <w:r w:rsidRPr="00B26E5F">
        <w:rPr>
          <w:i/>
          <w:sz w:val="20"/>
          <w:szCs w:val="20"/>
          <w:rPrChange w:id="2190" w:author="Microsoft Office User" w:date="2023-09-11T13:17:00Z">
            <w:rPr>
              <w:i/>
            </w:rPr>
          </w:rPrChange>
        </w:rPr>
        <w:fldChar w:fldCharType="end"/>
      </w:r>
      <w:r w:rsidRPr="00B26E5F">
        <w:rPr>
          <w:sz w:val="20"/>
          <w:szCs w:val="20"/>
          <w:rPrChange w:id="2191" w:author="Microsoft Office User" w:date="2023-09-11T13:17:00Z">
            <w:rPr/>
          </w:rPrChange>
        </w:rPr>
        <w:fldChar w:fldCharType="begin"/>
      </w:r>
      <w:r w:rsidRPr="00B26E5F">
        <w:rPr>
          <w:sz w:val="20"/>
          <w:szCs w:val="20"/>
          <w:rPrChange w:id="2192" w:author="Microsoft Office User" w:date="2023-09-11T13:17:00Z">
            <w:rPr/>
          </w:rPrChange>
        </w:rPr>
        <w:instrText>HYPERLINK "https://www.zotero.org/google-docs/?n2Avay" \h</w:instrText>
      </w:r>
      <w:r w:rsidRPr="00B26E5F">
        <w:rPr>
          <w:sz w:val="20"/>
          <w:szCs w:val="20"/>
          <w:rPrChange w:id="2193" w:author="Microsoft Office User" w:date="2023-09-11T13:17:00Z">
            <w:rPr>
              <w:sz w:val="20"/>
              <w:szCs w:val="20"/>
            </w:rPr>
          </w:rPrChange>
        </w:rPr>
      </w:r>
      <w:r w:rsidRPr="00B26E5F">
        <w:rPr>
          <w:sz w:val="20"/>
          <w:szCs w:val="20"/>
          <w:rPrChange w:id="2194" w:author="Microsoft Office User" w:date="2023-09-11T13:17:00Z">
            <w:rPr>
              <w:b/>
            </w:rPr>
          </w:rPrChange>
        </w:rPr>
        <w:fldChar w:fldCharType="separate"/>
      </w:r>
      <w:r w:rsidRPr="00B26E5F">
        <w:rPr>
          <w:b/>
          <w:sz w:val="20"/>
          <w:szCs w:val="20"/>
          <w:rPrChange w:id="2195" w:author="Microsoft Office User" w:date="2023-09-11T13:17:00Z">
            <w:rPr>
              <w:b/>
            </w:rPr>
          </w:rPrChange>
        </w:rPr>
        <w:t>66</w:t>
      </w:r>
      <w:r w:rsidRPr="00B26E5F">
        <w:rPr>
          <w:b/>
          <w:sz w:val="20"/>
          <w:szCs w:val="20"/>
          <w:rPrChange w:id="2196" w:author="Microsoft Office User" w:date="2023-09-11T13:17:00Z">
            <w:rPr>
              <w:b/>
            </w:rPr>
          </w:rPrChange>
        </w:rPr>
        <w:fldChar w:fldCharType="end"/>
      </w:r>
      <w:r w:rsidRPr="00B26E5F">
        <w:rPr>
          <w:sz w:val="20"/>
          <w:szCs w:val="20"/>
          <w:rPrChange w:id="2197" w:author="Microsoft Office User" w:date="2023-09-11T13:17:00Z">
            <w:rPr/>
          </w:rPrChange>
        </w:rPr>
        <w:fldChar w:fldCharType="begin"/>
      </w:r>
      <w:r w:rsidRPr="00B26E5F">
        <w:rPr>
          <w:sz w:val="20"/>
          <w:szCs w:val="20"/>
          <w:rPrChange w:id="2198" w:author="Microsoft Office User" w:date="2023-09-11T13:17:00Z">
            <w:rPr/>
          </w:rPrChange>
        </w:rPr>
        <w:instrText>HYPERLINK "https://www.zotero.org/google-docs/?n2Avay" \h</w:instrText>
      </w:r>
      <w:r w:rsidRPr="00B26E5F">
        <w:rPr>
          <w:sz w:val="20"/>
          <w:szCs w:val="20"/>
          <w:rPrChange w:id="2199" w:author="Microsoft Office User" w:date="2023-09-11T13:17:00Z">
            <w:rPr>
              <w:sz w:val="20"/>
              <w:szCs w:val="20"/>
            </w:rPr>
          </w:rPrChange>
        </w:rPr>
      </w:r>
      <w:r w:rsidRPr="00B26E5F">
        <w:rPr>
          <w:sz w:val="20"/>
          <w:szCs w:val="20"/>
          <w:rPrChange w:id="2200" w:author="Microsoft Office User" w:date="2023-09-11T13:17:00Z">
            <w:rPr/>
          </w:rPrChange>
        </w:rPr>
        <w:fldChar w:fldCharType="separate"/>
      </w:r>
      <w:r w:rsidRPr="00B26E5F">
        <w:rPr>
          <w:sz w:val="20"/>
          <w:szCs w:val="20"/>
          <w:rPrChange w:id="2201" w:author="Microsoft Office User" w:date="2023-09-11T13:17:00Z">
            <w:rPr/>
          </w:rPrChange>
        </w:rPr>
        <w:t>, 1734–1738 (2017).</w:t>
      </w:r>
      <w:r w:rsidRPr="00B26E5F">
        <w:rPr>
          <w:sz w:val="20"/>
          <w:szCs w:val="20"/>
          <w:rPrChange w:id="2202"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2203" w:author="Microsoft Office User" w:date="2023-09-11T13:17:00Z">
            <w:rPr/>
          </w:rPrChange>
        </w:rPr>
        <w:pPrChange w:id="2204" w:author="Microsoft Office User" w:date="2023-09-11T13:17:00Z">
          <w:pPr/>
        </w:pPrChange>
      </w:pPr>
    </w:p>
    <w:p w14:paraId="16CC0421" w14:textId="77777777" w:rsidR="000C56B0" w:rsidRPr="00B26E5F" w:rsidRDefault="00367A15">
      <w:pPr>
        <w:snapToGrid w:val="0"/>
        <w:contextualSpacing/>
        <w:rPr>
          <w:sz w:val="20"/>
          <w:szCs w:val="20"/>
          <w:rPrChange w:id="2205" w:author="Microsoft Office User" w:date="2023-09-11T13:17:00Z">
            <w:rPr/>
          </w:rPrChange>
        </w:rPr>
        <w:pPrChange w:id="2206" w:author="Microsoft Office User" w:date="2023-09-11T13:17:00Z">
          <w:pPr/>
        </w:pPrChange>
      </w:pPr>
      <w:r w:rsidRPr="00B26E5F">
        <w:rPr>
          <w:sz w:val="20"/>
          <w:szCs w:val="20"/>
          <w:rPrChange w:id="2207" w:author="Microsoft Office User" w:date="2023-09-11T13:17:00Z">
            <w:rPr/>
          </w:rPrChange>
        </w:rPr>
        <w:fldChar w:fldCharType="begin"/>
      </w:r>
      <w:r w:rsidRPr="00B26E5F">
        <w:rPr>
          <w:sz w:val="20"/>
          <w:szCs w:val="20"/>
          <w:rPrChange w:id="2208" w:author="Microsoft Office User" w:date="2023-09-11T13:17:00Z">
            <w:rPr/>
          </w:rPrChange>
        </w:rPr>
        <w:instrText>HYPERLINK "https://www.zotero.org/google-docs/?n2Avay" \h</w:instrText>
      </w:r>
      <w:r w:rsidRPr="00B26E5F">
        <w:rPr>
          <w:sz w:val="20"/>
          <w:szCs w:val="20"/>
          <w:rPrChange w:id="2209" w:author="Microsoft Office User" w:date="2023-09-11T13:17:00Z">
            <w:rPr>
              <w:sz w:val="20"/>
              <w:szCs w:val="20"/>
            </w:rPr>
          </w:rPrChange>
        </w:rPr>
      </w:r>
      <w:r w:rsidRPr="00B26E5F">
        <w:rPr>
          <w:sz w:val="20"/>
          <w:szCs w:val="20"/>
          <w:rPrChange w:id="2210" w:author="Microsoft Office User" w:date="2023-09-11T13:17:00Z">
            <w:rPr/>
          </w:rPrChange>
        </w:rPr>
        <w:fldChar w:fldCharType="separate"/>
      </w:r>
      <w:r w:rsidRPr="00B26E5F">
        <w:rPr>
          <w:sz w:val="20"/>
          <w:szCs w:val="20"/>
          <w:rPrChange w:id="2211" w:author="Microsoft Office User" w:date="2023-09-11T13:17:00Z">
            <w:rPr/>
          </w:rPrChange>
        </w:rPr>
        <w:t>60.</w:t>
      </w:r>
      <w:r w:rsidRPr="00B26E5F">
        <w:rPr>
          <w:sz w:val="20"/>
          <w:szCs w:val="20"/>
          <w:rPrChange w:id="2212"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2213" w:author="Microsoft Office User" w:date="2023-09-11T13:17:00Z">
            <w:rPr/>
          </w:rPrChange>
        </w:rPr>
        <w:fldChar w:fldCharType="end"/>
      </w:r>
      <w:r w:rsidRPr="00B26E5F">
        <w:rPr>
          <w:sz w:val="20"/>
          <w:szCs w:val="20"/>
          <w:rPrChange w:id="2214" w:author="Microsoft Office User" w:date="2023-09-11T13:17:00Z">
            <w:rPr/>
          </w:rPrChange>
        </w:rPr>
        <w:fldChar w:fldCharType="begin"/>
      </w:r>
      <w:r w:rsidRPr="00B26E5F">
        <w:rPr>
          <w:sz w:val="20"/>
          <w:szCs w:val="20"/>
          <w:rPrChange w:id="2215" w:author="Microsoft Office User" w:date="2023-09-11T13:17:00Z">
            <w:rPr/>
          </w:rPrChange>
        </w:rPr>
        <w:instrText>HYPERLINK "https://www.zotero.org/google-docs/?n2Avay" \h</w:instrText>
      </w:r>
      <w:r w:rsidRPr="00B26E5F">
        <w:rPr>
          <w:sz w:val="20"/>
          <w:szCs w:val="20"/>
          <w:rPrChange w:id="2216" w:author="Microsoft Office User" w:date="2023-09-11T13:17:00Z">
            <w:rPr>
              <w:sz w:val="20"/>
              <w:szCs w:val="20"/>
            </w:rPr>
          </w:rPrChange>
        </w:rPr>
      </w:r>
      <w:r w:rsidRPr="00B26E5F">
        <w:rPr>
          <w:sz w:val="20"/>
          <w:szCs w:val="20"/>
          <w:rPrChange w:id="2217" w:author="Microsoft Office User" w:date="2023-09-11T13:17:00Z">
            <w:rPr>
              <w:i/>
            </w:rPr>
          </w:rPrChange>
        </w:rPr>
        <w:fldChar w:fldCharType="separate"/>
      </w:r>
      <w:r w:rsidRPr="00B26E5F">
        <w:rPr>
          <w:i/>
          <w:sz w:val="20"/>
          <w:szCs w:val="20"/>
          <w:rPrChange w:id="2218" w:author="Microsoft Office User" w:date="2023-09-11T13:17:00Z">
            <w:rPr>
              <w:i/>
            </w:rPr>
          </w:rPrChange>
        </w:rPr>
        <w:t xml:space="preserve">Nat. Rev. Microbiol. </w:t>
      </w:r>
      <w:r w:rsidRPr="00B26E5F">
        <w:rPr>
          <w:i/>
          <w:sz w:val="20"/>
          <w:szCs w:val="20"/>
          <w:rPrChange w:id="2219" w:author="Microsoft Office User" w:date="2023-09-11T13:17:00Z">
            <w:rPr>
              <w:i/>
            </w:rPr>
          </w:rPrChange>
        </w:rPr>
        <w:fldChar w:fldCharType="end"/>
      </w:r>
      <w:r w:rsidRPr="00B26E5F">
        <w:rPr>
          <w:sz w:val="20"/>
          <w:szCs w:val="20"/>
          <w:rPrChange w:id="2220" w:author="Microsoft Office User" w:date="2023-09-11T13:17:00Z">
            <w:rPr/>
          </w:rPrChange>
        </w:rPr>
        <w:fldChar w:fldCharType="begin"/>
      </w:r>
      <w:r w:rsidRPr="00B26E5F">
        <w:rPr>
          <w:sz w:val="20"/>
          <w:szCs w:val="20"/>
          <w:rPrChange w:id="2221" w:author="Microsoft Office User" w:date="2023-09-11T13:17:00Z">
            <w:rPr/>
          </w:rPrChange>
        </w:rPr>
        <w:instrText>HYPERLINK "https://www.zotero.org/google-docs/?n2Avay" \h</w:instrText>
      </w:r>
      <w:r w:rsidRPr="00B26E5F">
        <w:rPr>
          <w:sz w:val="20"/>
          <w:szCs w:val="20"/>
          <w:rPrChange w:id="2222" w:author="Microsoft Office User" w:date="2023-09-11T13:17:00Z">
            <w:rPr>
              <w:sz w:val="20"/>
              <w:szCs w:val="20"/>
            </w:rPr>
          </w:rPrChange>
        </w:rPr>
      </w:r>
      <w:r w:rsidRPr="00B26E5F">
        <w:rPr>
          <w:sz w:val="20"/>
          <w:szCs w:val="20"/>
          <w:rPrChange w:id="2223" w:author="Microsoft Office User" w:date="2023-09-11T13:17:00Z">
            <w:rPr>
              <w:b/>
            </w:rPr>
          </w:rPrChange>
        </w:rPr>
        <w:fldChar w:fldCharType="separate"/>
      </w:r>
      <w:r w:rsidRPr="00B26E5F">
        <w:rPr>
          <w:b/>
          <w:sz w:val="20"/>
          <w:szCs w:val="20"/>
          <w:rPrChange w:id="2224" w:author="Microsoft Office User" w:date="2023-09-11T13:17:00Z">
            <w:rPr>
              <w:b/>
            </w:rPr>
          </w:rPrChange>
        </w:rPr>
        <w:t>15</w:t>
      </w:r>
      <w:r w:rsidRPr="00B26E5F">
        <w:rPr>
          <w:b/>
          <w:sz w:val="20"/>
          <w:szCs w:val="20"/>
          <w:rPrChange w:id="2225" w:author="Microsoft Office User" w:date="2023-09-11T13:17:00Z">
            <w:rPr>
              <w:b/>
            </w:rPr>
          </w:rPrChange>
        </w:rPr>
        <w:fldChar w:fldCharType="end"/>
      </w:r>
      <w:r w:rsidRPr="00B26E5F">
        <w:rPr>
          <w:sz w:val="20"/>
          <w:szCs w:val="20"/>
          <w:rPrChange w:id="2226" w:author="Microsoft Office User" w:date="2023-09-11T13:17:00Z">
            <w:rPr/>
          </w:rPrChange>
        </w:rPr>
        <w:fldChar w:fldCharType="begin"/>
      </w:r>
      <w:r w:rsidRPr="00B26E5F">
        <w:rPr>
          <w:sz w:val="20"/>
          <w:szCs w:val="20"/>
          <w:rPrChange w:id="2227" w:author="Microsoft Office User" w:date="2023-09-11T13:17:00Z">
            <w:rPr/>
          </w:rPrChange>
        </w:rPr>
        <w:instrText>HYPERLINK "https://www.zotero.org/google-docs/?n2Avay" \h</w:instrText>
      </w:r>
      <w:r w:rsidRPr="00B26E5F">
        <w:rPr>
          <w:sz w:val="20"/>
          <w:szCs w:val="20"/>
          <w:rPrChange w:id="2228" w:author="Microsoft Office User" w:date="2023-09-11T13:17:00Z">
            <w:rPr>
              <w:sz w:val="20"/>
              <w:szCs w:val="20"/>
            </w:rPr>
          </w:rPrChange>
        </w:rPr>
      </w:r>
      <w:r w:rsidRPr="00B26E5F">
        <w:rPr>
          <w:sz w:val="20"/>
          <w:szCs w:val="20"/>
          <w:rPrChange w:id="2229" w:author="Microsoft Office User" w:date="2023-09-11T13:17:00Z">
            <w:rPr/>
          </w:rPrChange>
        </w:rPr>
        <w:fldChar w:fldCharType="separate"/>
      </w:r>
      <w:r w:rsidRPr="00B26E5F">
        <w:rPr>
          <w:sz w:val="20"/>
          <w:szCs w:val="20"/>
          <w:rPrChange w:id="2230" w:author="Microsoft Office User" w:date="2023-09-11T13:17:00Z">
            <w:rPr/>
          </w:rPrChange>
        </w:rPr>
        <w:t>, 630–638 (2017).</w:t>
      </w:r>
      <w:r w:rsidRPr="00B26E5F">
        <w:rPr>
          <w:sz w:val="20"/>
          <w:szCs w:val="20"/>
          <w:rPrChange w:id="2231"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2232" w:author="Microsoft Office User" w:date="2023-09-11T13:17:00Z">
            <w:rPr/>
          </w:rPrChange>
        </w:rPr>
        <w:pPrChange w:id="2233" w:author="Microsoft Office User" w:date="2023-09-11T13:17:00Z">
          <w:pPr/>
        </w:pPrChange>
      </w:pPr>
    </w:p>
    <w:p w14:paraId="2BC72887" w14:textId="77777777" w:rsidR="000C56B0" w:rsidRPr="00B26E5F" w:rsidRDefault="00367A15">
      <w:pPr>
        <w:snapToGrid w:val="0"/>
        <w:contextualSpacing/>
        <w:rPr>
          <w:sz w:val="20"/>
          <w:szCs w:val="20"/>
          <w:rPrChange w:id="2234" w:author="Microsoft Office User" w:date="2023-09-11T13:17:00Z">
            <w:rPr/>
          </w:rPrChange>
        </w:rPr>
        <w:pPrChange w:id="2235" w:author="Microsoft Office User" w:date="2023-09-11T13:17:00Z">
          <w:pPr/>
        </w:pPrChange>
      </w:pPr>
      <w:r w:rsidRPr="00B26E5F">
        <w:rPr>
          <w:sz w:val="20"/>
          <w:szCs w:val="20"/>
          <w:rPrChange w:id="2236" w:author="Microsoft Office User" w:date="2023-09-11T13:17:00Z">
            <w:rPr/>
          </w:rPrChange>
        </w:rPr>
        <w:fldChar w:fldCharType="begin"/>
      </w:r>
      <w:r w:rsidRPr="00B26E5F">
        <w:rPr>
          <w:sz w:val="20"/>
          <w:szCs w:val="20"/>
          <w:rPrChange w:id="2237" w:author="Microsoft Office User" w:date="2023-09-11T13:17:00Z">
            <w:rPr/>
          </w:rPrChange>
        </w:rPr>
        <w:instrText>HYPERLINK "https://www.zotero.org/google-docs/?n2Avay" \h</w:instrText>
      </w:r>
      <w:r w:rsidRPr="00B26E5F">
        <w:rPr>
          <w:sz w:val="20"/>
          <w:szCs w:val="20"/>
          <w:rPrChange w:id="2238" w:author="Microsoft Office User" w:date="2023-09-11T13:17:00Z">
            <w:rPr>
              <w:sz w:val="20"/>
              <w:szCs w:val="20"/>
            </w:rPr>
          </w:rPrChange>
        </w:rPr>
      </w:r>
      <w:r w:rsidRPr="00B26E5F">
        <w:rPr>
          <w:sz w:val="20"/>
          <w:szCs w:val="20"/>
          <w:rPrChange w:id="2239" w:author="Microsoft Office User" w:date="2023-09-11T13:17:00Z">
            <w:rPr/>
          </w:rPrChange>
        </w:rPr>
        <w:fldChar w:fldCharType="separate"/>
      </w:r>
      <w:r w:rsidRPr="00B26E5F">
        <w:rPr>
          <w:sz w:val="20"/>
          <w:szCs w:val="20"/>
          <w:rPrChange w:id="2240" w:author="Microsoft Office User" w:date="2023-09-11T13:17:00Z">
            <w:rPr/>
          </w:rPrChange>
        </w:rPr>
        <w:t>61.</w:t>
      </w:r>
      <w:r w:rsidRPr="00B26E5F">
        <w:rPr>
          <w:sz w:val="20"/>
          <w:szCs w:val="20"/>
          <w:rPrChange w:id="2241" w:author="Microsoft Office User" w:date="2023-09-11T13:17:00Z">
            <w:rPr/>
          </w:rPrChange>
        </w:rPr>
        <w:tab/>
        <w:t xml:space="preserve">Palmer, C. V. Immunity and the coral crisis. </w:t>
      </w:r>
      <w:r w:rsidRPr="00B26E5F">
        <w:rPr>
          <w:sz w:val="20"/>
          <w:szCs w:val="20"/>
          <w:rPrChange w:id="2242" w:author="Microsoft Office User" w:date="2023-09-11T13:17:00Z">
            <w:rPr/>
          </w:rPrChange>
        </w:rPr>
        <w:fldChar w:fldCharType="end"/>
      </w:r>
      <w:r w:rsidRPr="00B26E5F">
        <w:rPr>
          <w:sz w:val="20"/>
          <w:szCs w:val="20"/>
          <w:rPrChange w:id="2243" w:author="Microsoft Office User" w:date="2023-09-11T13:17:00Z">
            <w:rPr/>
          </w:rPrChange>
        </w:rPr>
        <w:fldChar w:fldCharType="begin"/>
      </w:r>
      <w:r w:rsidRPr="00B26E5F">
        <w:rPr>
          <w:sz w:val="20"/>
          <w:szCs w:val="20"/>
          <w:rPrChange w:id="2244" w:author="Microsoft Office User" w:date="2023-09-11T13:17:00Z">
            <w:rPr/>
          </w:rPrChange>
        </w:rPr>
        <w:instrText>HYPERLINK "https://www.zotero.org/google-docs/?n2Avay" \h</w:instrText>
      </w:r>
      <w:r w:rsidRPr="00B26E5F">
        <w:rPr>
          <w:sz w:val="20"/>
          <w:szCs w:val="20"/>
          <w:rPrChange w:id="2245" w:author="Microsoft Office User" w:date="2023-09-11T13:17:00Z">
            <w:rPr>
              <w:sz w:val="20"/>
              <w:szCs w:val="20"/>
            </w:rPr>
          </w:rPrChange>
        </w:rPr>
      </w:r>
      <w:r w:rsidRPr="00B26E5F">
        <w:rPr>
          <w:sz w:val="20"/>
          <w:szCs w:val="20"/>
          <w:rPrChange w:id="2246" w:author="Microsoft Office User" w:date="2023-09-11T13:17:00Z">
            <w:rPr>
              <w:i/>
            </w:rPr>
          </w:rPrChange>
        </w:rPr>
        <w:fldChar w:fldCharType="separate"/>
      </w:r>
      <w:r w:rsidRPr="00B26E5F">
        <w:rPr>
          <w:i/>
          <w:sz w:val="20"/>
          <w:szCs w:val="20"/>
          <w:rPrChange w:id="2247" w:author="Microsoft Office User" w:date="2023-09-11T13:17:00Z">
            <w:rPr>
              <w:i/>
            </w:rPr>
          </w:rPrChange>
        </w:rPr>
        <w:t xml:space="preserve">Commun. Biol. </w:t>
      </w:r>
      <w:r w:rsidRPr="00B26E5F">
        <w:rPr>
          <w:i/>
          <w:sz w:val="20"/>
          <w:szCs w:val="20"/>
          <w:rPrChange w:id="2248" w:author="Microsoft Office User" w:date="2023-09-11T13:17:00Z">
            <w:rPr>
              <w:i/>
            </w:rPr>
          </w:rPrChange>
        </w:rPr>
        <w:fldChar w:fldCharType="end"/>
      </w:r>
      <w:r w:rsidRPr="00B26E5F">
        <w:rPr>
          <w:sz w:val="20"/>
          <w:szCs w:val="20"/>
          <w:rPrChange w:id="2249" w:author="Microsoft Office User" w:date="2023-09-11T13:17:00Z">
            <w:rPr/>
          </w:rPrChange>
        </w:rPr>
        <w:fldChar w:fldCharType="begin"/>
      </w:r>
      <w:r w:rsidRPr="00B26E5F">
        <w:rPr>
          <w:sz w:val="20"/>
          <w:szCs w:val="20"/>
          <w:rPrChange w:id="2250" w:author="Microsoft Office User" w:date="2023-09-11T13:17:00Z">
            <w:rPr/>
          </w:rPrChange>
        </w:rPr>
        <w:instrText>HYPERLINK "https://www.zotero.org/google-docs/?n2Avay" \h</w:instrText>
      </w:r>
      <w:r w:rsidRPr="00B26E5F">
        <w:rPr>
          <w:sz w:val="20"/>
          <w:szCs w:val="20"/>
          <w:rPrChange w:id="2251" w:author="Microsoft Office User" w:date="2023-09-11T13:17:00Z">
            <w:rPr>
              <w:sz w:val="20"/>
              <w:szCs w:val="20"/>
            </w:rPr>
          </w:rPrChange>
        </w:rPr>
      </w:r>
      <w:r w:rsidRPr="00B26E5F">
        <w:rPr>
          <w:sz w:val="20"/>
          <w:szCs w:val="20"/>
          <w:rPrChange w:id="2252" w:author="Microsoft Office User" w:date="2023-09-11T13:17:00Z">
            <w:rPr>
              <w:b/>
            </w:rPr>
          </w:rPrChange>
        </w:rPr>
        <w:fldChar w:fldCharType="separate"/>
      </w:r>
      <w:r w:rsidRPr="00B26E5F">
        <w:rPr>
          <w:b/>
          <w:sz w:val="20"/>
          <w:szCs w:val="20"/>
          <w:rPrChange w:id="2253" w:author="Microsoft Office User" w:date="2023-09-11T13:17:00Z">
            <w:rPr>
              <w:b/>
            </w:rPr>
          </w:rPrChange>
        </w:rPr>
        <w:t>1</w:t>
      </w:r>
      <w:r w:rsidRPr="00B26E5F">
        <w:rPr>
          <w:b/>
          <w:sz w:val="20"/>
          <w:szCs w:val="20"/>
          <w:rPrChange w:id="2254" w:author="Microsoft Office User" w:date="2023-09-11T13:17:00Z">
            <w:rPr>
              <w:b/>
            </w:rPr>
          </w:rPrChange>
        </w:rPr>
        <w:fldChar w:fldCharType="end"/>
      </w:r>
      <w:r w:rsidRPr="00B26E5F">
        <w:rPr>
          <w:sz w:val="20"/>
          <w:szCs w:val="20"/>
          <w:rPrChange w:id="2255" w:author="Microsoft Office User" w:date="2023-09-11T13:17:00Z">
            <w:rPr/>
          </w:rPrChange>
        </w:rPr>
        <w:fldChar w:fldCharType="begin"/>
      </w:r>
      <w:r w:rsidRPr="00B26E5F">
        <w:rPr>
          <w:sz w:val="20"/>
          <w:szCs w:val="20"/>
          <w:rPrChange w:id="2256" w:author="Microsoft Office User" w:date="2023-09-11T13:17:00Z">
            <w:rPr/>
          </w:rPrChange>
        </w:rPr>
        <w:instrText>HYPERLINK "https://www.zotero.org/google-docs/?n2Avay" \h</w:instrText>
      </w:r>
      <w:r w:rsidRPr="00B26E5F">
        <w:rPr>
          <w:sz w:val="20"/>
          <w:szCs w:val="20"/>
          <w:rPrChange w:id="2257" w:author="Microsoft Office User" w:date="2023-09-11T13:17:00Z">
            <w:rPr>
              <w:sz w:val="20"/>
              <w:szCs w:val="20"/>
            </w:rPr>
          </w:rPrChange>
        </w:rPr>
      </w:r>
      <w:r w:rsidRPr="00B26E5F">
        <w:rPr>
          <w:sz w:val="20"/>
          <w:szCs w:val="20"/>
          <w:rPrChange w:id="2258" w:author="Microsoft Office User" w:date="2023-09-11T13:17:00Z">
            <w:rPr/>
          </w:rPrChange>
        </w:rPr>
        <w:fldChar w:fldCharType="separate"/>
      </w:r>
      <w:r w:rsidRPr="00B26E5F">
        <w:rPr>
          <w:sz w:val="20"/>
          <w:szCs w:val="20"/>
          <w:rPrChange w:id="2259" w:author="Microsoft Office User" w:date="2023-09-11T13:17:00Z">
            <w:rPr/>
          </w:rPrChange>
        </w:rPr>
        <w:t>, 91 (2018).</w:t>
      </w:r>
      <w:r w:rsidRPr="00B26E5F">
        <w:rPr>
          <w:sz w:val="20"/>
          <w:szCs w:val="20"/>
          <w:rPrChange w:id="2260"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2261" w:author="Microsoft Office User" w:date="2023-09-11T13:17:00Z">
            <w:rPr/>
          </w:rPrChange>
        </w:rPr>
        <w:pPrChange w:id="2262" w:author="Microsoft Office User" w:date="2023-09-11T13:17:00Z">
          <w:pPr/>
        </w:pPrChange>
      </w:pPr>
    </w:p>
    <w:p w14:paraId="126A81E9" w14:textId="77777777" w:rsidR="000C56B0" w:rsidRPr="00B26E5F" w:rsidRDefault="00367A15">
      <w:pPr>
        <w:snapToGrid w:val="0"/>
        <w:contextualSpacing/>
        <w:rPr>
          <w:sz w:val="20"/>
          <w:szCs w:val="20"/>
          <w:rPrChange w:id="2263" w:author="Microsoft Office User" w:date="2023-09-11T13:17:00Z">
            <w:rPr/>
          </w:rPrChange>
        </w:rPr>
        <w:pPrChange w:id="2264" w:author="Microsoft Office User" w:date="2023-09-11T13:17:00Z">
          <w:pPr/>
        </w:pPrChange>
      </w:pPr>
      <w:r w:rsidRPr="00B26E5F">
        <w:rPr>
          <w:sz w:val="20"/>
          <w:szCs w:val="20"/>
          <w:rPrChange w:id="2265" w:author="Microsoft Office User" w:date="2023-09-11T13:17:00Z">
            <w:rPr/>
          </w:rPrChange>
        </w:rPr>
        <w:fldChar w:fldCharType="begin"/>
      </w:r>
      <w:r w:rsidRPr="00B26E5F">
        <w:rPr>
          <w:sz w:val="20"/>
          <w:szCs w:val="20"/>
          <w:rPrChange w:id="2266" w:author="Microsoft Office User" w:date="2023-09-11T13:17:00Z">
            <w:rPr/>
          </w:rPrChange>
        </w:rPr>
        <w:instrText>HYPERLINK "https://www.zotero.org/google-docs/?n2Avay" \h</w:instrText>
      </w:r>
      <w:r w:rsidRPr="00B26E5F">
        <w:rPr>
          <w:sz w:val="20"/>
          <w:szCs w:val="20"/>
          <w:rPrChange w:id="2267" w:author="Microsoft Office User" w:date="2023-09-11T13:17:00Z">
            <w:rPr>
              <w:sz w:val="20"/>
              <w:szCs w:val="20"/>
            </w:rPr>
          </w:rPrChange>
        </w:rPr>
      </w:r>
      <w:r w:rsidRPr="00B26E5F">
        <w:rPr>
          <w:sz w:val="20"/>
          <w:szCs w:val="20"/>
          <w:rPrChange w:id="2268" w:author="Microsoft Office User" w:date="2023-09-11T13:17:00Z">
            <w:rPr/>
          </w:rPrChange>
        </w:rPr>
        <w:fldChar w:fldCharType="separate"/>
      </w:r>
      <w:r w:rsidRPr="00B26E5F">
        <w:rPr>
          <w:sz w:val="20"/>
          <w:szCs w:val="20"/>
          <w:rPrChange w:id="2269" w:author="Microsoft Office User" w:date="2023-09-11T13:17:00Z">
            <w:rPr/>
          </w:rPrChange>
        </w:rPr>
        <w:t>62.</w:t>
      </w:r>
      <w:r w:rsidRPr="00B26E5F">
        <w:rPr>
          <w:sz w:val="20"/>
          <w:szCs w:val="20"/>
          <w:rPrChange w:id="2270" w:author="Microsoft Office User" w:date="2023-09-11T13:17:00Z">
            <w:rPr/>
          </w:rPrChange>
        </w:rPr>
        <w:tab/>
        <w:t xml:space="preserve">Feng, G., Sun, W., Zhang, F., Karthik, L. &amp; Li, Z. Inhabitancy of active Nitrosopumilus-like ammonia-oxidizing archaea and Nitrospira nitrite-oxidizing bacteria in the sponge Theonella swinhoei. </w:t>
      </w:r>
      <w:r w:rsidRPr="00B26E5F">
        <w:rPr>
          <w:sz w:val="20"/>
          <w:szCs w:val="20"/>
          <w:rPrChange w:id="2271" w:author="Microsoft Office User" w:date="2023-09-11T13:17:00Z">
            <w:rPr/>
          </w:rPrChange>
        </w:rPr>
        <w:fldChar w:fldCharType="end"/>
      </w:r>
      <w:r w:rsidRPr="00B26E5F">
        <w:rPr>
          <w:sz w:val="20"/>
          <w:szCs w:val="20"/>
          <w:rPrChange w:id="2272" w:author="Microsoft Office User" w:date="2023-09-11T13:17:00Z">
            <w:rPr/>
          </w:rPrChange>
        </w:rPr>
        <w:fldChar w:fldCharType="begin"/>
      </w:r>
      <w:r w:rsidRPr="00B26E5F">
        <w:rPr>
          <w:sz w:val="20"/>
          <w:szCs w:val="20"/>
          <w:rPrChange w:id="2273" w:author="Microsoft Office User" w:date="2023-09-11T13:17:00Z">
            <w:rPr/>
          </w:rPrChange>
        </w:rPr>
        <w:instrText>HYPERLINK "https://www.zotero.org/google-docs/?n2Avay" \h</w:instrText>
      </w:r>
      <w:r w:rsidRPr="00B26E5F">
        <w:rPr>
          <w:sz w:val="20"/>
          <w:szCs w:val="20"/>
          <w:rPrChange w:id="2274" w:author="Microsoft Office User" w:date="2023-09-11T13:17:00Z">
            <w:rPr>
              <w:sz w:val="20"/>
              <w:szCs w:val="20"/>
            </w:rPr>
          </w:rPrChange>
        </w:rPr>
      </w:r>
      <w:r w:rsidRPr="00B26E5F">
        <w:rPr>
          <w:sz w:val="20"/>
          <w:szCs w:val="20"/>
          <w:rPrChange w:id="2275" w:author="Microsoft Office User" w:date="2023-09-11T13:17:00Z">
            <w:rPr>
              <w:i/>
            </w:rPr>
          </w:rPrChange>
        </w:rPr>
        <w:fldChar w:fldCharType="separate"/>
      </w:r>
      <w:r w:rsidRPr="00B26E5F">
        <w:rPr>
          <w:i/>
          <w:sz w:val="20"/>
          <w:szCs w:val="20"/>
          <w:rPrChange w:id="2276" w:author="Microsoft Office User" w:date="2023-09-11T13:17:00Z">
            <w:rPr>
              <w:i/>
            </w:rPr>
          </w:rPrChange>
        </w:rPr>
        <w:t xml:space="preserve">Sci. Rep. </w:t>
      </w:r>
      <w:r w:rsidRPr="00B26E5F">
        <w:rPr>
          <w:i/>
          <w:sz w:val="20"/>
          <w:szCs w:val="20"/>
          <w:rPrChange w:id="2277" w:author="Microsoft Office User" w:date="2023-09-11T13:17:00Z">
            <w:rPr>
              <w:i/>
            </w:rPr>
          </w:rPrChange>
        </w:rPr>
        <w:fldChar w:fldCharType="end"/>
      </w:r>
      <w:r w:rsidRPr="00B26E5F">
        <w:rPr>
          <w:sz w:val="20"/>
          <w:szCs w:val="20"/>
          <w:rPrChange w:id="2278" w:author="Microsoft Office User" w:date="2023-09-11T13:17:00Z">
            <w:rPr/>
          </w:rPrChange>
        </w:rPr>
        <w:fldChar w:fldCharType="begin"/>
      </w:r>
      <w:r w:rsidRPr="00B26E5F">
        <w:rPr>
          <w:sz w:val="20"/>
          <w:szCs w:val="20"/>
          <w:rPrChange w:id="2279" w:author="Microsoft Office User" w:date="2023-09-11T13:17:00Z">
            <w:rPr/>
          </w:rPrChange>
        </w:rPr>
        <w:instrText>HYPERLINK "https://www.zotero.org/google-docs/?n2Avay" \h</w:instrText>
      </w:r>
      <w:r w:rsidRPr="00B26E5F">
        <w:rPr>
          <w:sz w:val="20"/>
          <w:szCs w:val="20"/>
          <w:rPrChange w:id="2280" w:author="Microsoft Office User" w:date="2023-09-11T13:17:00Z">
            <w:rPr>
              <w:sz w:val="20"/>
              <w:szCs w:val="20"/>
            </w:rPr>
          </w:rPrChange>
        </w:rPr>
      </w:r>
      <w:r w:rsidRPr="00B26E5F">
        <w:rPr>
          <w:sz w:val="20"/>
          <w:szCs w:val="20"/>
          <w:rPrChange w:id="2281" w:author="Microsoft Office User" w:date="2023-09-11T13:17:00Z">
            <w:rPr>
              <w:b/>
            </w:rPr>
          </w:rPrChange>
        </w:rPr>
        <w:fldChar w:fldCharType="separate"/>
      </w:r>
      <w:r w:rsidRPr="00B26E5F">
        <w:rPr>
          <w:b/>
          <w:sz w:val="20"/>
          <w:szCs w:val="20"/>
          <w:rPrChange w:id="2282" w:author="Microsoft Office User" w:date="2023-09-11T13:17:00Z">
            <w:rPr>
              <w:b/>
            </w:rPr>
          </w:rPrChange>
        </w:rPr>
        <w:t>6</w:t>
      </w:r>
      <w:r w:rsidRPr="00B26E5F">
        <w:rPr>
          <w:b/>
          <w:sz w:val="20"/>
          <w:szCs w:val="20"/>
          <w:rPrChange w:id="2283" w:author="Microsoft Office User" w:date="2023-09-11T13:17:00Z">
            <w:rPr>
              <w:b/>
            </w:rPr>
          </w:rPrChange>
        </w:rPr>
        <w:fldChar w:fldCharType="end"/>
      </w:r>
      <w:r w:rsidRPr="00B26E5F">
        <w:rPr>
          <w:sz w:val="20"/>
          <w:szCs w:val="20"/>
          <w:rPrChange w:id="2284" w:author="Microsoft Office User" w:date="2023-09-11T13:17:00Z">
            <w:rPr/>
          </w:rPrChange>
        </w:rPr>
        <w:fldChar w:fldCharType="begin"/>
      </w:r>
      <w:r w:rsidRPr="00B26E5F">
        <w:rPr>
          <w:sz w:val="20"/>
          <w:szCs w:val="20"/>
          <w:rPrChange w:id="2285" w:author="Microsoft Office User" w:date="2023-09-11T13:17:00Z">
            <w:rPr/>
          </w:rPrChange>
        </w:rPr>
        <w:instrText>HYPERLINK "https://www.zotero.org/google-docs/?n2Avay" \h</w:instrText>
      </w:r>
      <w:r w:rsidRPr="00B26E5F">
        <w:rPr>
          <w:sz w:val="20"/>
          <w:szCs w:val="20"/>
          <w:rPrChange w:id="2286" w:author="Microsoft Office User" w:date="2023-09-11T13:17:00Z">
            <w:rPr>
              <w:sz w:val="20"/>
              <w:szCs w:val="20"/>
            </w:rPr>
          </w:rPrChange>
        </w:rPr>
      </w:r>
      <w:r w:rsidRPr="00B26E5F">
        <w:rPr>
          <w:sz w:val="20"/>
          <w:szCs w:val="20"/>
          <w:rPrChange w:id="2287" w:author="Microsoft Office User" w:date="2023-09-11T13:17:00Z">
            <w:rPr/>
          </w:rPrChange>
        </w:rPr>
        <w:fldChar w:fldCharType="separate"/>
      </w:r>
      <w:r w:rsidRPr="00B26E5F">
        <w:rPr>
          <w:sz w:val="20"/>
          <w:szCs w:val="20"/>
          <w:rPrChange w:id="2288" w:author="Microsoft Office User" w:date="2023-09-11T13:17:00Z">
            <w:rPr/>
          </w:rPrChange>
        </w:rPr>
        <w:t>, 1–11 (2016).</w:t>
      </w:r>
      <w:r w:rsidRPr="00B26E5F">
        <w:rPr>
          <w:sz w:val="20"/>
          <w:szCs w:val="20"/>
          <w:rPrChange w:id="2289"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2290" w:author="Microsoft Office User" w:date="2023-09-11T13:17:00Z">
            <w:rPr/>
          </w:rPrChange>
        </w:rPr>
        <w:pPrChange w:id="2291" w:author="Microsoft Office User" w:date="2023-09-11T13:17:00Z">
          <w:pPr/>
        </w:pPrChange>
      </w:pPr>
    </w:p>
    <w:p w14:paraId="1B068A55" w14:textId="77777777" w:rsidR="000C56B0" w:rsidRPr="00B26E5F" w:rsidRDefault="00367A15">
      <w:pPr>
        <w:snapToGrid w:val="0"/>
        <w:contextualSpacing/>
        <w:rPr>
          <w:sz w:val="20"/>
          <w:szCs w:val="20"/>
          <w:rPrChange w:id="2292" w:author="Microsoft Office User" w:date="2023-09-11T13:17:00Z">
            <w:rPr/>
          </w:rPrChange>
        </w:rPr>
        <w:pPrChange w:id="2293" w:author="Microsoft Office User" w:date="2023-09-11T13:17:00Z">
          <w:pPr/>
        </w:pPrChange>
      </w:pPr>
      <w:r w:rsidRPr="00B26E5F">
        <w:rPr>
          <w:sz w:val="20"/>
          <w:szCs w:val="20"/>
          <w:rPrChange w:id="2294" w:author="Microsoft Office User" w:date="2023-09-11T13:17:00Z">
            <w:rPr/>
          </w:rPrChange>
        </w:rPr>
        <w:fldChar w:fldCharType="begin"/>
      </w:r>
      <w:r w:rsidRPr="00B26E5F">
        <w:rPr>
          <w:sz w:val="20"/>
          <w:szCs w:val="20"/>
          <w:rPrChange w:id="2295" w:author="Microsoft Office User" w:date="2023-09-11T13:17:00Z">
            <w:rPr/>
          </w:rPrChange>
        </w:rPr>
        <w:instrText>HYPERLINK "https://www.zotero.org/google-docs/?n2Avay" \h</w:instrText>
      </w:r>
      <w:r w:rsidRPr="00B26E5F">
        <w:rPr>
          <w:sz w:val="20"/>
          <w:szCs w:val="20"/>
          <w:rPrChange w:id="2296" w:author="Microsoft Office User" w:date="2023-09-11T13:17:00Z">
            <w:rPr>
              <w:sz w:val="20"/>
              <w:szCs w:val="20"/>
            </w:rPr>
          </w:rPrChange>
        </w:rPr>
      </w:r>
      <w:r w:rsidRPr="00B26E5F">
        <w:rPr>
          <w:sz w:val="20"/>
          <w:szCs w:val="20"/>
          <w:rPrChange w:id="2297" w:author="Microsoft Office User" w:date="2023-09-11T13:17:00Z">
            <w:rPr/>
          </w:rPrChange>
        </w:rPr>
        <w:fldChar w:fldCharType="separate"/>
      </w:r>
      <w:r w:rsidRPr="00B26E5F">
        <w:rPr>
          <w:sz w:val="20"/>
          <w:szCs w:val="20"/>
          <w:rPrChange w:id="2298" w:author="Microsoft Office User" w:date="2023-09-11T13:17:00Z">
            <w:rPr/>
          </w:rPrChange>
        </w:rPr>
        <w:t>63.</w:t>
      </w:r>
      <w:r w:rsidRPr="00B26E5F">
        <w:rPr>
          <w:sz w:val="20"/>
          <w:szCs w:val="20"/>
          <w:rPrChange w:id="2299" w:author="Microsoft Office User" w:date="2023-09-11T13:17:00Z">
            <w:rPr/>
          </w:rPrChange>
        </w:rPr>
        <w:tab/>
        <w:t xml:space="preserve">Kim, S.-H., Kim, J.-H., Park, M.-A., Hwang, S. D. &amp; Kang, J.-C. The toxic effects of ammonia exposure on antioxidant and immune responses in Rockfish, Sebastes schlegelii during thermal stress. </w:t>
      </w:r>
      <w:r w:rsidRPr="00B26E5F">
        <w:rPr>
          <w:sz w:val="20"/>
          <w:szCs w:val="20"/>
          <w:rPrChange w:id="2300" w:author="Microsoft Office User" w:date="2023-09-11T13:17:00Z">
            <w:rPr/>
          </w:rPrChange>
        </w:rPr>
        <w:fldChar w:fldCharType="end"/>
      </w:r>
      <w:r w:rsidRPr="00B26E5F">
        <w:rPr>
          <w:sz w:val="20"/>
          <w:szCs w:val="20"/>
          <w:rPrChange w:id="2301" w:author="Microsoft Office User" w:date="2023-09-11T13:17:00Z">
            <w:rPr/>
          </w:rPrChange>
        </w:rPr>
        <w:fldChar w:fldCharType="begin"/>
      </w:r>
      <w:r w:rsidRPr="00B26E5F">
        <w:rPr>
          <w:sz w:val="20"/>
          <w:szCs w:val="20"/>
          <w:rPrChange w:id="2302" w:author="Microsoft Office User" w:date="2023-09-11T13:17:00Z">
            <w:rPr/>
          </w:rPrChange>
        </w:rPr>
        <w:instrText>HYPERLINK "https://www.zotero.org/google-docs/?n2Avay" \h</w:instrText>
      </w:r>
      <w:r w:rsidRPr="00B26E5F">
        <w:rPr>
          <w:sz w:val="20"/>
          <w:szCs w:val="20"/>
          <w:rPrChange w:id="2303" w:author="Microsoft Office User" w:date="2023-09-11T13:17:00Z">
            <w:rPr>
              <w:sz w:val="20"/>
              <w:szCs w:val="20"/>
            </w:rPr>
          </w:rPrChange>
        </w:rPr>
      </w:r>
      <w:r w:rsidRPr="00B26E5F">
        <w:rPr>
          <w:sz w:val="20"/>
          <w:szCs w:val="20"/>
          <w:rPrChange w:id="2304" w:author="Microsoft Office User" w:date="2023-09-11T13:17:00Z">
            <w:rPr>
              <w:i/>
            </w:rPr>
          </w:rPrChange>
        </w:rPr>
        <w:fldChar w:fldCharType="separate"/>
      </w:r>
      <w:r w:rsidRPr="00B26E5F">
        <w:rPr>
          <w:i/>
          <w:sz w:val="20"/>
          <w:szCs w:val="20"/>
          <w:rPrChange w:id="2305" w:author="Microsoft Office User" w:date="2023-09-11T13:17:00Z">
            <w:rPr>
              <w:i/>
            </w:rPr>
          </w:rPrChange>
        </w:rPr>
        <w:t xml:space="preserve">Environ. Toxicol. Pharmacol. </w:t>
      </w:r>
      <w:r w:rsidRPr="00B26E5F">
        <w:rPr>
          <w:i/>
          <w:sz w:val="20"/>
          <w:szCs w:val="20"/>
          <w:rPrChange w:id="2306" w:author="Microsoft Office User" w:date="2023-09-11T13:17:00Z">
            <w:rPr>
              <w:i/>
            </w:rPr>
          </w:rPrChange>
        </w:rPr>
        <w:fldChar w:fldCharType="end"/>
      </w:r>
      <w:r w:rsidRPr="00B26E5F">
        <w:rPr>
          <w:sz w:val="20"/>
          <w:szCs w:val="20"/>
          <w:rPrChange w:id="2307" w:author="Microsoft Office User" w:date="2023-09-11T13:17:00Z">
            <w:rPr/>
          </w:rPrChange>
        </w:rPr>
        <w:fldChar w:fldCharType="begin"/>
      </w:r>
      <w:r w:rsidRPr="00B26E5F">
        <w:rPr>
          <w:sz w:val="20"/>
          <w:szCs w:val="20"/>
          <w:rPrChange w:id="2308" w:author="Microsoft Office User" w:date="2023-09-11T13:17:00Z">
            <w:rPr/>
          </w:rPrChange>
        </w:rPr>
        <w:instrText>HYPERLINK "https://www.zotero.org/google-docs/?n2Avay" \h</w:instrText>
      </w:r>
      <w:r w:rsidRPr="00B26E5F">
        <w:rPr>
          <w:sz w:val="20"/>
          <w:szCs w:val="20"/>
          <w:rPrChange w:id="2309" w:author="Microsoft Office User" w:date="2023-09-11T13:17:00Z">
            <w:rPr>
              <w:sz w:val="20"/>
              <w:szCs w:val="20"/>
            </w:rPr>
          </w:rPrChange>
        </w:rPr>
      </w:r>
      <w:r w:rsidRPr="00B26E5F">
        <w:rPr>
          <w:sz w:val="20"/>
          <w:szCs w:val="20"/>
          <w:rPrChange w:id="2310" w:author="Microsoft Office User" w:date="2023-09-11T13:17:00Z">
            <w:rPr>
              <w:b/>
            </w:rPr>
          </w:rPrChange>
        </w:rPr>
        <w:fldChar w:fldCharType="separate"/>
      </w:r>
      <w:r w:rsidRPr="00B26E5F">
        <w:rPr>
          <w:b/>
          <w:sz w:val="20"/>
          <w:szCs w:val="20"/>
          <w:rPrChange w:id="2311" w:author="Microsoft Office User" w:date="2023-09-11T13:17:00Z">
            <w:rPr>
              <w:b/>
            </w:rPr>
          </w:rPrChange>
        </w:rPr>
        <w:t>40</w:t>
      </w:r>
      <w:r w:rsidRPr="00B26E5F">
        <w:rPr>
          <w:b/>
          <w:sz w:val="20"/>
          <w:szCs w:val="20"/>
          <w:rPrChange w:id="2312" w:author="Microsoft Office User" w:date="2023-09-11T13:17:00Z">
            <w:rPr>
              <w:b/>
            </w:rPr>
          </w:rPrChange>
        </w:rPr>
        <w:fldChar w:fldCharType="end"/>
      </w:r>
      <w:r w:rsidRPr="00B26E5F">
        <w:rPr>
          <w:sz w:val="20"/>
          <w:szCs w:val="20"/>
          <w:rPrChange w:id="2313" w:author="Microsoft Office User" w:date="2023-09-11T13:17:00Z">
            <w:rPr/>
          </w:rPrChange>
        </w:rPr>
        <w:fldChar w:fldCharType="begin"/>
      </w:r>
      <w:r w:rsidRPr="00B26E5F">
        <w:rPr>
          <w:sz w:val="20"/>
          <w:szCs w:val="20"/>
          <w:rPrChange w:id="2314" w:author="Microsoft Office User" w:date="2023-09-11T13:17:00Z">
            <w:rPr/>
          </w:rPrChange>
        </w:rPr>
        <w:instrText>HYPERLINK "https://www.zotero.org/google-docs/?n2Avay" \h</w:instrText>
      </w:r>
      <w:r w:rsidRPr="00B26E5F">
        <w:rPr>
          <w:sz w:val="20"/>
          <w:szCs w:val="20"/>
          <w:rPrChange w:id="2315" w:author="Microsoft Office User" w:date="2023-09-11T13:17:00Z">
            <w:rPr>
              <w:sz w:val="20"/>
              <w:szCs w:val="20"/>
            </w:rPr>
          </w:rPrChange>
        </w:rPr>
      </w:r>
      <w:r w:rsidRPr="00B26E5F">
        <w:rPr>
          <w:sz w:val="20"/>
          <w:szCs w:val="20"/>
          <w:rPrChange w:id="2316" w:author="Microsoft Office User" w:date="2023-09-11T13:17:00Z">
            <w:rPr/>
          </w:rPrChange>
        </w:rPr>
        <w:fldChar w:fldCharType="separate"/>
      </w:r>
      <w:r w:rsidRPr="00B26E5F">
        <w:rPr>
          <w:sz w:val="20"/>
          <w:szCs w:val="20"/>
          <w:rPrChange w:id="2317" w:author="Microsoft Office User" w:date="2023-09-11T13:17:00Z">
            <w:rPr/>
          </w:rPrChange>
        </w:rPr>
        <w:t>, 954–959 (2015).</w:t>
      </w:r>
      <w:r w:rsidRPr="00B26E5F">
        <w:rPr>
          <w:sz w:val="20"/>
          <w:szCs w:val="20"/>
          <w:rPrChange w:id="2318"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2319" w:author="Microsoft Office User" w:date="2023-09-11T13:17:00Z">
            <w:rPr/>
          </w:rPrChange>
        </w:rPr>
        <w:pPrChange w:id="2320" w:author="Microsoft Office User" w:date="2023-09-11T13:17:00Z">
          <w:pPr/>
        </w:pPrChange>
      </w:pPr>
    </w:p>
    <w:p w14:paraId="64F5ABAE" w14:textId="77777777" w:rsidR="000C56B0" w:rsidRPr="00B26E5F" w:rsidRDefault="00367A15">
      <w:pPr>
        <w:snapToGrid w:val="0"/>
        <w:contextualSpacing/>
        <w:rPr>
          <w:sz w:val="20"/>
          <w:szCs w:val="20"/>
          <w:rPrChange w:id="2321" w:author="Microsoft Office User" w:date="2023-09-11T13:17:00Z">
            <w:rPr/>
          </w:rPrChange>
        </w:rPr>
        <w:pPrChange w:id="2322" w:author="Microsoft Office User" w:date="2023-09-11T13:17:00Z">
          <w:pPr/>
        </w:pPrChange>
      </w:pPr>
      <w:r w:rsidRPr="00B26E5F">
        <w:rPr>
          <w:sz w:val="20"/>
          <w:szCs w:val="20"/>
          <w:rPrChange w:id="2323" w:author="Microsoft Office User" w:date="2023-09-11T13:17:00Z">
            <w:rPr/>
          </w:rPrChange>
        </w:rPr>
        <w:fldChar w:fldCharType="begin"/>
      </w:r>
      <w:r w:rsidRPr="00B26E5F">
        <w:rPr>
          <w:sz w:val="20"/>
          <w:szCs w:val="20"/>
          <w:rPrChange w:id="2324" w:author="Microsoft Office User" w:date="2023-09-11T13:17:00Z">
            <w:rPr/>
          </w:rPrChange>
        </w:rPr>
        <w:instrText>HYPERLINK "https://www.zotero.org/google-docs/?n2Avay" \h</w:instrText>
      </w:r>
      <w:r w:rsidRPr="00B26E5F">
        <w:rPr>
          <w:sz w:val="20"/>
          <w:szCs w:val="20"/>
          <w:rPrChange w:id="2325" w:author="Microsoft Office User" w:date="2023-09-11T13:17:00Z">
            <w:rPr>
              <w:sz w:val="20"/>
              <w:szCs w:val="20"/>
            </w:rPr>
          </w:rPrChange>
        </w:rPr>
      </w:r>
      <w:r w:rsidRPr="00B26E5F">
        <w:rPr>
          <w:sz w:val="20"/>
          <w:szCs w:val="20"/>
          <w:rPrChange w:id="2326" w:author="Microsoft Office User" w:date="2023-09-11T13:17:00Z">
            <w:rPr/>
          </w:rPrChange>
        </w:rPr>
        <w:fldChar w:fldCharType="separate"/>
      </w:r>
      <w:r w:rsidRPr="00B26E5F">
        <w:rPr>
          <w:sz w:val="20"/>
          <w:szCs w:val="20"/>
          <w:rPrChange w:id="2327" w:author="Microsoft Office User" w:date="2023-09-11T13:17:00Z">
            <w:rPr/>
          </w:rPrChange>
        </w:rPr>
        <w:t>64.</w:t>
      </w:r>
      <w:r w:rsidRPr="00B26E5F">
        <w:rPr>
          <w:sz w:val="20"/>
          <w:szCs w:val="20"/>
          <w:rPrChange w:id="2328" w:author="Microsoft Office User" w:date="2023-09-11T13:17:00Z">
            <w:rPr/>
          </w:rPrChange>
        </w:rPr>
        <w:tab/>
        <w:t>Kvennefors, E., Sampayo, E., Ridgway, T., Barnes, A. &amp; Hoegh-Guldberg, O. Bacterial Communities of Two Ubiquitous Great Barrier Reef Corals. (2010).</w:t>
      </w:r>
      <w:r w:rsidRPr="00B26E5F">
        <w:rPr>
          <w:sz w:val="20"/>
          <w:szCs w:val="20"/>
          <w:rPrChange w:id="2329"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2330" w:author="Microsoft Office User" w:date="2023-09-11T13:17:00Z">
            <w:rPr/>
          </w:rPrChange>
        </w:rPr>
        <w:pPrChange w:id="2331" w:author="Microsoft Office User" w:date="2023-09-11T13:17:00Z">
          <w:pPr/>
        </w:pPrChange>
      </w:pPr>
    </w:p>
    <w:p w14:paraId="3FC81305" w14:textId="77777777" w:rsidR="000C56B0" w:rsidRPr="00B26E5F" w:rsidRDefault="00367A15">
      <w:pPr>
        <w:snapToGrid w:val="0"/>
        <w:contextualSpacing/>
        <w:rPr>
          <w:sz w:val="20"/>
          <w:szCs w:val="20"/>
          <w:rPrChange w:id="2332" w:author="Microsoft Office User" w:date="2023-09-11T13:17:00Z">
            <w:rPr/>
          </w:rPrChange>
        </w:rPr>
        <w:pPrChange w:id="2333" w:author="Microsoft Office User" w:date="2023-09-11T13:17:00Z">
          <w:pPr/>
        </w:pPrChange>
      </w:pPr>
      <w:r w:rsidRPr="00B26E5F">
        <w:rPr>
          <w:sz w:val="20"/>
          <w:szCs w:val="20"/>
          <w:rPrChange w:id="2334" w:author="Microsoft Office User" w:date="2023-09-11T13:17:00Z">
            <w:rPr/>
          </w:rPrChange>
        </w:rPr>
        <w:fldChar w:fldCharType="begin"/>
      </w:r>
      <w:r w:rsidRPr="00B26E5F">
        <w:rPr>
          <w:sz w:val="20"/>
          <w:szCs w:val="20"/>
          <w:rPrChange w:id="2335" w:author="Microsoft Office User" w:date="2023-09-11T13:17:00Z">
            <w:rPr/>
          </w:rPrChange>
        </w:rPr>
        <w:instrText>HYPERLINK "https://www.zotero.org/google-docs/?n2Avay" \h</w:instrText>
      </w:r>
      <w:r w:rsidRPr="00B26E5F">
        <w:rPr>
          <w:sz w:val="20"/>
          <w:szCs w:val="20"/>
          <w:rPrChange w:id="2336" w:author="Microsoft Office User" w:date="2023-09-11T13:17:00Z">
            <w:rPr>
              <w:sz w:val="20"/>
              <w:szCs w:val="20"/>
            </w:rPr>
          </w:rPrChange>
        </w:rPr>
      </w:r>
      <w:r w:rsidRPr="00B26E5F">
        <w:rPr>
          <w:sz w:val="20"/>
          <w:szCs w:val="20"/>
          <w:rPrChange w:id="2337" w:author="Microsoft Office User" w:date="2023-09-11T13:17:00Z">
            <w:rPr/>
          </w:rPrChange>
        </w:rPr>
        <w:fldChar w:fldCharType="separate"/>
      </w:r>
      <w:r w:rsidRPr="00B26E5F">
        <w:rPr>
          <w:sz w:val="20"/>
          <w:szCs w:val="20"/>
          <w:rPrChange w:id="2338" w:author="Microsoft Office User" w:date="2023-09-11T13:17:00Z">
            <w:rPr/>
          </w:rPrChange>
        </w:rPr>
        <w:t>65.</w:t>
      </w:r>
      <w:r w:rsidRPr="00B26E5F">
        <w:rPr>
          <w:sz w:val="20"/>
          <w:szCs w:val="20"/>
          <w:rPrChange w:id="2339" w:author="Microsoft Office User" w:date="2023-09-11T13:17:00Z">
            <w:rPr/>
          </w:rPrChange>
        </w:rPr>
        <w:tab/>
        <w:t xml:space="preserve">Aronson, R. B. &amp; Precht, W. F. White-band disease and the changing face of Caribbean coral reefs. in </w:t>
      </w:r>
      <w:r w:rsidRPr="00B26E5F">
        <w:rPr>
          <w:sz w:val="20"/>
          <w:szCs w:val="20"/>
          <w:rPrChange w:id="2340" w:author="Microsoft Office User" w:date="2023-09-11T13:17:00Z">
            <w:rPr/>
          </w:rPrChange>
        </w:rPr>
        <w:fldChar w:fldCharType="end"/>
      </w:r>
      <w:r w:rsidRPr="00B26E5F">
        <w:rPr>
          <w:sz w:val="20"/>
          <w:szCs w:val="20"/>
          <w:rPrChange w:id="2341" w:author="Microsoft Office User" w:date="2023-09-11T13:17:00Z">
            <w:rPr/>
          </w:rPrChange>
        </w:rPr>
        <w:fldChar w:fldCharType="begin"/>
      </w:r>
      <w:r w:rsidRPr="00B26E5F">
        <w:rPr>
          <w:sz w:val="20"/>
          <w:szCs w:val="20"/>
          <w:rPrChange w:id="2342" w:author="Microsoft Office User" w:date="2023-09-11T13:17:00Z">
            <w:rPr/>
          </w:rPrChange>
        </w:rPr>
        <w:instrText>HYPERLINK "https://www.zotero.org/google-docs/?n2Avay" \h</w:instrText>
      </w:r>
      <w:r w:rsidRPr="00B26E5F">
        <w:rPr>
          <w:sz w:val="20"/>
          <w:szCs w:val="20"/>
          <w:rPrChange w:id="2343" w:author="Microsoft Office User" w:date="2023-09-11T13:17:00Z">
            <w:rPr>
              <w:sz w:val="20"/>
              <w:szCs w:val="20"/>
            </w:rPr>
          </w:rPrChange>
        </w:rPr>
      </w:r>
      <w:r w:rsidRPr="00B26E5F">
        <w:rPr>
          <w:sz w:val="20"/>
          <w:szCs w:val="20"/>
          <w:rPrChange w:id="2344" w:author="Microsoft Office User" w:date="2023-09-11T13:17:00Z">
            <w:rPr>
              <w:i/>
            </w:rPr>
          </w:rPrChange>
        </w:rPr>
        <w:fldChar w:fldCharType="separate"/>
      </w:r>
      <w:r w:rsidRPr="00B26E5F">
        <w:rPr>
          <w:i/>
          <w:sz w:val="20"/>
          <w:szCs w:val="20"/>
          <w:rPrChange w:id="2345" w:author="Microsoft Office User" w:date="2023-09-11T13:17:00Z">
            <w:rPr>
              <w:i/>
            </w:rPr>
          </w:rPrChange>
        </w:rPr>
        <w:t>The ecology and etiology of newly emerging marine diseases</w:t>
      </w:r>
      <w:r w:rsidRPr="00B26E5F">
        <w:rPr>
          <w:i/>
          <w:sz w:val="20"/>
          <w:szCs w:val="20"/>
          <w:rPrChange w:id="2346" w:author="Microsoft Office User" w:date="2023-09-11T13:17:00Z">
            <w:rPr>
              <w:i/>
            </w:rPr>
          </w:rPrChange>
        </w:rPr>
        <w:fldChar w:fldCharType="end"/>
      </w:r>
      <w:r w:rsidRPr="00B26E5F">
        <w:rPr>
          <w:sz w:val="20"/>
          <w:szCs w:val="20"/>
          <w:rPrChange w:id="2347" w:author="Microsoft Office User" w:date="2023-09-11T13:17:00Z">
            <w:rPr/>
          </w:rPrChange>
        </w:rPr>
        <w:fldChar w:fldCharType="begin"/>
      </w:r>
      <w:r w:rsidRPr="00B26E5F">
        <w:rPr>
          <w:sz w:val="20"/>
          <w:szCs w:val="20"/>
          <w:rPrChange w:id="2348" w:author="Microsoft Office User" w:date="2023-09-11T13:17:00Z">
            <w:rPr/>
          </w:rPrChange>
        </w:rPr>
        <w:instrText>HYPERLINK "https://www.zotero.org/google-docs/?n2Avay" \h</w:instrText>
      </w:r>
      <w:r w:rsidRPr="00B26E5F">
        <w:rPr>
          <w:sz w:val="20"/>
          <w:szCs w:val="20"/>
          <w:rPrChange w:id="2349" w:author="Microsoft Office User" w:date="2023-09-11T13:17:00Z">
            <w:rPr>
              <w:sz w:val="20"/>
              <w:szCs w:val="20"/>
            </w:rPr>
          </w:rPrChange>
        </w:rPr>
      </w:r>
      <w:r w:rsidRPr="00B26E5F">
        <w:rPr>
          <w:sz w:val="20"/>
          <w:szCs w:val="20"/>
          <w:rPrChange w:id="2350" w:author="Microsoft Office User" w:date="2023-09-11T13:17:00Z">
            <w:rPr/>
          </w:rPrChange>
        </w:rPr>
        <w:fldChar w:fldCharType="separate"/>
      </w:r>
      <w:r w:rsidRPr="00B26E5F">
        <w:rPr>
          <w:sz w:val="20"/>
          <w:szCs w:val="20"/>
          <w:rPrChange w:id="2351" w:author="Microsoft Office User" w:date="2023-09-11T13:17:00Z">
            <w:rPr/>
          </w:rPrChange>
        </w:rPr>
        <w:t xml:space="preserve"> 25–38 (Springer, 2001).</w:t>
      </w:r>
      <w:r w:rsidRPr="00B26E5F">
        <w:rPr>
          <w:sz w:val="20"/>
          <w:szCs w:val="20"/>
          <w:rPrChange w:id="2352"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2353" w:author="Microsoft Office User" w:date="2023-09-11T13:17:00Z">
            <w:rPr/>
          </w:rPrChange>
        </w:rPr>
        <w:pPrChange w:id="2354" w:author="Microsoft Office User" w:date="2023-09-11T13:17:00Z">
          <w:pPr/>
        </w:pPrChange>
      </w:pPr>
    </w:p>
    <w:p w14:paraId="798E745D" w14:textId="77777777" w:rsidR="000C56B0" w:rsidRPr="00B26E5F" w:rsidRDefault="00367A15">
      <w:pPr>
        <w:snapToGrid w:val="0"/>
        <w:contextualSpacing/>
        <w:rPr>
          <w:sz w:val="20"/>
          <w:szCs w:val="20"/>
          <w:rPrChange w:id="2355" w:author="Microsoft Office User" w:date="2023-09-11T13:17:00Z">
            <w:rPr/>
          </w:rPrChange>
        </w:rPr>
        <w:pPrChange w:id="2356" w:author="Microsoft Office User" w:date="2023-09-11T13:17:00Z">
          <w:pPr/>
        </w:pPrChange>
      </w:pPr>
      <w:r w:rsidRPr="00B26E5F">
        <w:rPr>
          <w:sz w:val="20"/>
          <w:szCs w:val="20"/>
          <w:rPrChange w:id="2357" w:author="Microsoft Office User" w:date="2023-09-11T13:17:00Z">
            <w:rPr/>
          </w:rPrChange>
        </w:rPr>
        <w:fldChar w:fldCharType="begin"/>
      </w:r>
      <w:r w:rsidRPr="00B26E5F">
        <w:rPr>
          <w:sz w:val="20"/>
          <w:szCs w:val="20"/>
          <w:rPrChange w:id="2358" w:author="Microsoft Office User" w:date="2023-09-11T13:17:00Z">
            <w:rPr/>
          </w:rPrChange>
        </w:rPr>
        <w:instrText>HYPERLINK "https://www.zotero.org/google-docs/?n2Avay" \h</w:instrText>
      </w:r>
      <w:r w:rsidRPr="00B26E5F">
        <w:rPr>
          <w:sz w:val="20"/>
          <w:szCs w:val="20"/>
          <w:rPrChange w:id="2359" w:author="Microsoft Office User" w:date="2023-09-11T13:17:00Z">
            <w:rPr>
              <w:sz w:val="20"/>
              <w:szCs w:val="20"/>
            </w:rPr>
          </w:rPrChange>
        </w:rPr>
      </w:r>
      <w:r w:rsidRPr="00B26E5F">
        <w:rPr>
          <w:sz w:val="20"/>
          <w:szCs w:val="20"/>
          <w:rPrChange w:id="2360" w:author="Microsoft Office User" w:date="2023-09-11T13:17:00Z">
            <w:rPr/>
          </w:rPrChange>
        </w:rPr>
        <w:fldChar w:fldCharType="separate"/>
      </w:r>
      <w:r w:rsidRPr="00B26E5F">
        <w:rPr>
          <w:sz w:val="20"/>
          <w:szCs w:val="20"/>
          <w:rPrChange w:id="2361" w:author="Microsoft Office User" w:date="2023-09-11T13:17:00Z">
            <w:rPr/>
          </w:rPrChange>
        </w:rPr>
        <w:t>66.</w:t>
      </w:r>
      <w:r w:rsidRPr="00B26E5F">
        <w:rPr>
          <w:sz w:val="20"/>
          <w:szCs w:val="20"/>
          <w:rPrChange w:id="2362" w:author="Microsoft Office User" w:date="2023-09-11T13:17:00Z">
            <w:rPr/>
          </w:rPrChange>
        </w:rPr>
        <w:tab/>
        <w:t xml:space="preserve">Casas, V. </w:t>
      </w:r>
      <w:r w:rsidRPr="00B26E5F">
        <w:rPr>
          <w:sz w:val="20"/>
          <w:szCs w:val="20"/>
          <w:rPrChange w:id="2363" w:author="Microsoft Office User" w:date="2023-09-11T13:17:00Z">
            <w:rPr/>
          </w:rPrChange>
        </w:rPr>
        <w:fldChar w:fldCharType="end"/>
      </w:r>
      <w:r w:rsidRPr="00B26E5F">
        <w:rPr>
          <w:sz w:val="20"/>
          <w:szCs w:val="20"/>
          <w:rPrChange w:id="2364" w:author="Microsoft Office User" w:date="2023-09-11T13:17:00Z">
            <w:rPr/>
          </w:rPrChange>
        </w:rPr>
        <w:fldChar w:fldCharType="begin"/>
      </w:r>
      <w:r w:rsidRPr="00B26E5F">
        <w:rPr>
          <w:sz w:val="20"/>
          <w:szCs w:val="20"/>
          <w:rPrChange w:id="2365" w:author="Microsoft Office User" w:date="2023-09-11T13:17:00Z">
            <w:rPr/>
          </w:rPrChange>
        </w:rPr>
        <w:instrText>HYPERLINK "https://www.zotero.org/google-docs/?n2Avay" \h</w:instrText>
      </w:r>
      <w:r w:rsidRPr="00B26E5F">
        <w:rPr>
          <w:sz w:val="20"/>
          <w:szCs w:val="20"/>
          <w:rPrChange w:id="2366" w:author="Microsoft Office User" w:date="2023-09-11T13:17:00Z">
            <w:rPr>
              <w:sz w:val="20"/>
              <w:szCs w:val="20"/>
            </w:rPr>
          </w:rPrChange>
        </w:rPr>
      </w:r>
      <w:r w:rsidRPr="00B26E5F">
        <w:rPr>
          <w:sz w:val="20"/>
          <w:szCs w:val="20"/>
          <w:rPrChange w:id="2367" w:author="Microsoft Office User" w:date="2023-09-11T13:17:00Z">
            <w:rPr>
              <w:i/>
            </w:rPr>
          </w:rPrChange>
        </w:rPr>
        <w:fldChar w:fldCharType="separate"/>
      </w:r>
      <w:r w:rsidRPr="00B26E5F">
        <w:rPr>
          <w:i/>
          <w:sz w:val="20"/>
          <w:szCs w:val="20"/>
          <w:rPrChange w:id="2368" w:author="Microsoft Office User" w:date="2023-09-11T13:17:00Z">
            <w:rPr>
              <w:i/>
            </w:rPr>
          </w:rPrChange>
        </w:rPr>
        <w:t>et al.</w:t>
      </w:r>
      <w:r w:rsidRPr="00B26E5F">
        <w:rPr>
          <w:i/>
          <w:sz w:val="20"/>
          <w:szCs w:val="20"/>
          <w:rPrChange w:id="2369" w:author="Microsoft Office User" w:date="2023-09-11T13:17:00Z">
            <w:rPr>
              <w:i/>
            </w:rPr>
          </w:rPrChange>
        </w:rPr>
        <w:fldChar w:fldCharType="end"/>
      </w:r>
      <w:r w:rsidRPr="00B26E5F">
        <w:rPr>
          <w:sz w:val="20"/>
          <w:szCs w:val="20"/>
          <w:rPrChange w:id="2370" w:author="Microsoft Office User" w:date="2023-09-11T13:17:00Z">
            <w:rPr/>
          </w:rPrChange>
        </w:rPr>
        <w:fldChar w:fldCharType="begin"/>
      </w:r>
      <w:r w:rsidRPr="00B26E5F">
        <w:rPr>
          <w:sz w:val="20"/>
          <w:szCs w:val="20"/>
          <w:rPrChange w:id="2371" w:author="Microsoft Office User" w:date="2023-09-11T13:17:00Z">
            <w:rPr/>
          </w:rPrChange>
        </w:rPr>
        <w:instrText>HYPERLINK "https://www.zotero.org/google-docs/?n2Avay" \h</w:instrText>
      </w:r>
      <w:r w:rsidRPr="00B26E5F">
        <w:rPr>
          <w:sz w:val="20"/>
          <w:szCs w:val="20"/>
          <w:rPrChange w:id="2372" w:author="Microsoft Office User" w:date="2023-09-11T13:17:00Z">
            <w:rPr>
              <w:sz w:val="20"/>
              <w:szCs w:val="20"/>
            </w:rPr>
          </w:rPrChange>
        </w:rPr>
      </w:r>
      <w:r w:rsidRPr="00B26E5F">
        <w:rPr>
          <w:sz w:val="20"/>
          <w:szCs w:val="20"/>
          <w:rPrChange w:id="2373" w:author="Microsoft Office User" w:date="2023-09-11T13:17:00Z">
            <w:rPr/>
          </w:rPrChange>
        </w:rPr>
        <w:fldChar w:fldCharType="separate"/>
      </w:r>
      <w:r w:rsidRPr="00B26E5F">
        <w:rPr>
          <w:sz w:val="20"/>
          <w:szCs w:val="20"/>
          <w:rPrChange w:id="2374" w:author="Microsoft Office User" w:date="2023-09-11T13:17:00Z">
            <w:rPr/>
          </w:rPrChange>
        </w:rPr>
        <w:t xml:space="preserve"> Widespread association of a Rickettsiales‐like bacterium with reef‐building corals. </w:t>
      </w:r>
      <w:r w:rsidRPr="00B26E5F">
        <w:rPr>
          <w:sz w:val="20"/>
          <w:szCs w:val="20"/>
          <w:rPrChange w:id="2375" w:author="Microsoft Office User" w:date="2023-09-11T13:17:00Z">
            <w:rPr/>
          </w:rPrChange>
        </w:rPr>
        <w:fldChar w:fldCharType="end"/>
      </w:r>
      <w:r w:rsidRPr="00B26E5F">
        <w:rPr>
          <w:sz w:val="20"/>
          <w:szCs w:val="20"/>
          <w:rPrChange w:id="2376" w:author="Microsoft Office User" w:date="2023-09-11T13:17:00Z">
            <w:rPr/>
          </w:rPrChange>
        </w:rPr>
        <w:fldChar w:fldCharType="begin"/>
      </w:r>
      <w:r w:rsidRPr="00B26E5F">
        <w:rPr>
          <w:sz w:val="20"/>
          <w:szCs w:val="20"/>
          <w:rPrChange w:id="2377" w:author="Microsoft Office User" w:date="2023-09-11T13:17:00Z">
            <w:rPr/>
          </w:rPrChange>
        </w:rPr>
        <w:instrText>HYPERLINK "https://www.zotero.org/google-docs/?n2Avay" \h</w:instrText>
      </w:r>
      <w:r w:rsidRPr="00B26E5F">
        <w:rPr>
          <w:sz w:val="20"/>
          <w:szCs w:val="20"/>
          <w:rPrChange w:id="2378" w:author="Microsoft Office User" w:date="2023-09-11T13:17:00Z">
            <w:rPr>
              <w:sz w:val="20"/>
              <w:szCs w:val="20"/>
            </w:rPr>
          </w:rPrChange>
        </w:rPr>
      </w:r>
      <w:r w:rsidRPr="00B26E5F">
        <w:rPr>
          <w:sz w:val="20"/>
          <w:szCs w:val="20"/>
          <w:rPrChange w:id="2379" w:author="Microsoft Office User" w:date="2023-09-11T13:17:00Z">
            <w:rPr>
              <w:i/>
            </w:rPr>
          </w:rPrChange>
        </w:rPr>
        <w:fldChar w:fldCharType="separate"/>
      </w:r>
      <w:r w:rsidRPr="00B26E5F">
        <w:rPr>
          <w:i/>
          <w:sz w:val="20"/>
          <w:szCs w:val="20"/>
          <w:rPrChange w:id="2380" w:author="Microsoft Office User" w:date="2023-09-11T13:17:00Z">
            <w:rPr>
              <w:i/>
            </w:rPr>
          </w:rPrChange>
        </w:rPr>
        <w:t xml:space="preserve">Environ. Microbiol. </w:t>
      </w:r>
      <w:r w:rsidRPr="00B26E5F">
        <w:rPr>
          <w:i/>
          <w:sz w:val="20"/>
          <w:szCs w:val="20"/>
          <w:rPrChange w:id="2381" w:author="Microsoft Office User" w:date="2023-09-11T13:17:00Z">
            <w:rPr>
              <w:i/>
            </w:rPr>
          </w:rPrChange>
        </w:rPr>
        <w:fldChar w:fldCharType="end"/>
      </w:r>
      <w:r w:rsidRPr="00B26E5F">
        <w:rPr>
          <w:sz w:val="20"/>
          <w:szCs w:val="20"/>
          <w:rPrChange w:id="2382" w:author="Microsoft Office User" w:date="2023-09-11T13:17:00Z">
            <w:rPr/>
          </w:rPrChange>
        </w:rPr>
        <w:fldChar w:fldCharType="begin"/>
      </w:r>
      <w:r w:rsidRPr="00B26E5F">
        <w:rPr>
          <w:sz w:val="20"/>
          <w:szCs w:val="20"/>
          <w:rPrChange w:id="2383" w:author="Microsoft Office User" w:date="2023-09-11T13:17:00Z">
            <w:rPr/>
          </w:rPrChange>
        </w:rPr>
        <w:instrText>HYPERLINK "https://www.zotero.org/google-docs/?n2Avay" \h</w:instrText>
      </w:r>
      <w:r w:rsidRPr="00B26E5F">
        <w:rPr>
          <w:sz w:val="20"/>
          <w:szCs w:val="20"/>
          <w:rPrChange w:id="2384" w:author="Microsoft Office User" w:date="2023-09-11T13:17:00Z">
            <w:rPr>
              <w:sz w:val="20"/>
              <w:szCs w:val="20"/>
            </w:rPr>
          </w:rPrChange>
        </w:rPr>
      </w:r>
      <w:r w:rsidRPr="00B26E5F">
        <w:rPr>
          <w:sz w:val="20"/>
          <w:szCs w:val="20"/>
          <w:rPrChange w:id="2385" w:author="Microsoft Office User" w:date="2023-09-11T13:17:00Z">
            <w:rPr>
              <w:b/>
            </w:rPr>
          </w:rPrChange>
        </w:rPr>
        <w:fldChar w:fldCharType="separate"/>
      </w:r>
      <w:r w:rsidRPr="00B26E5F">
        <w:rPr>
          <w:b/>
          <w:sz w:val="20"/>
          <w:szCs w:val="20"/>
          <w:rPrChange w:id="2386" w:author="Microsoft Office User" w:date="2023-09-11T13:17:00Z">
            <w:rPr>
              <w:b/>
            </w:rPr>
          </w:rPrChange>
        </w:rPr>
        <w:t>6</w:t>
      </w:r>
      <w:r w:rsidRPr="00B26E5F">
        <w:rPr>
          <w:b/>
          <w:sz w:val="20"/>
          <w:szCs w:val="20"/>
          <w:rPrChange w:id="2387" w:author="Microsoft Office User" w:date="2023-09-11T13:17:00Z">
            <w:rPr>
              <w:b/>
            </w:rPr>
          </w:rPrChange>
        </w:rPr>
        <w:fldChar w:fldCharType="end"/>
      </w:r>
      <w:r w:rsidRPr="00B26E5F">
        <w:rPr>
          <w:sz w:val="20"/>
          <w:szCs w:val="20"/>
          <w:rPrChange w:id="2388" w:author="Microsoft Office User" w:date="2023-09-11T13:17:00Z">
            <w:rPr/>
          </w:rPrChange>
        </w:rPr>
        <w:fldChar w:fldCharType="begin"/>
      </w:r>
      <w:r w:rsidRPr="00B26E5F">
        <w:rPr>
          <w:sz w:val="20"/>
          <w:szCs w:val="20"/>
          <w:rPrChange w:id="2389" w:author="Microsoft Office User" w:date="2023-09-11T13:17:00Z">
            <w:rPr/>
          </w:rPrChange>
        </w:rPr>
        <w:instrText>HYPERLINK "https://www.zotero.org/google-docs/?n2Avay" \h</w:instrText>
      </w:r>
      <w:r w:rsidRPr="00B26E5F">
        <w:rPr>
          <w:sz w:val="20"/>
          <w:szCs w:val="20"/>
          <w:rPrChange w:id="2390" w:author="Microsoft Office User" w:date="2023-09-11T13:17:00Z">
            <w:rPr>
              <w:sz w:val="20"/>
              <w:szCs w:val="20"/>
            </w:rPr>
          </w:rPrChange>
        </w:rPr>
      </w:r>
      <w:r w:rsidRPr="00B26E5F">
        <w:rPr>
          <w:sz w:val="20"/>
          <w:szCs w:val="20"/>
          <w:rPrChange w:id="2391" w:author="Microsoft Office User" w:date="2023-09-11T13:17:00Z">
            <w:rPr/>
          </w:rPrChange>
        </w:rPr>
        <w:fldChar w:fldCharType="separate"/>
      </w:r>
      <w:r w:rsidRPr="00B26E5F">
        <w:rPr>
          <w:sz w:val="20"/>
          <w:szCs w:val="20"/>
          <w:rPrChange w:id="2392" w:author="Microsoft Office User" w:date="2023-09-11T13:17:00Z">
            <w:rPr/>
          </w:rPrChange>
        </w:rPr>
        <w:t>, 1137–1148 (2004).</w:t>
      </w:r>
      <w:r w:rsidRPr="00B26E5F">
        <w:rPr>
          <w:sz w:val="20"/>
          <w:szCs w:val="20"/>
          <w:rPrChange w:id="2393"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2394" w:author="Microsoft Office User" w:date="2023-09-11T13:17:00Z">
            <w:rPr/>
          </w:rPrChange>
        </w:rPr>
        <w:pPrChange w:id="2395" w:author="Microsoft Office User" w:date="2023-09-11T13:17:00Z">
          <w:pPr/>
        </w:pPrChange>
      </w:pPr>
    </w:p>
    <w:p w14:paraId="691313E9" w14:textId="77777777" w:rsidR="000C56B0" w:rsidRPr="00B26E5F" w:rsidRDefault="00367A15">
      <w:pPr>
        <w:snapToGrid w:val="0"/>
        <w:contextualSpacing/>
        <w:rPr>
          <w:sz w:val="20"/>
          <w:szCs w:val="20"/>
          <w:rPrChange w:id="2396" w:author="Microsoft Office User" w:date="2023-09-11T13:17:00Z">
            <w:rPr/>
          </w:rPrChange>
        </w:rPr>
        <w:pPrChange w:id="2397" w:author="Microsoft Office User" w:date="2023-09-11T13:17:00Z">
          <w:pPr/>
        </w:pPrChange>
      </w:pPr>
      <w:r w:rsidRPr="00B26E5F">
        <w:rPr>
          <w:sz w:val="20"/>
          <w:szCs w:val="20"/>
          <w:rPrChange w:id="2398" w:author="Microsoft Office User" w:date="2023-09-11T13:17:00Z">
            <w:rPr/>
          </w:rPrChange>
        </w:rPr>
        <w:fldChar w:fldCharType="begin"/>
      </w:r>
      <w:r w:rsidRPr="00B26E5F">
        <w:rPr>
          <w:sz w:val="20"/>
          <w:szCs w:val="20"/>
          <w:rPrChange w:id="2399" w:author="Microsoft Office User" w:date="2023-09-11T13:17:00Z">
            <w:rPr/>
          </w:rPrChange>
        </w:rPr>
        <w:instrText>HYPERLINK "https://www.zotero.org/google-docs/?n2Avay" \h</w:instrText>
      </w:r>
      <w:r w:rsidRPr="00B26E5F">
        <w:rPr>
          <w:sz w:val="20"/>
          <w:szCs w:val="20"/>
          <w:rPrChange w:id="2400" w:author="Microsoft Office User" w:date="2023-09-11T13:17:00Z">
            <w:rPr>
              <w:sz w:val="20"/>
              <w:szCs w:val="20"/>
            </w:rPr>
          </w:rPrChange>
        </w:rPr>
      </w:r>
      <w:r w:rsidRPr="00B26E5F">
        <w:rPr>
          <w:sz w:val="20"/>
          <w:szCs w:val="20"/>
          <w:rPrChange w:id="2401" w:author="Microsoft Office User" w:date="2023-09-11T13:17:00Z">
            <w:rPr/>
          </w:rPrChange>
        </w:rPr>
        <w:fldChar w:fldCharType="separate"/>
      </w:r>
      <w:r w:rsidRPr="00B26E5F">
        <w:rPr>
          <w:sz w:val="20"/>
          <w:szCs w:val="20"/>
          <w:rPrChange w:id="2402" w:author="Microsoft Office User" w:date="2023-09-11T13:17:00Z">
            <w:rPr/>
          </w:rPrChange>
        </w:rPr>
        <w:t>67.</w:t>
      </w:r>
      <w:r w:rsidRPr="00B26E5F">
        <w:rPr>
          <w:sz w:val="20"/>
          <w:szCs w:val="20"/>
          <w:rPrChange w:id="2403" w:author="Microsoft Office User" w:date="2023-09-11T13:17:00Z">
            <w:rPr/>
          </w:rPrChange>
        </w:rPr>
        <w:tab/>
        <w:t xml:space="preserve">Gignoux-Wolfsohn, S., Marks, C. J. &amp; Vollmer, S. V. White Band Disease transmission in the threatened coral, </w:t>
      </w:r>
      <w:r w:rsidRPr="00B26E5F">
        <w:rPr>
          <w:i/>
          <w:iCs/>
          <w:sz w:val="20"/>
          <w:szCs w:val="20"/>
          <w:rPrChange w:id="2404" w:author="Microsoft Office User" w:date="2023-09-11T13:17:00Z">
            <w:rPr>
              <w:i/>
              <w:iCs/>
            </w:rPr>
          </w:rPrChange>
        </w:rPr>
        <w:t>Acropora cervicornis</w:t>
      </w:r>
      <w:r w:rsidRPr="00B26E5F">
        <w:rPr>
          <w:sz w:val="20"/>
          <w:szCs w:val="20"/>
          <w:rPrChange w:id="2405" w:author="Microsoft Office User" w:date="2023-09-11T13:17:00Z">
            <w:rPr/>
          </w:rPrChange>
        </w:rPr>
        <w:t xml:space="preserve">. </w:t>
      </w:r>
      <w:r w:rsidRPr="00B26E5F">
        <w:rPr>
          <w:sz w:val="20"/>
          <w:szCs w:val="20"/>
          <w:rPrChange w:id="2406" w:author="Microsoft Office User" w:date="2023-09-11T13:17:00Z">
            <w:rPr/>
          </w:rPrChange>
        </w:rPr>
        <w:fldChar w:fldCharType="end"/>
      </w:r>
      <w:r w:rsidRPr="00B26E5F">
        <w:rPr>
          <w:sz w:val="20"/>
          <w:szCs w:val="20"/>
          <w:rPrChange w:id="2407" w:author="Microsoft Office User" w:date="2023-09-11T13:17:00Z">
            <w:rPr/>
          </w:rPrChange>
        </w:rPr>
        <w:fldChar w:fldCharType="begin"/>
      </w:r>
      <w:r w:rsidRPr="00B26E5F">
        <w:rPr>
          <w:sz w:val="20"/>
          <w:szCs w:val="20"/>
          <w:rPrChange w:id="2408" w:author="Microsoft Office User" w:date="2023-09-11T13:17:00Z">
            <w:rPr/>
          </w:rPrChange>
        </w:rPr>
        <w:instrText>HYPERLINK "https://www.zotero.org/google-docs/?n2Avay" \h</w:instrText>
      </w:r>
      <w:r w:rsidRPr="00B26E5F">
        <w:rPr>
          <w:sz w:val="20"/>
          <w:szCs w:val="20"/>
          <w:rPrChange w:id="2409" w:author="Microsoft Office User" w:date="2023-09-11T13:17:00Z">
            <w:rPr>
              <w:sz w:val="20"/>
              <w:szCs w:val="20"/>
            </w:rPr>
          </w:rPrChange>
        </w:rPr>
      </w:r>
      <w:r w:rsidRPr="00B26E5F">
        <w:rPr>
          <w:sz w:val="20"/>
          <w:szCs w:val="20"/>
          <w:rPrChange w:id="2410" w:author="Microsoft Office User" w:date="2023-09-11T13:17:00Z">
            <w:rPr>
              <w:i/>
            </w:rPr>
          </w:rPrChange>
        </w:rPr>
        <w:fldChar w:fldCharType="separate"/>
      </w:r>
      <w:r w:rsidRPr="00B26E5F">
        <w:rPr>
          <w:i/>
          <w:sz w:val="20"/>
          <w:szCs w:val="20"/>
          <w:rPrChange w:id="2411" w:author="Microsoft Office User" w:date="2023-09-11T13:17:00Z">
            <w:rPr>
              <w:i/>
            </w:rPr>
          </w:rPrChange>
        </w:rPr>
        <w:t xml:space="preserve">Sci. Rep. </w:t>
      </w:r>
      <w:r w:rsidRPr="00B26E5F">
        <w:rPr>
          <w:i/>
          <w:sz w:val="20"/>
          <w:szCs w:val="20"/>
          <w:rPrChange w:id="2412" w:author="Microsoft Office User" w:date="2023-09-11T13:17:00Z">
            <w:rPr>
              <w:i/>
            </w:rPr>
          </w:rPrChange>
        </w:rPr>
        <w:fldChar w:fldCharType="end"/>
      </w:r>
      <w:r w:rsidRPr="00B26E5F">
        <w:rPr>
          <w:sz w:val="20"/>
          <w:szCs w:val="20"/>
          <w:rPrChange w:id="2413" w:author="Microsoft Office User" w:date="2023-09-11T13:17:00Z">
            <w:rPr/>
          </w:rPrChange>
        </w:rPr>
        <w:fldChar w:fldCharType="begin"/>
      </w:r>
      <w:r w:rsidRPr="00B26E5F">
        <w:rPr>
          <w:sz w:val="20"/>
          <w:szCs w:val="20"/>
          <w:rPrChange w:id="2414" w:author="Microsoft Office User" w:date="2023-09-11T13:17:00Z">
            <w:rPr/>
          </w:rPrChange>
        </w:rPr>
        <w:instrText>HYPERLINK "https://www.zotero.org/google-docs/?n2Avay" \h</w:instrText>
      </w:r>
      <w:r w:rsidRPr="00B26E5F">
        <w:rPr>
          <w:sz w:val="20"/>
          <w:szCs w:val="20"/>
          <w:rPrChange w:id="2415" w:author="Microsoft Office User" w:date="2023-09-11T13:17:00Z">
            <w:rPr>
              <w:sz w:val="20"/>
              <w:szCs w:val="20"/>
            </w:rPr>
          </w:rPrChange>
        </w:rPr>
      </w:r>
      <w:r w:rsidRPr="00B26E5F">
        <w:rPr>
          <w:sz w:val="20"/>
          <w:szCs w:val="20"/>
          <w:rPrChange w:id="2416" w:author="Microsoft Office User" w:date="2023-09-11T13:17:00Z">
            <w:rPr>
              <w:b/>
            </w:rPr>
          </w:rPrChange>
        </w:rPr>
        <w:fldChar w:fldCharType="separate"/>
      </w:r>
      <w:r w:rsidRPr="00B26E5F">
        <w:rPr>
          <w:b/>
          <w:sz w:val="20"/>
          <w:szCs w:val="20"/>
          <w:rPrChange w:id="2417" w:author="Microsoft Office User" w:date="2023-09-11T13:17:00Z">
            <w:rPr>
              <w:b/>
            </w:rPr>
          </w:rPrChange>
        </w:rPr>
        <w:t>2</w:t>
      </w:r>
      <w:r w:rsidRPr="00B26E5F">
        <w:rPr>
          <w:b/>
          <w:sz w:val="20"/>
          <w:szCs w:val="20"/>
          <w:rPrChange w:id="2418" w:author="Microsoft Office User" w:date="2023-09-11T13:17:00Z">
            <w:rPr>
              <w:b/>
            </w:rPr>
          </w:rPrChange>
        </w:rPr>
        <w:fldChar w:fldCharType="end"/>
      </w:r>
      <w:r w:rsidRPr="00B26E5F">
        <w:rPr>
          <w:sz w:val="20"/>
          <w:szCs w:val="20"/>
          <w:rPrChange w:id="2419" w:author="Microsoft Office User" w:date="2023-09-11T13:17:00Z">
            <w:rPr/>
          </w:rPrChange>
        </w:rPr>
        <w:fldChar w:fldCharType="begin"/>
      </w:r>
      <w:r w:rsidRPr="00B26E5F">
        <w:rPr>
          <w:sz w:val="20"/>
          <w:szCs w:val="20"/>
          <w:rPrChange w:id="2420" w:author="Microsoft Office User" w:date="2023-09-11T13:17:00Z">
            <w:rPr/>
          </w:rPrChange>
        </w:rPr>
        <w:instrText>HYPERLINK "https://www.zotero.org/google-docs/?n2Avay" \h</w:instrText>
      </w:r>
      <w:r w:rsidRPr="00B26E5F">
        <w:rPr>
          <w:sz w:val="20"/>
          <w:szCs w:val="20"/>
          <w:rPrChange w:id="2421" w:author="Microsoft Office User" w:date="2023-09-11T13:17:00Z">
            <w:rPr>
              <w:sz w:val="20"/>
              <w:szCs w:val="20"/>
            </w:rPr>
          </w:rPrChange>
        </w:rPr>
      </w:r>
      <w:r w:rsidRPr="00B26E5F">
        <w:rPr>
          <w:sz w:val="20"/>
          <w:szCs w:val="20"/>
          <w:rPrChange w:id="2422" w:author="Microsoft Office User" w:date="2023-09-11T13:17:00Z">
            <w:rPr/>
          </w:rPrChange>
        </w:rPr>
        <w:fldChar w:fldCharType="separate"/>
      </w:r>
      <w:r w:rsidRPr="00B26E5F">
        <w:rPr>
          <w:sz w:val="20"/>
          <w:szCs w:val="20"/>
          <w:rPrChange w:id="2423" w:author="Microsoft Office User" w:date="2023-09-11T13:17:00Z">
            <w:rPr/>
          </w:rPrChange>
        </w:rPr>
        <w:t>, 1–3 (2012).</w:t>
      </w:r>
      <w:r w:rsidRPr="00B26E5F">
        <w:rPr>
          <w:sz w:val="20"/>
          <w:szCs w:val="20"/>
          <w:rPrChange w:id="2424"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2425" w:author="Microsoft Office User" w:date="2023-09-11T13:17:00Z">
            <w:rPr/>
          </w:rPrChange>
        </w:rPr>
        <w:pPrChange w:id="2426" w:author="Microsoft Office User" w:date="2023-09-11T13:17:00Z">
          <w:pPr/>
        </w:pPrChange>
      </w:pPr>
    </w:p>
    <w:p w14:paraId="1BEFC2DD" w14:textId="77777777" w:rsidR="000C56B0" w:rsidRPr="00B26E5F" w:rsidRDefault="00367A15">
      <w:pPr>
        <w:snapToGrid w:val="0"/>
        <w:contextualSpacing/>
        <w:rPr>
          <w:sz w:val="20"/>
          <w:szCs w:val="20"/>
          <w:rPrChange w:id="2427" w:author="Microsoft Office User" w:date="2023-09-11T13:17:00Z">
            <w:rPr/>
          </w:rPrChange>
        </w:rPr>
        <w:pPrChange w:id="2428" w:author="Microsoft Office User" w:date="2023-09-11T13:17:00Z">
          <w:pPr/>
        </w:pPrChange>
      </w:pPr>
      <w:r w:rsidRPr="00B26E5F">
        <w:rPr>
          <w:sz w:val="20"/>
          <w:szCs w:val="20"/>
          <w:rPrChange w:id="2429" w:author="Microsoft Office User" w:date="2023-09-11T13:17:00Z">
            <w:rPr/>
          </w:rPrChange>
        </w:rPr>
        <w:fldChar w:fldCharType="begin"/>
      </w:r>
      <w:r w:rsidRPr="00B26E5F">
        <w:rPr>
          <w:sz w:val="20"/>
          <w:szCs w:val="20"/>
          <w:rPrChange w:id="2430" w:author="Microsoft Office User" w:date="2023-09-11T13:17:00Z">
            <w:rPr/>
          </w:rPrChange>
        </w:rPr>
        <w:instrText>HYPERLINK "https://www.zotero.org/google-docs/?n2Avay" \h</w:instrText>
      </w:r>
      <w:r w:rsidRPr="00B26E5F">
        <w:rPr>
          <w:sz w:val="20"/>
          <w:szCs w:val="20"/>
          <w:rPrChange w:id="2431" w:author="Microsoft Office User" w:date="2023-09-11T13:17:00Z">
            <w:rPr>
              <w:sz w:val="20"/>
              <w:szCs w:val="20"/>
            </w:rPr>
          </w:rPrChange>
        </w:rPr>
      </w:r>
      <w:r w:rsidRPr="00B26E5F">
        <w:rPr>
          <w:sz w:val="20"/>
          <w:szCs w:val="20"/>
          <w:rPrChange w:id="2432" w:author="Microsoft Office User" w:date="2023-09-11T13:17:00Z">
            <w:rPr/>
          </w:rPrChange>
        </w:rPr>
        <w:fldChar w:fldCharType="separate"/>
      </w:r>
      <w:r w:rsidRPr="00B26E5F">
        <w:rPr>
          <w:sz w:val="20"/>
          <w:szCs w:val="20"/>
          <w:rPrChange w:id="2433" w:author="Microsoft Office User" w:date="2023-09-11T13:17:00Z">
            <w:rPr/>
          </w:rPrChange>
        </w:rPr>
        <w:t>68.</w:t>
      </w:r>
      <w:r w:rsidRPr="00B26E5F">
        <w:rPr>
          <w:sz w:val="20"/>
          <w:szCs w:val="20"/>
          <w:rPrChange w:id="2434"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2435" w:author="Microsoft Office User" w:date="2023-09-11T13:17:00Z">
            <w:rPr>
              <w:i/>
              <w:iCs/>
            </w:rPr>
          </w:rPrChange>
        </w:rPr>
        <w:t>Acropora cervicornis</w:t>
      </w:r>
      <w:r w:rsidRPr="00B26E5F">
        <w:rPr>
          <w:sz w:val="20"/>
          <w:szCs w:val="20"/>
          <w:rPrChange w:id="2436" w:author="Microsoft Office User" w:date="2023-09-11T13:17:00Z">
            <w:rPr/>
          </w:rPrChange>
        </w:rPr>
        <w:t xml:space="preserve">. </w:t>
      </w:r>
      <w:r w:rsidRPr="00B26E5F">
        <w:rPr>
          <w:sz w:val="20"/>
          <w:szCs w:val="20"/>
          <w:rPrChange w:id="2437" w:author="Microsoft Office User" w:date="2023-09-11T13:17:00Z">
            <w:rPr/>
          </w:rPrChange>
        </w:rPr>
        <w:fldChar w:fldCharType="end"/>
      </w:r>
      <w:r w:rsidRPr="00B26E5F">
        <w:rPr>
          <w:sz w:val="20"/>
          <w:szCs w:val="20"/>
          <w:rPrChange w:id="2438" w:author="Microsoft Office User" w:date="2023-09-11T13:17:00Z">
            <w:rPr/>
          </w:rPrChange>
        </w:rPr>
        <w:fldChar w:fldCharType="begin"/>
      </w:r>
      <w:r w:rsidRPr="00B26E5F">
        <w:rPr>
          <w:sz w:val="20"/>
          <w:szCs w:val="20"/>
          <w:rPrChange w:id="2439" w:author="Microsoft Office User" w:date="2023-09-11T13:17:00Z">
            <w:rPr/>
          </w:rPrChange>
        </w:rPr>
        <w:instrText>HYPERLINK "https://www.zotero.org/google-docs/?n2Avay" \h</w:instrText>
      </w:r>
      <w:r w:rsidRPr="00B26E5F">
        <w:rPr>
          <w:sz w:val="20"/>
          <w:szCs w:val="20"/>
          <w:rPrChange w:id="2440" w:author="Microsoft Office User" w:date="2023-09-11T13:17:00Z">
            <w:rPr>
              <w:sz w:val="20"/>
              <w:szCs w:val="20"/>
            </w:rPr>
          </w:rPrChange>
        </w:rPr>
      </w:r>
      <w:r w:rsidRPr="00B26E5F">
        <w:rPr>
          <w:sz w:val="20"/>
          <w:szCs w:val="20"/>
          <w:rPrChange w:id="2441" w:author="Microsoft Office User" w:date="2023-09-11T13:17:00Z">
            <w:rPr>
              <w:i/>
            </w:rPr>
          </w:rPrChange>
        </w:rPr>
        <w:fldChar w:fldCharType="separate"/>
      </w:r>
      <w:r w:rsidRPr="00B26E5F">
        <w:rPr>
          <w:i/>
          <w:sz w:val="20"/>
          <w:szCs w:val="20"/>
          <w:rPrChange w:id="2442" w:author="Microsoft Office User" w:date="2023-09-11T13:17:00Z">
            <w:rPr>
              <w:i/>
            </w:rPr>
          </w:rPrChange>
        </w:rPr>
        <w:t xml:space="preserve">PeerJ </w:t>
      </w:r>
      <w:r w:rsidRPr="00B26E5F">
        <w:rPr>
          <w:i/>
          <w:sz w:val="20"/>
          <w:szCs w:val="20"/>
          <w:rPrChange w:id="2443" w:author="Microsoft Office User" w:date="2023-09-11T13:17:00Z">
            <w:rPr>
              <w:i/>
            </w:rPr>
          </w:rPrChange>
        </w:rPr>
        <w:fldChar w:fldCharType="end"/>
      </w:r>
      <w:r w:rsidRPr="00B26E5F">
        <w:rPr>
          <w:sz w:val="20"/>
          <w:szCs w:val="20"/>
          <w:rPrChange w:id="2444" w:author="Microsoft Office User" w:date="2023-09-11T13:17:00Z">
            <w:rPr/>
          </w:rPrChange>
        </w:rPr>
        <w:fldChar w:fldCharType="begin"/>
      </w:r>
      <w:r w:rsidRPr="00B26E5F">
        <w:rPr>
          <w:sz w:val="20"/>
          <w:szCs w:val="20"/>
          <w:rPrChange w:id="2445" w:author="Microsoft Office User" w:date="2023-09-11T13:17:00Z">
            <w:rPr/>
          </w:rPrChange>
        </w:rPr>
        <w:instrText>HYPERLINK "https://www.zotero.org/google-docs/?n2Avay" \h</w:instrText>
      </w:r>
      <w:r w:rsidRPr="00B26E5F">
        <w:rPr>
          <w:sz w:val="20"/>
          <w:szCs w:val="20"/>
          <w:rPrChange w:id="2446" w:author="Microsoft Office User" w:date="2023-09-11T13:17:00Z">
            <w:rPr>
              <w:sz w:val="20"/>
              <w:szCs w:val="20"/>
            </w:rPr>
          </w:rPrChange>
        </w:rPr>
      </w:r>
      <w:r w:rsidRPr="00B26E5F">
        <w:rPr>
          <w:sz w:val="20"/>
          <w:szCs w:val="20"/>
          <w:rPrChange w:id="2447" w:author="Microsoft Office User" w:date="2023-09-11T13:17:00Z">
            <w:rPr>
              <w:b/>
            </w:rPr>
          </w:rPrChange>
        </w:rPr>
        <w:fldChar w:fldCharType="separate"/>
      </w:r>
      <w:r w:rsidRPr="00B26E5F">
        <w:rPr>
          <w:b/>
          <w:sz w:val="20"/>
          <w:szCs w:val="20"/>
          <w:rPrChange w:id="2448" w:author="Microsoft Office User" w:date="2023-09-11T13:17:00Z">
            <w:rPr>
              <w:b/>
            </w:rPr>
          </w:rPrChange>
        </w:rPr>
        <w:t>2</w:t>
      </w:r>
      <w:r w:rsidRPr="00B26E5F">
        <w:rPr>
          <w:b/>
          <w:sz w:val="20"/>
          <w:szCs w:val="20"/>
          <w:rPrChange w:id="2449" w:author="Microsoft Office User" w:date="2023-09-11T13:17:00Z">
            <w:rPr>
              <w:b/>
            </w:rPr>
          </w:rPrChange>
        </w:rPr>
        <w:fldChar w:fldCharType="end"/>
      </w:r>
      <w:r w:rsidRPr="00B26E5F">
        <w:rPr>
          <w:sz w:val="20"/>
          <w:szCs w:val="20"/>
          <w:rPrChange w:id="2450" w:author="Microsoft Office User" w:date="2023-09-11T13:17:00Z">
            <w:rPr/>
          </w:rPrChange>
        </w:rPr>
        <w:fldChar w:fldCharType="begin"/>
      </w:r>
      <w:r w:rsidRPr="00B26E5F">
        <w:rPr>
          <w:sz w:val="20"/>
          <w:szCs w:val="20"/>
          <w:rPrChange w:id="2451" w:author="Microsoft Office User" w:date="2023-09-11T13:17:00Z">
            <w:rPr/>
          </w:rPrChange>
        </w:rPr>
        <w:instrText>HYPERLINK "https://www.zotero.org/google-docs/?n2Avay" \h</w:instrText>
      </w:r>
      <w:r w:rsidRPr="00B26E5F">
        <w:rPr>
          <w:sz w:val="20"/>
          <w:szCs w:val="20"/>
          <w:rPrChange w:id="2452" w:author="Microsoft Office User" w:date="2023-09-11T13:17:00Z">
            <w:rPr>
              <w:sz w:val="20"/>
              <w:szCs w:val="20"/>
            </w:rPr>
          </w:rPrChange>
        </w:rPr>
      </w:r>
      <w:r w:rsidRPr="00B26E5F">
        <w:rPr>
          <w:sz w:val="20"/>
          <w:szCs w:val="20"/>
          <w:rPrChange w:id="2453" w:author="Microsoft Office User" w:date="2023-09-11T13:17:00Z">
            <w:rPr/>
          </w:rPrChange>
        </w:rPr>
        <w:fldChar w:fldCharType="separate"/>
      </w:r>
      <w:r w:rsidRPr="00B26E5F">
        <w:rPr>
          <w:sz w:val="20"/>
          <w:szCs w:val="20"/>
          <w:rPrChange w:id="2454" w:author="Microsoft Office User" w:date="2023-09-11T13:17:00Z">
            <w:rPr/>
          </w:rPrChange>
        </w:rPr>
        <w:t>, e541 (2014).</w:t>
      </w:r>
      <w:r w:rsidRPr="00B26E5F">
        <w:rPr>
          <w:sz w:val="20"/>
          <w:szCs w:val="20"/>
          <w:rPrChange w:id="2455"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2456" w:author="Microsoft Office User" w:date="2023-09-11T13:17:00Z">
            <w:rPr/>
          </w:rPrChange>
        </w:rPr>
        <w:pPrChange w:id="2457" w:author="Microsoft Office User" w:date="2023-09-11T13:17:00Z">
          <w:pPr/>
        </w:pPrChange>
      </w:pPr>
    </w:p>
    <w:p w14:paraId="58135D5E" w14:textId="77777777" w:rsidR="000C56B0" w:rsidRPr="00B26E5F" w:rsidRDefault="00367A15">
      <w:pPr>
        <w:snapToGrid w:val="0"/>
        <w:contextualSpacing/>
        <w:rPr>
          <w:sz w:val="20"/>
          <w:szCs w:val="20"/>
          <w:rPrChange w:id="2458" w:author="Microsoft Office User" w:date="2023-09-11T13:17:00Z">
            <w:rPr/>
          </w:rPrChange>
        </w:rPr>
        <w:pPrChange w:id="2459" w:author="Microsoft Office User" w:date="2023-09-11T13:17:00Z">
          <w:pPr/>
        </w:pPrChange>
      </w:pPr>
      <w:r w:rsidRPr="00B26E5F">
        <w:rPr>
          <w:sz w:val="20"/>
          <w:szCs w:val="20"/>
          <w:rPrChange w:id="2460" w:author="Microsoft Office User" w:date="2023-09-11T13:17:00Z">
            <w:rPr/>
          </w:rPrChange>
        </w:rPr>
        <w:fldChar w:fldCharType="begin"/>
      </w:r>
      <w:r w:rsidRPr="00B26E5F">
        <w:rPr>
          <w:sz w:val="20"/>
          <w:szCs w:val="20"/>
          <w:rPrChange w:id="2461" w:author="Microsoft Office User" w:date="2023-09-11T13:17:00Z">
            <w:rPr/>
          </w:rPrChange>
        </w:rPr>
        <w:instrText>HYPERLINK "https://www.zotero.org/google-docs/?n2Avay" \h</w:instrText>
      </w:r>
      <w:r w:rsidRPr="00B26E5F">
        <w:rPr>
          <w:sz w:val="20"/>
          <w:szCs w:val="20"/>
          <w:rPrChange w:id="2462" w:author="Microsoft Office User" w:date="2023-09-11T13:17:00Z">
            <w:rPr>
              <w:sz w:val="20"/>
              <w:szCs w:val="20"/>
            </w:rPr>
          </w:rPrChange>
        </w:rPr>
      </w:r>
      <w:r w:rsidRPr="00B26E5F">
        <w:rPr>
          <w:sz w:val="20"/>
          <w:szCs w:val="20"/>
          <w:rPrChange w:id="2463" w:author="Microsoft Office User" w:date="2023-09-11T13:17:00Z">
            <w:rPr/>
          </w:rPrChange>
        </w:rPr>
        <w:fldChar w:fldCharType="separate"/>
      </w:r>
      <w:r w:rsidRPr="00B26E5F">
        <w:rPr>
          <w:sz w:val="20"/>
          <w:szCs w:val="20"/>
          <w:rPrChange w:id="2464" w:author="Microsoft Office User" w:date="2023-09-11T13:17:00Z">
            <w:rPr/>
          </w:rPrChange>
        </w:rPr>
        <w:t>69.</w:t>
      </w:r>
      <w:r w:rsidRPr="00B26E5F">
        <w:rPr>
          <w:sz w:val="20"/>
          <w:szCs w:val="20"/>
          <w:rPrChange w:id="2465" w:author="Microsoft Office User" w:date="2023-09-11T13:17:00Z">
            <w:rPr/>
          </w:rPrChange>
        </w:rPr>
        <w:tab/>
        <w:t xml:space="preserve">Wan, S. J. </w:t>
      </w:r>
      <w:r w:rsidRPr="00B26E5F">
        <w:rPr>
          <w:sz w:val="20"/>
          <w:szCs w:val="20"/>
          <w:rPrChange w:id="2466" w:author="Microsoft Office User" w:date="2023-09-11T13:17:00Z">
            <w:rPr/>
          </w:rPrChange>
        </w:rPr>
        <w:fldChar w:fldCharType="end"/>
      </w:r>
      <w:r w:rsidRPr="00B26E5F">
        <w:rPr>
          <w:sz w:val="20"/>
          <w:szCs w:val="20"/>
          <w:rPrChange w:id="2467" w:author="Microsoft Office User" w:date="2023-09-11T13:17:00Z">
            <w:rPr/>
          </w:rPrChange>
        </w:rPr>
        <w:fldChar w:fldCharType="begin"/>
      </w:r>
      <w:r w:rsidRPr="00B26E5F">
        <w:rPr>
          <w:sz w:val="20"/>
          <w:szCs w:val="20"/>
          <w:rPrChange w:id="2468" w:author="Microsoft Office User" w:date="2023-09-11T13:17:00Z">
            <w:rPr/>
          </w:rPrChange>
        </w:rPr>
        <w:instrText>HYPERLINK "https://www.zotero.org/google-docs/?n2Avay" \h</w:instrText>
      </w:r>
      <w:r w:rsidRPr="00B26E5F">
        <w:rPr>
          <w:sz w:val="20"/>
          <w:szCs w:val="20"/>
          <w:rPrChange w:id="2469" w:author="Microsoft Office User" w:date="2023-09-11T13:17:00Z">
            <w:rPr>
              <w:sz w:val="20"/>
              <w:szCs w:val="20"/>
            </w:rPr>
          </w:rPrChange>
        </w:rPr>
      </w:r>
      <w:r w:rsidRPr="00B26E5F">
        <w:rPr>
          <w:sz w:val="20"/>
          <w:szCs w:val="20"/>
          <w:rPrChange w:id="2470" w:author="Microsoft Office User" w:date="2023-09-11T13:17:00Z">
            <w:rPr>
              <w:i/>
            </w:rPr>
          </w:rPrChange>
        </w:rPr>
        <w:fldChar w:fldCharType="separate"/>
      </w:r>
      <w:r w:rsidRPr="00B26E5F">
        <w:rPr>
          <w:i/>
          <w:sz w:val="20"/>
          <w:szCs w:val="20"/>
          <w:rPrChange w:id="2471" w:author="Microsoft Office User" w:date="2023-09-11T13:17:00Z">
            <w:rPr>
              <w:i/>
            </w:rPr>
          </w:rPrChange>
        </w:rPr>
        <w:t>et al.</w:t>
      </w:r>
      <w:r w:rsidRPr="00B26E5F">
        <w:rPr>
          <w:i/>
          <w:sz w:val="20"/>
          <w:szCs w:val="20"/>
          <w:rPrChange w:id="2472" w:author="Microsoft Office User" w:date="2023-09-11T13:17:00Z">
            <w:rPr>
              <w:i/>
            </w:rPr>
          </w:rPrChange>
        </w:rPr>
        <w:fldChar w:fldCharType="end"/>
      </w:r>
      <w:r w:rsidRPr="00B26E5F">
        <w:rPr>
          <w:sz w:val="20"/>
          <w:szCs w:val="20"/>
          <w:rPrChange w:id="2473" w:author="Microsoft Office User" w:date="2023-09-11T13:17:00Z">
            <w:rPr/>
          </w:rPrChange>
        </w:rPr>
        <w:fldChar w:fldCharType="begin"/>
      </w:r>
      <w:r w:rsidRPr="00B26E5F">
        <w:rPr>
          <w:sz w:val="20"/>
          <w:szCs w:val="20"/>
          <w:rPrChange w:id="2474" w:author="Microsoft Office User" w:date="2023-09-11T13:17:00Z">
            <w:rPr/>
          </w:rPrChange>
        </w:rPr>
        <w:instrText>HYPERLINK "https://www.zotero.org/google-docs/?n2Avay" \h</w:instrText>
      </w:r>
      <w:r w:rsidRPr="00B26E5F">
        <w:rPr>
          <w:sz w:val="20"/>
          <w:szCs w:val="20"/>
          <w:rPrChange w:id="2475" w:author="Microsoft Office User" w:date="2023-09-11T13:17:00Z">
            <w:rPr>
              <w:sz w:val="20"/>
              <w:szCs w:val="20"/>
            </w:rPr>
          </w:rPrChange>
        </w:rPr>
      </w:r>
      <w:r w:rsidRPr="00B26E5F">
        <w:rPr>
          <w:sz w:val="20"/>
          <w:szCs w:val="20"/>
          <w:rPrChange w:id="2476" w:author="Microsoft Office User" w:date="2023-09-11T13:17:00Z">
            <w:rPr/>
          </w:rPrChange>
        </w:rPr>
        <w:fldChar w:fldCharType="separate"/>
      </w:r>
      <w:r w:rsidRPr="00B26E5F">
        <w:rPr>
          <w:sz w:val="20"/>
          <w:szCs w:val="20"/>
          <w:rPrChange w:id="2477" w:author="Microsoft Office User" w:date="2023-09-11T13:17:00Z">
            <w:rPr/>
          </w:rPrChange>
        </w:rPr>
        <w:t xml:space="preserve"> IL-1R and MyD88 Contribute to the Absence of a Bacterial Microbiome on the Healthy Murine Cornea. </w:t>
      </w:r>
      <w:r w:rsidRPr="00B26E5F">
        <w:rPr>
          <w:sz w:val="20"/>
          <w:szCs w:val="20"/>
          <w:rPrChange w:id="2478" w:author="Microsoft Office User" w:date="2023-09-11T13:17:00Z">
            <w:rPr/>
          </w:rPrChange>
        </w:rPr>
        <w:fldChar w:fldCharType="end"/>
      </w:r>
      <w:r w:rsidRPr="00B26E5F">
        <w:rPr>
          <w:sz w:val="20"/>
          <w:szCs w:val="20"/>
          <w:rPrChange w:id="2479" w:author="Microsoft Office User" w:date="2023-09-11T13:17:00Z">
            <w:rPr/>
          </w:rPrChange>
        </w:rPr>
        <w:fldChar w:fldCharType="begin"/>
      </w:r>
      <w:r w:rsidRPr="00B26E5F">
        <w:rPr>
          <w:sz w:val="20"/>
          <w:szCs w:val="20"/>
          <w:rPrChange w:id="2480" w:author="Microsoft Office User" w:date="2023-09-11T13:17:00Z">
            <w:rPr/>
          </w:rPrChange>
        </w:rPr>
        <w:instrText>HYPERLINK "https://www.zotero.org/google-docs/?n2Avay" \h</w:instrText>
      </w:r>
      <w:r w:rsidRPr="00B26E5F">
        <w:rPr>
          <w:sz w:val="20"/>
          <w:szCs w:val="20"/>
          <w:rPrChange w:id="2481" w:author="Microsoft Office User" w:date="2023-09-11T13:17:00Z">
            <w:rPr>
              <w:sz w:val="20"/>
              <w:szCs w:val="20"/>
            </w:rPr>
          </w:rPrChange>
        </w:rPr>
      </w:r>
      <w:r w:rsidRPr="00B26E5F">
        <w:rPr>
          <w:sz w:val="20"/>
          <w:szCs w:val="20"/>
          <w:rPrChange w:id="2482" w:author="Microsoft Office User" w:date="2023-09-11T13:17:00Z">
            <w:rPr>
              <w:i/>
            </w:rPr>
          </w:rPrChange>
        </w:rPr>
        <w:fldChar w:fldCharType="separate"/>
      </w:r>
      <w:r w:rsidRPr="00B26E5F">
        <w:rPr>
          <w:i/>
          <w:sz w:val="20"/>
          <w:szCs w:val="20"/>
          <w:rPrChange w:id="2483" w:author="Microsoft Office User" w:date="2023-09-11T13:17:00Z">
            <w:rPr>
              <w:i/>
            </w:rPr>
          </w:rPrChange>
        </w:rPr>
        <w:t xml:space="preserve">Front. Microbiol. </w:t>
      </w:r>
      <w:r w:rsidRPr="00B26E5F">
        <w:rPr>
          <w:i/>
          <w:sz w:val="20"/>
          <w:szCs w:val="20"/>
          <w:rPrChange w:id="2484" w:author="Microsoft Office User" w:date="2023-09-11T13:17:00Z">
            <w:rPr>
              <w:i/>
            </w:rPr>
          </w:rPrChange>
        </w:rPr>
        <w:fldChar w:fldCharType="end"/>
      </w:r>
      <w:r w:rsidRPr="00B26E5F">
        <w:rPr>
          <w:sz w:val="20"/>
          <w:szCs w:val="20"/>
          <w:rPrChange w:id="2485" w:author="Microsoft Office User" w:date="2023-09-11T13:17:00Z">
            <w:rPr/>
          </w:rPrChange>
        </w:rPr>
        <w:fldChar w:fldCharType="begin"/>
      </w:r>
      <w:r w:rsidRPr="00B26E5F">
        <w:rPr>
          <w:sz w:val="20"/>
          <w:szCs w:val="20"/>
          <w:rPrChange w:id="2486" w:author="Microsoft Office User" w:date="2023-09-11T13:17:00Z">
            <w:rPr/>
          </w:rPrChange>
        </w:rPr>
        <w:instrText>HYPERLINK "https://www.zotero.org/google-docs/?n2Avay" \h</w:instrText>
      </w:r>
      <w:r w:rsidRPr="00B26E5F">
        <w:rPr>
          <w:sz w:val="20"/>
          <w:szCs w:val="20"/>
          <w:rPrChange w:id="2487" w:author="Microsoft Office User" w:date="2023-09-11T13:17:00Z">
            <w:rPr>
              <w:sz w:val="20"/>
              <w:szCs w:val="20"/>
            </w:rPr>
          </w:rPrChange>
        </w:rPr>
      </w:r>
      <w:r w:rsidRPr="00B26E5F">
        <w:rPr>
          <w:sz w:val="20"/>
          <w:szCs w:val="20"/>
          <w:rPrChange w:id="2488" w:author="Microsoft Office User" w:date="2023-09-11T13:17:00Z">
            <w:rPr>
              <w:b/>
            </w:rPr>
          </w:rPrChange>
        </w:rPr>
        <w:fldChar w:fldCharType="separate"/>
      </w:r>
      <w:r w:rsidRPr="00B26E5F">
        <w:rPr>
          <w:b/>
          <w:sz w:val="20"/>
          <w:szCs w:val="20"/>
          <w:rPrChange w:id="2489" w:author="Microsoft Office User" w:date="2023-09-11T13:17:00Z">
            <w:rPr>
              <w:b/>
            </w:rPr>
          </w:rPrChange>
        </w:rPr>
        <w:t>9</w:t>
      </w:r>
      <w:r w:rsidRPr="00B26E5F">
        <w:rPr>
          <w:b/>
          <w:sz w:val="20"/>
          <w:szCs w:val="20"/>
          <w:rPrChange w:id="2490" w:author="Microsoft Office User" w:date="2023-09-11T13:17:00Z">
            <w:rPr>
              <w:b/>
            </w:rPr>
          </w:rPrChange>
        </w:rPr>
        <w:fldChar w:fldCharType="end"/>
      </w:r>
      <w:r w:rsidRPr="00B26E5F">
        <w:rPr>
          <w:sz w:val="20"/>
          <w:szCs w:val="20"/>
          <w:rPrChange w:id="2491" w:author="Microsoft Office User" w:date="2023-09-11T13:17:00Z">
            <w:rPr/>
          </w:rPrChange>
        </w:rPr>
        <w:fldChar w:fldCharType="begin"/>
      </w:r>
      <w:r w:rsidRPr="00B26E5F">
        <w:rPr>
          <w:sz w:val="20"/>
          <w:szCs w:val="20"/>
          <w:rPrChange w:id="2492" w:author="Microsoft Office User" w:date="2023-09-11T13:17:00Z">
            <w:rPr/>
          </w:rPrChange>
        </w:rPr>
        <w:instrText>HYPERLINK "https://www.zotero.org/google-docs/?n2Avay" \h</w:instrText>
      </w:r>
      <w:r w:rsidRPr="00B26E5F">
        <w:rPr>
          <w:sz w:val="20"/>
          <w:szCs w:val="20"/>
          <w:rPrChange w:id="2493" w:author="Microsoft Office User" w:date="2023-09-11T13:17:00Z">
            <w:rPr>
              <w:sz w:val="20"/>
              <w:szCs w:val="20"/>
            </w:rPr>
          </w:rPrChange>
        </w:rPr>
      </w:r>
      <w:r w:rsidRPr="00B26E5F">
        <w:rPr>
          <w:sz w:val="20"/>
          <w:szCs w:val="20"/>
          <w:rPrChange w:id="2494" w:author="Microsoft Office User" w:date="2023-09-11T13:17:00Z">
            <w:rPr/>
          </w:rPrChange>
        </w:rPr>
        <w:fldChar w:fldCharType="separate"/>
      </w:r>
      <w:r w:rsidRPr="00B26E5F">
        <w:rPr>
          <w:sz w:val="20"/>
          <w:szCs w:val="20"/>
          <w:rPrChange w:id="2495" w:author="Microsoft Office User" w:date="2023-09-11T13:17:00Z">
            <w:rPr/>
          </w:rPrChange>
        </w:rPr>
        <w:t>, 1117 (2018).</w:t>
      </w:r>
      <w:r w:rsidRPr="00B26E5F">
        <w:rPr>
          <w:sz w:val="20"/>
          <w:szCs w:val="20"/>
          <w:rPrChange w:id="2496"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2497" w:author="Microsoft Office User" w:date="2023-09-11T13:17:00Z">
            <w:rPr/>
          </w:rPrChange>
        </w:rPr>
        <w:pPrChange w:id="2498" w:author="Microsoft Office User" w:date="2023-09-11T13:17:00Z">
          <w:pPr/>
        </w:pPrChange>
      </w:pPr>
    </w:p>
    <w:p w14:paraId="79F1CB1E" w14:textId="77777777" w:rsidR="000C56B0" w:rsidRPr="00B26E5F" w:rsidRDefault="00367A15">
      <w:pPr>
        <w:snapToGrid w:val="0"/>
        <w:contextualSpacing/>
        <w:rPr>
          <w:sz w:val="20"/>
          <w:szCs w:val="20"/>
          <w:rPrChange w:id="2499" w:author="Microsoft Office User" w:date="2023-09-11T13:17:00Z">
            <w:rPr/>
          </w:rPrChange>
        </w:rPr>
        <w:pPrChange w:id="2500" w:author="Microsoft Office User" w:date="2023-09-11T13:17:00Z">
          <w:pPr/>
        </w:pPrChange>
      </w:pPr>
      <w:r w:rsidRPr="00B26E5F">
        <w:rPr>
          <w:sz w:val="20"/>
          <w:szCs w:val="20"/>
          <w:rPrChange w:id="2501" w:author="Microsoft Office User" w:date="2023-09-11T13:17:00Z">
            <w:rPr/>
          </w:rPrChange>
        </w:rPr>
        <w:fldChar w:fldCharType="begin"/>
      </w:r>
      <w:r w:rsidRPr="00B26E5F">
        <w:rPr>
          <w:sz w:val="20"/>
          <w:szCs w:val="20"/>
          <w:rPrChange w:id="2502" w:author="Microsoft Office User" w:date="2023-09-11T13:17:00Z">
            <w:rPr/>
          </w:rPrChange>
        </w:rPr>
        <w:instrText>HYPERLINK "https://www.zotero.org/google-docs/?n2Avay" \h</w:instrText>
      </w:r>
      <w:r w:rsidRPr="00B26E5F">
        <w:rPr>
          <w:sz w:val="20"/>
          <w:szCs w:val="20"/>
          <w:rPrChange w:id="2503" w:author="Microsoft Office User" w:date="2023-09-11T13:17:00Z">
            <w:rPr>
              <w:sz w:val="20"/>
              <w:szCs w:val="20"/>
            </w:rPr>
          </w:rPrChange>
        </w:rPr>
      </w:r>
      <w:r w:rsidRPr="00B26E5F">
        <w:rPr>
          <w:sz w:val="20"/>
          <w:szCs w:val="20"/>
          <w:rPrChange w:id="2504" w:author="Microsoft Office User" w:date="2023-09-11T13:17:00Z">
            <w:rPr/>
          </w:rPrChange>
        </w:rPr>
        <w:fldChar w:fldCharType="separate"/>
      </w:r>
      <w:r w:rsidRPr="00B26E5F">
        <w:rPr>
          <w:sz w:val="20"/>
          <w:szCs w:val="20"/>
          <w:rPrChange w:id="2505" w:author="Microsoft Office User" w:date="2023-09-11T13:17:00Z">
            <w:rPr/>
          </w:rPrChange>
        </w:rPr>
        <w:t>70.</w:t>
      </w:r>
      <w:r w:rsidRPr="00B26E5F">
        <w:rPr>
          <w:sz w:val="20"/>
          <w:szCs w:val="20"/>
          <w:rPrChange w:id="2506" w:author="Microsoft Office User" w:date="2023-09-11T13:17:00Z">
            <w:rPr/>
          </w:rPrChange>
        </w:rPr>
        <w:tab/>
        <w:t xml:space="preserve">Gerardo, N. M., Hoang, K. L. &amp; Stoy, K. S. Evolution of animal immunity in the light of beneficial symbioses. </w:t>
      </w:r>
      <w:r w:rsidRPr="00B26E5F">
        <w:rPr>
          <w:sz w:val="20"/>
          <w:szCs w:val="20"/>
          <w:rPrChange w:id="2507" w:author="Microsoft Office User" w:date="2023-09-11T13:17:00Z">
            <w:rPr/>
          </w:rPrChange>
        </w:rPr>
        <w:fldChar w:fldCharType="end"/>
      </w:r>
      <w:r w:rsidRPr="00B26E5F">
        <w:rPr>
          <w:sz w:val="20"/>
          <w:szCs w:val="20"/>
          <w:rPrChange w:id="2508" w:author="Microsoft Office User" w:date="2023-09-11T13:17:00Z">
            <w:rPr/>
          </w:rPrChange>
        </w:rPr>
        <w:fldChar w:fldCharType="begin"/>
      </w:r>
      <w:r w:rsidRPr="00B26E5F">
        <w:rPr>
          <w:sz w:val="20"/>
          <w:szCs w:val="20"/>
          <w:rPrChange w:id="2509" w:author="Microsoft Office User" w:date="2023-09-11T13:17:00Z">
            <w:rPr/>
          </w:rPrChange>
        </w:rPr>
        <w:instrText>HYPERLINK "https://www.zotero.org/google-docs/?n2Avay" \h</w:instrText>
      </w:r>
      <w:r w:rsidRPr="00B26E5F">
        <w:rPr>
          <w:sz w:val="20"/>
          <w:szCs w:val="20"/>
          <w:rPrChange w:id="2510" w:author="Microsoft Office User" w:date="2023-09-11T13:17:00Z">
            <w:rPr>
              <w:sz w:val="20"/>
              <w:szCs w:val="20"/>
            </w:rPr>
          </w:rPrChange>
        </w:rPr>
      </w:r>
      <w:r w:rsidRPr="00B26E5F">
        <w:rPr>
          <w:sz w:val="20"/>
          <w:szCs w:val="20"/>
          <w:rPrChange w:id="2511" w:author="Microsoft Office User" w:date="2023-09-11T13:17:00Z">
            <w:rPr>
              <w:i/>
            </w:rPr>
          </w:rPrChange>
        </w:rPr>
        <w:fldChar w:fldCharType="separate"/>
      </w:r>
      <w:r w:rsidRPr="00B26E5F">
        <w:rPr>
          <w:i/>
          <w:sz w:val="20"/>
          <w:szCs w:val="20"/>
          <w:rPrChange w:id="2512" w:author="Microsoft Office User" w:date="2023-09-11T13:17:00Z">
            <w:rPr>
              <w:i/>
            </w:rPr>
          </w:rPrChange>
        </w:rPr>
        <w:t xml:space="preserve">Philos. Trans. R. Soc. Lond. B. Biol. Sci. </w:t>
      </w:r>
      <w:r w:rsidRPr="00B26E5F">
        <w:rPr>
          <w:i/>
          <w:sz w:val="20"/>
          <w:szCs w:val="20"/>
          <w:rPrChange w:id="2513" w:author="Microsoft Office User" w:date="2023-09-11T13:17:00Z">
            <w:rPr>
              <w:i/>
            </w:rPr>
          </w:rPrChange>
        </w:rPr>
        <w:fldChar w:fldCharType="end"/>
      </w:r>
      <w:r w:rsidRPr="00B26E5F">
        <w:rPr>
          <w:sz w:val="20"/>
          <w:szCs w:val="20"/>
          <w:rPrChange w:id="2514" w:author="Microsoft Office User" w:date="2023-09-11T13:17:00Z">
            <w:rPr/>
          </w:rPrChange>
        </w:rPr>
        <w:fldChar w:fldCharType="begin"/>
      </w:r>
      <w:r w:rsidRPr="00B26E5F">
        <w:rPr>
          <w:sz w:val="20"/>
          <w:szCs w:val="20"/>
          <w:rPrChange w:id="2515" w:author="Microsoft Office User" w:date="2023-09-11T13:17:00Z">
            <w:rPr/>
          </w:rPrChange>
        </w:rPr>
        <w:instrText>HYPERLINK "https://www.zotero.org/google-docs/?n2Avay" \h</w:instrText>
      </w:r>
      <w:r w:rsidRPr="00B26E5F">
        <w:rPr>
          <w:sz w:val="20"/>
          <w:szCs w:val="20"/>
          <w:rPrChange w:id="2516" w:author="Microsoft Office User" w:date="2023-09-11T13:17:00Z">
            <w:rPr>
              <w:sz w:val="20"/>
              <w:szCs w:val="20"/>
            </w:rPr>
          </w:rPrChange>
        </w:rPr>
      </w:r>
      <w:r w:rsidRPr="00B26E5F">
        <w:rPr>
          <w:sz w:val="20"/>
          <w:szCs w:val="20"/>
          <w:rPrChange w:id="2517" w:author="Microsoft Office User" w:date="2023-09-11T13:17:00Z">
            <w:rPr>
              <w:b/>
            </w:rPr>
          </w:rPrChange>
        </w:rPr>
        <w:fldChar w:fldCharType="separate"/>
      </w:r>
      <w:r w:rsidRPr="00B26E5F">
        <w:rPr>
          <w:b/>
          <w:sz w:val="20"/>
          <w:szCs w:val="20"/>
          <w:rPrChange w:id="2518" w:author="Microsoft Office User" w:date="2023-09-11T13:17:00Z">
            <w:rPr>
              <w:b/>
            </w:rPr>
          </w:rPrChange>
        </w:rPr>
        <w:t>375</w:t>
      </w:r>
      <w:r w:rsidRPr="00B26E5F">
        <w:rPr>
          <w:b/>
          <w:sz w:val="20"/>
          <w:szCs w:val="20"/>
          <w:rPrChange w:id="2519" w:author="Microsoft Office User" w:date="2023-09-11T13:17:00Z">
            <w:rPr>
              <w:b/>
            </w:rPr>
          </w:rPrChange>
        </w:rPr>
        <w:fldChar w:fldCharType="end"/>
      </w:r>
      <w:r w:rsidRPr="00B26E5F">
        <w:rPr>
          <w:sz w:val="20"/>
          <w:szCs w:val="20"/>
          <w:rPrChange w:id="2520" w:author="Microsoft Office User" w:date="2023-09-11T13:17:00Z">
            <w:rPr/>
          </w:rPrChange>
        </w:rPr>
        <w:fldChar w:fldCharType="begin"/>
      </w:r>
      <w:r w:rsidRPr="00B26E5F">
        <w:rPr>
          <w:sz w:val="20"/>
          <w:szCs w:val="20"/>
          <w:rPrChange w:id="2521" w:author="Microsoft Office User" w:date="2023-09-11T13:17:00Z">
            <w:rPr/>
          </w:rPrChange>
        </w:rPr>
        <w:instrText>HYPERLINK "https://www.zotero.org/google-docs/?n2Avay" \h</w:instrText>
      </w:r>
      <w:r w:rsidRPr="00B26E5F">
        <w:rPr>
          <w:sz w:val="20"/>
          <w:szCs w:val="20"/>
          <w:rPrChange w:id="2522" w:author="Microsoft Office User" w:date="2023-09-11T13:17:00Z">
            <w:rPr>
              <w:sz w:val="20"/>
              <w:szCs w:val="20"/>
            </w:rPr>
          </w:rPrChange>
        </w:rPr>
      </w:r>
      <w:r w:rsidRPr="00B26E5F">
        <w:rPr>
          <w:sz w:val="20"/>
          <w:szCs w:val="20"/>
          <w:rPrChange w:id="2523" w:author="Microsoft Office User" w:date="2023-09-11T13:17:00Z">
            <w:rPr/>
          </w:rPrChange>
        </w:rPr>
        <w:fldChar w:fldCharType="separate"/>
      </w:r>
      <w:r w:rsidRPr="00B26E5F">
        <w:rPr>
          <w:sz w:val="20"/>
          <w:szCs w:val="20"/>
          <w:rPrChange w:id="2524" w:author="Microsoft Office User" w:date="2023-09-11T13:17:00Z">
            <w:rPr/>
          </w:rPrChange>
        </w:rPr>
        <w:t>, 20190601 (2020).</w:t>
      </w:r>
      <w:r w:rsidRPr="00B26E5F">
        <w:rPr>
          <w:sz w:val="20"/>
          <w:szCs w:val="20"/>
          <w:rPrChange w:id="2525"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2526" w:author="Microsoft Office User" w:date="2023-09-11T13:17:00Z">
            <w:rPr/>
          </w:rPrChange>
        </w:rPr>
        <w:pPrChange w:id="2527" w:author="Microsoft Office User" w:date="2023-09-11T13:17:00Z">
          <w:pPr/>
        </w:pPrChange>
      </w:pPr>
    </w:p>
    <w:p w14:paraId="4C0A3449" w14:textId="77777777" w:rsidR="000C56B0" w:rsidRPr="00B26E5F" w:rsidRDefault="00367A15">
      <w:pPr>
        <w:snapToGrid w:val="0"/>
        <w:contextualSpacing/>
        <w:rPr>
          <w:sz w:val="20"/>
          <w:szCs w:val="20"/>
          <w:rPrChange w:id="2528" w:author="Microsoft Office User" w:date="2023-09-11T13:17:00Z">
            <w:rPr/>
          </w:rPrChange>
        </w:rPr>
        <w:pPrChange w:id="2529" w:author="Microsoft Office User" w:date="2023-09-11T13:17:00Z">
          <w:pPr/>
        </w:pPrChange>
      </w:pPr>
      <w:r w:rsidRPr="00B26E5F">
        <w:rPr>
          <w:sz w:val="20"/>
          <w:szCs w:val="20"/>
          <w:rPrChange w:id="2530" w:author="Microsoft Office User" w:date="2023-09-11T13:17:00Z">
            <w:rPr/>
          </w:rPrChange>
        </w:rPr>
        <w:lastRenderedPageBreak/>
        <w:fldChar w:fldCharType="begin"/>
      </w:r>
      <w:r w:rsidRPr="00B26E5F">
        <w:rPr>
          <w:sz w:val="20"/>
          <w:szCs w:val="20"/>
          <w:rPrChange w:id="2531" w:author="Microsoft Office User" w:date="2023-09-11T13:17:00Z">
            <w:rPr/>
          </w:rPrChange>
        </w:rPr>
        <w:instrText>HYPERLINK "https://www.zotero.org/google-docs/?n2Avay" \h</w:instrText>
      </w:r>
      <w:r w:rsidRPr="00B26E5F">
        <w:rPr>
          <w:sz w:val="20"/>
          <w:szCs w:val="20"/>
          <w:rPrChange w:id="2532" w:author="Microsoft Office User" w:date="2023-09-11T13:17:00Z">
            <w:rPr>
              <w:sz w:val="20"/>
              <w:szCs w:val="20"/>
            </w:rPr>
          </w:rPrChange>
        </w:rPr>
      </w:r>
      <w:r w:rsidRPr="00B26E5F">
        <w:rPr>
          <w:sz w:val="20"/>
          <w:szCs w:val="20"/>
          <w:rPrChange w:id="2533" w:author="Microsoft Office User" w:date="2023-09-11T13:17:00Z">
            <w:rPr/>
          </w:rPrChange>
        </w:rPr>
        <w:fldChar w:fldCharType="separate"/>
      </w:r>
      <w:r w:rsidRPr="00B26E5F">
        <w:rPr>
          <w:sz w:val="20"/>
          <w:szCs w:val="20"/>
          <w:rPrChange w:id="2534" w:author="Microsoft Office User" w:date="2023-09-11T13:17:00Z">
            <w:rPr/>
          </w:rPrChange>
        </w:rPr>
        <w:t>71.</w:t>
      </w:r>
      <w:r w:rsidRPr="00B26E5F">
        <w:rPr>
          <w:sz w:val="20"/>
          <w:szCs w:val="20"/>
          <w:rPrChange w:id="2535" w:author="Microsoft Office User" w:date="2023-09-11T13:17:00Z">
            <w:rPr/>
          </w:rPrChange>
        </w:rPr>
        <w:tab/>
        <w:t xml:space="preserve">McFall-Ngai, M. Care for the community. </w:t>
      </w:r>
      <w:r w:rsidRPr="00B26E5F">
        <w:rPr>
          <w:sz w:val="20"/>
          <w:szCs w:val="20"/>
          <w:rPrChange w:id="2536" w:author="Microsoft Office User" w:date="2023-09-11T13:17:00Z">
            <w:rPr/>
          </w:rPrChange>
        </w:rPr>
        <w:fldChar w:fldCharType="end"/>
      </w:r>
      <w:r w:rsidRPr="00B26E5F">
        <w:rPr>
          <w:sz w:val="20"/>
          <w:szCs w:val="20"/>
          <w:rPrChange w:id="2537" w:author="Microsoft Office User" w:date="2023-09-11T13:17:00Z">
            <w:rPr/>
          </w:rPrChange>
        </w:rPr>
        <w:fldChar w:fldCharType="begin"/>
      </w:r>
      <w:r w:rsidRPr="00B26E5F">
        <w:rPr>
          <w:sz w:val="20"/>
          <w:szCs w:val="20"/>
          <w:rPrChange w:id="2538" w:author="Microsoft Office User" w:date="2023-09-11T13:17:00Z">
            <w:rPr/>
          </w:rPrChange>
        </w:rPr>
        <w:instrText>HYPERLINK "https://www.zotero.org/google-docs/?n2Avay" \h</w:instrText>
      </w:r>
      <w:r w:rsidRPr="00B26E5F">
        <w:rPr>
          <w:sz w:val="20"/>
          <w:szCs w:val="20"/>
          <w:rPrChange w:id="2539" w:author="Microsoft Office User" w:date="2023-09-11T13:17:00Z">
            <w:rPr>
              <w:sz w:val="20"/>
              <w:szCs w:val="20"/>
            </w:rPr>
          </w:rPrChange>
        </w:rPr>
      </w:r>
      <w:r w:rsidRPr="00B26E5F">
        <w:rPr>
          <w:sz w:val="20"/>
          <w:szCs w:val="20"/>
          <w:rPrChange w:id="2540" w:author="Microsoft Office User" w:date="2023-09-11T13:17:00Z">
            <w:rPr>
              <w:i/>
            </w:rPr>
          </w:rPrChange>
        </w:rPr>
        <w:fldChar w:fldCharType="separate"/>
      </w:r>
      <w:r w:rsidRPr="00B26E5F">
        <w:rPr>
          <w:i/>
          <w:sz w:val="20"/>
          <w:szCs w:val="20"/>
          <w:rPrChange w:id="2541" w:author="Microsoft Office User" w:date="2023-09-11T13:17:00Z">
            <w:rPr>
              <w:i/>
            </w:rPr>
          </w:rPrChange>
        </w:rPr>
        <w:t xml:space="preserve">Nature </w:t>
      </w:r>
      <w:r w:rsidRPr="00B26E5F">
        <w:rPr>
          <w:i/>
          <w:sz w:val="20"/>
          <w:szCs w:val="20"/>
          <w:rPrChange w:id="2542" w:author="Microsoft Office User" w:date="2023-09-11T13:17:00Z">
            <w:rPr>
              <w:i/>
            </w:rPr>
          </w:rPrChange>
        </w:rPr>
        <w:fldChar w:fldCharType="end"/>
      </w:r>
      <w:r w:rsidRPr="00B26E5F">
        <w:rPr>
          <w:sz w:val="20"/>
          <w:szCs w:val="20"/>
          <w:rPrChange w:id="2543" w:author="Microsoft Office User" w:date="2023-09-11T13:17:00Z">
            <w:rPr/>
          </w:rPrChange>
        </w:rPr>
        <w:fldChar w:fldCharType="begin"/>
      </w:r>
      <w:r w:rsidRPr="00B26E5F">
        <w:rPr>
          <w:sz w:val="20"/>
          <w:szCs w:val="20"/>
          <w:rPrChange w:id="2544" w:author="Microsoft Office User" w:date="2023-09-11T13:17:00Z">
            <w:rPr/>
          </w:rPrChange>
        </w:rPr>
        <w:instrText>HYPERLINK "https://www.zotero.org/google-docs/?n2Avay" \h</w:instrText>
      </w:r>
      <w:r w:rsidRPr="00B26E5F">
        <w:rPr>
          <w:sz w:val="20"/>
          <w:szCs w:val="20"/>
          <w:rPrChange w:id="2545" w:author="Microsoft Office User" w:date="2023-09-11T13:17:00Z">
            <w:rPr>
              <w:sz w:val="20"/>
              <w:szCs w:val="20"/>
            </w:rPr>
          </w:rPrChange>
        </w:rPr>
      </w:r>
      <w:r w:rsidRPr="00B26E5F">
        <w:rPr>
          <w:sz w:val="20"/>
          <w:szCs w:val="20"/>
          <w:rPrChange w:id="2546" w:author="Microsoft Office User" w:date="2023-09-11T13:17:00Z">
            <w:rPr>
              <w:b/>
            </w:rPr>
          </w:rPrChange>
        </w:rPr>
        <w:fldChar w:fldCharType="separate"/>
      </w:r>
      <w:r w:rsidRPr="00B26E5F">
        <w:rPr>
          <w:b/>
          <w:sz w:val="20"/>
          <w:szCs w:val="20"/>
          <w:rPrChange w:id="2547" w:author="Microsoft Office User" w:date="2023-09-11T13:17:00Z">
            <w:rPr>
              <w:b/>
            </w:rPr>
          </w:rPrChange>
        </w:rPr>
        <w:t>445</w:t>
      </w:r>
      <w:r w:rsidRPr="00B26E5F">
        <w:rPr>
          <w:b/>
          <w:sz w:val="20"/>
          <w:szCs w:val="20"/>
          <w:rPrChange w:id="2548" w:author="Microsoft Office User" w:date="2023-09-11T13:17:00Z">
            <w:rPr>
              <w:b/>
            </w:rPr>
          </w:rPrChange>
        </w:rPr>
        <w:fldChar w:fldCharType="end"/>
      </w:r>
      <w:r w:rsidRPr="00B26E5F">
        <w:rPr>
          <w:sz w:val="20"/>
          <w:szCs w:val="20"/>
          <w:rPrChange w:id="2549" w:author="Microsoft Office User" w:date="2023-09-11T13:17:00Z">
            <w:rPr/>
          </w:rPrChange>
        </w:rPr>
        <w:fldChar w:fldCharType="begin"/>
      </w:r>
      <w:r w:rsidRPr="00B26E5F">
        <w:rPr>
          <w:sz w:val="20"/>
          <w:szCs w:val="20"/>
          <w:rPrChange w:id="2550" w:author="Microsoft Office User" w:date="2023-09-11T13:17:00Z">
            <w:rPr/>
          </w:rPrChange>
        </w:rPr>
        <w:instrText>HYPERLINK "https://www.zotero.org/google-docs/?n2Avay" \h</w:instrText>
      </w:r>
      <w:r w:rsidRPr="00B26E5F">
        <w:rPr>
          <w:sz w:val="20"/>
          <w:szCs w:val="20"/>
          <w:rPrChange w:id="2551" w:author="Microsoft Office User" w:date="2023-09-11T13:17:00Z">
            <w:rPr>
              <w:sz w:val="20"/>
              <w:szCs w:val="20"/>
            </w:rPr>
          </w:rPrChange>
        </w:rPr>
      </w:r>
      <w:r w:rsidRPr="00B26E5F">
        <w:rPr>
          <w:sz w:val="20"/>
          <w:szCs w:val="20"/>
          <w:rPrChange w:id="2552" w:author="Microsoft Office User" w:date="2023-09-11T13:17:00Z">
            <w:rPr/>
          </w:rPrChange>
        </w:rPr>
        <w:fldChar w:fldCharType="separate"/>
      </w:r>
      <w:r w:rsidRPr="00B26E5F">
        <w:rPr>
          <w:sz w:val="20"/>
          <w:szCs w:val="20"/>
          <w:rPrChange w:id="2553" w:author="Microsoft Office User" w:date="2023-09-11T13:17:00Z">
            <w:rPr/>
          </w:rPrChange>
        </w:rPr>
        <w:t>, 153–153 (2007).</w:t>
      </w:r>
      <w:r w:rsidRPr="00B26E5F">
        <w:rPr>
          <w:sz w:val="20"/>
          <w:szCs w:val="20"/>
          <w:rPrChange w:id="2554"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2555" w:author="Microsoft Office User" w:date="2023-09-11T13:17:00Z">
            <w:rPr/>
          </w:rPrChange>
        </w:rPr>
        <w:pPrChange w:id="2556" w:author="Microsoft Office User" w:date="2023-09-11T13:17:00Z">
          <w:pPr/>
        </w:pPrChange>
      </w:pPr>
    </w:p>
    <w:p w14:paraId="3E84AE0F" w14:textId="77777777" w:rsidR="000C56B0" w:rsidRPr="00B26E5F" w:rsidRDefault="00367A15">
      <w:pPr>
        <w:snapToGrid w:val="0"/>
        <w:contextualSpacing/>
        <w:rPr>
          <w:sz w:val="20"/>
          <w:szCs w:val="20"/>
          <w:rPrChange w:id="2557" w:author="Microsoft Office User" w:date="2023-09-11T13:17:00Z">
            <w:rPr/>
          </w:rPrChange>
        </w:rPr>
        <w:pPrChange w:id="2558" w:author="Microsoft Office User" w:date="2023-09-11T13:17:00Z">
          <w:pPr/>
        </w:pPrChange>
      </w:pPr>
      <w:r w:rsidRPr="00B26E5F">
        <w:rPr>
          <w:sz w:val="20"/>
          <w:szCs w:val="20"/>
          <w:rPrChange w:id="2559" w:author="Microsoft Office User" w:date="2023-09-11T13:17:00Z">
            <w:rPr/>
          </w:rPrChange>
        </w:rPr>
        <w:fldChar w:fldCharType="begin"/>
      </w:r>
      <w:r w:rsidRPr="00B26E5F">
        <w:rPr>
          <w:sz w:val="20"/>
          <w:szCs w:val="20"/>
          <w:rPrChange w:id="2560" w:author="Microsoft Office User" w:date="2023-09-11T13:17:00Z">
            <w:rPr/>
          </w:rPrChange>
        </w:rPr>
        <w:instrText>HYPERLINK "https://www.zotero.org/google-docs/?n2Avay" \h</w:instrText>
      </w:r>
      <w:r w:rsidRPr="00B26E5F">
        <w:rPr>
          <w:sz w:val="20"/>
          <w:szCs w:val="20"/>
          <w:rPrChange w:id="2561" w:author="Microsoft Office User" w:date="2023-09-11T13:17:00Z">
            <w:rPr>
              <w:sz w:val="20"/>
              <w:szCs w:val="20"/>
            </w:rPr>
          </w:rPrChange>
        </w:rPr>
      </w:r>
      <w:r w:rsidRPr="00B26E5F">
        <w:rPr>
          <w:sz w:val="20"/>
          <w:szCs w:val="20"/>
          <w:rPrChange w:id="2562" w:author="Microsoft Office User" w:date="2023-09-11T13:17:00Z">
            <w:rPr/>
          </w:rPrChange>
        </w:rPr>
        <w:fldChar w:fldCharType="separate"/>
      </w:r>
      <w:r w:rsidRPr="00B26E5F">
        <w:rPr>
          <w:sz w:val="20"/>
          <w:szCs w:val="20"/>
          <w:rPrChange w:id="2563" w:author="Microsoft Office User" w:date="2023-09-11T13:17:00Z">
            <w:rPr/>
          </w:rPrChange>
        </w:rPr>
        <w:t>72.</w:t>
      </w:r>
      <w:r w:rsidRPr="00B26E5F">
        <w:rPr>
          <w:sz w:val="20"/>
          <w:szCs w:val="20"/>
          <w:rPrChange w:id="2564" w:author="Microsoft Office User" w:date="2023-09-11T13:17:00Z">
            <w:rPr/>
          </w:rPrChange>
        </w:rPr>
        <w:tab/>
        <w:t xml:space="preserve">Moreira, L. A. </w:t>
      </w:r>
      <w:r w:rsidRPr="00B26E5F">
        <w:rPr>
          <w:sz w:val="20"/>
          <w:szCs w:val="20"/>
          <w:rPrChange w:id="2565" w:author="Microsoft Office User" w:date="2023-09-11T13:17:00Z">
            <w:rPr/>
          </w:rPrChange>
        </w:rPr>
        <w:fldChar w:fldCharType="end"/>
      </w:r>
      <w:r w:rsidRPr="00B26E5F">
        <w:rPr>
          <w:sz w:val="20"/>
          <w:szCs w:val="20"/>
          <w:rPrChange w:id="2566" w:author="Microsoft Office User" w:date="2023-09-11T13:17:00Z">
            <w:rPr/>
          </w:rPrChange>
        </w:rPr>
        <w:fldChar w:fldCharType="begin"/>
      </w:r>
      <w:r w:rsidRPr="00B26E5F">
        <w:rPr>
          <w:sz w:val="20"/>
          <w:szCs w:val="20"/>
          <w:rPrChange w:id="2567" w:author="Microsoft Office User" w:date="2023-09-11T13:17:00Z">
            <w:rPr/>
          </w:rPrChange>
        </w:rPr>
        <w:instrText>HYPERLINK "https://www.zotero.org/google-docs/?n2Avay" \h</w:instrText>
      </w:r>
      <w:r w:rsidRPr="00B26E5F">
        <w:rPr>
          <w:sz w:val="20"/>
          <w:szCs w:val="20"/>
          <w:rPrChange w:id="2568" w:author="Microsoft Office User" w:date="2023-09-11T13:17:00Z">
            <w:rPr>
              <w:sz w:val="20"/>
              <w:szCs w:val="20"/>
            </w:rPr>
          </w:rPrChange>
        </w:rPr>
      </w:r>
      <w:r w:rsidRPr="00B26E5F">
        <w:rPr>
          <w:sz w:val="20"/>
          <w:szCs w:val="20"/>
          <w:rPrChange w:id="2569" w:author="Microsoft Office User" w:date="2023-09-11T13:17:00Z">
            <w:rPr>
              <w:i/>
            </w:rPr>
          </w:rPrChange>
        </w:rPr>
        <w:fldChar w:fldCharType="separate"/>
      </w:r>
      <w:r w:rsidRPr="00B26E5F">
        <w:rPr>
          <w:i/>
          <w:sz w:val="20"/>
          <w:szCs w:val="20"/>
          <w:rPrChange w:id="2570" w:author="Microsoft Office User" w:date="2023-09-11T13:17:00Z">
            <w:rPr>
              <w:i/>
            </w:rPr>
          </w:rPrChange>
        </w:rPr>
        <w:t>et al.</w:t>
      </w:r>
      <w:r w:rsidRPr="00B26E5F">
        <w:rPr>
          <w:i/>
          <w:sz w:val="20"/>
          <w:szCs w:val="20"/>
          <w:rPrChange w:id="2571" w:author="Microsoft Office User" w:date="2023-09-11T13:17:00Z">
            <w:rPr>
              <w:i/>
            </w:rPr>
          </w:rPrChange>
        </w:rPr>
        <w:fldChar w:fldCharType="end"/>
      </w:r>
      <w:r w:rsidRPr="00B26E5F">
        <w:rPr>
          <w:sz w:val="20"/>
          <w:szCs w:val="20"/>
          <w:rPrChange w:id="2572" w:author="Microsoft Office User" w:date="2023-09-11T13:17:00Z">
            <w:rPr/>
          </w:rPrChange>
        </w:rPr>
        <w:fldChar w:fldCharType="begin"/>
      </w:r>
      <w:r w:rsidRPr="00B26E5F">
        <w:rPr>
          <w:sz w:val="20"/>
          <w:szCs w:val="20"/>
          <w:rPrChange w:id="2573" w:author="Microsoft Office User" w:date="2023-09-11T13:17:00Z">
            <w:rPr/>
          </w:rPrChange>
        </w:rPr>
        <w:instrText>HYPERLINK "https://www.zotero.org/google-docs/?n2Avay" \h</w:instrText>
      </w:r>
      <w:r w:rsidRPr="00B26E5F">
        <w:rPr>
          <w:sz w:val="20"/>
          <w:szCs w:val="20"/>
          <w:rPrChange w:id="2574" w:author="Microsoft Office User" w:date="2023-09-11T13:17:00Z">
            <w:rPr>
              <w:sz w:val="20"/>
              <w:szCs w:val="20"/>
            </w:rPr>
          </w:rPrChange>
        </w:rPr>
      </w:r>
      <w:r w:rsidRPr="00B26E5F">
        <w:rPr>
          <w:sz w:val="20"/>
          <w:szCs w:val="20"/>
          <w:rPrChange w:id="2575" w:author="Microsoft Office User" w:date="2023-09-11T13:17:00Z">
            <w:rPr/>
          </w:rPrChange>
        </w:rPr>
        <w:fldChar w:fldCharType="separate"/>
      </w:r>
      <w:r w:rsidRPr="00B26E5F">
        <w:rPr>
          <w:sz w:val="20"/>
          <w:szCs w:val="20"/>
          <w:rPrChange w:id="2576" w:author="Microsoft Office User" w:date="2023-09-11T13:17:00Z">
            <w:rPr/>
          </w:rPrChange>
        </w:rPr>
        <w:t xml:space="preserve"> A Wolbachia symbiont in Aedes aegypti limits infection with dengue, Chikungunya, and Plasmodium. </w:t>
      </w:r>
      <w:r w:rsidRPr="00B26E5F">
        <w:rPr>
          <w:sz w:val="20"/>
          <w:szCs w:val="20"/>
          <w:rPrChange w:id="2577" w:author="Microsoft Office User" w:date="2023-09-11T13:17:00Z">
            <w:rPr/>
          </w:rPrChange>
        </w:rPr>
        <w:fldChar w:fldCharType="end"/>
      </w:r>
      <w:r w:rsidRPr="00B26E5F">
        <w:rPr>
          <w:sz w:val="20"/>
          <w:szCs w:val="20"/>
          <w:rPrChange w:id="2578" w:author="Microsoft Office User" w:date="2023-09-11T13:17:00Z">
            <w:rPr/>
          </w:rPrChange>
        </w:rPr>
        <w:fldChar w:fldCharType="begin"/>
      </w:r>
      <w:r w:rsidRPr="00B26E5F">
        <w:rPr>
          <w:sz w:val="20"/>
          <w:szCs w:val="20"/>
          <w:rPrChange w:id="2579" w:author="Microsoft Office User" w:date="2023-09-11T13:17:00Z">
            <w:rPr/>
          </w:rPrChange>
        </w:rPr>
        <w:instrText>HYPERLINK "https://www.zotero.org/google-docs/?n2Avay" \h</w:instrText>
      </w:r>
      <w:r w:rsidRPr="00B26E5F">
        <w:rPr>
          <w:sz w:val="20"/>
          <w:szCs w:val="20"/>
          <w:rPrChange w:id="2580" w:author="Microsoft Office User" w:date="2023-09-11T13:17:00Z">
            <w:rPr>
              <w:sz w:val="20"/>
              <w:szCs w:val="20"/>
            </w:rPr>
          </w:rPrChange>
        </w:rPr>
      </w:r>
      <w:r w:rsidRPr="00B26E5F">
        <w:rPr>
          <w:sz w:val="20"/>
          <w:szCs w:val="20"/>
          <w:rPrChange w:id="2581" w:author="Microsoft Office User" w:date="2023-09-11T13:17:00Z">
            <w:rPr>
              <w:i/>
            </w:rPr>
          </w:rPrChange>
        </w:rPr>
        <w:fldChar w:fldCharType="separate"/>
      </w:r>
      <w:r w:rsidRPr="00B26E5F">
        <w:rPr>
          <w:i/>
          <w:sz w:val="20"/>
          <w:szCs w:val="20"/>
          <w:rPrChange w:id="2582" w:author="Microsoft Office User" w:date="2023-09-11T13:17:00Z">
            <w:rPr>
              <w:i/>
            </w:rPr>
          </w:rPrChange>
        </w:rPr>
        <w:t xml:space="preserve">Cell </w:t>
      </w:r>
      <w:r w:rsidRPr="00B26E5F">
        <w:rPr>
          <w:i/>
          <w:sz w:val="20"/>
          <w:szCs w:val="20"/>
          <w:rPrChange w:id="2583" w:author="Microsoft Office User" w:date="2023-09-11T13:17:00Z">
            <w:rPr>
              <w:i/>
            </w:rPr>
          </w:rPrChange>
        </w:rPr>
        <w:fldChar w:fldCharType="end"/>
      </w:r>
      <w:r w:rsidRPr="00B26E5F">
        <w:rPr>
          <w:sz w:val="20"/>
          <w:szCs w:val="20"/>
          <w:rPrChange w:id="2584" w:author="Microsoft Office User" w:date="2023-09-11T13:17:00Z">
            <w:rPr/>
          </w:rPrChange>
        </w:rPr>
        <w:fldChar w:fldCharType="begin"/>
      </w:r>
      <w:r w:rsidRPr="00B26E5F">
        <w:rPr>
          <w:sz w:val="20"/>
          <w:szCs w:val="20"/>
          <w:rPrChange w:id="2585" w:author="Microsoft Office User" w:date="2023-09-11T13:17:00Z">
            <w:rPr/>
          </w:rPrChange>
        </w:rPr>
        <w:instrText>HYPERLINK "https://www.zotero.org/google-docs/?n2Avay" \h</w:instrText>
      </w:r>
      <w:r w:rsidRPr="00B26E5F">
        <w:rPr>
          <w:sz w:val="20"/>
          <w:szCs w:val="20"/>
          <w:rPrChange w:id="2586" w:author="Microsoft Office User" w:date="2023-09-11T13:17:00Z">
            <w:rPr>
              <w:sz w:val="20"/>
              <w:szCs w:val="20"/>
            </w:rPr>
          </w:rPrChange>
        </w:rPr>
      </w:r>
      <w:r w:rsidRPr="00B26E5F">
        <w:rPr>
          <w:sz w:val="20"/>
          <w:szCs w:val="20"/>
          <w:rPrChange w:id="2587" w:author="Microsoft Office User" w:date="2023-09-11T13:17:00Z">
            <w:rPr>
              <w:b/>
            </w:rPr>
          </w:rPrChange>
        </w:rPr>
        <w:fldChar w:fldCharType="separate"/>
      </w:r>
      <w:r w:rsidRPr="00B26E5F">
        <w:rPr>
          <w:b/>
          <w:sz w:val="20"/>
          <w:szCs w:val="20"/>
          <w:rPrChange w:id="2588" w:author="Microsoft Office User" w:date="2023-09-11T13:17:00Z">
            <w:rPr>
              <w:b/>
            </w:rPr>
          </w:rPrChange>
        </w:rPr>
        <w:t>139</w:t>
      </w:r>
      <w:r w:rsidRPr="00B26E5F">
        <w:rPr>
          <w:b/>
          <w:sz w:val="20"/>
          <w:szCs w:val="20"/>
          <w:rPrChange w:id="2589" w:author="Microsoft Office User" w:date="2023-09-11T13:17:00Z">
            <w:rPr>
              <w:b/>
            </w:rPr>
          </w:rPrChange>
        </w:rPr>
        <w:fldChar w:fldCharType="end"/>
      </w:r>
      <w:r w:rsidRPr="00B26E5F">
        <w:rPr>
          <w:sz w:val="20"/>
          <w:szCs w:val="20"/>
          <w:rPrChange w:id="2590" w:author="Microsoft Office User" w:date="2023-09-11T13:17:00Z">
            <w:rPr/>
          </w:rPrChange>
        </w:rPr>
        <w:fldChar w:fldCharType="begin"/>
      </w:r>
      <w:r w:rsidRPr="00B26E5F">
        <w:rPr>
          <w:sz w:val="20"/>
          <w:szCs w:val="20"/>
          <w:rPrChange w:id="2591" w:author="Microsoft Office User" w:date="2023-09-11T13:17:00Z">
            <w:rPr/>
          </w:rPrChange>
        </w:rPr>
        <w:instrText>HYPERLINK "https://www.zotero.org/google-docs/?n2Avay" \h</w:instrText>
      </w:r>
      <w:r w:rsidRPr="00B26E5F">
        <w:rPr>
          <w:sz w:val="20"/>
          <w:szCs w:val="20"/>
          <w:rPrChange w:id="2592" w:author="Microsoft Office User" w:date="2023-09-11T13:17:00Z">
            <w:rPr>
              <w:sz w:val="20"/>
              <w:szCs w:val="20"/>
            </w:rPr>
          </w:rPrChange>
        </w:rPr>
      </w:r>
      <w:r w:rsidRPr="00B26E5F">
        <w:rPr>
          <w:sz w:val="20"/>
          <w:szCs w:val="20"/>
          <w:rPrChange w:id="2593" w:author="Microsoft Office User" w:date="2023-09-11T13:17:00Z">
            <w:rPr/>
          </w:rPrChange>
        </w:rPr>
        <w:fldChar w:fldCharType="separate"/>
      </w:r>
      <w:r w:rsidRPr="00B26E5F">
        <w:rPr>
          <w:sz w:val="20"/>
          <w:szCs w:val="20"/>
          <w:rPrChange w:id="2594" w:author="Microsoft Office User" w:date="2023-09-11T13:17:00Z">
            <w:rPr/>
          </w:rPrChange>
        </w:rPr>
        <w:t>, 1268–1278 (2009).</w:t>
      </w:r>
      <w:r w:rsidRPr="00B26E5F">
        <w:rPr>
          <w:sz w:val="20"/>
          <w:szCs w:val="20"/>
          <w:rPrChange w:id="2595"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2596" w:author="Microsoft Office User" w:date="2023-09-11T13:17:00Z">
            <w:rPr/>
          </w:rPrChange>
        </w:rPr>
        <w:pPrChange w:id="2597" w:author="Microsoft Office User" w:date="2023-09-11T13:17:00Z">
          <w:pPr/>
        </w:pPrChange>
      </w:pPr>
    </w:p>
    <w:p w14:paraId="0316519D" w14:textId="77777777" w:rsidR="000C56B0" w:rsidRPr="00B26E5F" w:rsidRDefault="00367A15">
      <w:pPr>
        <w:snapToGrid w:val="0"/>
        <w:contextualSpacing/>
        <w:rPr>
          <w:sz w:val="20"/>
          <w:szCs w:val="20"/>
          <w:rPrChange w:id="2598" w:author="Microsoft Office User" w:date="2023-09-11T13:17:00Z">
            <w:rPr/>
          </w:rPrChange>
        </w:rPr>
        <w:pPrChange w:id="2599" w:author="Microsoft Office User" w:date="2023-09-11T13:17:00Z">
          <w:pPr/>
        </w:pPrChange>
      </w:pPr>
      <w:r w:rsidRPr="00B26E5F">
        <w:rPr>
          <w:sz w:val="20"/>
          <w:szCs w:val="20"/>
          <w:rPrChange w:id="2600" w:author="Microsoft Office User" w:date="2023-09-11T13:17:00Z">
            <w:rPr/>
          </w:rPrChange>
        </w:rPr>
        <w:fldChar w:fldCharType="begin"/>
      </w:r>
      <w:r w:rsidRPr="00B26E5F">
        <w:rPr>
          <w:sz w:val="20"/>
          <w:szCs w:val="20"/>
          <w:rPrChange w:id="2601" w:author="Microsoft Office User" w:date="2023-09-11T13:17:00Z">
            <w:rPr/>
          </w:rPrChange>
        </w:rPr>
        <w:instrText>HYPERLINK "https://www.zotero.org/google-docs/?n2Avay" \h</w:instrText>
      </w:r>
      <w:r w:rsidRPr="00B26E5F">
        <w:rPr>
          <w:sz w:val="20"/>
          <w:szCs w:val="20"/>
          <w:rPrChange w:id="2602" w:author="Microsoft Office User" w:date="2023-09-11T13:17:00Z">
            <w:rPr>
              <w:sz w:val="20"/>
              <w:szCs w:val="20"/>
            </w:rPr>
          </w:rPrChange>
        </w:rPr>
      </w:r>
      <w:r w:rsidRPr="00B26E5F">
        <w:rPr>
          <w:sz w:val="20"/>
          <w:szCs w:val="20"/>
          <w:rPrChange w:id="2603" w:author="Microsoft Office User" w:date="2023-09-11T13:17:00Z">
            <w:rPr/>
          </w:rPrChange>
        </w:rPr>
        <w:fldChar w:fldCharType="separate"/>
      </w:r>
      <w:r w:rsidRPr="00B26E5F">
        <w:rPr>
          <w:sz w:val="20"/>
          <w:szCs w:val="20"/>
          <w:rPrChange w:id="2604" w:author="Microsoft Office User" w:date="2023-09-11T13:17:00Z">
            <w:rPr/>
          </w:rPrChange>
        </w:rPr>
        <w:t>73.</w:t>
      </w:r>
      <w:r w:rsidRPr="00B26E5F">
        <w:rPr>
          <w:sz w:val="20"/>
          <w:szCs w:val="20"/>
          <w:rPrChange w:id="2605" w:author="Microsoft Office User" w:date="2023-09-11T13:17:00Z">
            <w:rPr/>
          </w:rPrChange>
        </w:rPr>
        <w:tab/>
        <w:t xml:space="preserve">Lee, K. H. &amp; Ruby, E. G. Effect of the Squid Host on the Abundance and Distribution of Symbiotic Vibrio fischeri in Nature. </w:t>
      </w:r>
      <w:r w:rsidRPr="00B26E5F">
        <w:rPr>
          <w:sz w:val="20"/>
          <w:szCs w:val="20"/>
          <w:rPrChange w:id="2606" w:author="Microsoft Office User" w:date="2023-09-11T13:17:00Z">
            <w:rPr/>
          </w:rPrChange>
        </w:rPr>
        <w:fldChar w:fldCharType="end"/>
      </w:r>
      <w:r w:rsidRPr="00B26E5F">
        <w:rPr>
          <w:sz w:val="20"/>
          <w:szCs w:val="20"/>
          <w:rPrChange w:id="2607" w:author="Microsoft Office User" w:date="2023-09-11T13:17:00Z">
            <w:rPr/>
          </w:rPrChange>
        </w:rPr>
        <w:fldChar w:fldCharType="begin"/>
      </w:r>
      <w:r w:rsidRPr="00B26E5F">
        <w:rPr>
          <w:sz w:val="20"/>
          <w:szCs w:val="20"/>
          <w:rPrChange w:id="2608" w:author="Microsoft Office User" w:date="2023-09-11T13:17:00Z">
            <w:rPr/>
          </w:rPrChange>
        </w:rPr>
        <w:instrText>HYPERLINK "https://www.zotero.org/google-docs/?n2Avay" \h</w:instrText>
      </w:r>
      <w:r w:rsidRPr="00B26E5F">
        <w:rPr>
          <w:sz w:val="20"/>
          <w:szCs w:val="20"/>
          <w:rPrChange w:id="2609" w:author="Microsoft Office User" w:date="2023-09-11T13:17:00Z">
            <w:rPr>
              <w:sz w:val="20"/>
              <w:szCs w:val="20"/>
            </w:rPr>
          </w:rPrChange>
        </w:rPr>
      </w:r>
      <w:r w:rsidRPr="00B26E5F">
        <w:rPr>
          <w:sz w:val="20"/>
          <w:szCs w:val="20"/>
          <w:rPrChange w:id="2610" w:author="Microsoft Office User" w:date="2023-09-11T13:17:00Z">
            <w:rPr>
              <w:i/>
            </w:rPr>
          </w:rPrChange>
        </w:rPr>
        <w:fldChar w:fldCharType="separate"/>
      </w:r>
      <w:r w:rsidRPr="00B26E5F">
        <w:rPr>
          <w:i/>
          <w:sz w:val="20"/>
          <w:szCs w:val="20"/>
          <w:rPrChange w:id="2611" w:author="Microsoft Office User" w:date="2023-09-11T13:17:00Z">
            <w:rPr>
              <w:i/>
            </w:rPr>
          </w:rPrChange>
        </w:rPr>
        <w:t xml:space="preserve">Appl. Environ. Microbiol. </w:t>
      </w:r>
      <w:r w:rsidRPr="00B26E5F">
        <w:rPr>
          <w:i/>
          <w:sz w:val="20"/>
          <w:szCs w:val="20"/>
          <w:rPrChange w:id="2612" w:author="Microsoft Office User" w:date="2023-09-11T13:17:00Z">
            <w:rPr>
              <w:i/>
            </w:rPr>
          </w:rPrChange>
        </w:rPr>
        <w:fldChar w:fldCharType="end"/>
      </w:r>
      <w:r w:rsidRPr="00B26E5F">
        <w:rPr>
          <w:sz w:val="20"/>
          <w:szCs w:val="20"/>
          <w:rPrChange w:id="2613" w:author="Microsoft Office User" w:date="2023-09-11T13:17:00Z">
            <w:rPr/>
          </w:rPrChange>
        </w:rPr>
        <w:fldChar w:fldCharType="begin"/>
      </w:r>
      <w:r w:rsidRPr="00B26E5F">
        <w:rPr>
          <w:sz w:val="20"/>
          <w:szCs w:val="20"/>
          <w:rPrChange w:id="2614" w:author="Microsoft Office User" w:date="2023-09-11T13:17:00Z">
            <w:rPr/>
          </w:rPrChange>
        </w:rPr>
        <w:instrText>HYPERLINK "https://www.zotero.org/google-docs/?n2Avay" \h</w:instrText>
      </w:r>
      <w:r w:rsidRPr="00B26E5F">
        <w:rPr>
          <w:sz w:val="20"/>
          <w:szCs w:val="20"/>
          <w:rPrChange w:id="2615" w:author="Microsoft Office User" w:date="2023-09-11T13:17:00Z">
            <w:rPr>
              <w:sz w:val="20"/>
              <w:szCs w:val="20"/>
            </w:rPr>
          </w:rPrChange>
        </w:rPr>
      </w:r>
      <w:r w:rsidRPr="00B26E5F">
        <w:rPr>
          <w:sz w:val="20"/>
          <w:szCs w:val="20"/>
          <w:rPrChange w:id="2616" w:author="Microsoft Office User" w:date="2023-09-11T13:17:00Z">
            <w:rPr>
              <w:b/>
            </w:rPr>
          </w:rPrChange>
        </w:rPr>
        <w:fldChar w:fldCharType="separate"/>
      </w:r>
      <w:r w:rsidRPr="00B26E5F">
        <w:rPr>
          <w:b/>
          <w:sz w:val="20"/>
          <w:szCs w:val="20"/>
          <w:rPrChange w:id="2617" w:author="Microsoft Office User" w:date="2023-09-11T13:17:00Z">
            <w:rPr>
              <w:b/>
            </w:rPr>
          </w:rPrChange>
        </w:rPr>
        <w:t>60</w:t>
      </w:r>
      <w:r w:rsidRPr="00B26E5F">
        <w:rPr>
          <w:b/>
          <w:sz w:val="20"/>
          <w:szCs w:val="20"/>
          <w:rPrChange w:id="2618" w:author="Microsoft Office User" w:date="2023-09-11T13:17:00Z">
            <w:rPr>
              <w:b/>
            </w:rPr>
          </w:rPrChange>
        </w:rPr>
        <w:fldChar w:fldCharType="end"/>
      </w:r>
      <w:r w:rsidRPr="00B26E5F">
        <w:rPr>
          <w:sz w:val="20"/>
          <w:szCs w:val="20"/>
          <w:rPrChange w:id="2619" w:author="Microsoft Office User" w:date="2023-09-11T13:17:00Z">
            <w:rPr/>
          </w:rPrChange>
        </w:rPr>
        <w:fldChar w:fldCharType="begin"/>
      </w:r>
      <w:r w:rsidRPr="00B26E5F">
        <w:rPr>
          <w:sz w:val="20"/>
          <w:szCs w:val="20"/>
          <w:rPrChange w:id="2620" w:author="Microsoft Office User" w:date="2023-09-11T13:17:00Z">
            <w:rPr/>
          </w:rPrChange>
        </w:rPr>
        <w:instrText>HYPERLINK "https://www.zotero.org/google-docs/?n2Avay" \h</w:instrText>
      </w:r>
      <w:r w:rsidRPr="00B26E5F">
        <w:rPr>
          <w:sz w:val="20"/>
          <w:szCs w:val="20"/>
          <w:rPrChange w:id="2621" w:author="Microsoft Office User" w:date="2023-09-11T13:17:00Z">
            <w:rPr>
              <w:sz w:val="20"/>
              <w:szCs w:val="20"/>
            </w:rPr>
          </w:rPrChange>
        </w:rPr>
      </w:r>
      <w:r w:rsidRPr="00B26E5F">
        <w:rPr>
          <w:sz w:val="20"/>
          <w:szCs w:val="20"/>
          <w:rPrChange w:id="2622" w:author="Microsoft Office User" w:date="2023-09-11T13:17:00Z">
            <w:rPr/>
          </w:rPrChange>
        </w:rPr>
        <w:fldChar w:fldCharType="separate"/>
      </w:r>
      <w:r w:rsidRPr="00B26E5F">
        <w:rPr>
          <w:sz w:val="20"/>
          <w:szCs w:val="20"/>
          <w:rPrChange w:id="2623" w:author="Microsoft Office User" w:date="2023-09-11T13:17:00Z">
            <w:rPr/>
          </w:rPrChange>
        </w:rPr>
        <w:t>, 1565–1571 (1994).</w:t>
      </w:r>
      <w:r w:rsidRPr="00B26E5F">
        <w:rPr>
          <w:sz w:val="20"/>
          <w:szCs w:val="20"/>
          <w:rPrChange w:id="2624"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2625" w:author="Microsoft Office User" w:date="2023-09-11T13:17:00Z">
            <w:rPr/>
          </w:rPrChange>
        </w:rPr>
        <w:pPrChange w:id="2626" w:author="Microsoft Office User" w:date="2023-09-11T13:17:00Z">
          <w:pPr/>
        </w:pPrChange>
      </w:pPr>
    </w:p>
    <w:p w14:paraId="0A45B78D" w14:textId="77777777" w:rsidR="000C56B0" w:rsidRPr="00B26E5F" w:rsidRDefault="00367A15">
      <w:pPr>
        <w:snapToGrid w:val="0"/>
        <w:contextualSpacing/>
        <w:rPr>
          <w:sz w:val="20"/>
          <w:szCs w:val="20"/>
          <w:rPrChange w:id="2627" w:author="Microsoft Office User" w:date="2023-09-11T13:17:00Z">
            <w:rPr/>
          </w:rPrChange>
        </w:rPr>
        <w:pPrChange w:id="2628" w:author="Microsoft Office User" w:date="2023-09-11T13:17:00Z">
          <w:pPr/>
        </w:pPrChange>
      </w:pPr>
      <w:r w:rsidRPr="00B26E5F">
        <w:rPr>
          <w:sz w:val="20"/>
          <w:szCs w:val="20"/>
          <w:rPrChange w:id="2629" w:author="Microsoft Office User" w:date="2023-09-11T13:17:00Z">
            <w:rPr/>
          </w:rPrChange>
        </w:rPr>
        <w:fldChar w:fldCharType="begin"/>
      </w:r>
      <w:r w:rsidRPr="00B26E5F">
        <w:rPr>
          <w:sz w:val="20"/>
          <w:szCs w:val="20"/>
          <w:rPrChange w:id="2630" w:author="Microsoft Office User" w:date="2023-09-11T13:17:00Z">
            <w:rPr/>
          </w:rPrChange>
        </w:rPr>
        <w:instrText>HYPERLINK "https://www.zotero.org/google-docs/?n2Avay" \h</w:instrText>
      </w:r>
      <w:r w:rsidRPr="00B26E5F">
        <w:rPr>
          <w:sz w:val="20"/>
          <w:szCs w:val="20"/>
          <w:rPrChange w:id="2631" w:author="Microsoft Office User" w:date="2023-09-11T13:17:00Z">
            <w:rPr>
              <w:sz w:val="20"/>
              <w:szCs w:val="20"/>
            </w:rPr>
          </w:rPrChange>
        </w:rPr>
      </w:r>
      <w:r w:rsidRPr="00B26E5F">
        <w:rPr>
          <w:sz w:val="20"/>
          <w:szCs w:val="20"/>
          <w:rPrChange w:id="2632" w:author="Microsoft Office User" w:date="2023-09-11T13:17:00Z">
            <w:rPr/>
          </w:rPrChange>
        </w:rPr>
        <w:fldChar w:fldCharType="separate"/>
      </w:r>
      <w:r w:rsidRPr="00B26E5F">
        <w:rPr>
          <w:sz w:val="20"/>
          <w:szCs w:val="20"/>
          <w:rPrChange w:id="2633" w:author="Microsoft Office User" w:date="2023-09-11T13:17:00Z">
            <w:rPr/>
          </w:rPrChange>
        </w:rPr>
        <w:t>74.</w:t>
      </w:r>
      <w:r w:rsidRPr="00B26E5F">
        <w:rPr>
          <w:sz w:val="20"/>
          <w:szCs w:val="20"/>
          <w:rPrChange w:id="2634" w:author="Microsoft Office User" w:date="2023-09-11T13:17:00Z">
            <w:rPr/>
          </w:rPrChange>
        </w:rPr>
        <w:tab/>
        <w:t xml:space="preserve">Visick, K. L., Foster, J., Doino, J., McFall-Ngai, M. &amp; Ruby, E. G. </w:t>
      </w:r>
      <w:r w:rsidRPr="00B26E5F">
        <w:rPr>
          <w:i/>
          <w:iCs/>
          <w:sz w:val="20"/>
          <w:szCs w:val="20"/>
          <w:rPrChange w:id="2635" w:author="Microsoft Office User" w:date="2023-09-11T13:17:00Z">
            <w:rPr>
              <w:i/>
              <w:iCs/>
            </w:rPr>
          </w:rPrChange>
        </w:rPr>
        <w:t xml:space="preserve">Vibrio fischeri </w:t>
      </w:r>
      <w:r w:rsidRPr="00B26E5F">
        <w:rPr>
          <w:sz w:val="20"/>
          <w:szCs w:val="20"/>
          <w:rPrChange w:id="2636" w:author="Microsoft Office User" w:date="2023-09-11T13:17:00Z">
            <w:rPr/>
          </w:rPrChange>
        </w:rPr>
        <w:t xml:space="preserve">lux genes play an important role in colonization and development of the host light organ. </w:t>
      </w:r>
      <w:r w:rsidRPr="00B26E5F">
        <w:rPr>
          <w:sz w:val="20"/>
          <w:szCs w:val="20"/>
          <w:rPrChange w:id="2637" w:author="Microsoft Office User" w:date="2023-09-11T13:17:00Z">
            <w:rPr/>
          </w:rPrChange>
        </w:rPr>
        <w:fldChar w:fldCharType="end"/>
      </w:r>
      <w:r w:rsidRPr="00B26E5F">
        <w:rPr>
          <w:sz w:val="20"/>
          <w:szCs w:val="20"/>
          <w:rPrChange w:id="2638" w:author="Microsoft Office User" w:date="2023-09-11T13:17:00Z">
            <w:rPr/>
          </w:rPrChange>
        </w:rPr>
        <w:fldChar w:fldCharType="begin"/>
      </w:r>
      <w:r w:rsidRPr="00B26E5F">
        <w:rPr>
          <w:sz w:val="20"/>
          <w:szCs w:val="20"/>
          <w:rPrChange w:id="2639" w:author="Microsoft Office User" w:date="2023-09-11T13:17:00Z">
            <w:rPr/>
          </w:rPrChange>
        </w:rPr>
        <w:instrText>HYPERLINK "https://www.zotero.org/google-docs/?n2Avay" \h</w:instrText>
      </w:r>
      <w:r w:rsidRPr="00B26E5F">
        <w:rPr>
          <w:sz w:val="20"/>
          <w:szCs w:val="20"/>
          <w:rPrChange w:id="2640" w:author="Microsoft Office User" w:date="2023-09-11T13:17:00Z">
            <w:rPr>
              <w:sz w:val="20"/>
              <w:szCs w:val="20"/>
            </w:rPr>
          </w:rPrChange>
        </w:rPr>
      </w:r>
      <w:r w:rsidRPr="00B26E5F">
        <w:rPr>
          <w:sz w:val="20"/>
          <w:szCs w:val="20"/>
          <w:rPrChange w:id="2641" w:author="Microsoft Office User" w:date="2023-09-11T13:17:00Z">
            <w:rPr>
              <w:i/>
            </w:rPr>
          </w:rPrChange>
        </w:rPr>
        <w:fldChar w:fldCharType="separate"/>
      </w:r>
      <w:r w:rsidRPr="00B26E5F">
        <w:rPr>
          <w:i/>
          <w:sz w:val="20"/>
          <w:szCs w:val="20"/>
          <w:rPrChange w:id="2642" w:author="Microsoft Office User" w:date="2023-09-11T13:17:00Z">
            <w:rPr>
              <w:i/>
            </w:rPr>
          </w:rPrChange>
        </w:rPr>
        <w:t xml:space="preserve">J. Bacteriol. </w:t>
      </w:r>
      <w:r w:rsidRPr="00B26E5F">
        <w:rPr>
          <w:i/>
          <w:sz w:val="20"/>
          <w:szCs w:val="20"/>
          <w:rPrChange w:id="2643" w:author="Microsoft Office User" w:date="2023-09-11T13:17:00Z">
            <w:rPr>
              <w:i/>
            </w:rPr>
          </w:rPrChange>
        </w:rPr>
        <w:fldChar w:fldCharType="end"/>
      </w:r>
      <w:r w:rsidRPr="00B26E5F">
        <w:rPr>
          <w:sz w:val="20"/>
          <w:szCs w:val="20"/>
          <w:rPrChange w:id="2644" w:author="Microsoft Office User" w:date="2023-09-11T13:17:00Z">
            <w:rPr/>
          </w:rPrChange>
        </w:rPr>
        <w:fldChar w:fldCharType="begin"/>
      </w:r>
      <w:r w:rsidRPr="00B26E5F">
        <w:rPr>
          <w:sz w:val="20"/>
          <w:szCs w:val="20"/>
          <w:rPrChange w:id="2645" w:author="Microsoft Office User" w:date="2023-09-11T13:17:00Z">
            <w:rPr/>
          </w:rPrChange>
        </w:rPr>
        <w:instrText>HYPERLINK "https://www.zotero.org/google-docs/?n2Avay" \h</w:instrText>
      </w:r>
      <w:r w:rsidRPr="00B26E5F">
        <w:rPr>
          <w:sz w:val="20"/>
          <w:szCs w:val="20"/>
          <w:rPrChange w:id="2646" w:author="Microsoft Office User" w:date="2023-09-11T13:17:00Z">
            <w:rPr>
              <w:sz w:val="20"/>
              <w:szCs w:val="20"/>
            </w:rPr>
          </w:rPrChange>
        </w:rPr>
      </w:r>
      <w:r w:rsidRPr="00B26E5F">
        <w:rPr>
          <w:sz w:val="20"/>
          <w:szCs w:val="20"/>
          <w:rPrChange w:id="2647" w:author="Microsoft Office User" w:date="2023-09-11T13:17:00Z">
            <w:rPr>
              <w:b/>
            </w:rPr>
          </w:rPrChange>
        </w:rPr>
        <w:fldChar w:fldCharType="separate"/>
      </w:r>
      <w:r w:rsidRPr="00B26E5F">
        <w:rPr>
          <w:b/>
          <w:sz w:val="20"/>
          <w:szCs w:val="20"/>
          <w:rPrChange w:id="2648" w:author="Microsoft Office User" w:date="2023-09-11T13:17:00Z">
            <w:rPr>
              <w:b/>
            </w:rPr>
          </w:rPrChange>
        </w:rPr>
        <w:t>182</w:t>
      </w:r>
      <w:r w:rsidRPr="00B26E5F">
        <w:rPr>
          <w:b/>
          <w:sz w:val="20"/>
          <w:szCs w:val="20"/>
          <w:rPrChange w:id="2649" w:author="Microsoft Office User" w:date="2023-09-11T13:17:00Z">
            <w:rPr>
              <w:b/>
            </w:rPr>
          </w:rPrChange>
        </w:rPr>
        <w:fldChar w:fldCharType="end"/>
      </w:r>
      <w:r w:rsidRPr="00B26E5F">
        <w:rPr>
          <w:sz w:val="20"/>
          <w:szCs w:val="20"/>
          <w:rPrChange w:id="2650" w:author="Microsoft Office User" w:date="2023-09-11T13:17:00Z">
            <w:rPr/>
          </w:rPrChange>
        </w:rPr>
        <w:fldChar w:fldCharType="begin"/>
      </w:r>
      <w:r w:rsidRPr="00B26E5F">
        <w:rPr>
          <w:sz w:val="20"/>
          <w:szCs w:val="20"/>
          <w:rPrChange w:id="2651" w:author="Microsoft Office User" w:date="2023-09-11T13:17:00Z">
            <w:rPr/>
          </w:rPrChange>
        </w:rPr>
        <w:instrText>HYPERLINK "https://www.zotero.org/google-docs/?n2Avay" \h</w:instrText>
      </w:r>
      <w:r w:rsidRPr="00B26E5F">
        <w:rPr>
          <w:sz w:val="20"/>
          <w:szCs w:val="20"/>
          <w:rPrChange w:id="2652" w:author="Microsoft Office User" w:date="2023-09-11T13:17:00Z">
            <w:rPr>
              <w:sz w:val="20"/>
              <w:szCs w:val="20"/>
            </w:rPr>
          </w:rPrChange>
        </w:rPr>
      </w:r>
      <w:r w:rsidRPr="00B26E5F">
        <w:rPr>
          <w:sz w:val="20"/>
          <w:szCs w:val="20"/>
          <w:rPrChange w:id="2653" w:author="Microsoft Office User" w:date="2023-09-11T13:17:00Z">
            <w:rPr/>
          </w:rPrChange>
        </w:rPr>
        <w:fldChar w:fldCharType="separate"/>
      </w:r>
      <w:r w:rsidRPr="00B26E5F">
        <w:rPr>
          <w:sz w:val="20"/>
          <w:szCs w:val="20"/>
          <w:rPrChange w:id="2654" w:author="Microsoft Office User" w:date="2023-09-11T13:17:00Z">
            <w:rPr/>
          </w:rPrChange>
        </w:rPr>
        <w:t>, 4578–4586 (2000).</w:t>
      </w:r>
      <w:r w:rsidRPr="00B26E5F">
        <w:rPr>
          <w:sz w:val="20"/>
          <w:szCs w:val="20"/>
          <w:rPrChange w:id="2655"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2656" w:author="Microsoft Office User" w:date="2023-09-11T13:17:00Z">
            <w:rPr/>
          </w:rPrChange>
        </w:rPr>
        <w:pPrChange w:id="2657" w:author="Microsoft Office User" w:date="2023-09-11T13:17:00Z">
          <w:pPr/>
        </w:pPrChange>
      </w:pPr>
    </w:p>
    <w:p w14:paraId="2F9F4297" w14:textId="77777777" w:rsidR="000C56B0" w:rsidRPr="00B26E5F" w:rsidRDefault="00367A15">
      <w:pPr>
        <w:snapToGrid w:val="0"/>
        <w:contextualSpacing/>
        <w:rPr>
          <w:sz w:val="20"/>
          <w:szCs w:val="20"/>
          <w:rPrChange w:id="2658" w:author="Microsoft Office User" w:date="2023-09-11T13:17:00Z">
            <w:rPr/>
          </w:rPrChange>
        </w:rPr>
        <w:pPrChange w:id="2659" w:author="Microsoft Office User" w:date="2023-09-11T13:17:00Z">
          <w:pPr/>
        </w:pPrChange>
      </w:pPr>
      <w:r w:rsidRPr="00B26E5F">
        <w:rPr>
          <w:sz w:val="20"/>
          <w:szCs w:val="20"/>
          <w:rPrChange w:id="2660" w:author="Microsoft Office User" w:date="2023-09-11T13:17:00Z">
            <w:rPr/>
          </w:rPrChange>
        </w:rPr>
        <w:fldChar w:fldCharType="begin"/>
      </w:r>
      <w:r w:rsidRPr="00B26E5F">
        <w:rPr>
          <w:sz w:val="20"/>
          <w:szCs w:val="20"/>
          <w:rPrChange w:id="2661" w:author="Microsoft Office User" w:date="2023-09-11T13:17:00Z">
            <w:rPr/>
          </w:rPrChange>
        </w:rPr>
        <w:instrText>HYPERLINK "https://www.zotero.org/google-docs/?n2Avay" \h</w:instrText>
      </w:r>
      <w:r w:rsidRPr="00B26E5F">
        <w:rPr>
          <w:sz w:val="20"/>
          <w:szCs w:val="20"/>
          <w:rPrChange w:id="2662" w:author="Microsoft Office User" w:date="2023-09-11T13:17:00Z">
            <w:rPr>
              <w:sz w:val="20"/>
              <w:szCs w:val="20"/>
            </w:rPr>
          </w:rPrChange>
        </w:rPr>
      </w:r>
      <w:r w:rsidRPr="00B26E5F">
        <w:rPr>
          <w:sz w:val="20"/>
          <w:szCs w:val="20"/>
          <w:rPrChange w:id="2663" w:author="Microsoft Office User" w:date="2023-09-11T13:17:00Z">
            <w:rPr/>
          </w:rPrChange>
        </w:rPr>
        <w:fldChar w:fldCharType="separate"/>
      </w:r>
      <w:r w:rsidRPr="00B26E5F">
        <w:rPr>
          <w:sz w:val="20"/>
          <w:szCs w:val="20"/>
          <w:rPrChange w:id="2664" w:author="Microsoft Office User" w:date="2023-09-11T13:17:00Z">
            <w:rPr/>
          </w:rPrChange>
        </w:rPr>
        <w:t>75.</w:t>
      </w:r>
      <w:r w:rsidRPr="00B26E5F">
        <w:rPr>
          <w:sz w:val="20"/>
          <w:szCs w:val="20"/>
          <w:rPrChange w:id="2665" w:author="Microsoft Office User" w:date="2023-09-11T13:17:00Z">
            <w:rPr/>
          </w:rPrChange>
        </w:rPr>
        <w:tab/>
        <w:t xml:space="preserve">Broderick, N. A. Friend, foe or food? Recognition and the role of antimicrobial peptides in gut immunity and Drosophila–microbe interactions. </w:t>
      </w:r>
      <w:r w:rsidRPr="00B26E5F">
        <w:rPr>
          <w:sz w:val="20"/>
          <w:szCs w:val="20"/>
          <w:rPrChange w:id="2666" w:author="Microsoft Office User" w:date="2023-09-11T13:17:00Z">
            <w:rPr/>
          </w:rPrChange>
        </w:rPr>
        <w:fldChar w:fldCharType="end"/>
      </w:r>
      <w:r w:rsidRPr="00B26E5F">
        <w:rPr>
          <w:sz w:val="20"/>
          <w:szCs w:val="20"/>
          <w:rPrChange w:id="2667" w:author="Microsoft Office User" w:date="2023-09-11T13:17:00Z">
            <w:rPr/>
          </w:rPrChange>
        </w:rPr>
        <w:fldChar w:fldCharType="begin"/>
      </w:r>
      <w:r w:rsidRPr="00B26E5F">
        <w:rPr>
          <w:sz w:val="20"/>
          <w:szCs w:val="20"/>
          <w:rPrChange w:id="2668" w:author="Microsoft Office User" w:date="2023-09-11T13:17:00Z">
            <w:rPr/>
          </w:rPrChange>
        </w:rPr>
        <w:instrText>HYPERLINK "https://www.zotero.org/google-docs/?n2Avay" \h</w:instrText>
      </w:r>
      <w:r w:rsidRPr="00B26E5F">
        <w:rPr>
          <w:sz w:val="20"/>
          <w:szCs w:val="20"/>
          <w:rPrChange w:id="2669" w:author="Microsoft Office User" w:date="2023-09-11T13:17:00Z">
            <w:rPr>
              <w:sz w:val="20"/>
              <w:szCs w:val="20"/>
            </w:rPr>
          </w:rPrChange>
        </w:rPr>
      </w:r>
      <w:r w:rsidRPr="00B26E5F">
        <w:rPr>
          <w:sz w:val="20"/>
          <w:szCs w:val="20"/>
          <w:rPrChange w:id="2670" w:author="Microsoft Office User" w:date="2023-09-11T13:17:00Z">
            <w:rPr>
              <w:i/>
            </w:rPr>
          </w:rPrChange>
        </w:rPr>
        <w:fldChar w:fldCharType="separate"/>
      </w:r>
      <w:r w:rsidRPr="00B26E5F">
        <w:rPr>
          <w:i/>
          <w:sz w:val="20"/>
          <w:szCs w:val="20"/>
          <w:rPrChange w:id="2671" w:author="Microsoft Office User" w:date="2023-09-11T13:17:00Z">
            <w:rPr>
              <w:i/>
            </w:rPr>
          </w:rPrChange>
        </w:rPr>
        <w:t xml:space="preserve">Philos. Trans. R. Soc. B Biol. Sci. </w:t>
      </w:r>
      <w:r w:rsidRPr="00B26E5F">
        <w:rPr>
          <w:i/>
          <w:sz w:val="20"/>
          <w:szCs w:val="20"/>
          <w:rPrChange w:id="2672" w:author="Microsoft Office User" w:date="2023-09-11T13:17:00Z">
            <w:rPr>
              <w:i/>
            </w:rPr>
          </w:rPrChange>
        </w:rPr>
        <w:fldChar w:fldCharType="end"/>
      </w:r>
      <w:r w:rsidRPr="00B26E5F">
        <w:rPr>
          <w:sz w:val="20"/>
          <w:szCs w:val="20"/>
          <w:rPrChange w:id="2673" w:author="Microsoft Office User" w:date="2023-09-11T13:17:00Z">
            <w:rPr/>
          </w:rPrChange>
        </w:rPr>
        <w:fldChar w:fldCharType="begin"/>
      </w:r>
      <w:r w:rsidRPr="00B26E5F">
        <w:rPr>
          <w:sz w:val="20"/>
          <w:szCs w:val="20"/>
          <w:rPrChange w:id="2674" w:author="Microsoft Office User" w:date="2023-09-11T13:17:00Z">
            <w:rPr/>
          </w:rPrChange>
        </w:rPr>
        <w:instrText>HYPERLINK "https://www.zotero.org/google-docs/?n2Avay" \h</w:instrText>
      </w:r>
      <w:r w:rsidRPr="00B26E5F">
        <w:rPr>
          <w:sz w:val="20"/>
          <w:szCs w:val="20"/>
          <w:rPrChange w:id="2675" w:author="Microsoft Office User" w:date="2023-09-11T13:17:00Z">
            <w:rPr>
              <w:sz w:val="20"/>
              <w:szCs w:val="20"/>
            </w:rPr>
          </w:rPrChange>
        </w:rPr>
      </w:r>
      <w:r w:rsidRPr="00B26E5F">
        <w:rPr>
          <w:sz w:val="20"/>
          <w:szCs w:val="20"/>
          <w:rPrChange w:id="2676" w:author="Microsoft Office User" w:date="2023-09-11T13:17:00Z">
            <w:rPr>
              <w:b/>
            </w:rPr>
          </w:rPrChange>
        </w:rPr>
        <w:fldChar w:fldCharType="separate"/>
      </w:r>
      <w:r w:rsidRPr="00B26E5F">
        <w:rPr>
          <w:b/>
          <w:sz w:val="20"/>
          <w:szCs w:val="20"/>
          <w:rPrChange w:id="2677" w:author="Microsoft Office User" w:date="2023-09-11T13:17:00Z">
            <w:rPr>
              <w:b/>
            </w:rPr>
          </w:rPrChange>
        </w:rPr>
        <w:t>371</w:t>
      </w:r>
      <w:r w:rsidRPr="00B26E5F">
        <w:rPr>
          <w:b/>
          <w:sz w:val="20"/>
          <w:szCs w:val="20"/>
          <w:rPrChange w:id="2678" w:author="Microsoft Office User" w:date="2023-09-11T13:17:00Z">
            <w:rPr>
              <w:b/>
            </w:rPr>
          </w:rPrChange>
        </w:rPr>
        <w:fldChar w:fldCharType="end"/>
      </w:r>
      <w:r w:rsidRPr="00B26E5F">
        <w:rPr>
          <w:sz w:val="20"/>
          <w:szCs w:val="20"/>
          <w:rPrChange w:id="2679" w:author="Microsoft Office User" w:date="2023-09-11T13:17:00Z">
            <w:rPr/>
          </w:rPrChange>
        </w:rPr>
        <w:fldChar w:fldCharType="begin"/>
      </w:r>
      <w:r w:rsidRPr="00B26E5F">
        <w:rPr>
          <w:sz w:val="20"/>
          <w:szCs w:val="20"/>
          <w:rPrChange w:id="2680" w:author="Microsoft Office User" w:date="2023-09-11T13:17:00Z">
            <w:rPr/>
          </w:rPrChange>
        </w:rPr>
        <w:instrText>HYPERLINK "https://www.zotero.org/google-docs/?n2Avay" \h</w:instrText>
      </w:r>
      <w:r w:rsidRPr="00B26E5F">
        <w:rPr>
          <w:sz w:val="20"/>
          <w:szCs w:val="20"/>
          <w:rPrChange w:id="2681" w:author="Microsoft Office User" w:date="2023-09-11T13:17:00Z">
            <w:rPr>
              <w:sz w:val="20"/>
              <w:szCs w:val="20"/>
            </w:rPr>
          </w:rPrChange>
        </w:rPr>
      </w:r>
      <w:r w:rsidRPr="00B26E5F">
        <w:rPr>
          <w:sz w:val="20"/>
          <w:szCs w:val="20"/>
          <w:rPrChange w:id="2682" w:author="Microsoft Office User" w:date="2023-09-11T13:17:00Z">
            <w:rPr/>
          </w:rPrChange>
        </w:rPr>
        <w:fldChar w:fldCharType="separate"/>
      </w:r>
      <w:r w:rsidRPr="00B26E5F">
        <w:rPr>
          <w:sz w:val="20"/>
          <w:szCs w:val="20"/>
          <w:rPrChange w:id="2683" w:author="Microsoft Office User" w:date="2023-09-11T13:17:00Z">
            <w:rPr/>
          </w:rPrChange>
        </w:rPr>
        <w:t>, (2016).</w:t>
      </w:r>
      <w:r w:rsidRPr="00B26E5F">
        <w:rPr>
          <w:sz w:val="20"/>
          <w:szCs w:val="20"/>
          <w:rPrChange w:id="2684"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2685" w:author="Microsoft Office User" w:date="2023-09-11T13:17:00Z">
            <w:rPr/>
          </w:rPrChange>
        </w:rPr>
        <w:pPrChange w:id="2686" w:author="Microsoft Office User" w:date="2023-09-11T13:17:00Z">
          <w:pPr/>
        </w:pPrChange>
      </w:pPr>
    </w:p>
    <w:p w14:paraId="0BCA6554" w14:textId="77777777" w:rsidR="000C56B0" w:rsidRPr="00B26E5F" w:rsidRDefault="00367A15">
      <w:pPr>
        <w:snapToGrid w:val="0"/>
        <w:contextualSpacing/>
        <w:rPr>
          <w:sz w:val="20"/>
          <w:szCs w:val="20"/>
          <w:rPrChange w:id="2687" w:author="Microsoft Office User" w:date="2023-09-11T13:17:00Z">
            <w:rPr/>
          </w:rPrChange>
        </w:rPr>
        <w:pPrChange w:id="2688" w:author="Microsoft Office User" w:date="2023-09-11T13:17:00Z">
          <w:pPr/>
        </w:pPrChange>
      </w:pPr>
      <w:r w:rsidRPr="00B26E5F">
        <w:rPr>
          <w:sz w:val="20"/>
          <w:szCs w:val="20"/>
          <w:rPrChange w:id="2689" w:author="Microsoft Office User" w:date="2023-09-11T13:17:00Z">
            <w:rPr/>
          </w:rPrChange>
        </w:rPr>
        <w:fldChar w:fldCharType="begin"/>
      </w:r>
      <w:r w:rsidRPr="00B26E5F">
        <w:rPr>
          <w:sz w:val="20"/>
          <w:szCs w:val="20"/>
          <w:rPrChange w:id="2690" w:author="Microsoft Office User" w:date="2023-09-11T13:17:00Z">
            <w:rPr/>
          </w:rPrChange>
        </w:rPr>
        <w:instrText>HYPERLINK "https://www.zotero.org/google-docs/?n2Avay" \h</w:instrText>
      </w:r>
      <w:r w:rsidRPr="00B26E5F">
        <w:rPr>
          <w:sz w:val="20"/>
          <w:szCs w:val="20"/>
          <w:rPrChange w:id="2691" w:author="Microsoft Office User" w:date="2023-09-11T13:17:00Z">
            <w:rPr>
              <w:sz w:val="20"/>
              <w:szCs w:val="20"/>
            </w:rPr>
          </w:rPrChange>
        </w:rPr>
      </w:r>
      <w:r w:rsidRPr="00B26E5F">
        <w:rPr>
          <w:sz w:val="20"/>
          <w:szCs w:val="20"/>
          <w:rPrChange w:id="2692" w:author="Microsoft Office User" w:date="2023-09-11T13:17:00Z">
            <w:rPr/>
          </w:rPrChange>
        </w:rPr>
        <w:fldChar w:fldCharType="separate"/>
      </w:r>
      <w:r w:rsidRPr="00B26E5F">
        <w:rPr>
          <w:sz w:val="20"/>
          <w:szCs w:val="20"/>
          <w:rPrChange w:id="2693" w:author="Microsoft Office User" w:date="2023-09-11T13:17:00Z">
            <w:rPr/>
          </w:rPrChange>
        </w:rPr>
        <w:t>76.</w:t>
      </w:r>
      <w:r w:rsidRPr="00B26E5F">
        <w:rPr>
          <w:sz w:val="20"/>
          <w:szCs w:val="20"/>
          <w:rPrChange w:id="2694"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2695" w:author="Microsoft Office User" w:date="2023-09-11T13:17:00Z">
            <w:rPr/>
          </w:rPrChange>
        </w:rPr>
        <w:fldChar w:fldCharType="end"/>
      </w:r>
      <w:r w:rsidRPr="00B26E5F">
        <w:rPr>
          <w:sz w:val="20"/>
          <w:szCs w:val="20"/>
          <w:rPrChange w:id="2696" w:author="Microsoft Office User" w:date="2023-09-11T13:17:00Z">
            <w:rPr/>
          </w:rPrChange>
        </w:rPr>
        <w:fldChar w:fldCharType="begin"/>
      </w:r>
      <w:r w:rsidRPr="00B26E5F">
        <w:rPr>
          <w:sz w:val="20"/>
          <w:szCs w:val="20"/>
          <w:rPrChange w:id="2697" w:author="Microsoft Office User" w:date="2023-09-11T13:17:00Z">
            <w:rPr/>
          </w:rPrChange>
        </w:rPr>
        <w:instrText>HYPERLINK "https://www.zotero.org/google-docs/?n2Avay" \h</w:instrText>
      </w:r>
      <w:r w:rsidRPr="00B26E5F">
        <w:rPr>
          <w:sz w:val="20"/>
          <w:szCs w:val="20"/>
          <w:rPrChange w:id="2698" w:author="Microsoft Office User" w:date="2023-09-11T13:17:00Z">
            <w:rPr>
              <w:sz w:val="20"/>
              <w:szCs w:val="20"/>
            </w:rPr>
          </w:rPrChange>
        </w:rPr>
      </w:r>
      <w:r w:rsidRPr="00B26E5F">
        <w:rPr>
          <w:sz w:val="20"/>
          <w:szCs w:val="20"/>
          <w:rPrChange w:id="2699" w:author="Microsoft Office User" w:date="2023-09-11T13:17:00Z">
            <w:rPr>
              <w:i/>
            </w:rPr>
          </w:rPrChange>
        </w:rPr>
        <w:fldChar w:fldCharType="separate"/>
      </w:r>
      <w:r w:rsidRPr="00B26E5F">
        <w:rPr>
          <w:i/>
          <w:sz w:val="20"/>
          <w:szCs w:val="20"/>
          <w:rPrChange w:id="2700" w:author="Microsoft Office User" w:date="2023-09-11T13:17:00Z">
            <w:rPr>
              <w:i/>
            </w:rPr>
          </w:rPrChange>
        </w:rPr>
        <w:t xml:space="preserve">Proc. Natl. Acad. Sci. </w:t>
      </w:r>
      <w:r w:rsidRPr="00B26E5F">
        <w:rPr>
          <w:i/>
          <w:sz w:val="20"/>
          <w:szCs w:val="20"/>
          <w:rPrChange w:id="2701" w:author="Microsoft Office User" w:date="2023-09-11T13:17:00Z">
            <w:rPr>
              <w:i/>
            </w:rPr>
          </w:rPrChange>
        </w:rPr>
        <w:fldChar w:fldCharType="end"/>
      </w:r>
      <w:r w:rsidRPr="00B26E5F">
        <w:rPr>
          <w:sz w:val="20"/>
          <w:szCs w:val="20"/>
          <w:rPrChange w:id="2702" w:author="Microsoft Office User" w:date="2023-09-11T13:17:00Z">
            <w:rPr/>
          </w:rPrChange>
        </w:rPr>
        <w:fldChar w:fldCharType="begin"/>
      </w:r>
      <w:r w:rsidRPr="00B26E5F">
        <w:rPr>
          <w:sz w:val="20"/>
          <w:szCs w:val="20"/>
          <w:rPrChange w:id="2703" w:author="Microsoft Office User" w:date="2023-09-11T13:17:00Z">
            <w:rPr/>
          </w:rPrChange>
        </w:rPr>
        <w:instrText>HYPERLINK "https://www.zotero.org/google-docs/?n2Avay" \h</w:instrText>
      </w:r>
      <w:r w:rsidRPr="00B26E5F">
        <w:rPr>
          <w:sz w:val="20"/>
          <w:szCs w:val="20"/>
          <w:rPrChange w:id="2704" w:author="Microsoft Office User" w:date="2023-09-11T13:17:00Z">
            <w:rPr>
              <w:sz w:val="20"/>
              <w:szCs w:val="20"/>
            </w:rPr>
          </w:rPrChange>
        </w:rPr>
      </w:r>
      <w:r w:rsidRPr="00B26E5F">
        <w:rPr>
          <w:sz w:val="20"/>
          <w:szCs w:val="20"/>
          <w:rPrChange w:id="2705" w:author="Microsoft Office User" w:date="2023-09-11T13:17:00Z">
            <w:rPr>
              <w:b/>
            </w:rPr>
          </w:rPrChange>
        </w:rPr>
        <w:fldChar w:fldCharType="separate"/>
      </w:r>
      <w:r w:rsidRPr="00B26E5F">
        <w:rPr>
          <w:b/>
          <w:sz w:val="20"/>
          <w:szCs w:val="20"/>
          <w:rPrChange w:id="2706" w:author="Microsoft Office User" w:date="2023-09-11T13:17:00Z">
            <w:rPr>
              <w:b/>
            </w:rPr>
          </w:rPrChange>
        </w:rPr>
        <w:t>111</w:t>
      </w:r>
      <w:r w:rsidRPr="00B26E5F">
        <w:rPr>
          <w:b/>
          <w:sz w:val="20"/>
          <w:szCs w:val="20"/>
          <w:rPrChange w:id="2707" w:author="Microsoft Office User" w:date="2023-09-11T13:17:00Z">
            <w:rPr>
              <w:b/>
            </w:rPr>
          </w:rPrChange>
        </w:rPr>
        <w:fldChar w:fldCharType="end"/>
      </w:r>
      <w:r w:rsidRPr="00B26E5F">
        <w:rPr>
          <w:sz w:val="20"/>
          <w:szCs w:val="20"/>
          <w:rPrChange w:id="2708" w:author="Microsoft Office User" w:date="2023-09-11T13:17:00Z">
            <w:rPr/>
          </w:rPrChange>
        </w:rPr>
        <w:fldChar w:fldCharType="begin"/>
      </w:r>
      <w:r w:rsidRPr="00B26E5F">
        <w:rPr>
          <w:sz w:val="20"/>
          <w:szCs w:val="20"/>
          <w:rPrChange w:id="2709" w:author="Microsoft Office User" w:date="2023-09-11T13:17:00Z">
            <w:rPr/>
          </w:rPrChange>
        </w:rPr>
        <w:instrText>HYPERLINK "https://www.zotero.org/google-docs/?n2Avay" \h</w:instrText>
      </w:r>
      <w:r w:rsidRPr="00B26E5F">
        <w:rPr>
          <w:sz w:val="20"/>
          <w:szCs w:val="20"/>
          <w:rPrChange w:id="2710" w:author="Microsoft Office User" w:date="2023-09-11T13:17:00Z">
            <w:rPr>
              <w:sz w:val="20"/>
              <w:szCs w:val="20"/>
            </w:rPr>
          </w:rPrChange>
        </w:rPr>
      </w:r>
      <w:r w:rsidRPr="00B26E5F">
        <w:rPr>
          <w:sz w:val="20"/>
          <w:szCs w:val="20"/>
          <w:rPrChange w:id="2711" w:author="Microsoft Office User" w:date="2023-09-11T13:17:00Z">
            <w:rPr/>
          </w:rPrChange>
        </w:rPr>
        <w:fldChar w:fldCharType="separate"/>
      </w:r>
      <w:r w:rsidRPr="00B26E5F">
        <w:rPr>
          <w:sz w:val="20"/>
          <w:szCs w:val="20"/>
          <w:rPrChange w:id="2712" w:author="Microsoft Office User" w:date="2023-09-11T13:17:00Z">
            <w:rPr/>
          </w:rPrChange>
        </w:rPr>
        <w:t>, 11509–11514 (2014).</w:t>
      </w:r>
      <w:r w:rsidRPr="00B26E5F">
        <w:rPr>
          <w:sz w:val="20"/>
          <w:szCs w:val="20"/>
          <w:rPrChange w:id="2713"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2714" w:author="Microsoft Office User" w:date="2023-09-11T13:17:00Z">
            <w:rPr/>
          </w:rPrChange>
        </w:rPr>
        <w:pPrChange w:id="2715" w:author="Microsoft Office User" w:date="2023-09-11T13:17:00Z">
          <w:pPr/>
        </w:pPrChange>
      </w:pPr>
    </w:p>
    <w:p w14:paraId="6E9E00DF" w14:textId="77777777" w:rsidR="000C56B0" w:rsidRPr="00B26E5F" w:rsidRDefault="00367A15">
      <w:pPr>
        <w:snapToGrid w:val="0"/>
        <w:contextualSpacing/>
        <w:rPr>
          <w:sz w:val="20"/>
          <w:szCs w:val="20"/>
          <w:rPrChange w:id="2716" w:author="Microsoft Office User" w:date="2023-09-11T13:17:00Z">
            <w:rPr/>
          </w:rPrChange>
        </w:rPr>
        <w:pPrChange w:id="2717" w:author="Microsoft Office User" w:date="2023-09-11T13:17:00Z">
          <w:pPr/>
        </w:pPrChange>
      </w:pPr>
      <w:r w:rsidRPr="00B26E5F">
        <w:rPr>
          <w:sz w:val="20"/>
          <w:szCs w:val="20"/>
          <w:rPrChange w:id="2718" w:author="Microsoft Office User" w:date="2023-09-11T13:17:00Z">
            <w:rPr/>
          </w:rPrChange>
        </w:rPr>
        <w:fldChar w:fldCharType="begin"/>
      </w:r>
      <w:r w:rsidRPr="00B26E5F">
        <w:rPr>
          <w:sz w:val="20"/>
          <w:szCs w:val="20"/>
          <w:rPrChange w:id="2719" w:author="Microsoft Office User" w:date="2023-09-11T13:17:00Z">
            <w:rPr/>
          </w:rPrChange>
        </w:rPr>
        <w:instrText>HYPERLINK "https://www.zotero.org/google-docs/?n2Avay" \h</w:instrText>
      </w:r>
      <w:r w:rsidRPr="00B26E5F">
        <w:rPr>
          <w:sz w:val="20"/>
          <w:szCs w:val="20"/>
          <w:rPrChange w:id="2720" w:author="Microsoft Office User" w:date="2023-09-11T13:17:00Z">
            <w:rPr>
              <w:sz w:val="20"/>
              <w:szCs w:val="20"/>
            </w:rPr>
          </w:rPrChange>
        </w:rPr>
      </w:r>
      <w:r w:rsidRPr="00B26E5F">
        <w:rPr>
          <w:sz w:val="20"/>
          <w:szCs w:val="20"/>
          <w:rPrChange w:id="2721" w:author="Microsoft Office User" w:date="2023-09-11T13:17:00Z">
            <w:rPr/>
          </w:rPrChange>
        </w:rPr>
        <w:fldChar w:fldCharType="separate"/>
      </w:r>
      <w:r w:rsidRPr="00B26E5F">
        <w:rPr>
          <w:sz w:val="20"/>
          <w:szCs w:val="20"/>
          <w:rPrChange w:id="2722" w:author="Microsoft Office User" w:date="2023-09-11T13:17:00Z">
            <w:rPr/>
          </w:rPrChange>
        </w:rPr>
        <w:t>77.</w:t>
      </w:r>
      <w:r w:rsidRPr="00B26E5F">
        <w:rPr>
          <w:sz w:val="20"/>
          <w:szCs w:val="20"/>
          <w:rPrChange w:id="2723" w:author="Microsoft Office User" w:date="2023-09-11T13:17:00Z">
            <w:rPr/>
          </w:rPrChange>
        </w:rPr>
        <w:tab/>
        <w:t xml:space="preserve">Hillman, K. &amp; Goodrich-Blair, H. Are you my symbiont? Microbial polymorphic toxins and antimicrobial compounds as honest signals of beneficial symbiotic defensive traits. </w:t>
      </w:r>
      <w:r w:rsidRPr="00B26E5F">
        <w:rPr>
          <w:sz w:val="20"/>
          <w:szCs w:val="20"/>
          <w:rPrChange w:id="2724" w:author="Microsoft Office User" w:date="2023-09-11T13:17:00Z">
            <w:rPr/>
          </w:rPrChange>
        </w:rPr>
        <w:fldChar w:fldCharType="end"/>
      </w:r>
      <w:r w:rsidRPr="00B26E5F">
        <w:rPr>
          <w:sz w:val="20"/>
          <w:szCs w:val="20"/>
          <w:rPrChange w:id="2725" w:author="Microsoft Office User" w:date="2023-09-11T13:17:00Z">
            <w:rPr/>
          </w:rPrChange>
        </w:rPr>
        <w:fldChar w:fldCharType="begin"/>
      </w:r>
      <w:r w:rsidRPr="00B26E5F">
        <w:rPr>
          <w:sz w:val="20"/>
          <w:szCs w:val="20"/>
          <w:rPrChange w:id="2726" w:author="Microsoft Office User" w:date="2023-09-11T13:17:00Z">
            <w:rPr/>
          </w:rPrChange>
        </w:rPr>
        <w:instrText>HYPERLINK "https://www.zotero.org/google-docs/?n2Avay" \h</w:instrText>
      </w:r>
      <w:r w:rsidRPr="00B26E5F">
        <w:rPr>
          <w:sz w:val="20"/>
          <w:szCs w:val="20"/>
          <w:rPrChange w:id="2727" w:author="Microsoft Office User" w:date="2023-09-11T13:17:00Z">
            <w:rPr>
              <w:sz w:val="20"/>
              <w:szCs w:val="20"/>
            </w:rPr>
          </w:rPrChange>
        </w:rPr>
      </w:r>
      <w:r w:rsidRPr="00B26E5F">
        <w:rPr>
          <w:sz w:val="20"/>
          <w:szCs w:val="20"/>
          <w:rPrChange w:id="2728" w:author="Microsoft Office User" w:date="2023-09-11T13:17:00Z">
            <w:rPr>
              <w:i/>
            </w:rPr>
          </w:rPrChange>
        </w:rPr>
        <w:fldChar w:fldCharType="separate"/>
      </w:r>
      <w:r w:rsidRPr="00B26E5F">
        <w:rPr>
          <w:i/>
          <w:sz w:val="20"/>
          <w:szCs w:val="20"/>
          <w:rPrChange w:id="2729" w:author="Microsoft Office User" w:date="2023-09-11T13:17:00Z">
            <w:rPr>
              <w:i/>
            </w:rPr>
          </w:rPrChange>
        </w:rPr>
        <w:t xml:space="preserve">Curr. Opin. Microbiol. </w:t>
      </w:r>
      <w:r w:rsidRPr="00B26E5F">
        <w:rPr>
          <w:i/>
          <w:sz w:val="20"/>
          <w:szCs w:val="20"/>
          <w:rPrChange w:id="2730" w:author="Microsoft Office User" w:date="2023-09-11T13:17:00Z">
            <w:rPr>
              <w:i/>
            </w:rPr>
          </w:rPrChange>
        </w:rPr>
        <w:fldChar w:fldCharType="end"/>
      </w:r>
      <w:r w:rsidRPr="00B26E5F">
        <w:rPr>
          <w:sz w:val="20"/>
          <w:szCs w:val="20"/>
          <w:rPrChange w:id="2731" w:author="Microsoft Office User" w:date="2023-09-11T13:17:00Z">
            <w:rPr/>
          </w:rPrChange>
        </w:rPr>
        <w:fldChar w:fldCharType="begin"/>
      </w:r>
      <w:r w:rsidRPr="00B26E5F">
        <w:rPr>
          <w:sz w:val="20"/>
          <w:szCs w:val="20"/>
          <w:rPrChange w:id="2732" w:author="Microsoft Office User" w:date="2023-09-11T13:17:00Z">
            <w:rPr/>
          </w:rPrChange>
        </w:rPr>
        <w:instrText>HYPERLINK "https://www.zotero.org/google-docs/?n2Avay" \h</w:instrText>
      </w:r>
      <w:r w:rsidRPr="00B26E5F">
        <w:rPr>
          <w:sz w:val="20"/>
          <w:szCs w:val="20"/>
          <w:rPrChange w:id="2733" w:author="Microsoft Office User" w:date="2023-09-11T13:17:00Z">
            <w:rPr>
              <w:sz w:val="20"/>
              <w:szCs w:val="20"/>
            </w:rPr>
          </w:rPrChange>
        </w:rPr>
      </w:r>
      <w:r w:rsidRPr="00B26E5F">
        <w:rPr>
          <w:sz w:val="20"/>
          <w:szCs w:val="20"/>
          <w:rPrChange w:id="2734" w:author="Microsoft Office User" w:date="2023-09-11T13:17:00Z">
            <w:rPr>
              <w:b/>
            </w:rPr>
          </w:rPrChange>
        </w:rPr>
        <w:fldChar w:fldCharType="separate"/>
      </w:r>
      <w:r w:rsidRPr="00B26E5F">
        <w:rPr>
          <w:b/>
          <w:sz w:val="20"/>
          <w:szCs w:val="20"/>
          <w:rPrChange w:id="2735" w:author="Microsoft Office User" w:date="2023-09-11T13:17:00Z">
            <w:rPr>
              <w:b/>
            </w:rPr>
          </w:rPrChange>
        </w:rPr>
        <w:t>31</w:t>
      </w:r>
      <w:r w:rsidRPr="00B26E5F">
        <w:rPr>
          <w:b/>
          <w:sz w:val="20"/>
          <w:szCs w:val="20"/>
          <w:rPrChange w:id="2736" w:author="Microsoft Office User" w:date="2023-09-11T13:17:00Z">
            <w:rPr>
              <w:b/>
            </w:rPr>
          </w:rPrChange>
        </w:rPr>
        <w:fldChar w:fldCharType="end"/>
      </w:r>
      <w:r w:rsidRPr="00B26E5F">
        <w:rPr>
          <w:sz w:val="20"/>
          <w:szCs w:val="20"/>
          <w:rPrChange w:id="2737" w:author="Microsoft Office User" w:date="2023-09-11T13:17:00Z">
            <w:rPr/>
          </w:rPrChange>
        </w:rPr>
        <w:fldChar w:fldCharType="begin"/>
      </w:r>
      <w:r w:rsidRPr="00B26E5F">
        <w:rPr>
          <w:sz w:val="20"/>
          <w:szCs w:val="20"/>
          <w:rPrChange w:id="2738" w:author="Microsoft Office User" w:date="2023-09-11T13:17:00Z">
            <w:rPr/>
          </w:rPrChange>
        </w:rPr>
        <w:instrText>HYPERLINK "https://www.zotero.org/google-docs/?n2Avay" \h</w:instrText>
      </w:r>
      <w:r w:rsidRPr="00B26E5F">
        <w:rPr>
          <w:sz w:val="20"/>
          <w:szCs w:val="20"/>
          <w:rPrChange w:id="2739" w:author="Microsoft Office User" w:date="2023-09-11T13:17:00Z">
            <w:rPr>
              <w:sz w:val="20"/>
              <w:szCs w:val="20"/>
            </w:rPr>
          </w:rPrChange>
        </w:rPr>
      </w:r>
      <w:r w:rsidRPr="00B26E5F">
        <w:rPr>
          <w:sz w:val="20"/>
          <w:szCs w:val="20"/>
          <w:rPrChange w:id="2740" w:author="Microsoft Office User" w:date="2023-09-11T13:17:00Z">
            <w:rPr/>
          </w:rPrChange>
        </w:rPr>
        <w:fldChar w:fldCharType="separate"/>
      </w:r>
      <w:r w:rsidRPr="00B26E5F">
        <w:rPr>
          <w:sz w:val="20"/>
          <w:szCs w:val="20"/>
          <w:rPrChange w:id="2741" w:author="Microsoft Office User" w:date="2023-09-11T13:17:00Z">
            <w:rPr/>
          </w:rPrChange>
        </w:rPr>
        <w:t>, 184–190 (2016).</w:t>
      </w:r>
      <w:r w:rsidRPr="00B26E5F">
        <w:rPr>
          <w:sz w:val="20"/>
          <w:szCs w:val="20"/>
          <w:rPrChange w:id="2742"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2743" w:author="Microsoft Office User" w:date="2023-09-11T13:17:00Z">
            <w:rPr/>
          </w:rPrChange>
        </w:rPr>
        <w:pPrChange w:id="2744" w:author="Microsoft Office User" w:date="2023-09-11T13:17:00Z">
          <w:pPr/>
        </w:pPrChange>
      </w:pPr>
    </w:p>
    <w:p w14:paraId="3E9459CB" w14:textId="77777777" w:rsidR="000C56B0" w:rsidRPr="00B26E5F" w:rsidRDefault="00367A15">
      <w:pPr>
        <w:snapToGrid w:val="0"/>
        <w:contextualSpacing/>
        <w:rPr>
          <w:sz w:val="20"/>
          <w:szCs w:val="20"/>
          <w:rPrChange w:id="2745" w:author="Microsoft Office User" w:date="2023-09-11T13:17:00Z">
            <w:rPr/>
          </w:rPrChange>
        </w:rPr>
        <w:pPrChange w:id="2746" w:author="Microsoft Office User" w:date="2023-09-11T13:17:00Z">
          <w:pPr/>
        </w:pPrChange>
      </w:pPr>
      <w:r w:rsidRPr="00B26E5F">
        <w:rPr>
          <w:sz w:val="20"/>
          <w:szCs w:val="20"/>
          <w:rPrChange w:id="2747" w:author="Microsoft Office User" w:date="2023-09-11T13:17:00Z">
            <w:rPr/>
          </w:rPrChange>
        </w:rPr>
        <w:fldChar w:fldCharType="begin"/>
      </w:r>
      <w:r w:rsidRPr="00B26E5F">
        <w:rPr>
          <w:sz w:val="20"/>
          <w:szCs w:val="20"/>
          <w:rPrChange w:id="2748" w:author="Microsoft Office User" w:date="2023-09-11T13:17:00Z">
            <w:rPr/>
          </w:rPrChange>
        </w:rPr>
        <w:instrText>HYPERLINK "https://www.zotero.org/google-docs/?n2Avay" \h</w:instrText>
      </w:r>
      <w:r w:rsidRPr="00B26E5F">
        <w:rPr>
          <w:sz w:val="20"/>
          <w:szCs w:val="20"/>
          <w:rPrChange w:id="2749" w:author="Microsoft Office User" w:date="2023-09-11T13:17:00Z">
            <w:rPr>
              <w:sz w:val="20"/>
              <w:szCs w:val="20"/>
            </w:rPr>
          </w:rPrChange>
        </w:rPr>
      </w:r>
      <w:r w:rsidRPr="00B26E5F">
        <w:rPr>
          <w:sz w:val="20"/>
          <w:szCs w:val="20"/>
          <w:rPrChange w:id="2750" w:author="Microsoft Office User" w:date="2023-09-11T13:17:00Z">
            <w:rPr/>
          </w:rPrChange>
        </w:rPr>
        <w:fldChar w:fldCharType="separate"/>
      </w:r>
      <w:r w:rsidRPr="00B26E5F">
        <w:rPr>
          <w:sz w:val="20"/>
          <w:szCs w:val="20"/>
          <w:rPrChange w:id="2751" w:author="Microsoft Office User" w:date="2023-09-11T13:17:00Z">
            <w:rPr/>
          </w:rPrChange>
        </w:rPr>
        <w:t>78.</w:t>
      </w:r>
      <w:r w:rsidRPr="00B26E5F">
        <w:rPr>
          <w:sz w:val="20"/>
          <w:szCs w:val="20"/>
          <w:rPrChange w:id="2752" w:author="Microsoft Office User" w:date="2023-09-11T13:17:00Z">
            <w:rPr/>
          </w:rPrChange>
        </w:rPr>
        <w:tab/>
        <w:t xml:space="preserve">Fuess, L. E. </w:t>
      </w:r>
      <w:r w:rsidRPr="00B26E5F">
        <w:rPr>
          <w:sz w:val="20"/>
          <w:szCs w:val="20"/>
          <w:rPrChange w:id="2753" w:author="Microsoft Office User" w:date="2023-09-11T13:17:00Z">
            <w:rPr/>
          </w:rPrChange>
        </w:rPr>
        <w:fldChar w:fldCharType="end"/>
      </w:r>
      <w:r w:rsidRPr="00B26E5F">
        <w:rPr>
          <w:sz w:val="20"/>
          <w:szCs w:val="20"/>
          <w:rPrChange w:id="2754" w:author="Microsoft Office User" w:date="2023-09-11T13:17:00Z">
            <w:rPr/>
          </w:rPrChange>
        </w:rPr>
        <w:fldChar w:fldCharType="begin"/>
      </w:r>
      <w:r w:rsidRPr="00B26E5F">
        <w:rPr>
          <w:sz w:val="20"/>
          <w:szCs w:val="20"/>
          <w:rPrChange w:id="2755" w:author="Microsoft Office User" w:date="2023-09-11T13:17:00Z">
            <w:rPr/>
          </w:rPrChange>
        </w:rPr>
        <w:instrText>HYPERLINK "https://www.zotero.org/google-docs/?n2Avay" \h</w:instrText>
      </w:r>
      <w:r w:rsidRPr="00B26E5F">
        <w:rPr>
          <w:sz w:val="20"/>
          <w:szCs w:val="20"/>
          <w:rPrChange w:id="2756" w:author="Microsoft Office User" w:date="2023-09-11T13:17:00Z">
            <w:rPr>
              <w:sz w:val="20"/>
              <w:szCs w:val="20"/>
            </w:rPr>
          </w:rPrChange>
        </w:rPr>
      </w:r>
      <w:r w:rsidRPr="00B26E5F">
        <w:rPr>
          <w:sz w:val="20"/>
          <w:szCs w:val="20"/>
          <w:rPrChange w:id="2757" w:author="Microsoft Office User" w:date="2023-09-11T13:17:00Z">
            <w:rPr>
              <w:i/>
            </w:rPr>
          </w:rPrChange>
        </w:rPr>
        <w:fldChar w:fldCharType="separate"/>
      </w:r>
      <w:r w:rsidRPr="00B26E5F">
        <w:rPr>
          <w:i/>
          <w:sz w:val="20"/>
          <w:szCs w:val="20"/>
          <w:rPrChange w:id="2758" w:author="Microsoft Office User" w:date="2023-09-11T13:17:00Z">
            <w:rPr>
              <w:i/>
            </w:rPr>
          </w:rPrChange>
        </w:rPr>
        <w:t>et al.</w:t>
      </w:r>
      <w:r w:rsidRPr="00B26E5F">
        <w:rPr>
          <w:i/>
          <w:sz w:val="20"/>
          <w:szCs w:val="20"/>
          <w:rPrChange w:id="2759" w:author="Microsoft Office User" w:date="2023-09-11T13:17:00Z">
            <w:rPr>
              <w:i/>
            </w:rPr>
          </w:rPrChange>
        </w:rPr>
        <w:fldChar w:fldCharType="end"/>
      </w:r>
      <w:r w:rsidRPr="00B26E5F">
        <w:rPr>
          <w:sz w:val="20"/>
          <w:szCs w:val="20"/>
          <w:rPrChange w:id="2760" w:author="Microsoft Office User" w:date="2023-09-11T13:17:00Z">
            <w:rPr/>
          </w:rPrChange>
        </w:rPr>
        <w:fldChar w:fldCharType="begin"/>
      </w:r>
      <w:r w:rsidRPr="00B26E5F">
        <w:rPr>
          <w:sz w:val="20"/>
          <w:szCs w:val="20"/>
          <w:rPrChange w:id="2761" w:author="Microsoft Office User" w:date="2023-09-11T13:17:00Z">
            <w:rPr/>
          </w:rPrChange>
        </w:rPr>
        <w:instrText>HYPERLINK "https://www.zotero.org/google-docs/?n2Avay" \h</w:instrText>
      </w:r>
      <w:r w:rsidRPr="00B26E5F">
        <w:rPr>
          <w:sz w:val="20"/>
          <w:szCs w:val="20"/>
          <w:rPrChange w:id="2762" w:author="Microsoft Office User" w:date="2023-09-11T13:17:00Z">
            <w:rPr>
              <w:sz w:val="20"/>
              <w:szCs w:val="20"/>
            </w:rPr>
          </w:rPrChange>
        </w:rPr>
      </w:r>
      <w:r w:rsidRPr="00B26E5F">
        <w:rPr>
          <w:sz w:val="20"/>
          <w:szCs w:val="20"/>
          <w:rPrChange w:id="2763" w:author="Microsoft Office User" w:date="2023-09-11T13:17:00Z">
            <w:rPr/>
          </w:rPrChange>
        </w:rPr>
        <w:fldChar w:fldCharType="separate"/>
      </w:r>
      <w:r w:rsidRPr="00B26E5F">
        <w:rPr>
          <w:sz w:val="20"/>
          <w:szCs w:val="20"/>
          <w:rPrChange w:id="2764" w:author="Microsoft Office User" w:date="2023-09-11T13:17:00Z">
            <w:rPr/>
          </w:rPrChange>
        </w:rPr>
        <w:t xml:space="preserve"> Immune Gene Expression Covaries with Gut Microbiome Composition in Stickleback. </w:t>
      </w:r>
      <w:r w:rsidRPr="00B26E5F">
        <w:rPr>
          <w:sz w:val="20"/>
          <w:szCs w:val="20"/>
          <w:rPrChange w:id="2765" w:author="Microsoft Office User" w:date="2023-09-11T13:17:00Z">
            <w:rPr/>
          </w:rPrChange>
        </w:rPr>
        <w:fldChar w:fldCharType="end"/>
      </w:r>
      <w:r w:rsidRPr="00B26E5F">
        <w:rPr>
          <w:sz w:val="20"/>
          <w:szCs w:val="20"/>
          <w:rPrChange w:id="2766" w:author="Microsoft Office User" w:date="2023-09-11T13:17:00Z">
            <w:rPr/>
          </w:rPrChange>
        </w:rPr>
        <w:fldChar w:fldCharType="begin"/>
      </w:r>
      <w:r w:rsidRPr="00B26E5F">
        <w:rPr>
          <w:sz w:val="20"/>
          <w:szCs w:val="20"/>
          <w:rPrChange w:id="2767" w:author="Microsoft Office User" w:date="2023-09-11T13:17:00Z">
            <w:rPr/>
          </w:rPrChange>
        </w:rPr>
        <w:instrText>HYPERLINK "https://www.zotero.org/google-docs/?n2Avay" \h</w:instrText>
      </w:r>
      <w:r w:rsidRPr="00B26E5F">
        <w:rPr>
          <w:sz w:val="20"/>
          <w:szCs w:val="20"/>
          <w:rPrChange w:id="2768" w:author="Microsoft Office User" w:date="2023-09-11T13:17:00Z">
            <w:rPr>
              <w:sz w:val="20"/>
              <w:szCs w:val="20"/>
            </w:rPr>
          </w:rPrChange>
        </w:rPr>
      </w:r>
      <w:r w:rsidRPr="00B26E5F">
        <w:rPr>
          <w:sz w:val="20"/>
          <w:szCs w:val="20"/>
          <w:rPrChange w:id="2769" w:author="Microsoft Office User" w:date="2023-09-11T13:17:00Z">
            <w:rPr>
              <w:i/>
            </w:rPr>
          </w:rPrChange>
        </w:rPr>
        <w:fldChar w:fldCharType="separate"/>
      </w:r>
      <w:r w:rsidRPr="00B26E5F">
        <w:rPr>
          <w:i/>
          <w:sz w:val="20"/>
          <w:szCs w:val="20"/>
          <w:rPrChange w:id="2770" w:author="Microsoft Office User" w:date="2023-09-11T13:17:00Z">
            <w:rPr>
              <w:i/>
            </w:rPr>
          </w:rPrChange>
        </w:rPr>
        <w:t xml:space="preserve">mBio </w:t>
      </w:r>
      <w:r w:rsidRPr="00B26E5F">
        <w:rPr>
          <w:i/>
          <w:sz w:val="20"/>
          <w:szCs w:val="20"/>
          <w:rPrChange w:id="2771" w:author="Microsoft Office User" w:date="2023-09-11T13:17:00Z">
            <w:rPr>
              <w:i/>
            </w:rPr>
          </w:rPrChange>
        </w:rPr>
        <w:fldChar w:fldCharType="end"/>
      </w:r>
      <w:r w:rsidRPr="00B26E5F">
        <w:rPr>
          <w:sz w:val="20"/>
          <w:szCs w:val="20"/>
          <w:rPrChange w:id="2772" w:author="Microsoft Office User" w:date="2023-09-11T13:17:00Z">
            <w:rPr/>
          </w:rPrChange>
        </w:rPr>
        <w:fldChar w:fldCharType="begin"/>
      </w:r>
      <w:r w:rsidRPr="00B26E5F">
        <w:rPr>
          <w:sz w:val="20"/>
          <w:szCs w:val="20"/>
          <w:rPrChange w:id="2773" w:author="Microsoft Office User" w:date="2023-09-11T13:17:00Z">
            <w:rPr/>
          </w:rPrChange>
        </w:rPr>
        <w:instrText>HYPERLINK "https://www.zotero.org/google-docs/?n2Avay" \h</w:instrText>
      </w:r>
      <w:r w:rsidRPr="00B26E5F">
        <w:rPr>
          <w:sz w:val="20"/>
          <w:szCs w:val="20"/>
          <w:rPrChange w:id="2774" w:author="Microsoft Office User" w:date="2023-09-11T13:17:00Z">
            <w:rPr>
              <w:sz w:val="20"/>
              <w:szCs w:val="20"/>
            </w:rPr>
          </w:rPrChange>
        </w:rPr>
      </w:r>
      <w:r w:rsidRPr="00B26E5F">
        <w:rPr>
          <w:sz w:val="20"/>
          <w:szCs w:val="20"/>
          <w:rPrChange w:id="2775" w:author="Microsoft Office User" w:date="2023-09-11T13:17:00Z">
            <w:rPr>
              <w:b/>
            </w:rPr>
          </w:rPrChange>
        </w:rPr>
        <w:fldChar w:fldCharType="separate"/>
      </w:r>
      <w:r w:rsidRPr="00B26E5F">
        <w:rPr>
          <w:b/>
          <w:sz w:val="20"/>
          <w:szCs w:val="20"/>
          <w:rPrChange w:id="2776" w:author="Microsoft Office User" w:date="2023-09-11T13:17:00Z">
            <w:rPr>
              <w:b/>
            </w:rPr>
          </w:rPrChange>
        </w:rPr>
        <w:t>12</w:t>
      </w:r>
      <w:r w:rsidRPr="00B26E5F">
        <w:rPr>
          <w:b/>
          <w:sz w:val="20"/>
          <w:szCs w:val="20"/>
          <w:rPrChange w:id="2777" w:author="Microsoft Office User" w:date="2023-09-11T13:17:00Z">
            <w:rPr>
              <w:b/>
            </w:rPr>
          </w:rPrChange>
        </w:rPr>
        <w:fldChar w:fldCharType="end"/>
      </w:r>
      <w:r w:rsidRPr="00B26E5F">
        <w:rPr>
          <w:sz w:val="20"/>
          <w:szCs w:val="20"/>
          <w:rPrChange w:id="2778" w:author="Microsoft Office User" w:date="2023-09-11T13:17:00Z">
            <w:rPr/>
          </w:rPrChange>
        </w:rPr>
        <w:fldChar w:fldCharType="begin"/>
      </w:r>
      <w:r w:rsidRPr="00B26E5F">
        <w:rPr>
          <w:sz w:val="20"/>
          <w:szCs w:val="20"/>
          <w:rPrChange w:id="2779" w:author="Microsoft Office User" w:date="2023-09-11T13:17:00Z">
            <w:rPr/>
          </w:rPrChange>
        </w:rPr>
        <w:instrText>HYPERLINK "https://www.zotero.org/google-docs/?n2Avay" \h</w:instrText>
      </w:r>
      <w:r w:rsidRPr="00B26E5F">
        <w:rPr>
          <w:sz w:val="20"/>
          <w:szCs w:val="20"/>
          <w:rPrChange w:id="2780" w:author="Microsoft Office User" w:date="2023-09-11T13:17:00Z">
            <w:rPr>
              <w:sz w:val="20"/>
              <w:szCs w:val="20"/>
            </w:rPr>
          </w:rPrChange>
        </w:rPr>
      </w:r>
      <w:r w:rsidRPr="00B26E5F">
        <w:rPr>
          <w:sz w:val="20"/>
          <w:szCs w:val="20"/>
          <w:rPrChange w:id="2781" w:author="Microsoft Office User" w:date="2023-09-11T13:17:00Z">
            <w:rPr/>
          </w:rPrChange>
        </w:rPr>
        <w:fldChar w:fldCharType="separate"/>
      </w:r>
      <w:r w:rsidRPr="00B26E5F">
        <w:rPr>
          <w:sz w:val="20"/>
          <w:szCs w:val="20"/>
          <w:rPrChange w:id="2782" w:author="Microsoft Office User" w:date="2023-09-11T13:17:00Z">
            <w:rPr/>
          </w:rPrChange>
        </w:rPr>
        <w:t>, e00145-21 (2021).</w:t>
      </w:r>
      <w:r w:rsidRPr="00B26E5F">
        <w:rPr>
          <w:sz w:val="20"/>
          <w:szCs w:val="20"/>
          <w:rPrChange w:id="2783"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2784" w:author="Microsoft Office User" w:date="2023-09-11T13:17:00Z">
            <w:rPr/>
          </w:rPrChange>
        </w:rPr>
        <w:pPrChange w:id="2785" w:author="Microsoft Office User" w:date="2023-09-11T13:17:00Z">
          <w:pPr/>
        </w:pPrChange>
      </w:pPr>
    </w:p>
    <w:p w14:paraId="5C459CD5" w14:textId="77777777" w:rsidR="000C56B0" w:rsidRPr="00B26E5F" w:rsidRDefault="00367A15">
      <w:pPr>
        <w:snapToGrid w:val="0"/>
        <w:contextualSpacing/>
        <w:rPr>
          <w:sz w:val="20"/>
          <w:szCs w:val="20"/>
          <w:rPrChange w:id="2786" w:author="Microsoft Office User" w:date="2023-09-11T13:17:00Z">
            <w:rPr/>
          </w:rPrChange>
        </w:rPr>
        <w:pPrChange w:id="2787" w:author="Microsoft Office User" w:date="2023-09-11T13:17:00Z">
          <w:pPr/>
        </w:pPrChange>
      </w:pPr>
      <w:r w:rsidRPr="00B26E5F">
        <w:rPr>
          <w:sz w:val="20"/>
          <w:szCs w:val="20"/>
          <w:rPrChange w:id="2788" w:author="Microsoft Office User" w:date="2023-09-11T13:17:00Z">
            <w:rPr/>
          </w:rPrChange>
        </w:rPr>
        <w:fldChar w:fldCharType="begin"/>
      </w:r>
      <w:r w:rsidRPr="00B26E5F">
        <w:rPr>
          <w:sz w:val="20"/>
          <w:szCs w:val="20"/>
          <w:rPrChange w:id="2789" w:author="Microsoft Office User" w:date="2023-09-11T13:17:00Z">
            <w:rPr/>
          </w:rPrChange>
        </w:rPr>
        <w:instrText>HYPERLINK "https://www.zotero.org/google-docs/?n2Avay" \h</w:instrText>
      </w:r>
      <w:r w:rsidRPr="00B26E5F">
        <w:rPr>
          <w:sz w:val="20"/>
          <w:szCs w:val="20"/>
          <w:rPrChange w:id="2790" w:author="Microsoft Office User" w:date="2023-09-11T13:17:00Z">
            <w:rPr>
              <w:sz w:val="20"/>
              <w:szCs w:val="20"/>
            </w:rPr>
          </w:rPrChange>
        </w:rPr>
      </w:r>
      <w:r w:rsidRPr="00B26E5F">
        <w:rPr>
          <w:sz w:val="20"/>
          <w:szCs w:val="20"/>
          <w:rPrChange w:id="2791" w:author="Microsoft Office User" w:date="2023-09-11T13:17:00Z">
            <w:rPr/>
          </w:rPrChange>
        </w:rPr>
        <w:fldChar w:fldCharType="separate"/>
      </w:r>
      <w:r w:rsidRPr="00B26E5F">
        <w:rPr>
          <w:sz w:val="20"/>
          <w:szCs w:val="20"/>
          <w:rPrChange w:id="2792" w:author="Microsoft Office User" w:date="2023-09-11T13:17:00Z">
            <w:rPr/>
          </w:rPrChange>
        </w:rPr>
        <w:t>79.</w:t>
      </w:r>
      <w:r w:rsidRPr="00B26E5F">
        <w:rPr>
          <w:sz w:val="20"/>
          <w:szCs w:val="20"/>
          <w:rPrChange w:id="2793" w:author="Microsoft Office User" w:date="2023-09-11T13:17:00Z">
            <w:rPr/>
          </w:rPrChange>
        </w:rPr>
        <w:tab/>
        <w:t xml:space="preserve">Davies, C. S. </w:t>
      </w:r>
      <w:r w:rsidRPr="00B26E5F">
        <w:rPr>
          <w:sz w:val="20"/>
          <w:szCs w:val="20"/>
          <w:rPrChange w:id="2794" w:author="Microsoft Office User" w:date="2023-09-11T13:17:00Z">
            <w:rPr/>
          </w:rPrChange>
        </w:rPr>
        <w:fldChar w:fldCharType="end"/>
      </w:r>
      <w:r w:rsidRPr="00B26E5F">
        <w:rPr>
          <w:sz w:val="20"/>
          <w:szCs w:val="20"/>
          <w:rPrChange w:id="2795" w:author="Microsoft Office User" w:date="2023-09-11T13:17:00Z">
            <w:rPr/>
          </w:rPrChange>
        </w:rPr>
        <w:fldChar w:fldCharType="begin"/>
      </w:r>
      <w:r w:rsidRPr="00B26E5F">
        <w:rPr>
          <w:sz w:val="20"/>
          <w:szCs w:val="20"/>
          <w:rPrChange w:id="2796" w:author="Microsoft Office User" w:date="2023-09-11T13:17:00Z">
            <w:rPr/>
          </w:rPrChange>
        </w:rPr>
        <w:instrText>HYPERLINK "https://www.zotero.org/google-docs/?n2Avay" \h</w:instrText>
      </w:r>
      <w:r w:rsidRPr="00B26E5F">
        <w:rPr>
          <w:sz w:val="20"/>
          <w:szCs w:val="20"/>
          <w:rPrChange w:id="2797" w:author="Microsoft Office User" w:date="2023-09-11T13:17:00Z">
            <w:rPr>
              <w:sz w:val="20"/>
              <w:szCs w:val="20"/>
            </w:rPr>
          </w:rPrChange>
        </w:rPr>
      </w:r>
      <w:r w:rsidRPr="00B26E5F">
        <w:rPr>
          <w:sz w:val="20"/>
          <w:szCs w:val="20"/>
          <w:rPrChange w:id="2798" w:author="Microsoft Office User" w:date="2023-09-11T13:17:00Z">
            <w:rPr>
              <w:i/>
            </w:rPr>
          </w:rPrChange>
        </w:rPr>
        <w:fldChar w:fldCharType="separate"/>
      </w:r>
      <w:r w:rsidRPr="00B26E5F">
        <w:rPr>
          <w:i/>
          <w:sz w:val="20"/>
          <w:szCs w:val="20"/>
          <w:rPrChange w:id="2799" w:author="Microsoft Office User" w:date="2023-09-11T13:17:00Z">
            <w:rPr>
              <w:i/>
            </w:rPr>
          </w:rPrChange>
        </w:rPr>
        <w:t>et al.</w:t>
      </w:r>
      <w:r w:rsidRPr="00B26E5F">
        <w:rPr>
          <w:i/>
          <w:sz w:val="20"/>
          <w:szCs w:val="20"/>
          <w:rPrChange w:id="2800" w:author="Microsoft Office User" w:date="2023-09-11T13:17:00Z">
            <w:rPr>
              <w:i/>
            </w:rPr>
          </w:rPrChange>
        </w:rPr>
        <w:fldChar w:fldCharType="end"/>
      </w:r>
      <w:r w:rsidRPr="00B26E5F">
        <w:rPr>
          <w:sz w:val="20"/>
          <w:szCs w:val="20"/>
          <w:rPrChange w:id="2801" w:author="Microsoft Office User" w:date="2023-09-11T13:17:00Z">
            <w:rPr/>
          </w:rPrChange>
        </w:rPr>
        <w:fldChar w:fldCharType="begin"/>
      </w:r>
      <w:r w:rsidRPr="00B26E5F">
        <w:rPr>
          <w:sz w:val="20"/>
          <w:szCs w:val="20"/>
          <w:rPrChange w:id="2802" w:author="Microsoft Office User" w:date="2023-09-11T13:17:00Z">
            <w:rPr/>
          </w:rPrChange>
        </w:rPr>
        <w:instrText>HYPERLINK "https://www.zotero.org/google-docs/?n2Avay" \h</w:instrText>
      </w:r>
      <w:r w:rsidRPr="00B26E5F">
        <w:rPr>
          <w:sz w:val="20"/>
          <w:szCs w:val="20"/>
          <w:rPrChange w:id="2803" w:author="Microsoft Office User" w:date="2023-09-11T13:17:00Z">
            <w:rPr>
              <w:sz w:val="20"/>
              <w:szCs w:val="20"/>
            </w:rPr>
          </w:rPrChange>
        </w:rPr>
      </w:r>
      <w:r w:rsidRPr="00B26E5F">
        <w:rPr>
          <w:sz w:val="20"/>
          <w:szCs w:val="20"/>
          <w:rPrChange w:id="2804" w:author="Microsoft Office User" w:date="2023-09-11T13:17:00Z">
            <w:rPr/>
          </w:rPrChange>
        </w:rPr>
        <w:fldChar w:fldCharType="separate"/>
      </w:r>
      <w:r w:rsidRPr="00B26E5F">
        <w:rPr>
          <w:sz w:val="20"/>
          <w:szCs w:val="20"/>
          <w:rPrChange w:id="2805" w:author="Microsoft Office User" w:date="2023-09-11T13:17:00Z">
            <w:rPr/>
          </w:rPrChange>
        </w:rPr>
        <w:t xml:space="preserve"> Immunogenetic variation shapes the gut microbiome in a natural vertebrate population. </w:t>
      </w:r>
      <w:r w:rsidRPr="00B26E5F">
        <w:rPr>
          <w:sz w:val="20"/>
          <w:szCs w:val="20"/>
          <w:rPrChange w:id="2806" w:author="Microsoft Office User" w:date="2023-09-11T13:17:00Z">
            <w:rPr/>
          </w:rPrChange>
        </w:rPr>
        <w:fldChar w:fldCharType="end"/>
      </w:r>
      <w:r w:rsidRPr="00B26E5F">
        <w:rPr>
          <w:sz w:val="20"/>
          <w:szCs w:val="20"/>
          <w:rPrChange w:id="2807" w:author="Microsoft Office User" w:date="2023-09-11T13:17:00Z">
            <w:rPr/>
          </w:rPrChange>
        </w:rPr>
        <w:fldChar w:fldCharType="begin"/>
      </w:r>
      <w:r w:rsidRPr="00B26E5F">
        <w:rPr>
          <w:sz w:val="20"/>
          <w:szCs w:val="20"/>
          <w:rPrChange w:id="2808" w:author="Microsoft Office User" w:date="2023-09-11T13:17:00Z">
            <w:rPr/>
          </w:rPrChange>
        </w:rPr>
        <w:instrText>HYPERLINK "https://www.zotero.org/google-docs/?n2Avay" \h</w:instrText>
      </w:r>
      <w:r w:rsidRPr="00B26E5F">
        <w:rPr>
          <w:sz w:val="20"/>
          <w:szCs w:val="20"/>
          <w:rPrChange w:id="2809" w:author="Microsoft Office User" w:date="2023-09-11T13:17:00Z">
            <w:rPr>
              <w:sz w:val="20"/>
              <w:szCs w:val="20"/>
            </w:rPr>
          </w:rPrChange>
        </w:rPr>
      </w:r>
      <w:r w:rsidRPr="00B26E5F">
        <w:rPr>
          <w:sz w:val="20"/>
          <w:szCs w:val="20"/>
          <w:rPrChange w:id="2810" w:author="Microsoft Office User" w:date="2023-09-11T13:17:00Z">
            <w:rPr>
              <w:i/>
            </w:rPr>
          </w:rPrChange>
        </w:rPr>
        <w:fldChar w:fldCharType="separate"/>
      </w:r>
      <w:r w:rsidRPr="00B26E5F">
        <w:rPr>
          <w:i/>
          <w:sz w:val="20"/>
          <w:szCs w:val="20"/>
          <w:rPrChange w:id="2811" w:author="Microsoft Office User" w:date="2023-09-11T13:17:00Z">
            <w:rPr>
              <w:i/>
            </w:rPr>
          </w:rPrChange>
        </w:rPr>
        <w:t xml:space="preserve">Microbiome </w:t>
      </w:r>
      <w:r w:rsidRPr="00B26E5F">
        <w:rPr>
          <w:i/>
          <w:sz w:val="20"/>
          <w:szCs w:val="20"/>
          <w:rPrChange w:id="2812" w:author="Microsoft Office User" w:date="2023-09-11T13:17:00Z">
            <w:rPr>
              <w:i/>
            </w:rPr>
          </w:rPrChange>
        </w:rPr>
        <w:fldChar w:fldCharType="end"/>
      </w:r>
      <w:r w:rsidRPr="00B26E5F">
        <w:rPr>
          <w:sz w:val="20"/>
          <w:szCs w:val="20"/>
          <w:rPrChange w:id="2813" w:author="Microsoft Office User" w:date="2023-09-11T13:17:00Z">
            <w:rPr/>
          </w:rPrChange>
        </w:rPr>
        <w:fldChar w:fldCharType="begin"/>
      </w:r>
      <w:r w:rsidRPr="00B26E5F">
        <w:rPr>
          <w:sz w:val="20"/>
          <w:szCs w:val="20"/>
          <w:rPrChange w:id="2814" w:author="Microsoft Office User" w:date="2023-09-11T13:17:00Z">
            <w:rPr/>
          </w:rPrChange>
        </w:rPr>
        <w:instrText>HYPERLINK "https://www.zotero.org/google-docs/?n2Avay" \h</w:instrText>
      </w:r>
      <w:r w:rsidRPr="00B26E5F">
        <w:rPr>
          <w:sz w:val="20"/>
          <w:szCs w:val="20"/>
          <w:rPrChange w:id="2815" w:author="Microsoft Office User" w:date="2023-09-11T13:17:00Z">
            <w:rPr>
              <w:sz w:val="20"/>
              <w:szCs w:val="20"/>
            </w:rPr>
          </w:rPrChange>
        </w:rPr>
      </w:r>
      <w:r w:rsidRPr="00B26E5F">
        <w:rPr>
          <w:sz w:val="20"/>
          <w:szCs w:val="20"/>
          <w:rPrChange w:id="2816" w:author="Microsoft Office User" w:date="2023-09-11T13:17:00Z">
            <w:rPr>
              <w:b/>
            </w:rPr>
          </w:rPrChange>
        </w:rPr>
        <w:fldChar w:fldCharType="separate"/>
      </w:r>
      <w:r w:rsidRPr="00B26E5F">
        <w:rPr>
          <w:b/>
          <w:sz w:val="20"/>
          <w:szCs w:val="20"/>
          <w:rPrChange w:id="2817" w:author="Microsoft Office User" w:date="2023-09-11T13:17:00Z">
            <w:rPr>
              <w:b/>
            </w:rPr>
          </w:rPrChange>
        </w:rPr>
        <w:t>10</w:t>
      </w:r>
      <w:r w:rsidRPr="00B26E5F">
        <w:rPr>
          <w:b/>
          <w:sz w:val="20"/>
          <w:szCs w:val="20"/>
          <w:rPrChange w:id="2818" w:author="Microsoft Office User" w:date="2023-09-11T13:17:00Z">
            <w:rPr>
              <w:b/>
            </w:rPr>
          </w:rPrChange>
        </w:rPr>
        <w:fldChar w:fldCharType="end"/>
      </w:r>
      <w:r w:rsidRPr="00B26E5F">
        <w:rPr>
          <w:sz w:val="20"/>
          <w:szCs w:val="20"/>
          <w:rPrChange w:id="2819" w:author="Microsoft Office User" w:date="2023-09-11T13:17:00Z">
            <w:rPr/>
          </w:rPrChange>
        </w:rPr>
        <w:fldChar w:fldCharType="begin"/>
      </w:r>
      <w:r w:rsidRPr="00B26E5F">
        <w:rPr>
          <w:sz w:val="20"/>
          <w:szCs w:val="20"/>
          <w:rPrChange w:id="2820" w:author="Microsoft Office User" w:date="2023-09-11T13:17:00Z">
            <w:rPr/>
          </w:rPrChange>
        </w:rPr>
        <w:instrText>HYPERLINK "https://www.zotero.org/google-docs/?n2Avay" \h</w:instrText>
      </w:r>
      <w:r w:rsidRPr="00B26E5F">
        <w:rPr>
          <w:sz w:val="20"/>
          <w:szCs w:val="20"/>
          <w:rPrChange w:id="2821" w:author="Microsoft Office User" w:date="2023-09-11T13:17:00Z">
            <w:rPr>
              <w:sz w:val="20"/>
              <w:szCs w:val="20"/>
            </w:rPr>
          </w:rPrChange>
        </w:rPr>
      </w:r>
      <w:r w:rsidRPr="00B26E5F">
        <w:rPr>
          <w:sz w:val="20"/>
          <w:szCs w:val="20"/>
          <w:rPrChange w:id="2822" w:author="Microsoft Office User" w:date="2023-09-11T13:17:00Z">
            <w:rPr/>
          </w:rPrChange>
        </w:rPr>
        <w:fldChar w:fldCharType="separate"/>
      </w:r>
      <w:r w:rsidRPr="00B26E5F">
        <w:rPr>
          <w:sz w:val="20"/>
          <w:szCs w:val="20"/>
          <w:rPrChange w:id="2823" w:author="Microsoft Office User" w:date="2023-09-11T13:17:00Z">
            <w:rPr/>
          </w:rPrChange>
        </w:rPr>
        <w:t>, 41 (2022).</w:t>
      </w:r>
      <w:r w:rsidRPr="00B26E5F">
        <w:rPr>
          <w:sz w:val="20"/>
          <w:szCs w:val="20"/>
          <w:rPrChange w:id="2824"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2825" w:author="Microsoft Office User" w:date="2023-09-11T13:17:00Z">
            <w:rPr/>
          </w:rPrChange>
        </w:rPr>
        <w:pPrChange w:id="2826" w:author="Microsoft Office User" w:date="2023-09-11T13:17:00Z">
          <w:pPr/>
        </w:pPrChange>
      </w:pPr>
    </w:p>
    <w:p w14:paraId="759E7A48" w14:textId="77777777" w:rsidR="000C56B0" w:rsidRPr="00B26E5F" w:rsidRDefault="00367A15">
      <w:pPr>
        <w:snapToGrid w:val="0"/>
        <w:contextualSpacing/>
        <w:rPr>
          <w:sz w:val="20"/>
          <w:szCs w:val="20"/>
          <w:rPrChange w:id="2827" w:author="Microsoft Office User" w:date="2023-09-11T13:17:00Z">
            <w:rPr/>
          </w:rPrChange>
        </w:rPr>
        <w:pPrChange w:id="2828" w:author="Microsoft Office User" w:date="2023-09-11T13:17:00Z">
          <w:pPr/>
        </w:pPrChange>
      </w:pPr>
      <w:r w:rsidRPr="00B26E5F">
        <w:rPr>
          <w:sz w:val="20"/>
          <w:szCs w:val="20"/>
          <w:rPrChange w:id="2829" w:author="Microsoft Office User" w:date="2023-09-11T13:17:00Z">
            <w:rPr/>
          </w:rPrChange>
        </w:rPr>
        <w:fldChar w:fldCharType="begin"/>
      </w:r>
      <w:r w:rsidRPr="00B26E5F">
        <w:rPr>
          <w:sz w:val="20"/>
          <w:szCs w:val="20"/>
          <w:rPrChange w:id="2830" w:author="Microsoft Office User" w:date="2023-09-11T13:17:00Z">
            <w:rPr/>
          </w:rPrChange>
        </w:rPr>
        <w:instrText>HYPERLINK "https://www.zotero.org/google-docs/?n2Avay" \h</w:instrText>
      </w:r>
      <w:r w:rsidRPr="00B26E5F">
        <w:rPr>
          <w:sz w:val="20"/>
          <w:szCs w:val="20"/>
          <w:rPrChange w:id="2831" w:author="Microsoft Office User" w:date="2023-09-11T13:17:00Z">
            <w:rPr>
              <w:sz w:val="20"/>
              <w:szCs w:val="20"/>
            </w:rPr>
          </w:rPrChange>
        </w:rPr>
      </w:r>
      <w:r w:rsidRPr="00B26E5F">
        <w:rPr>
          <w:sz w:val="20"/>
          <w:szCs w:val="20"/>
          <w:rPrChange w:id="2832" w:author="Microsoft Office User" w:date="2023-09-11T13:17:00Z">
            <w:rPr/>
          </w:rPrChange>
        </w:rPr>
        <w:fldChar w:fldCharType="separate"/>
      </w:r>
      <w:r w:rsidRPr="00B26E5F">
        <w:rPr>
          <w:sz w:val="20"/>
          <w:szCs w:val="20"/>
          <w:rPrChange w:id="2833" w:author="Microsoft Office User" w:date="2023-09-11T13:17:00Z">
            <w:rPr/>
          </w:rPrChange>
        </w:rPr>
        <w:t>80.</w:t>
      </w:r>
      <w:r w:rsidRPr="00B26E5F">
        <w:rPr>
          <w:sz w:val="20"/>
          <w:szCs w:val="20"/>
          <w:rPrChange w:id="2834" w:author="Microsoft Office User" w:date="2023-09-11T13:17:00Z">
            <w:rPr/>
          </w:rPrChange>
        </w:rPr>
        <w:tab/>
        <w:t xml:space="preserve">Evans, J. D. </w:t>
      </w:r>
      <w:r w:rsidRPr="00B26E5F">
        <w:rPr>
          <w:sz w:val="20"/>
          <w:szCs w:val="20"/>
          <w:rPrChange w:id="2835" w:author="Microsoft Office User" w:date="2023-09-11T13:17:00Z">
            <w:rPr/>
          </w:rPrChange>
        </w:rPr>
        <w:fldChar w:fldCharType="end"/>
      </w:r>
      <w:r w:rsidRPr="00B26E5F">
        <w:rPr>
          <w:sz w:val="20"/>
          <w:szCs w:val="20"/>
          <w:rPrChange w:id="2836" w:author="Microsoft Office User" w:date="2023-09-11T13:17:00Z">
            <w:rPr/>
          </w:rPrChange>
        </w:rPr>
        <w:fldChar w:fldCharType="begin"/>
      </w:r>
      <w:r w:rsidRPr="00B26E5F">
        <w:rPr>
          <w:sz w:val="20"/>
          <w:szCs w:val="20"/>
          <w:rPrChange w:id="2837" w:author="Microsoft Office User" w:date="2023-09-11T13:17:00Z">
            <w:rPr/>
          </w:rPrChange>
        </w:rPr>
        <w:instrText>HYPERLINK "https://www.zotero.org/google-docs/?n2Avay" \h</w:instrText>
      </w:r>
      <w:r w:rsidRPr="00B26E5F">
        <w:rPr>
          <w:sz w:val="20"/>
          <w:szCs w:val="20"/>
          <w:rPrChange w:id="2838" w:author="Microsoft Office User" w:date="2023-09-11T13:17:00Z">
            <w:rPr>
              <w:sz w:val="20"/>
              <w:szCs w:val="20"/>
            </w:rPr>
          </w:rPrChange>
        </w:rPr>
      </w:r>
      <w:r w:rsidRPr="00B26E5F">
        <w:rPr>
          <w:sz w:val="20"/>
          <w:szCs w:val="20"/>
          <w:rPrChange w:id="2839" w:author="Microsoft Office User" w:date="2023-09-11T13:17:00Z">
            <w:rPr>
              <w:i/>
            </w:rPr>
          </w:rPrChange>
        </w:rPr>
        <w:fldChar w:fldCharType="separate"/>
      </w:r>
      <w:r w:rsidRPr="00B26E5F">
        <w:rPr>
          <w:i/>
          <w:sz w:val="20"/>
          <w:szCs w:val="20"/>
          <w:rPrChange w:id="2840" w:author="Microsoft Office User" w:date="2023-09-11T13:17:00Z">
            <w:rPr>
              <w:i/>
            </w:rPr>
          </w:rPrChange>
        </w:rPr>
        <w:t>et al.</w:t>
      </w:r>
      <w:r w:rsidRPr="00B26E5F">
        <w:rPr>
          <w:i/>
          <w:sz w:val="20"/>
          <w:szCs w:val="20"/>
          <w:rPrChange w:id="2841" w:author="Microsoft Office User" w:date="2023-09-11T13:17:00Z">
            <w:rPr>
              <w:i/>
            </w:rPr>
          </w:rPrChange>
        </w:rPr>
        <w:fldChar w:fldCharType="end"/>
      </w:r>
      <w:r w:rsidRPr="00B26E5F">
        <w:rPr>
          <w:sz w:val="20"/>
          <w:szCs w:val="20"/>
          <w:rPrChange w:id="2842" w:author="Microsoft Office User" w:date="2023-09-11T13:17:00Z">
            <w:rPr/>
          </w:rPrChange>
        </w:rPr>
        <w:fldChar w:fldCharType="begin"/>
      </w:r>
      <w:r w:rsidRPr="00B26E5F">
        <w:rPr>
          <w:sz w:val="20"/>
          <w:szCs w:val="20"/>
          <w:rPrChange w:id="2843" w:author="Microsoft Office User" w:date="2023-09-11T13:17:00Z">
            <w:rPr/>
          </w:rPrChange>
        </w:rPr>
        <w:instrText>HYPERLINK "https://www.zotero.org/google-docs/?n2Avay" \h</w:instrText>
      </w:r>
      <w:r w:rsidRPr="00B26E5F">
        <w:rPr>
          <w:sz w:val="20"/>
          <w:szCs w:val="20"/>
          <w:rPrChange w:id="2844" w:author="Microsoft Office User" w:date="2023-09-11T13:17:00Z">
            <w:rPr>
              <w:sz w:val="20"/>
              <w:szCs w:val="20"/>
            </w:rPr>
          </w:rPrChange>
        </w:rPr>
      </w:r>
      <w:r w:rsidRPr="00B26E5F">
        <w:rPr>
          <w:sz w:val="20"/>
          <w:szCs w:val="20"/>
          <w:rPrChange w:id="2845" w:author="Microsoft Office User" w:date="2023-09-11T13:17:00Z">
            <w:rPr/>
          </w:rPrChange>
        </w:rPr>
        <w:fldChar w:fldCharType="separate"/>
      </w:r>
      <w:r w:rsidRPr="00B26E5F">
        <w:rPr>
          <w:sz w:val="20"/>
          <w:szCs w:val="20"/>
          <w:rPrChange w:id="2846" w:author="Microsoft Office User" w:date="2023-09-11T13:17:00Z">
            <w:rPr/>
          </w:rPrChange>
        </w:rPr>
        <w:t xml:space="preserve"> Immune pathways and defence mechanisms in honey bees Apis mellifera. </w:t>
      </w:r>
      <w:r w:rsidRPr="00B26E5F">
        <w:rPr>
          <w:sz w:val="20"/>
          <w:szCs w:val="20"/>
          <w:rPrChange w:id="2847" w:author="Microsoft Office User" w:date="2023-09-11T13:17:00Z">
            <w:rPr/>
          </w:rPrChange>
        </w:rPr>
        <w:fldChar w:fldCharType="end"/>
      </w:r>
      <w:r w:rsidRPr="00B26E5F">
        <w:rPr>
          <w:sz w:val="20"/>
          <w:szCs w:val="20"/>
          <w:rPrChange w:id="2848" w:author="Microsoft Office User" w:date="2023-09-11T13:17:00Z">
            <w:rPr/>
          </w:rPrChange>
        </w:rPr>
        <w:fldChar w:fldCharType="begin"/>
      </w:r>
      <w:r w:rsidRPr="00B26E5F">
        <w:rPr>
          <w:sz w:val="20"/>
          <w:szCs w:val="20"/>
          <w:rPrChange w:id="2849" w:author="Microsoft Office User" w:date="2023-09-11T13:17:00Z">
            <w:rPr/>
          </w:rPrChange>
        </w:rPr>
        <w:instrText>HYPERLINK "https://www.zotero.org/google-docs/?n2Avay" \h</w:instrText>
      </w:r>
      <w:r w:rsidRPr="00B26E5F">
        <w:rPr>
          <w:sz w:val="20"/>
          <w:szCs w:val="20"/>
          <w:rPrChange w:id="2850" w:author="Microsoft Office User" w:date="2023-09-11T13:17:00Z">
            <w:rPr>
              <w:sz w:val="20"/>
              <w:szCs w:val="20"/>
            </w:rPr>
          </w:rPrChange>
        </w:rPr>
      </w:r>
      <w:r w:rsidRPr="00B26E5F">
        <w:rPr>
          <w:sz w:val="20"/>
          <w:szCs w:val="20"/>
          <w:rPrChange w:id="2851" w:author="Microsoft Office User" w:date="2023-09-11T13:17:00Z">
            <w:rPr>
              <w:i/>
            </w:rPr>
          </w:rPrChange>
        </w:rPr>
        <w:fldChar w:fldCharType="separate"/>
      </w:r>
      <w:r w:rsidRPr="00B26E5F">
        <w:rPr>
          <w:i/>
          <w:sz w:val="20"/>
          <w:szCs w:val="20"/>
          <w:rPrChange w:id="2852" w:author="Microsoft Office User" w:date="2023-09-11T13:17:00Z">
            <w:rPr>
              <w:i/>
            </w:rPr>
          </w:rPrChange>
        </w:rPr>
        <w:t xml:space="preserve">INSECT Mol. Biol. </w:t>
      </w:r>
      <w:r w:rsidRPr="00B26E5F">
        <w:rPr>
          <w:i/>
          <w:sz w:val="20"/>
          <w:szCs w:val="20"/>
          <w:rPrChange w:id="2853" w:author="Microsoft Office User" w:date="2023-09-11T13:17:00Z">
            <w:rPr>
              <w:i/>
            </w:rPr>
          </w:rPrChange>
        </w:rPr>
        <w:fldChar w:fldCharType="end"/>
      </w:r>
      <w:r w:rsidRPr="00B26E5F">
        <w:rPr>
          <w:sz w:val="20"/>
          <w:szCs w:val="20"/>
          <w:rPrChange w:id="2854" w:author="Microsoft Office User" w:date="2023-09-11T13:17:00Z">
            <w:rPr/>
          </w:rPrChange>
        </w:rPr>
        <w:fldChar w:fldCharType="begin"/>
      </w:r>
      <w:r w:rsidRPr="00B26E5F">
        <w:rPr>
          <w:sz w:val="20"/>
          <w:szCs w:val="20"/>
          <w:rPrChange w:id="2855" w:author="Microsoft Office User" w:date="2023-09-11T13:17:00Z">
            <w:rPr/>
          </w:rPrChange>
        </w:rPr>
        <w:instrText>HYPERLINK "https://www.zotero.org/google-docs/?n2Avay" \h</w:instrText>
      </w:r>
      <w:r w:rsidRPr="00B26E5F">
        <w:rPr>
          <w:sz w:val="20"/>
          <w:szCs w:val="20"/>
          <w:rPrChange w:id="2856" w:author="Microsoft Office User" w:date="2023-09-11T13:17:00Z">
            <w:rPr>
              <w:sz w:val="20"/>
              <w:szCs w:val="20"/>
            </w:rPr>
          </w:rPrChange>
        </w:rPr>
      </w:r>
      <w:r w:rsidRPr="00B26E5F">
        <w:rPr>
          <w:sz w:val="20"/>
          <w:szCs w:val="20"/>
          <w:rPrChange w:id="2857" w:author="Microsoft Office User" w:date="2023-09-11T13:17:00Z">
            <w:rPr>
              <w:b/>
            </w:rPr>
          </w:rPrChange>
        </w:rPr>
        <w:fldChar w:fldCharType="separate"/>
      </w:r>
      <w:r w:rsidRPr="00B26E5F">
        <w:rPr>
          <w:b/>
          <w:sz w:val="20"/>
          <w:szCs w:val="20"/>
          <w:rPrChange w:id="2858" w:author="Microsoft Office User" w:date="2023-09-11T13:17:00Z">
            <w:rPr>
              <w:b/>
            </w:rPr>
          </w:rPrChange>
        </w:rPr>
        <w:t>15</w:t>
      </w:r>
      <w:r w:rsidRPr="00B26E5F">
        <w:rPr>
          <w:b/>
          <w:sz w:val="20"/>
          <w:szCs w:val="20"/>
          <w:rPrChange w:id="2859" w:author="Microsoft Office User" w:date="2023-09-11T13:17:00Z">
            <w:rPr>
              <w:b/>
            </w:rPr>
          </w:rPrChange>
        </w:rPr>
        <w:fldChar w:fldCharType="end"/>
      </w:r>
      <w:r w:rsidRPr="00B26E5F">
        <w:rPr>
          <w:sz w:val="20"/>
          <w:szCs w:val="20"/>
          <w:rPrChange w:id="2860" w:author="Microsoft Office User" w:date="2023-09-11T13:17:00Z">
            <w:rPr/>
          </w:rPrChange>
        </w:rPr>
        <w:fldChar w:fldCharType="begin"/>
      </w:r>
      <w:r w:rsidRPr="00B26E5F">
        <w:rPr>
          <w:sz w:val="20"/>
          <w:szCs w:val="20"/>
          <w:rPrChange w:id="2861" w:author="Microsoft Office User" w:date="2023-09-11T13:17:00Z">
            <w:rPr/>
          </w:rPrChange>
        </w:rPr>
        <w:instrText>HYPERLINK "https://www.zotero.org/google-docs/?n2Avay" \h</w:instrText>
      </w:r>
      <w:r w:rsidRPr="00B26E5F">
        <w:rPr>
          <w:sz w:val="20"/>
          <w:szCs w:val="20"/>
          <w:rPrChange w:id="2862" w:author="Microsoft Office User" w:date="2023-09-11T13:17:00Z">
            <w:rPr>
              <w:sz w:val="20"/>
              <w:szCs w:val="20"/>
            </w:rPr>
          </w:rPrChange>
        </w:rPr>
      </w:r>
      <w:r w:rsidRPr="00B26E5F">
        <w:rPr>
          <w:sz w:val="20"/>
          <w:szCs w:val="20"/>
          <w:rPrChange w:id="2863" w:author="Microsoft Office User" w:date="2023-09-11T13:17:00Z">
            <w:rPr/>
          </w:rPrChange>
        </w:rPr>
        <w:fldChar w:fldCharType="separate"/>
      </w:r>
      <w:r w:rsidRPr="00B26E5F">
        <w:rPr>
          <w:sz w:val="20"/>
          <w:szCs w:val="20"/>
          <w:rPrChange w:id="2864" w:author="Microsoft Office User" w:date="2023-09-11T13:17:00Z">
            <w:rPr/>
          </w:rPrChange>
        </w:rPr>
        <w:t>, 645–656 (2006).</w:t>
      </w:r>
      <w:r w:rsidRPr="00B26E5F">
        <w:rPr>
          <w:sz w:val="20"/>
          <w:szCs w:val="20"/>
          <w:rPrChange w:id="2865"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2866" w:author="Microsoft Office User" w:date="2023-09-11T13:17:00Z">
            <w:rPr/>
          </w:rPrChange>
        </w:rPr>
        <w:pPrChange w:id="2867" w:author="Microsoft Office User" w:date="2023-09-11T13:17:00Z">
          <w:pPr/>
        </w:pPrChange>
      </w:pPr>
    </w:p>
    <w:p w14:paraId="5BC6135E" w14:textId="77777777" w:rsidR="000C56B0" w:rsidRPr="00B26E5F" w:rsidRDefault="00367A15">
      <w:pPr>
        <w:snapToGrid w:val="0"/>
        <w:contextualSpacing/>
        <w:rPr>
          <w:sz w:val="20"/>
          <w:szCs w:val="20"/>
          <w:rPrChange w:id="2868" w:author="Microsoft Office User" w:date="2023-09-11T13:17:00Z">
            <w:rPr/>
          </w:rPrChange>
        </w:rPr>
        <w:pPrChange w:id="2869" w:author="Microsoft Office User" w:date="2023-09-11T13:17:00Z">
          <w:pPr/>
        </w:pPrChange>
      </w:pPr>
      <w:r w:rsidRPr="00B26E5F">
        <w:rPr>
          <w:sz w:val="20"/>
          <w:szCs w:val="20"/>
          <w:rPrChange w:id="2870" w:author="Microsoft Office User" w:date="2023-09-11T13:17:00Z">
            <w:rPr/>
          </w:rPrChange>
        </w:rPr>
        <w:fldChar w:fldCharType="begin"/>
      </w:r>
      <w:r w:rsidRPr="00B26E5F">
        <w:rPr>
          <w:sz w:val="20"/>
          <w:szCs w:val="20"/>
          <w:rPrChange w:id="2871" w:author="Microsoft Office User" w:date="2023-09-11T13:17:00Z">
            <w:rPr/>
          </w:rPrChange>
        </w:rPr>
        <w:instrText>HYPERLINK "https://www.zotero.org/google-docs/?n2Avay" \h</w:instrText>
      </w:r>
      <w:r w:rsidRPr="00B26E5F">
        <w:rPr>
          <w:sz w:val="20"/>
          <w:szCs w:val="20"/>
          <w:rPrChange w:id="2872" w:author="Microsoft Office User" w:date="2023-09-11T13:17:00Z">
            <w:rPr>
              <w:sz w:val="20"/>
              <w:szCs w:val="20"/>
            </w:rPr>
          </w:rPrChange>
        </w:rPr>
      </w:r>
      <w:r w:rsidRPr="00B26E5F">
        <w:rPr>
          <w:sz w:val="20"/>
          <w:szCs w:val="20"/>
          <w:rPrChange w:id="2873" w:author="Microsoft Office User" w:date="2023-09-11T13:17:00Z">
            <w:rPr/>
          </w:rPrChange>
        </w:rPr>
        <w:fldChar w:fldCharType="separate"/>
      </w:r>
      <w:r w:rsidRPr="00B26E5F">
        <w:rPr>
          <w:sz w:val="20"/>
          <w:szCs w:val="20"/>
          <w:rPrChange w:id="2874" w:author="Microsoft Office User" w:date="2023-09-11T13:17:00Z">
            <w:rPr/>
          </w:rPrChange>
        </w:rPr>
        <w:t>81.</w:t>
      </w:r>
      <w:r w:rsidRPr="00B26E5F">
        <w:rPr>
          <w:sz w:val="20"/>
          <w:szCs w:val="20"/>
          <w:rPrChange w:id="2875" w:author="Microsoft Office User" w:date="2023-09-11T13:17:00Z">
            <w:rPr/>
          </w:rPrChange>
        </w:rPr>
        <w:tab/>
        <w:t xml:space="preserve">Nyholm, S. V. &amp; Graf, J. Knowing your friends: invertebrate innate immunity fosters beneficial bacterial symbioses. </w:t>
      </w:r>
      <w:r w:rsidRPr="00B26E5F">
        <w:rPr>
          <w:sz w:val="20"/>
          <w:szCs w:val="20"/>
          <w:rPrChange w:id="2876" w:author="Microsoft Office User" w:date="2023-09-11T13:17:00Z">
            <w:rPr/>
          </w:rPrChange>
        </w:rPr>
        <w:fldChar w:fldCharType="end"/>
      </w:r>
      <w:r w:rsidRPr="00B26E5F">
        <w:rPr>
          <w:sz w:val="20"/>
          <w:szCs w:val="20"/>
          <w:rPrChange w:id="2877" w:author="Microsoft Office User" w:date="2023-09-11T13:17:00Z">
            <w:rPr/>
          </w:rPrChange>
        </w:rPr>
        <w:fldChar w:fldCharType="begin"/>
      </w:r>
      <w:r w:rsidRPr="00B26E5F">
        <w:rPr>
          <w:sz w:val="20"/>
          <w:szCs w:val="20"/>
          <w:rPrChange w:id="2878" w:author="Microsoft Office User" w:date="2023-09-11T13:17:00Z">
            <w:rPr/>
          </w:rPrChange>
        </w:rPr>
        <w:instrText>HYPERLINK "https://www.zotero.org/google-docs/?n2Avay" \h</w:instrText>
      </w:r>
      <w:r w:rsidRPr="00B26E5F">
        <w:rPr>
          <w:sz w:val="20"/>
          <w:szCs w:val="20"/>
          <w:rPrChange w:id="2879" w:author="Microsoft Office User" w:date="2023-09-11T13:17:00Z">
            <w:rPr>
              <w:sz w:val="20"/>
              <w:szCs w:val="20"/>
            </w:rPr>
          </w:rPrChange>
        </w:rPr>
      </w:r>
      <w:r w:rsidRPr="00B26E5F">
        <w:rPr>
          <w:sz w:val="20"/>
          <w:szCs w:val="20"/>
          <w:rPrChange w:id="2880" w:author="Microsoft Office User" w:date="2023-09-11T13:17:00Z">
            <w:rPr>
              <w:i/>
            </w:rPr>
          </w:rPrChange>
        </w:rPr>
        <w:fldChar w:fldCharType="separate"/>
      </w:r>
      <w:r w:rsidRPr="00B26E5F">
        <w:rPr>
          <w:i/>
          <w:sz w:val="20"/>
          <w:szCs w:val="20"/>
          <w:rPrChange w:id="2881" w:author="Microsoft Office User" w:date="2023-09-11T13:17:00Z">
            <w:rPr>
              <w:i/>
            </w:rPr>
          </w:rPrChange>
        </w:rPr>
        <w:t xml:space="preserve">Nat. Rev. Microbiol. </w:t>
      </w:r>
      <w:r w:rsidRPr="00B26E5F">
        <w:rPr>
          <w:i/>
          <w:sz w:val="20"/>
          <w:szCs w:val="20"/>
          <w:rPrChange w:id="2882" w:author="Microsoft Office User" w:date="2023-09-11T13:17:00Z">
            <w:rPr>
              <w:i/>
            </w:rPr>
          </w:rPrChange>
        </w:rPr>
        <w:fldChar w:fldCharType="end"/>
      </w:r>
      <w:r w:rsidRPr="00B26E5F">
        <w:rPr>
          <w:sz w:val="20"/>
          <w:szCs w:val="20"/>
          <w:rPrChange w:id="2883" w:author="Microsoft Office User" w:date="2023-09-11T13:17:00Z">
            <w:rPr/>
          </w:rPrChange>
        </w:rPr>
        <w:fldChar w:fldCharType="begin"/>
      </w:r>
      <w:r w:rsidRPr="00B26E5F">
        <w:rPr>
          <w:sz w:val="20"/>
          <w:szCs w:val="20"/>
          <w:rPrChange w:id="2884" w:author="Microsoft Office User" w:date="2023-09-11T13:17:00Z">
            <w:rPr/>
          </w:rPrChange>
        </w:rPr>
        <w:instrText>HYPERLINK "https://www.zotero.org/google-docs/?n2Avay" \h</w:instrText>
      </w:r>
      <w:r w:rsidRPr="00B26E5F">
        <w:rPr>
          <w:sz w:val="20"/>
          <w:szCs w:val="20"/>
          <w:rPrChange w:id="2885" w:author="Microsoft Office User" w:date="2023-09-11T13:17:00Z">
            <w:rPr>
              <w:sz w:val="20"/>
              <w:szCs w:val="20"/>
            </w:rPr>
          </w:rPrChange>
        </w:rPr>
      </w:r>
      <w:r w:rsidRPr="00B26E5F">
        <w:rPr>
          <w:sz w:val="20"/>
          <w:szCs w:val="20"/>
          <w:rPrChange w:id="2886" w:author="Microsoft Office User" w:date="2023-09-11T13:17:00Z">
            <w:rPr>
              <w:b/>
            </w:rPr>
          </w:rPrChange>
        </w:rPr>
        <w:fldChar w:fldCharType="separate"/>
      </w:r>
      <w:r w:rsidRPr="00B26E5F">
        <w:rPr>
          <w:b/>
          <w:sz w:val="20"/>
          <w:szCs w:val="20"/>
          <w:rPrChange w:id="2887" w:author="Microsoft Office User" w:date="2023-09-11T13:17:00Z">
            <w:rPr>
              <w:b/>
            </w:rPr>
          </w:rPrChange>
        </w:rPr>
        <w:t>10</w:t>
      </w:r>
      <w:r w:rsidRPr="00B26E5F">
        <w:rPr>
          <w:b/>
          <w:sz w:val="20"/>
          <w:szCs w:val="20"/>
          <w:rPrChange w:id="2888" w:author="Microsoft Office User" w:date="2023-09-11T13:17:00Z">
            <w:rPr>
              <w:b/>
            </w:rPr>
          </w:rPrChange>
        </w:rPr>
        <w:fldChar w:fldCharType="end"/>
      </w:r>
      <w:r w:rsidRPr="00B26E5F">
        <w:rPr>
          <w:sz w:val="20"/>
          <w:szCs w:val="20"/>
          <w:rPrChange w:id="2889" w:author="Microsoft Office User" w:date="2023-09-11T13:17:00Z">
            <w:rPr/>
          </w:rPrChange>
        </w:rPr>
        <w:fldChar w:fldCharType="begin"/>
      </w:r>
      <w:r w:rsidRPr="00B26E5F">
        <w:rPr>
          <w:sz w:val="20"/>
          <w:szCs w:val="20"/>
          <w:rPrChange w:id="2890" w:author="Microsoft Office User" w:date="2023-09-11T13:17:00Z">
            <w:rPr/>
          </w:rPrChange>
        </w:rPr>
        <w:instrText>HYPERLINK "https://www.zotero.org/google-docs/?n2Avay" \h</w:instrText>
      </w:r>
      <w:r w:rsidRPr="00B26E5F">
        <w:rPr>
          <w:sz w:val="20"/>
          <w:szCs w:val="20"/>
          <w:rPrChange w:id="2891" w:author="Microsoft Office User" w:date="2023-09-11T13:17:00Z">
            <w:rPr>
              <w:sz w:val="20"/>
              <w:szCs w:val="20"/>
            </w:rPr>
          </w:rPrChange>
        </w:rPr>
      </w:r>
      <w:r w:rsidRPr="00B26E5F">
        <w:rPr>
          <w:sz w:val="20"/>
          <w:szCs w:val="20"/>
          <w:rPrChange w:id="2892" w:author="Microsoft Office User" w:date="2023-09-11T13:17:00Z">
            <w:rPr/>
          </w:rPrChange>
        </w:rPr>
        <w:fldChar w:fldCharType="separate"/>
      </w:r>
      <w:r w:rsidRPr="00B26E5F">
        <w:rPr>
          <w:sz w:val="20"/>
          <w:szCs w:val="20"/>
          <w:rPrChange w:id="2893" w:author="Microsoft Office User" w:date="2023-09-11T13:17:00Z">
            <w:rPr/>
          </w:rPrChange>
        </w:rPr>
        <w:t>, 815–827 (2012).</w:t>
      </w:r>
      <w:r w:rsidRPr="00B26E5F">
        <w:rPr>
          <w:sz w:val="20"/>
          <w:szCs w:val="20"/>
          <w:rPrChange w:id="2894"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2895" w:name="_gib913fhpwyy" w:colFirst="0" w:colLast="0"/>
      <w:bookmarkEnd w:id="2895"/>
    </w:p>
    <w:sectPr w:rsidR="000C56B0" w:rsidSect="00877374">
      <w:headerReference w:type="default" r:id="rId24"/>
      <w:footerReference w:type="even" r:id="rId25"/>
      <w:footerReference w:type="default" r:id="rId26"/>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Microsoft Office User" w:date="2023-09-15T12:28:00Z" w:initials="MOU">
    <w:p w14:paraId="43E93D23" w14:textId="4905E909" w:rsidR="00263813" w:rsidRDefault="00263813">
      <w:pPr>
        <w:pStyle w:val="CommentText"/>
      </w:pPr>
      <w:r>
        <w:rPr>
          <w:rStyle w:val="CommentReference"/>
        </w:rPr>
        <w:annotationRef/>
      </w:r>
      <w:r>
        <w:t>Add cite</w:t>
      </w:r>
    </w:p>
  </w:comment>
  <w:comment w:id="155"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E93D23" w15:done="0"/>
  <w15:commentEx w15:paraId="76AB87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ECC87" w16cex:dateUtc="2023-09-15T19:28: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E93D23" w16cid:durableId="28AECC87"/>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24DF" w14:textId="77777777" w:rsidR="00B56879" w:rsidRDefault="00B56879">
      <w:r>
        <w:separator/>
      </w:r>
    </w:p>
  </w:endnote>
  <w:endnote w:type="continuationSeparator" w:id="0">
    <w:p w14:paraId="340B00C4" w14:textId="77777777" w:rsidR="00B56879" w:rsidRDefault="00B56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8303" w14:textId="77777777" w:rsidR="00B56879" w:rsidRDefault="00B56879">
      <w:r>
        <w:separator/>
      </w:r>
    </w:p>
  </w:footnote>
  <w:footnote w:type="continuationSeparator" w:id="0">
    <w:p w14:paraId="12DB2E2A" w14:textId="77777777" w:rsidR="00B56879" w:rsidRDefault="00B56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C56B0"/>
    <w:rsid w:val="000F1A53"/>
    <w:rsid w:val="0013233D"/>
    <w:rsid w:val="00136E1C"/>
    <w:rsid w:val="00145E96"/>
    <w:rsid w:val="001464B6"/>
    <w:rsid w:val="001575A6"/>
    <w:rsid w:val="00164AD6"/>
    <w:rsid w:val="001814B5"/>
    <w:rsid w:val="001E5A53"/>
    <w:rsid w:val="00215483"/>
    <w:rsid w:val="00226EDD"/>
    <w:rsid w:val="00240881"/>
    <w:rsid w:val="00260729"/>
    <w:rsid w:val="00263813"/>
    <w:rsid w:val="002B1A46"/>
    <w:rsid w:val="002D151D"/>
    <w:rsid w:val="002E085D"/>
    <w:rsid w:val="0030451B"/>
    <w:rsid w:val="003610F8"/>
    <w:rsid w:val="00367A15"/>
    <w:rsid w:val="003819EA"/>
    <w:rsid w:val="003A1979"/>
    <w:rsid w:val="003C0F7F"/>
    <w:rsid w:val="003D7DB5"/>
    <w:rsid w:val="00406E0F"/>
    <w:rsid w:val="00411416"/>
    <w:rsid w:val="004206C7"/>
    <w:rsid w:val="004302F8"/>
    <w:rsid w:val="00446BD0"/>
    <w:rsid w:val="00452973"/>
    <w:rsid w:val="00452AC3"/>
    <w:rsid w:val="004A6142"/>
    <w:rsid w:val="004E2FCE"/>
    <w:rsid w:val="004E7F60"/>
    <w:rsid w:val="004F11C4"/>
    <w:rsid w:val="004F5495"/>
    <w:rsid w:val="004F76C8"/>
    <w:rsid w:val="00573459"/>
    <w:rsid w:val="005C3394"/>
    <w:rsid w:val="005F13B6"/>
    <w:rsid w:val="005F785D"/>
    <w:rsid w:val="00683698"/>
    <w:rsid w:val="006A5C0B"/>
    <w:rsid w:val="006B342A"/>
    <w:rsid w:val="00737145"/>
    <w:rsid w:val="007564BA"/>
    <w:rsid w:val="00782AA8"/>
    <w:rsid w:val="00785BA8"/>
    <w:rsid w:val="007B09DE"/>
    <w:rsid w:val="007C216A"/>
    <w:rsid w:val="007D2847"/>
    <w:rsid w:val="007E7A4B"/>
    <w:rsid w:val="0081677E"/>
    <w:rsid w:val="00854829"/>
    <w:rsid w:val="0085517C"/>
    <w:rsid w:val="00877374"/>
    <w:rsid w:val="00882985"/>
    <w:rsid w:val="008C31DA"/>
    <w:rsid w:val="008F2DE1"/>
    <w:rsid w:val="008F606A"/>
    <w:rsid w:val="00944F35"/>
    <w:rsid w:val="00963D8C"/>
    <w:rsid w:val="009A4686"/>
    <w:rsid w:val="009C6F4D"/>
    <w:rsid w:val="009E31CC"/>
    <w:rsid w:val="009E36EF"/>
    <w:rsid w:val="00A141D2"/>
    <w:rsid w:val="00A63090"/>
    <w:rsid w:val="00A93871"/>
    <w:rsid w:val="00A96A89"/>
    <w:rsid w:val="00AD1B24"/>
    <w:rsid w:val="00AD69D9"/>
    <w:rsid w:val="00B024AA"/>
    <w:rsid w:val="00B26E5F"/>
    <w:rsid w:val="00B418C2"/>
    <w:rsid w:val="00B51684"/>
    <w:rsid w:val="00B56879"/>
    <w:rsid w:val="00B902F0"/>
    <w:rsid w:val="00BB276E"/>
    <w:rsid w:val="00BB6190"/>
    <w:rsid w:val="00BE6BFC"/>
    <w:rsid w:val="00BF2E60"/>
    <w:rsid w:val="00C405D9"/>
    <w:rsid w:val="00CA6A4D"/>
    <w:rsid w:val="00D03E1E"/>
    <w:rsid w:val="00DB41FE"/>
    <w:rsid w:val="00DD3784"/>
    <w:rsid w:val="00DF2249"/>
    <w:rsid w:val="00E04258"/>
    <w:rsid w:val="00E144A2"/>
    <w:rsid w:val="00E14517"/>
    <w:rsid w:val="00E24C39"/>
    <w:rsid w:val="00E5647B"/>
    <w:rsid w:val="00E9798F"/>
    <w:rsid w:val="00ED23B9"/>
    <w:rsid w:val="00F17EE0"/>
    <w:rsid w:val="00F26166"/>
    <w:rsid w:val="00F267A3"/>
    <w:rsid w:val="00F30F9D"/>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33</Pages>
  <Words>45288</Words>
  <Characters>258147</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3</cp:revision>
  <cp:lastPrinted>2023-09-11T20:19:00Z</cp:lastPrinted>
  <dcterms:created xsi:type="dcterms:W3CDTF">2023-09-28T22:36:00Z</dcterms:created>
  <dcterms:modified xsi:type="dcterms:W3CDTF">2023-09-29T23:17:00Z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id="u0wYQLmR"/&gt;&lt;style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 name="dontAskDelayCitationUpdates" value="true"/&gt;&lt;pref name="delayCitationUpdates" value="true"/&gt;&lt;/prefs&gt;&lt;/data&gt;</vt:lpwstr>
  </property>
</Properties>
</file>