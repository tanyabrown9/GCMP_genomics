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r w:rsidR="00367A15"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7D67852" w:rsidR="00F17EE0" w:rsidRDefault="00367A15" w:rsidP="00406E0F">
      <w:r w:rsidRPr="00FC0723">
        <w:t xml:space="preserve">Tropical reef-building corals exist in intimate symbiosis with diverse microbes and viruses. Coral microbiomes </w:t>
      </w:r>
      <w:del w:id="24" w:author="Microsoft Office User" w:date="2023-11-27T16:07:00Z">
        <w:r w:rsidRPr="00FC0723" w:rsidDel="00343B13">
          <w:delText xml:space="preserve">are generally much less diverse than their environment, but across studied corals, the biodiversity of these microbiomes </w:delText>
        </w:r>
      </w:del>
      <w:r w:rsidRPr="00FC0723">
        <w:t>var</w:t>
      </w:r>
      <w:ins w:id="25" w:author="Microsoft Office User" w:date="2023-11-27T16:07:00Z">
        <w:r w:rsidR="00343B13">
          <w:t>y</w:t>
        </w:r>
      </w:ins>
      <w:del w:id="26" w:author="Microsoft Office User" w:date="2023-11-27T16:07:00Z">
        <w:r w:rsidRPr="00FC0723" w:rsidDel="00343B13">
          <w:delText>ies</w:delText>
        </w:r>
      </w:del>
      <w:r w:rsidRPr="00FC0723">
        <w:t xml:space="preserve"> greatly</w:t>
      </w:r>
      <w:ins w:id="27" w:author="Microsoft Office User" w:date="2023-11-27T16:07:00Z">
        <w:r w:rsidR="00343B13">
          <w:t xml:space="preserve"> in biodiversity</w:t>
        </w:r>
      </w:ins>
      <w:r w:rsidRPr="00FC0723">
        <w:t xml:space="preserve">. It has previously been hypothesized that differences in coral innate immunity in general, and the copy number of </w:t>
      </w:r>
      <w:ins w:id="28" w:author="Tanya Brown" w:date="2023-11-13T17:11:00Z">
        <w:r w:rsidR="003A3B90">
          <w:t xml:space="preserve">innate immune genes containing </w:t>
        </w:r>
      </w:ins>
      <w:ins w:id="29" w:author="Tanya Brown" w:date="2023-11-13T17:10:00Z">
        <w:r w:rsidR="003A3B90" w:rsidRPr="00FC0723">
          <w:t xml:space="preserve">Toll/Interleukin Repeat </w:t>
        </w:r>
        <w:r w:rsidR="003A3B90">
          <w:t>(</w:t>
        </w:r>
      </w:ins>
      <w:r w:rsidRPr="00FC0723">
        <w:t>TIR</w:t>
      </w:r>
      <w:ins w:id="30" w:author="Tanya Brown" w:date="2023-11-13T17:10:00Z">
        <w:r w:rsidR="003A3B90">
          <w:t>)</w:t>
        </w:r>
      </w:ins>
      <w:r w:rsidRPr="00FC0723">
        <w:t>-domain</w:t>
      </w:r>
      <w:ins w:id="31" w:author="Tanya Brown" w:date="2023-11-13T17:11:00Z">
        <w:r w:rsidR="003A3B90">
          <w:t>s</w:t>
        </w:r>
      </w:ins>
      <w:r w:rsidRPr="00FC0723">
        <w:t xml:space="preserve"> </w:t>
      </w:r>
      <w:del w:id="32"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D17AE8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ins w:id="33" w:author="Microsoft Office User" w:date="2023-11-27T16:08:00Z">
        <w:r w:rsidR="007668A8">
          <w:t xml:space="preserve"> overall</w:t>
        </w:r>
      </w:ins>
      <w:r w:rsidRPr="00FC0723">
        <w:t xml:space="preserve"> </w:t>
      </w:r>
      <w:del w:id="34" w:author="Microsoft Office User" w:date="2023-11-27T16:08:00Z">
        <w:r w:rsidRPr="00FC0723" w:rsidDel="007668A8">
          <w:delText xml:space="preserve">interspecific </w:delText>
        </w:r>
      </w:del>
      <w:r w:rsidRPr="00FC0723">
        <w:t>differences in microbiome richness and beta-diversity among coral</w:t>
      </w:r>
      <w:ins w:id="35" w:author="Microsoft Office User" w:date="2023-11-27T16:08:00Z">
        <w:r w:rsidR="007668A8">
          <w:t xml:space="preserve"> species</w:t>
        </w:r>
      </w:ins>
      <w:del w:id="36" w:author="Microsoft Office User" w:date="2023-11-27T16:08:00Z">
        <w:r w:rsidRPr="00FC0723" w:rsidDel="007668A8">
          <w:delText>s</w:delText>
        </w:r>
      </w:del>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6028F912"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del w:id="37" w:author="Tanya Brown" w:date="2023-11-27T12:18:00Z">
        <w:r w:rsidDel="00151FC2">
          <w:delText>sculpting</w:delText>
        </w:r>
        <w:r w:rsidR="00FC2277" w:rsidDel="00151FC2">
          <w:delText xml:space="preserve"> </w:delText>
        </w:r>
        <w:r w:rsidDel="00151FC2">
          <w:delText xml:space="preserve"> modern</w:delText>
        </w:r>
      </w:del>
      <w:ins w:id="38" w:author="Tanya Brown" w:date="2023-11-27T12:18:00Z">
        <w:r w:rsidR="00151FC2">
          <w:t>sculpting modern</w:t>
        </w:r>
      </w:ins>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39" w:name="_7ar7cbu6haje" w:colFirst="0" w:colLast="0"/>
      <w:bookmarkEnd w:id="39"/>
      <w:r>
        <w:rPr>
          <w:rFonts w:ascii="Times New Roman" w:hAnsi="Times New Roman" w:cs="Times New Roman"/>
        </w:rPr>
        <w:t>Background</w:t>
      </w:r>
    </w:p>
    <w:p w14:paraId="496407D3" w14:textId="77777777" w:rsidR="000C56B0" w:rsidRPr="00FC0723" w:rsidRDefault="000C56B0">
      <w:pPr>
        <w:spacing w:before="120"/>
      </w:pPr>
    </w:p>
    <w:p w14:paraId="1D8D0B83" w14:textId="38A00A6B" w:rsidR="000C56B0" w:rsidRDefault="00367A15" w:rsidP="00406E0F">
      <w:r w:rsidRPr="00FC0723">
        <w:t>The 1681 described species of scleractinian corals</w:t>
      </w:r>
      <w:ins w:id="40" w:author="Tanya Brown" w:date="2023-11-27T12:26:00Z">
        <w:r w:rsidR="00151FC2">
          <w:t xml:space="preserve"> </w:t>
        </w:r>
      </w:ins>
      <w:r>
        <w:fldChar w:fldCharType="begin"/>
      </w:r>
      <w:r w:rsidR="008C08A7">
        <w:instrText xml:space="preserve"> ADDIN ZOTERO_ITEM CSL_CITATION {"citationID":"fscWQvtu","properties":{"formattedCitation":"[1]","plainCitation":"[1]","noteIndex":0},"citationItems":[{"id":1573,"uris":["http://zotero.org/groups/4751850/items/LH4GZUPZ"],"itemData":{"id":1573,"type":"report","title":"World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41"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ins w:id="42" w:author="Tanya Brown" w:date="2023-11-27T12:26:00Z">
        <w:r w:rsidR="00151FC2">
          <w:t xml:space="preserve"> </w:t>
        </w:r>
      </w:ins>
      <w:r>
        <w:fldChar w:fldCharType="begin"/>
      </w:r>
      <w:r w:rsidR="008C08A7">
        <w:instrText xml:space="preserve"> ADDIN ZOTERO_ITEM CSL_CITATION {"citationID":"CASVPwiE","properties":{"formattedCitation":"[2]","plainCitation":"[2]","noteIndex":0},"citationItems":[{"id":1576,"uris":["http://zotero.org/groups/4751850/items/XHDHAYD8"],"itemData":{"id":1576,"type":"article-journal","container-title":"Marine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3"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44" w:author="Microsoft Office User" w:date="2023-09-15T12:22:00Z">
        <w:r w:rsidR="009A4686">
          <w:t xml:space="preserve">eir </w:t>
        </w:r>
      </w:ins>
      <w:del w:id="45" w:author="Microsoft Office User" w:date="2023-09-15T12:22:00Z">
        <w:r w:rsidRPr="00FC0723" w:rsidDel="009A4686">
          <w:delText xml:space="preserve">is </w:delText>
        </w:r>
      </w:del>
      <w:r w:rsidRPr="00FC0723">
        <w:t>microbiome</w:t>
      </w:r>
      <w:ins w:id="46"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ins w:id="47" w:author="Tanya Brown" w:date="2023-11-27T12:26:00Z">
        <w:r w:rsidR="00151FC2">
          <w:t xml:space="preserve"> </w:t>
        </w:r>
      </w:ins>
      <w:r>
        <w:fldChar w:fldCharType="begin"/>
      </w:r>
      <w:r w:rsidR="008C08A7">
        <w:instrText xml:space="preserve"> ADDIN ZOTERO_ITEM CSL_CITATION {"citationID":"a163t2tokaq","properties":{"formattedCitation":"[3,4]","plainCitation":"[3,4]","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ins w:id="48" w:author="Tanya Brown" w:date="2023-11-27T12:26:00Z">
        <w:r w:rsidR="00151FC2">
          <w:t xml:space="preserve"> </w:t>
        </w:r>
      </w:ins>
      <w:r w:rsidR="00E24C39">
        <w:fldChar w:fldCharType="begin"/>
      </w:r>
      <w:r w:rsidR="008C08A7">
        <w:instrText xml:space="preserve"> ADDIN ZOTERO_ITEM CSL_CITATION {"citationID":"0szmlWlI","properties":{"formattedCitation":"[3,5]","plainCitation":"[3,5]","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1572,"uris":["http://zotero.org/groups/4751850/items/IBLCSSNI"],"itemData":{"id":1572,"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49"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ins w:id="50" w:author="Tanya Brown" w:date="2023-11-27T12:26:00Z">
        <w:r w:rsidR="00151FC2">
          <w:t xml:space="preserve"> </w:t>
        </w:r>
      </w:ins>
      <w:r w:rsidR="00E24C39">
        <w:fldChar w:fldCharType="begin"/>
      </w:r>
      <w:r w:rsidR="008C08A7">
        <w:instrText xml:space="preserve"> ADDIN ZOTERO_ITEM CSL_CITATION {"citationID":"mOAfQIsW","properties":{"formattedCitation":"[6\\uc0\\u8211{}8]","plainCitation":"[6–8]","noteIndex":0},"citationItems":[{"id":1570,"uris":["http://zotero.org/groups/4751850/items/V4M5WGRI"],"itemData":{"id":1570,"type":"article-journal","container-title":"FEMS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G"}],"issued":{"date-parts":[["2009"]]}}},{"id":1569,"uris":["http://zotero.org/groups/4751850/items/W8AP7B9Q"],"itemData":{"id":1569,"type":"article-journal","container-title":"Molecular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51"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ins w:id="52" w:author="Tanya Brown" w:date="2023-11-27T12:26:00Z">
        <w:r w:rsidR="00151FC2">
          <w:t xml:space="preserve"> </w:t>
        </w:r>
      </w:ins>
      <w:r w:rsidR="00E24C39">
        <w:fldChar w:fldCharType="begin"/>
      </w:r>
      <w:r w:rsidR="008C08A7">
        <w:instrText xml:space="preserve"> ADDIN ZOTERO_ITEM CSL_CITATION {"citationID":"LP55pTF8","properties":{"formattedCitation":"[8,9]","plainCitation":"[8,9]","noteIndex":0},"citationItems":[{"id":1568,"uris":["http://zotero.org/groups/4751850/items/5PD88CMZ"],"itemData":{"id":1568,"type":"article-journal","container-title":"The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W"},{"family":"Hoegh-Guldberg","given":"Ove"}],"issued":{"date-parts":[["2015"]]}}},{"id":1567,"uris":["http://zotero.org/groups/4751850/items/ATZK44GD"],"itemData":{"id":1567,"type":"article-journal","container-title":"Scientific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53"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ins w:id="54" w:author="Tanya Brown" w:date="2023-11-27T12:26:00Z">
        <w:r w:rsidR="00151FC2">
          <w:t xml:space="preserve"> </w:t>
        </w:r>
      </w:ins>
      <w:r w:rsidR="00E24C39">
        <w:fldChar w:fldCharType="begin"/>
      </w:r>
      <w:r w:rsidR="008C08A7">
        <w:instrText xml:space="preserve"> ADDIN ZOTERO_ITEM CSL_CITATION {"citationID":"m81FCbaQ","properties":{"formattedCitation":"[10,11]","plainCitation":"[10,11]","noteIndex":0},"citationItems":[{"id":1562,"uris":["http://zotero.org/groups/4751850/items/FC6VB6RR"],"itemData":{"id":1562,"type":"article-journal","container-title":"Frontiers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1566,"uris":["http://zotero.org/groups/4751850/items/VGFW6DLI"],"itemData":{"id":1566,"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55" w:author="Microsoft Office User" w:date="2023-09-11T14:17:00Z">
        <w:r w:rsidRPr="00FC0723" w:rsidDel="00E24C39">
          <w:rPr>
            <w:vertAlign w:val="superscript"/>
          </w:rPr>
          <w:delText>10,11</w:delText>
        </w:r>
      </w:del>
      <w:r>
        <w:rPr>
          <w:vertAlign w:val="superscript"/>
        </w:rPr>
        <w:fldChar w:fldCharType="end"/>
      </w:r>
      <w:r w:rsidRPr="00FC0723">
        <w:t>, bleaching</w:t>
      </w:r>
      <w:ins w:id="56" w:author="Tanya Brown" w:date="2023-11-27T12:26:00Z">
        <w:r w:rsidR="00151FC2">
          <w:t xml:space="preserve"> </w:t>
        </w:r>
      </w:ins>
      <w:r w:rsidR="00E24C39">
        <w:fldChar w:fldCharType="begin"/>
      </w:r>
      <w:r w:rsidR="008C08A7">
        <w:instrText xml:space="preserve"> ADDIN ZOTERO_ITEM CSL_CITATION {"citationID":"KA5W2BDR","properties":{"formattedCitation":"[12,13]","plainCitation":"[12,13]","noteIndex":0},"citationItems":[{"id":1630,"uris":["http://zotero.org/groups/4751850/items/7C452PQD"],"itemData":{"id":1630,"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1565,"uris":["http://zotero.org/groups/4751850/items/KNRWCDT3"],"itemData":{"id":1565,"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57"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ins w:id="58" w:author="Tanya Brown" w:date="2023-11-27T12:26:00Z">
        <w:r w:rsidR="00151FC2">
          <w:t xml:space="preserve"> </w:t>
        </w:r>
      </w:ins>
      <w:r w:rsidR="00E04258">
        <w:fldChar w:fldCharType="begin"/>
      </w:r>
      <w:r w:rsidR="008C08A7">
        <w:instrText xml:space="preserve"> ADDIN ZOTERO_ITEM CSL_CITATION {"citationID":"dMGP2AN9","properties":{"formattedCitation":"[14,15]","plainCitation":"[14,15]","noteIndex":0},"citationItems":[{"id":1564,"uris":["http://zotero.org/groups/4751850/items/NISGDAAD"],"itemData":{"id":1564,"type":"article-journal","container-title":"The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ins w:id="59" w:author="Tanya Brown" w:date="2023-11-27T12:26:00Z">
        <w:r w:rsidR="00151FC2">
          <w:t xml:space="preserve"> </w:t>
        </w:r>
      </w:ins>
      <w:r w:rsidR="00DD3784">
        <w:fldChar w:fldCharType="begin"/>
      </w:r>
      <w:r w:rsidR="008C08A7">
        <w:instrText xml:space="preserve"> ADDIN ZOTERO_ITEM CSL_CITATION {"citationID":"auPU6wkb","properties":{"formattedCitation":"[10,15,16]","plainCitation":"[10,15,16]","noteIndex":0},"citationItems":[{"id":1562,"uris":["http://zotero.org/groups/4751850/items/FC6VB6RR"],"itemData":{"id":1562,"type":"article-journal","container-title":"Frontiers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ins w:id="60" w:author="Tanya Brown" w:date="2023-11-27T12:26:00Z">
        <w:r w:rsidR="00151FC2">
          <w:t xml:space="preserve"> </w:t>
        </w:r>
      </w:ins>
      <w:r w:rsidR="00DD3784">
        <w:fldChar w:fldCharType="begin"/>
      </w:r>
      <w:r w:rsidR="008C08A7">
        <w:instrText xml:space="preserve"> ADDIN ZOTERO_ITEM CSL_CITATION {"citationID":"alnn6arde0","properties":{"formattedCitation":"[16]","plainCitation":"[16]","noteIndex":0},"citationItems":[{"id":1622,"uris":["http://zotero.org/groups/4751850/items/CUJSGEWN"],"itemData":{"id":1622,"type":"article-journal","container-title":"Nature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plastic pollution</w:t>
      </w:r>
      <w:ins w:id="61" w:author="Tanya Brown" w:date="2023-11-27T12:26:00Z">
        <w:r w:rsidR="00151FC2">
          <w:t xml:space="preserve"> </w:t>
        </w:r>
      </w:ins>
      <w:r w:rsidR="00DD3784">
        <w:fldChar w:fldCharType="begin"/>
      </w:r>
      <w:r w:rsidR="008C08A7">
        <w:instrText xml:space="preserve"> ADDIN ZOTERO_ITEM CSL_CITATION {"citationID":"csGeXRpx","properties":{"formattedCitation":"[17]","plainCitation":"[17]","noteIndex":0},"citationItems":[{"id":1561,"uris":["http://zotero.org/groups/4751850/items/I58Z2ZQG"],"itemData":{"id":1561,"type":"article-journal","container-title":"Communications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ins w:id="62" w:author="Tanya Brown" w:date="2023-11-27T12:27:00Z">
        <w:r w:rsidR="00151FC2">
          <w:t xml:space="preserve"> </w:t>
        </w:r>
      </w:ins>
      <w:r w:rsidR="00DD3784">
        <w:fldChar w:fldCharType="begin"/>
      </w:r>
      <w:r w:rsidR="008C08A7">
        <w:instrText xml:space="preserve"> ADDIN ZOTERO_ITEM CSL_CITATION {"citationID":"a28m5t85o2t","properties":{"formattedCitation":"[16,18,19]","plainCitation":"[16,18,19]","noteIndex":0},"citationItems":[{"id":1622,"uris":["http://zotero.org/groups/4751850/items/CUJSGEWN"],"itemData":{"id":1622,"type":"article-journal","container-title":"Nature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P"},{"family":"Rosales","given":"Stephanie"}],"issued":{"date-parts":[["2016"]]}}},{"id":1560,"uris":["http://zotero.org/groups/4751850/items/IJWVXULV"],"itemData":{"id":1560,"type":"article-journal","container-title":"Coral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J"}],"issued":{"date-parts":[["2018"]]}},"label":"page"},{"id":1559,"uris":["http://zotero.org/groups/4751850/items/P3GXHFX7"],"itemData":{"id":1559,"type":"article-journal","container-title":"Royal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ins w:id="63" w:author="Tanya Brown" w:date="2023-11-27T12:27:00Z">
        <w:r w:rsidR="00151FC2">
          <w:t xml:space="preserve"> </w:t>
        </w:r>
      </w:ins>
      <w:r w:rsidR="001575A6">
        <w:fldChar w:fldCharType="begin"/>
      </w:r>
      <w:r w:rsidR="008C08A7">
        <w:instrText xml:space="preserve"> ADDIN ZOTERO_ITEM CSL_CITATION {"citationID":"l5BQpNko","properties":{"formattedCitation":"[20,21]","plainCitation":"[20,21]","noteIndex":0},"citationItems":[{"id":1557,"uris":["http://zotero.org/groups/4751850/items/HAHAASM4"],"itemData":{"id":1557,"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L"}],"issued":{"date-parts":[["2020"]]}}},{"id":1558,"uris":["http://zotero.org/groups/4751850/items/6Q98DZFE"],"itemData":{"id":1558,"type":"article-journal","container-title":"Coral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64"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xml:space="preserve">. </w:t>
      </w:r>
      <w:r w:rsidRPr="00FC0723">
        <w:lastRenderedPageBreak/>
        <w:t>Building on these ecological and population-genetic comparisons, specific coral microorganisms have been linked to important host health outcomes, such as protection against pathogens or susceptibility to them</w:t>
      </w:r>
      <w:ins w:id="65" w:author="Tanya Brown" w:date="2023-11-27T12:27:00Z">
        <w:r w:rsidR="00151FC2">
          <w:t xml:space="preserve"> </w:t>
        </w:r>
      </w:ins>
      <w:r w:rsidR="001575A6">
        <w:fldChar w:fldCharType="begin"/>
      </w:r>
      <w:r w:rsidR="008C08A7">
        <w:instrText xml:space="preserve"> ADDIN ZOTERO_ITEM CSL_CITATION {"citationID":"boRAAUBR","properties":{"formattedCitation":"[22]","plainCitation":"[22]","noteIndex":0},"citationItems":[{"id":1556,"uris":["http://zotero.org/groups/4751850/items/T76K2G56"],"itemData":{"id":1556,"type":"article-journal","container-title":"Scientific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66"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ins w:id="67" w:author="Tanya Brown" w:date="2023-11-27T12:27:00Z">
        <w:r w:rsidR="00151FC2">
          <w:t xml:space="preserve"> </w:t>
        </w:r>
      </w:ins>
      <w:r w:rsidR="001575A6">
        <w:fldChar w:fldCharType="begin"/>
      </w:r>
      <w:r w:rsidR="008C08A7">
        <w:instrText xml:space="preserve"> ADDIN ZOTERO_ITEM CSL_CITATION {"citationID":"J9GzhFBv","properties":{"formattedCitation":"[23]","plainCitation":"[23]","noteIndex":0},"citationItems":[{"id":1329,"uris":["http://zotero.org/groups/2769688/items/SMX32XZZ"],"itemData":{"id":1329,"type":"article-journal","abstract":"Although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76526425" w:rsidR="003108E2" w:rsidRDefault="00367A15" w:rsidP="00406E0F">
      <w:pPr>
        <w:rPr>
          <w:ins w:id="68" w:author="Tanya Brown" w:date="2023-11-27T12:30: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69" w:author="Tanya Brown" w:date="2023-10-31T19:58:00Z">
        <w:r w:rsidRPr="00FC0723" w:rsidDel="003E49C2">
          <w:delText xml:space="preserve">While </w:delText>
        </w:r>
      </w:del>
      <w:ins w:id="70" w:author="Tanya Brown" w:date="2023-10-31T19:58:00Z">
        <w:r w:rsidR="003E49C2">
          <w:t>V</w:t>
        </w:r>
      </w:ins>
      <w:del w:id="71"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8C08A7">
        <w:instrText xml:space="preserve"> ADDIN ZOTERO_ITEM CSL_CITATION {"citationID":"u9pDnIPC","properties":{"formattedCitation":"[24\\uc0\\u8211{}26]","plainCitation":"[24–26]","noteIndex":0},"citationItems":[{"id":1661,"uris":["http://zotero.org/groups/4751850/items/CSHHB975"],"itemData":{"id":1661,"type":"article-journal","abstract":"Diet and host phylogeny drive the taxonomic and functional contents of the gut microbiome in mammals, yet it is unknown whether these patterns hold across all vertebrate lineages. Here, we assessed gut microbiomes from </w:instrText>
      </w:r>
      <w:r w:rsidR="008C08A7">
        <w:rPr>
          <w:rFonts w:ascii="Cambria Math" w:hAnsi="Cambria Math" w:cs="Cambria Math"/>
        </w:rPr>
        <w:instrText>∼</w:instrText>
      </w:r>
      <w:r w:rsidR="008C08A7">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1554,"uris":["http://zotero.org/groups/4751850/items/SB8YKC2G"],"itemData":{"id":1554,"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D"},{"family":"Knight","given":"Rob"}],"issued":{"date-parts":[["2008"]]}}},{"id":1553,"uris":["http://zotero.org/groups/4751850/items/9ZFDVVJJ"],"itemData":{"id":1553,"type":"article-journal","container-title":"Proceedings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72" w:author="Tanya Brown" w:date="2023-10-31T20:03:00Z">
        <w:r w:rsidR="003E49C2">
          <w:t>.</w:t>
        </w:r>
      </w:ins>
      <w:ins w:id="73" w:author="Tanya Brown" w:date="2023-11-06T16:06:00Z">
        <w:r w:rsidR="00BF6F18">
          <w:t xml:space="preserve"> One recent large-scale analysis of animal and plant microbiomes from the Earth Microbiome Project identified host factors</w:t>
        </w:r>
      </w:ins>
      <w:ins w:id="74" w:author="Tanya Brown" w:date="2023-11-12T18:32:00Z">
        <w:r w:rsidR="00EE515C">
          <w:t xml:space="preserve"> </w:t>
        </w:r>
      </w:ins>
      <w:r w:rsidR="00EE515C">
        <w:fldChar w:fldCharType="begin"/>
      </w:r>
      <w:r w:rsidR="008C08A7">
        <w:instrText xml:space="preserve"> ADDIN ZOTERO_ITEM CSL_CITATION {"citationID":"a2978cmrb6n","properties":{"formattedCitation":"[27]","plainCitation":"[27]","noteIndex":0},"citationItems":[{"id":1907,"uris":["http://zotero.org/groups/4751850/items/I64YFYCT"],"itemData":{"id":1907,"type":"article-journal","container-title":"Genome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75" w:author="Tanya Brown" w:date="2023-11-06T16:06:00Z">
        <w:r w:rsidR="00BF6F18">
          <w:t xml:space="preserve">, including </w:t>
        </w:r>
        <w:del w:id="76" w:author="Microsoft Office User" w:date="2023-11-27T16:09:00Z">
          <w:r w:rsidR="00BF6F18" w:rsidDel="007668A8">
            <w:delText xml:space="preserve">especially </w:delText>
          </w:r>
        </w:del>
        <w:r w:rsidR="00BF6F18">
          <w:t>the complexity</w:t>
        </w:r>
      </w:ins>
      <w:ins w:id="77" w:author="Tanya Brown" w:date="2023-11-06T16:07:00Z">
        <w:r w:rsidR="00BF6F18">
          <w:t xml:space="preserve"> of the adaptive immune system as key to shaping internal (digestive system) microbiomes, while external</w:t>
        </w:r>
      </w:ins>
      <w:ins w:id="78" w:author="Tanya Brown" w:date="2023-11-06T16:08:00Z">
        <w:r w:rsidR="00BF6F18">
          <w:t xml:space="preserve"> environmental and climatic</w:t>
        </w:r>
      </w:ins>
      <w:ins w:id="79" w:author="Tanya Brown" w:date="2023-11-06T16:07:00Z">
        <w:r w:rsidR="00BF6F18">
          <w:t xml:space="preserve"> factors, such as latitude, precipitation, and regional vegetation</w:t>
        </w:r>
      </w:ins>
      <w:ins w:id="80" w:author="Tanya Brown" w:date="2023-11-06T16:08:00Z">
        <w:r w:rsidR="00BF6F18">
          <w:t xml:space="preserve"> shaped external microbiomes such as plant surfaces</w:t>
        </w:r>
      </w:ins>
      <w:ins w:id="81" w:author="Tanya Brown" w:date="2023-11-12T18:33:00Z">
        <w:r w:rsidR="00EE515C">
          <w:t xml:space="preserve"> </w:t>
        </w:r>
      </w:ins>
      <w:r w:rsidR="00EE515C">
        <w:fldChar w:fldCharType="begin"/>
      </w:r>
      <w:r w:rsidR="008C08A7">
        <w:instrText xml:space="preserve"> ADDIN ZOTERO_ITEM CSL_CITATION {"citationID":"ach8ksbq9n","properties":{"formattedCitation":"[27]","plainCitation":"[27]","noteIndex":0},"citationItems":[{"id":1907,"uris":["http://zotero.org/groups/4751850/items/I64YFYCT"],"itemData":{"id":1907,"type":"article-journal","container-title":"Genome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82" w:author="Tanya Brown" w:date="2023-11-06T16:18:00Z">
        <w:r w:rsidR="009C1171">
          <w:t xml:space="preserve">. </w:t>
        </w:r>
      </w:ins>
      <w:ins w:id="83" w:author="Tanya Brown" w:date="2023-11-06T16:21:00Z">
        <w:r w:rsidR="009C1171">
          <w:t xml:space="preserve"> At a finer-scale</w:t>
        </w:r>
      </w:ins>
      <w:ins w:id="84" w:author="Tanya Brown" w:date="2023-11-27T12:29:00Z">
        <w:r w:rsidR="00AD3A67">
          <w:t>,</w:t>
        </w:r>
      </w:ins>
      <w:ins w:id="85" w:author="Tanya Brown" w:date="2023-11-06T16:21:00Z">
        <w:r w:rsidR="009C1171">
          <w:t xml:space="preserve"> genome-wide association studies have identified </w:t>
        </w:r>
      </w:ins>
      <w:ins w:id="86" w:author="Tanya Brown" w:date="2023-11-06T16:22:00Z">
        <w:r w:rsidR="009C1171">
          <w:t>several mammalian and plant genes associated with microbiome</w:t>
        </w:r>
      </w:ins>
      <w:ins w:id="87" w:author="Tanya Brown" w:date="2023-11-06T16:31:00Z">
        <w:r w:rsidR="003108E2">
          <w:t xml:space="preserve"> structure and</w:t>
        </w:r>
      </w:ins>
      <w:ins w:id="88" w:author="Tanya Brown" w:date="2023-11-06T16:22:00Z">
        <w:r w:rsidR="009C1171">
          <w:t xml:space="preserve"> complexity </w:t>
        </w:r>
      </w:ins>
      <w:r w:rsidR="00EE515C">
        <w:rPr>
          <w:highlight w:val="yellow"/>
        </w:rPr>
        <w:fldChar w:fldCharType="begin"/>
      </w:r>
      <w:r w:rsidR="008C08A7">
        <w:rPr>
          <w:highlight w:val="yellow"/>
        </w:rPr>
        <w:instrText xml:space="preserve"> ADDIN ZOTERO_ITEM CSL_CITATION {"citationID":"a178b629vn5","properties":{"formattedCitation":"[28]","plainCitation":"[28]","noteIndex":0},"citationItems":[{"id":1619,"uris":["http://zotero.org/groups/4751850/items/7H6G6SKQ"],"itemData":{"id":1619,"type":"article-journal","container-title":"Current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89" w:author="Tanya Brown" w:date="2023-11-06T16:30:00Z">
        <w:r w:rsidR="003108E2">
          <w:t xml:space="preserve">. Experimental work in gnotobiotic mice demonstrates that </w:t>
        </w:r>
      </w:ins>
      <w:ins w:id="90" w:author="Tanya Brown" w:date="2023-11-06T16:31:00Z">
        <w:r w:rsidR="003108E2">
          <w:t>microbiome structure in turn can influence how diet modulates host immunity</w:t>
        </w:r>
      </w:ins>
      <w:ins w:id="91" w:author="Tanya Brown" w:date="2023-11-12T18:36:00Z">
        <w:r w:rsidR="00EE515C">
          <w:t xml:space="preserve"> </w:t>
        </w:r>
      </w:ins>
      <w:r w:rsidR="00EE515C">
        <w:fldChar w:fldCharType="begin"/>
      </w:r>
      <w:r w:rsidR="008C08A7">
        <w:instrText xml:space="preserve"> ADDIN ZOTERO_ITEM CSL_CITATION {"citationID":"a4mv78c44d","properties":{"formattedCitation":"[29]","plainCitation":"[29]","noteIndex":0},"citationItems":[{"id":1912,"uris":["http://zotero.org/groups/4751850/items/W3YQLVAQ"],"itemData":{"id":1912,"type":"article-journal","abstract":"Emerging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92" w:author="Tanya Brown" w:date="2023-10-31T20:03:00Z">
        <w:r w:rsidRPr="00FC0723" w:rsidDel="003E49C2">
          <w:delText>,</w:delText>
        </w:r>
      </w:del>
      <w:del w:id="93"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94" w:author="Tanya Brown" w:date="2023-11-12T18:39:00Z">
        <w:r w:rsidR="00EE515C">
          <w:t>.</w:t>
        </w:r>
      </w:ins>
    </w:p>
    <w:p w14:paraId="0AFC6DDC" w14:textId="77777777" w:rsidR="00AD3A67" w:rsidRDefault="00AD3A67" w:rsidP="00406E0F">
      <w:pPr>
        <w:rPr>
          <w:ins w:id="95" w:author="Tanya Brown" w:date="2023-11-06T16:33:00Z"/>
        </w:rPr>
      </w:pPr>
    </w:p>
    <w:p w14:paraId="46FF5C9B" w14:textId="2657BFF6" w:rsidR="000C56B0" w:rsidRDefault="003108E2" w:rsidP="00264A28">
      <w:ins w:id="96" w:author="Tanya Brown" w:date="2023-11-06T16:34:00Z">
        <w:r>
          <w:t>As diverse</w:t>
        </w:r>
      </w:ins>
      <w:ins w:id="97" w:author="Tanya Brown" w:date="2023-11-06T16:35:00Z">
        <w:r>
          <w:t xml:space="preserve"> and</w:t>
        </w:r>
      </w:ins>
      <w:ins w:id="98" w:author="Tanya Brown" w:date="2023-11-06T16:34:00Z">
        <w:r>
          <w:t xml:space="preserve"> earl</w:t>
        </w:r>
      </w:ins>
      <w:ins w:id="99" w:author="Tanya Brown" w:date="2023-11-06T16:35:00Z">
        <w:r>
          <w:t>y-</w:t>
        </w:r>
      </w:ins>
      <w:ins w:id="100" w:author="Tanya Brown" w:date="2023-11-06T16:34:00Z">
        <w:r>
          <w:t>diverging</w:t>
        </w:r>
      </w:ins>
      <w:ins w:id="101" w:author="Tanya Brown" w:date="2023-11-06T16:35:00Z">
        <w:r>
          <w:t xml:space="preserve"> animals that lack traditional adaptive immunity</w:t>
        </w:r>
      </w:ins>
      <w:ins w:id="102" w:author="Tanya Brown" w:date="2023-11-06T16:40:00Z">
        <w:r w:rsidR="00F1511C">
          <w:t xml:space="preserve">, </w:t>
        </w:r>
      </w:ins>
      <w:ins w:id="103" w:author="Tanya Brown" w:date="2023-11-06T16:41:00Z">
        <w:r w:rsidR="00F1511C">
          <w:t xml:space="preserve">live in </w:t>
        </w:r>
      </w:ins>
      <w:ins w:id="104" w:author="Tanya Brown" w:date="2023-11-27T12:36:00Z">
        <w:r w:rsidR="00AD3A67">
          <w:t>varied</w:t>
        </w:r>
      </w:ins>
      <w:ins w:id="105" w:author="Tanya Brown" w:date="2023-11-06T16:41:00Z">
        <w:r w:rsidR="00F1511C">
          <w:t xml:space="preserve"> </w:t>
        </w:r>
      </w:ins>
      <w:ins w:id="106" w:author="Tanya Brown" w:date="2023-11-06T16:42:00Z">
        <w:r w:rsidR="00F1511C">
          <w:t xml:space="preserve">marine environments, </w:t>
        </w:r>
      </w:ins>
      <w:ins w:id="107" w:author="Tanya Brown" w:date="2023-11-06T16:40:00Z">
        <w:r w:rsidR="00F1511C">
          <w:t>can feed via predation and/or sy</w:t>
        </w:r>
      </w:ins>
      <w:ins w:id="108" w:author="Tanya Brown" w:date="2023-11-06T16:41:00Z">
        <w:r w:rsidR="00F1511C">
          <w:t>mbiosis</w:t>
        </w:r>
      </w:ins>
      <w:ins w:id="109" w:author="Tanya Brown" w:date="2023-11-06T16:38:00Z">
        <w:r w:rsidR="00F1511C">
          <w:t xml:space="preserve"> and associate with complex microbiomes both</w:t>
        </w:r>
      </w:ins>
      <w:ins w:id="110" w:author="Tanya Brown" w:date="2023-11-06T16:39:00Z">
        <w:r w:rsidR="00F1511C">
          <w:t xml:space="preserve"> internally and externally,</w:t>
        </w:r>
      </w:ins>
      <w:ins w:id="111" w:author="Tanya Brown" w:date="2023-11-06T16:34:00Z">
        <w:r>
          <w:t xml:space="preserve"> </w:t>
        </w:r>
      </w:ins>
      <w:del w:id="112" w:author="Tanya Brown" w:date="2023-10-31T20:04:00Z">
        <w:r w:rsidR="00367A15" w:rsidRPr="00FC0723" w:rsidDel="003E49C2">
          <w:delText>t</w:delText>
        </w:r>
      </w:del>
      <w:ins w:id="113" w:author="Tanya Brown" w:date="2023-11-06T16:38:00Z">
        <w:r w:rsidR="00F1511C">
          <w:t>t</w:t>
        </w:r>
      </w:ins>
      <w:r w:rsidR="00367A15" w:rsidRPr="00FC0723">
        <w:t xml:space="preserve">he traits shaping the microbiome evolution of </w:t>
      </w:r>
      <w:del w:id="114" w:author="Tanya Brown" w:date="2023-11-06T16:38:00Z">
        <w:r w:rsidR="00367A15" w:rsidRPr="00FC0723" w:rsidDel="00F1511C">
          <w:delText xml:space="preserve">basally divergent animal taxa </w:delText>
        </w:r>
      </w:del>
      <w:ins w:id="115"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1C8C47A2" w:rsidR="005C3394" w:rsidRDefault="00367A15" w:rsidP="005C3394">
      <w:pPr>
        <w:rPr>
          <w:ins w:id="116" w:author="Microsoft Office User" w:date="2023-09-11T12:38:00Z"/>
        </w:rPr>
      </w:pPr>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del w:id="117" w:author="Tanya Brown" w:date="2023-11-27T12:38:00Z">
        <w:r w:rsidRPr="00FC0723" w:rsidDel="00264A28">
          <w:delText xml:space="preserve"> </w:delText>
        </w:r>
      </w:del>
      <w:ins w:id="118" w:author="Microsoft Office User" w:date="2023-09-15T12:25:00Z">
        <w:r w:rsidR="00263813">
          <w:t xml:space="preserve"> </w:t>
        </w:r>
      </w:ins>
      <w:ins w:id="119" w:author="Microsoft Office User" w:date="2023-09-15T12:26:00Z">
        <w:r w:rsidR="00263813">
          <w:t xml:space="preserve">Results </w:t>
        </w:r>
      </w:ins>
      <w:ins w:id="120" w:author="Microsoft Office User" w:date="2023-09-15T12:25:00Z">
        <w:r w:rsidR="00263813">
          <w:t>from</w:t>
        </w:r>
      </w:ins>
      <w:ins w:id="121" w:author="Microsoft Office User" w:date="2023-09-15T12:26:00Z">
        <w:r w:rsidR="00263813">
          <w:t xml:space="preserve"> studies of innate immunity in</w:t>
        </w:r>
      </w:ins>
      <w:ins w:id="122" w:author="Microsoft Office User" w:date="2023-09-15T12:25:00Z">
        <w:r w:rsidR="00263813">
          <w:t xml:space="preserve"> mammals and plants lend </w:t>
        </w:r>
      </w:ins>
      <w:ins w:id="123" w:author="Microsoft Office User" w:date="2023-09-15T12:26:00Z">
        <w:r w:rsidR="00263813">
          <w:t xml:space="preserve">support to this idea. </w:t>
        </w:r>
      </w:ins>
      <w:ins w:id="124" w:author="Microsoft Office User" w:date="2023-09-11T12:36:00Z">
        <w:r w:rsidR="005C3394">
          <w:t xml:space="preserve">For example, </w:t>
        </w:r>
        <w:r w:rsidR="005C3394" w:rsidRPr="00FC0723">
          <w:t>using Toll-like receptor (TLR) 5 deficient compared to wild type mice, TLR genes have been correlated with membership</w:t>
        </w:r>
      </w:ins>
      <w:ins w:id="125" w:author="Microsoft Office User" w:date="2023-11-27T16:10:00Z">
        <w:r w:rsidR="007668A8">
          <w:t xml:space="preserve"> </w:t>
        </w:r>
        <w:r w:rsidR="007668A8" w:rsidRPr="00FC0723">
          <w:t>of the mouse gut microbiome</w:t>
        </w:r>
      </w:ins>
      <w:ins w:id="126" w:author="Microsoft Office User" w:date="2023-09-11T12:36:00Z">
        <w:r w:rsidR="005C3394" w:rsidRPr="00FC0723">
          <w:t xml:space="preserve"> and host-microbial interactions with specific m</w:t>
        </w:r>
      </w:ins>
      <w:ins w:id="127" w:author="Microsoft Office User" w:date="2023-11-27T16:10:00Z">
        <w:r w:rsidR="007668A8">
          <w:t>icrobes</w:t>
        </w:r>
      </w:ins>
      <w:ins w:id="128" w:author="Microsoft Office User" w:date="2023-09-11T12:36:00Z">
        <w:r w:rsidR="005C3394" w:rsidRPr="00FC0723">
          <w:t>, although the overall effect of TLR on gut microbiome β-diversity remains controversial</w:t>
        </w:r>
      </w:ins>
      <w:r w:rsidR="00963D8C">
        <w:t xml:space="preserve"> (reviewed in </w:t>
      </w:r>
      <w:r w:rsidR="00963D8C">
        <w:fldChar w:fldCharType="begin"/>
      </w:r>
      <w:r w:rsidR="008C08A7">
        <w:instrText xml:space="preserve"> ADDIN ZOTERO_ITEM CSL_CITATION {"citationID":"wQkhsS82","properties":{"formattedCitation":"[28]","plainCitation":"[28]","noteIndex":0},"citationItems":[{"id":1619,"uris":["http://zotero.org/groups/4751850/items/7H6G6SKQ"],"itemData":{"id":1619,"type":"article-journal","container-title":"Current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ins w:id="129" w:author="Tanya Brown" w:date="2023-11-27T12:39:00Z">
        <w:r w:rsidR="00264A28">
          <w:t>)</w:t>
        </w:r>
      </w:ins>
      <w:del w:id="130" w:author="Microsoft Office User" w:date="2023-09-11T16:38:00Z">
        <w:r w:rsidR="00963D8C" w:rsidDel="00A93871">
          <w:delText xml:space="preserve"> </w:delText>
        </w:r>
      </w:del>
      <w:ins w:id="131"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8C08A7">
        <w:instrText xml:space="preserve"> ADDIN ZOTERO_ITEM CSL_CITATION {"citationID":"ZYVknRPO","properties":{"formattedCitation":"[30]","plainCitation":"[30]","noteIndex":0},"citationItems":[{"id":1620,"uris":["http://zotero.org/groups/4751850/items/87G65P42"],"itemData":{"id":1620,"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132" w:author="Microsoft Office User" w:date="2023-09-11T16:38:00Z">
        <w:r w:rsidR="00963D8C" w:rsidDel="00A93871">
          <w:delText xml:space="preserve"> </w:delText>
        </w:r>
      </w:del>
      <w:ins w:id="133" w:author="Microsoft Office User" w:date="2023-09-11T12:38:00Z">
        <w:r w:rsidR="005C3394">
          <w:t>.</w:t>
        </w:r>
      </w:ins>
      <w:ins w:id="134" w:author="Microsoft Office User" w:date="2023-11-27T16:11:00Z">
        <w:r w:rsidR="007668A8">
          <w:t xml:space="preserve"> However, more research is needed to test if innate immunity</w:t>
        </w:r>
      </w:ins>
      <w:ins w:id="135" w:author="Microsoft Office User" w:date="2023-11-27T16:12:00Z">
        <w:r w:rsidR="007668A8">
          <w:t xml:space="preserve"> drives </w:t>
        </w:r>
      </w:ins>
      <w:ins w:id="136" w:author="Microsoft Office User" w:date="2023-11-27T16:11:00Z">
        <w:r w:rsidR="007668A8">
          <w:t>changes in microbiome biodiversity over long periods of evolution.</w:t>
        </w:r>
      </w:ins>
    </w:p>
    <w:p w14:paraId="37A9470A" w14:textId="77777777" w:rsidR="005C3394" w:rsidRDefault="005C3394" w:rsidP="005C3394">
      <w:pPr>
        <w:rPr>
          <w:ins w:id="137" w:author="Microsoft Office User" w:date="2023-09-11T12:38:00Z"/>
        </w:rPr>
      </w:pPr>
    </w:p>
    <w:p w14:paraId="5BBFB7B2" w14:textId="6F9E8FEB" w:rsidR="00263813" w:rsidRDefault="00263813" w:rsidP="005C3394">
      <w:pPr>
        <w:rPr>
          <w:ins w:id="138" w:author="Microsoft Office User" w:date="2023-09-15T12:33:00Z"/>
        </w:rPr>
      </w:pPr>
      <w:ins w:id="139" w:author="Microsoft Office User" w:date="2023-09-15T12:26:00Z">
        <w:r>
          <w:t>In corals, t</w:t>
        </w:r>
      </w:ins>
      <w:del w:id="14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41" w:author="Microsoft Office User" w:date="2023-09-11T12:38:00Z">
        <w:r w:rsidR="005C3394">
          <w:t xml:space="preserve">has been proposed </w:t>
        </w:r>
      </w:ins>
      <w:del w:id="142" w:author="Microsoft Office User" w:date="2023-09-11T12:38:00Z">
        <w:r w:rsidR="00367A15" w:rsidRPr="00FC0723" w:rsidDel="005C3394">
          <w:delText xml:space="preserve">have received special attention </w:delText>
        </w:r>
      </w:del>
      <w:r w:rsidR="00367A15" w:rsidRPr="00FC0723">
        <w:t>as a possible influence on microbiome structure</w:t>
      </w:r>
      <w:ins w:id="143" w:author="Tanya Brown" w:date="2023-11-27T12:40:00Z">
        <w:r w:rsidR="00264A28">
          <w:t xml:space="preserve"> </w:t>
        </w:r>
      </w:ins>
      <w:r w:rsidR="00963D8C">
        <w:fldChar w:fldCharType="begin"/>
      </w:r>
      <w:r w:rsidR="008C08A7">
        <w:instrText xml:space="preserve"> ADDIN ZOTERO_ITEM CSL_CITATION {"citationID":"q2NoFJsY","properties":{"formattedCitation":"[31]","plainCitation":"[31]","noteIndex":0},"citationItems":[{"id":441,"uris":["http://zotero.org/groups/2083483/items/IDVSIXWV"],"itemData":{"id":441,"type":"article-journal","abstract":"The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44"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xml:space="preserve">. TIR domains are a key intracellular signaling domain, found in multiple innate </w:t>
      </w:r>
      <w:r w:rsidR="00367A15" w:rsidRPr="00FC0723">
        <w:lastRenderedPageBreak/>
        <w:t>immune gene families, such as Toll-like Receptors (TLR</w:t>
      </w:r>
      <w:ins w:id="145" w:author="Tanya Brown" w:date="2023-10-20T14:02:00Z">
        <w:r w:rsidR="00D63E36">
          <w:t>, composed of</w:t>
        </w:r>
      </w:ins>
      <w:ins w:id="146" w:author="Tanya Brown" w:date="2023-10-20T14:03:00Z">
        <w:r w:rsidR="00D63E36">
          <w:t xml:space="preserve"> </w:t>
        </w:r>
      </w:ins>
      <w:ins w:id="147" w:author="Tanya Brown" w:date="2023-10-20T14:02:00Z">
        <w:r w:rsidR="00D63E36">
          <w:t xml:space="preserve">TIR and </w:t>
        </w:r>
      </w:ins>
      <w:ins w:id="148" w:author="Tanya Brown" w:date="2023-10-20T14:05:00Z">
        <w:r w:rsidR="00D63E36">
          <w:t>le</w:t>
        </w:r>
      </w:ins>
      <w:ins w:id="149" w:author="Tanya Brown" w:date="2023-10-20T14:04:00Z">
        <w:r w:rsidR="00D63E36">
          <w:t>ucine</w:t>
        </w:r>
      </w:ins>
      <w:ins w:id="150" w:author="Tanya Brown" w:date="2023-10-20T14:03:00Z">
        <w:r w:rsidR="00D63E36">
          <w:t xml:space="preserve"> rich </w:t>
        </w:r>
      </w:ins>
      <w:ins w:id="151" w:author="Tanya Brown" w:date="2023-10-20T14:04:00Z">
        <w:r w:rsidR="00D63E36">
          <w:t xml:space="preserve">repeat </w:t>
        </w:r>
      </w:ins>
      <w:ins w:id="152" w:author="Tanya Brown" w:date="2023-10-20T14:06:00Z">
        <w:r w:rsidR="00D63E36">
          <w:t>(</w:t>
        </w:r>
      </w:ins>
      <w:ins w:id="153" w:author="Tanya Brown" w:date="2023-10-20T14:03:00Z">
        <w:r w:rsidR="00D63E36">
          <w:t>LRR</w:t>
        </w:r>
      </w:ins>
      <w:ins w:id="154" w:author="Tanya Brown" w:date="2023-10-20T14:06:00Z">
        <w:r w:rsidR="00D63E36">
          <w:t>)</w:t>
        </w:r>
      </w:ins>
      <w:ins w:id="155" w:author="Tanya Brown" w:date="2023-10-20T14:03:00Z">
        <w:r w:rsidR="00D63E36">
          <w:t xml:space="preserve"> domains</w:t>
        </w:r>
      </w:ins>
      <w:r w:rsidR="00367A15" w:rsidRPr="00FC0723">
        <w:t>), Interleukin-1 Receptors (IL-1R</w:t>
      </w:r>
      <w:ins w:id="156" w:author="Tanya Brown" w:date="2023-10-20T14:04:00Z">
        <w:r w:rsidR="00D63E36">
          <w:t xml:space="preserve">, composed </w:t>
        </w:r>
      </w:ins>
      <w:ins w:id="157" w:author="Tanya Brown" w:date="2023-10-20T14:06:00Z">
        <w:r w:rsidR="00D63E36">
          <w:t>of TIR and immunoglobulin (Ig) domains</w:t>
        </w:r>
      </w:ins>
      <w:r w:rsidR="00367A15" w:rsidRPr="00FC0723">
        <w:t>), coral-specific TIR-only genes of unknown function, and Myeloid Differentiation Factor 88 (myD88).</w:t>
      </w:r>
      <w:del w:id="158" w:author="Tanya Brown" w:date="2023-11-27T12:40:00Z">
        <w:r w:rsidR="00367A15" w:rsidRPr="00FC0723" w:rsidDel="00264A28">
          <w:delText xml:space="preserve"> </w:delText>
        </w:r>
      </w:del>
      <w:ins w:id="159" w:author="Microsoft Office User" w:date="2023-09-15T12:27:00Z">
        <w:r>
          <w:t xml:space="preserve"> </w:t>
        </w:r>
      </w:ins>
      <w:r w:rsidR="00367A15" w:rsidRPr="00FC0723">
        <w:t>Collectively, these genes are known as TIR-domain containing genes</w:t>
      </w:r>
      <w:ins w:id="160" w:author="Tanya Brown" w:date="2023-11-27T12:41:00Z">
        <w:r w:rsidR="00264A28">
          <w:t xml:space="preserve"> </w:t>
        </w:r>
      </w:ins>
      <w:r w:rsidR="00E9798F">
        <w:fldChar w:fldCharType="begin"/>
      </w:r>
      <w:r w:rsidR="008C08A7">
        <w:instrText xml:space="preserve"> ADDIN ZOTERO_ITEM CSL_CITATION {"citationID":"PLDs1hBy","properties":{"formattedCitation":"[32]","plainCitation":"[32]","noteIndex":0},"citationItems":[{"id":1586,"uris":["http://zotero.org/groups/4751850/items/YS3AHJIZ"],"itemData":{"id":1586,"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61"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62" w:author="Microsoft Office User" w:date="2023-09-15T12:28:00Z">
        <w:r>
          <w:t xml:space="preserve">In known </w:t>
        </w:r>
      </w:ins>
      <w:commentRangeStart w:id="163"/>
      <w:ins w:id="164" w:author="Tanya Brown" w:date="2023-10-09T17:31:00Z">
        <w:r w:rsidR="0053704F">
          <w:t>invertebrate</w:t>
        </w:r>
        <w:commentRangeEnd w:id="163"/>
        <w:r w:rsidR="0053704F">
          <w:rPr>
            <w:rStyle w:val="CommentReference"/>
          </w:rPr>
          <w:commentReference w:id="163"/>
        </w:r>
        <w:r w:rsidR="0053704F">
          <w:t xml:space="preserve"> </w:t>
        </w:r>
      </w:ins>
      <w:ins w:id="165" w:author="Microsoft Office User" w:date="2023-09-15T12:28:00Z">
        <w:r>
          <w:t xml:space="preserve">examples, the TIR domain serves as a key link in </w:t>
        </w:r>
        <w:del w:id="166" w:author="Tanya Brown" w:date="2023-10-09T17:06:00Z">
          <w:r w:rsidDel="00746E7C">
            <w:delText>signalling</w:delText>
          </w:r>
        </w:del>
      </w:ins>
      <w:ins w:id="167" w:author="Tanya Brown" w:date="2023-10-09T17:06:00Z">
        <w:r w:rsidR="00746E7C">
          <w:t>signaling</w:t>
        </w:r>
      </w:ins>
      <w:ins w:id="168" w:author="Microsoft Office User" w:date="2023-09-15T12:28:00Z">
        <w:r>
          <w:t xml:space="preserve"> cascades that trigger immune responses like </w:t>
        </w:r>
        <w:commentRangeStart w:id="169"/>
        <w:r>
          <w:t>melanization</w:t>
        </w:r>
        <w:commentRangeEnd w:id="169"/>
        <w:r>
          <w:rPr>
            <w:rStyle w:val="CommentReference"/>
          </w:rPr>
          <w:commentReference w:id="169"/>
        </w:r>
      </w:ins>
      <w:ins w:id="170" w:author="Tanya Brown" w:date="2023-10-09T17:04:00Z">
        <w:r w:rsidR="00746E7C">
          <w:t xml:space="preserve"> </w:t>
        </w:r>
      </w:ins>
      <w:r w:rsidR="00746E7C">
        <w:fldChar w:fldCharType="begin"/>
      </w:r>
      <w:r w:rsidR="008C08A7">
        <w:instrText xml:space="preserve"> ADDIN ZOTERO_ITEM CSL_CITATION {"citationID":"a137k5lagv0","properties":{"formattedCitation":"[33,34]","plainCitation":"[33,34]","noteIndex":0},"citationItems":[{"id":1896,"uris":["http://zotero.org/groups/4751850/items/KVJ2W2YW"],"itemData":{"id":1896,"type":"article-journal","container-title":"The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A"},{"family":"Reichhart","given":"Jean-Marc"}],"issued":{"date-parts":[["2002"]]}}},{"id":1897,"uris":["http://zotero.org/groups/4751850/items/HVZR7CUX"],"itemData":{"id":1897,"type":"article-journal","container-title":"Molecular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71" w:author="Microsoft Office User" w:date="2023-09-15T12:29:00Z">
        <w:r>
          <w:t>. For example, in Toll-like receptors, after a microbe-associated molecular pattern (MAMP) has been detected by the TLR’s extracellular leucine rich repeats (</w:t>
        </w:r>
      </w:ins>
      <w:ins w:id="172" w:author="Microsoft Office User" w:date="2023-09-15T12:30:00Z">
        <w:r>
          <w:t>LRR domains), it is the intracellular TIR domain that</w:t>
        </w:r>
      </w:ins>
      <w:ins w:id="173" w:author="Microsoft Office User" w:date="2023-09-15T12:33:00Z">
        <w:r>
          <w:t xml:space="preserve"> is required for transduction of that signal and the animal’s ultimate immune response</w:t>
        </w:r>
      </w:ins>
      <w:ins w:id="174" w:author="Tanya Brown" w:date="2023-10-09T17:54:00Z">
        <w:r w:rsidR="007154A5">
          <w:t xml:space="preserve"> </w:t>
        </w:r>
      </w:ins>
      <w:r w:rsidR="007154A5">
        <w:fldChar w:fldCharType="begin"/>
      </w:r>
      <w:r w:rsidR="008C08A7">
        <w:instrText xml:space="preserve"> ADDIN ZOTERO_ITEM CSL_CITATION {"citationID":"arg4fv50tf","properties":{"formattedCitation":"[35]","plainCitation":"[35]","noteIndex":0},"citationItems":[{"id":1898,"uris":["http://zotero.org/groups/4751850/items/JHHQT7ID"],"itemData":{"id":1898,"type":"article-journal","container-title":"Frontiers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75" w:author="Microsoft Office User" w:date="2023-09-15T12:33:00Z">
        <w:r>
          <w:t>.</w:t>
        </w:r>
      </w:ins>
    </w:p>
    <w:p w14:paraId="63EF7A8F" w14:textId="77777777" w:rsidR="00263813" w:rsidRDefault="00263813" w:rsidP="005C3394">
      <w:pPr>
        <w:rPr>
          <w:ins w:id="176" w:author="Microsoft Office User" w:date="2023-09-15T12:33:00Z"/>
        </w:rPr>
      </w:pPr>
    </w:p>
    <w:p w14:paraId="67B03BEA" w14:textId="774F5661" w:rsidR="00263813" w:rsidRDefault="003819EA" w:rsidP="005C3394">
      <w:pPr>
        <w:rPr>
          <w:ins w:id="177" w:author="Microsoft Office User" w:date="2023-09-15T12:27:00Z"/>
        </w:rPr>
      </w:pPr>
      <w:ins w:id="178" w:author="Microsoft Office User" w:date="2023-09-15T12:34:00Z">
        <w:r>
          <w:t>While the molecular biology of TIR-domain-containing proteins in corals</w:t>
        </w:r>
      </w:ins>
      <w:ins w:id="179" w:author="Microsoft Office User" w:date="2023-09-15T12:45:00Z">
        <w:r w:rsidR="009C6F4D">
          <w:t xml:space="preserve"> </w:t>
        </w:r>
      </w:ins>
      <w:ins w:id="180" w:author="Microsoft Office User" w:date="2023-09-15T12:36:00Z">
        <w:r>
          <w:t>ha</w:t>
        </w:r>
      </w:ins>
      <w:ins w:id="181" w:author="Microsoft Office User" w:date="2023-09-15T12:45:00Z">
        <w:r w:rsidR="009C6F4D">
          <w:t xml:space="preserve">s </w:t>
        </w:r>
      </w:ins>
      <w:ins w:id="182" w:author="Microsoft Office User" w:date="2023-09-15T12:36:00Z">
        <w:r>
          <w:t>not yet been independently confirmed</w:t>
        </w:r>
      </w:ins>
      <w:ins w:id="183" w:author="Microsoft Office User" w:date="2023-09-15T12:34:00Z">
        <w:r>
          <w:t xml:space="preserve">, </w:t>
        </w:r>
      </w:ins>
      <w:ins w:id="184" w:author="Microsoft Office User" w:date="2023-09-15T12:35:00Z">
        <w:r>
          <w:t xml:space="preserve">much research has been done on the mechanisms by which the </w:t>
        </w:r>
      </w:ins>
      <w:ins w:id="185" w:author="Microsoft Office User" w:date="2023-09-15T12:36:00Z">
        <w:del w:id="186" w:author="Tanya Brown" w:date="2023-10-09T17:06:00Z">
          <w:r w:rsidDel="00746E7C">
            <w:delText>homolous</w:delText>
          </w:r>
        </w:del>
      </w:ins>
      <w:ins w:id="187" w:author="Tanya Brown" w:date="2023-10-09T17:06:00Z">
        <w:r w:rsidR="00746E7C">
          <w:t>homologues</w:t>
        </w:r>
      </w:ins>
      <w:ins w:id="188" w:author="Microsoft Office User" w:date="2023-10-27T12:25:00Z">
        <w:r w:rsidR="0038622B">
          <w:t xml:space="preserve"> of</w:t>
        </w:r>
      </w:ins>
      <w:ins w:id="189" w:author="Microsoft Office User" w:date="2023-09-15T12:36:00Z">
        <w:r>
          <w:t xml:space="preserve"> </w:t>
        </w:r>
      </w:ins>
      <w:ins w:id="190" w:author="Microsoft Office User" w:date="2023-09-15T12:35:00Z">
        <w:r>
          <w:t>TIR domai</w:t>
        </w:r>
      </w:ins>
      <w:ins w:id="191" w:author="Microsoft Office User" w:date="2023-09-15T12:36:00Z">
        <w:r>
          <w:t>n-containing proteins function in human innate immunity</w:t>
        </w:r>
      </w:ins>
      <w:ins w:id="192" w:author="Microsoft Office User" w:date="2023-09-15T12:56:00Z">
        <w:r w:rsidR="001464B6">
          <w:t xml:space="preserve"> (reviewed in </w:t>
        </w:r>
      </w:ins>
      <w:r w:rsidR="001464B6">
        <w:fldChar w:fldCharType="begin"/>
      </w:r>
      <w:r w:rsidR="008C08A7">
        <w:instrText xml:space="preserve"> ADDIN ZOTERO_ITEM CSL_CITATION {"citationID":"VyfEKJuf","properties":{"formattedCitation":"[36]","plainCitation":"[36]","noteIndex":0},"citationItems":[{"id":1578,"uris":["http://zotero.org/groups/4751850/items/LWC8W27R"],"itemData":{"id":1578,"type":"article-journal","container-title":"Nature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93" w:author="Tanya Brown" w:date="2023-10-09T17:56:00Z">
        <w:r w:rsidR="007154A5">
          <w:t>)</w:t>
        </w:r>
      </w:ins>
      <w:ins w:id="194" w:author="Microsoft Office User" w:date="2023-09-15T12:35:00Z">
        <w:r>
          <w:t>.</w:t>
        </w:r>
      </w:ins>
      <w:ins w:id="195" w:author="Microsoft Office User" w:date="2023-09-15T12:36:00Z">
        <w:r>
          <w:t xml:space="preserve"> In us, </w:t>
        </w:r>
      </w:ins>
      <w:ins w:id="196" w:author="Microsoft Office User" w:date="2023-09-15T12:39:00Z">
        <w:r>
          <w:t>TLR</w:t>
        </w:r>
      </w:ins>
      <w:ins w:id="197" w:author="Microsoft Office User" w:date="2023-09-15T12:40:00Z">
        <w:r>
          <w:t xml:space="preserve">s dimerize, with different TLR hetero- or homo- dimers detecting </w:t>
        </w:r>
      </w:ins>
      <w:ins w:id="198" w:author="Microsoft Office User" w:date="2023-09-15T12:41:00Z">
        <w:r>
          <w:t>different MAMPs (e.g. TLR</w:t>
        </w:r>
      </w:ins>
      <w:ins w:id="199" w:author="Microsoft Office User" w:date="2023-09-15T12:39:00Z">
        <w:r>
          <w:t>1/TLR2 heterodimers</w:t>
        </w:r>
      </w:ins>
      <w:ins w:id="200" w:author="Microsoft Office User" w:date="2023-09-15T12:41:00Z">
        <w:r>
          <w:t xml:space="preserve"> detect triacylated lipoproteins from bacteria, </w:t>
        </w:r>
      </w:ins>
      <w:ins w:id="201" w:author="Microsoft Office User" w:date="2023-09-15T12:42:00Z">
        <w:r>
          <w:t>TLR9 homodimers detect unmethylated CpG dinucleotides in bacterial or viral DNA, etc).</w:t>
        </w:r>
      </w:ins>
      <w:ins w:id="202" w:author="Microsoft Office User" w:date="2023-09-15T12:43:00Z">
        <w:del w:id="203" w:author="Tanya Brown" w:date="2023-10-09T17:57:00Z">
          <w:r w:rsidDel="007154A5">
            <w:delText xml:space="preserve"> </w:delText>
          </w:r>
        </w:del>
        <w:r>
          <w:t xml:space="preserve"> Once bound to their target MAMP ligand, TLR dimers change </w:t>
        </w:r>
      </w:ins>
      <w:ins w:id="204" w:author="Microsoft Office User" w:date="2023-09-15T12:44:00Z">
        <w:r w:rsidR="009C6F4D">
          <w:t xml:space="preserve">conformation, bending in such a way as to bring their intracellular TIR domains nearby one another. </w:t>
        </w:r>
      </w:ins>
      <w:ins w:id="205" w:author="Microsoft Office User" w:date="2023-09-15T12:42:00Z">
        <w:del w:id="206" w:author="Tanya Brown" w:date="2023-10-09T17:57:00Z">
          <w:r w:rsidDel="007154A5">
            <w:delText xml:space="preserve"> </w:delText>
          </w:r>
        </w:del>
      </w:ins>
      <w:ins w:id="207" w:author="Microsoft Office User" w:date="2023-09-15T12:40:00Z">
        <w:del w:id="208" w:author="Tanya Brown" w:date="2023-10-09T17:57:00Z">
          <w:r w:rsidDel="007154A5">
            <w:delText xml:space="preserve"> </w:delText>
          </w:r>
        </w:del>
      </w:ins>
      <w:ins w:id="209" w:author="Microsoft Office User" w:date="2023-09-15T12:48:00Z">
        <w:r w:rsidR="009C6F4D">
          <w:t xml:space="preserve">This allows binding by </w:t>
        </w:r>
      </w:ins>
      <w:ins w:id="210" w:author="Microsoft Office User" w:date="2023-09-15T12:37:00Z">
        <w:r>
          <w:t xml:space="preserve">five key </w:t>
        </w:r>
        <w:del w:id="211" w:author="Tanya Brown" w:date="2023-10-09T17:57:00Z">
          <w:r w:rsidDel="007154A5">
            <w:delText>adapator</w:delText>
          </w:r>
        </w:del>
      </w:ins>
      <w:ins w:id="212" w:author="Tanya Brown" w:date="2023-10-09T17:57:00Z">
        <w:r w:rsidR="007154A5">
          <w:t>adaptor</w:t>
        </w:r>
      </w:ins>
      <w:ins w:id="213" w:author="Microsoft Office User" w:date="2023-09-15T12:37:00Z">
        <w:r>
          <w:t xml:space="preserve"> proteins</w:t>
        </w:r>
        <w:del w:id="214" w:author="Tanya Brown" w:date="2023-10-09T17:57:00Z">
          <w:r w:rsidDel="007154A5">
            <w:delText xml:space="preserve"> </w:delText>
          </w:r>
        </w:del>
      </w:ins>
      <w:ins w:id="215" w:author="Microsoft Office User" w:date="2023-09-15T12:48:00Z">
        <w:r w:rsidR="009C6F4D">
          <w:t xml:space="preserve"> (myD88, </w:t>
        </w:r>
      </w:ins>
      <w:ins w:id="216" w:author="Microsoft Office User" w:date="2023-09-15T12:49:00Z">
        <w:r w:rsidR="009C6F4D">
          <w:t xml:space="preserve">MAL, </w:t>
        </w:r>
      </w:ins>
      <w:ins w:id="217" w:author="Microsoft Office User" w:date="2023-09-15T12:48:00Z">
        <w:r w:rsidR="009C6F4D">
          <w:t xml:space="preserve">TRIF, TRAM, </w:t>
        </w:r>
      </w:ins>
      <w:ins w:id="218" w:author="Microsoft Office User" w:date="2023-09-15T12:49:00Z">
        <w:r w:rsidR="009C6F4D">
          <w:t>&amp; SARM), recruitment of protein kinases, and activation of transcription factors like NF-</w:t>
        </w:r>
      </w:ins>
      <w:ins w:id="219" w:author="Microsoft Office User" w:date="2023-09-15T12:50:00Z">
        <w:r w:rsidR="009C6F4D">
          <w:sym w:font="Symbol" w:char="F06B"/>
        </w:r>
        <w:r w:rsidR="009C6F4D">
          <w:t>B</w:t>
        </w:r>
      </w:ins>
      <w:ins w:id="220" w:author="Microsoft Office User" w:date="2023-11-27T16:13:00Z">
        <w:r w:rsidR="007668A8">
          <w:t xml:space="preserve"> </w:t>
        </w:r>
        <w:r w:rsidR="007668A8">
          <w:fldChar w:fldCharType="begin"/>
        </w:r>
      </w:ins>
      <w:r w:rsidR="008C08A7">
        <w:instrText xml:space="preserve"> ADDIN ZOTERO_ITEM CSL_CITATION {"citationID":"3qiehdMY","properties":{"formattedCitation":"[36]","plainCitation":"[36]","noteIndex":0},"citationItems":[{"id":1578,"uris":["http://zotero.org/groups/4751850/items/LWC8W27R"],"itemData":{"id":1578,"type":"article-journal","container-title":"Nature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ins w:id="221" w:author="Microsoft Office User" w:date="2023-11-27T16:13:00Z">
        <w:r w:rsidR="007668A8">
          <w:fldChar w:fldCharType="separate"/>
        </w:r>
        <w:r w:rsidR="007668A8" w:rsidRPr="00EE515C">
          <w:t>[36]</w:t>
        </w:r>
        <w:r w:rsidR="007668A8">
          <w:fldChar w:fldCharType="end"/>
        </w:r>
      </w:ins>
      <w:ins w:id="222" w:author="Microsoft Office User" w:date="2023-09-15T12:50:00Z">
        <w:r w:rsidR="009C6F4D">
          <w:t>.</w:t>
        </w:r>
      </w:ins>
    </w:p>
    <w:p w14:paraId="2C923617" w14:textId="77777777" w:rsidR="00263813" w:rsidRDefault="00263813" w:rsidP="005C3394">
      <w:pPr>
        <w:rPr>
          <w:ins w:id="223" w:author="Microsoft Office User" w:date="2023-09-15T12:27:00Z"/>
        </w:rPr>
      </w:pPr>
    </w:p>
    <w:p w14:paraId="36F4D6C0" w14:textId="78180D7C" w:rsidR="005C3394" w:rsidRDefault="00367A15" w:rsidP="005C3394">
      <w:pPr>
        <w:rPr>
          <w:ins w:id="224" w:author="Microsoft Office User" w:date="2023-09-11T12:36:00Z"/>
        </w:rPr>
      </w:pPr>
      <w:r w:rsidRPr="00FC0723">
        <w:t xml:space="preserve">The genomic copy number of some gene families of TIR-domain containing genes is known to vary greatly between coral </w:t>
      </w:r>
      <w:commentRangeStart w:id="225"/>
      <w:r w:rsidRPr="00FC0723">
        <w:t>species</w:t>
      </w:r>
      <w:commentRangeEnd w:id="225"/>
      <w:r w:rsidR="008C08A7">
        <w:rPr>
          <w:rStyle w:val="CommentReference"/>
        </w:rPr>
        <w:commentReference w:id="225"/>
      </w:r>
      <w:r w:rsidR="008C08A7">
        <w:fldChar w:fldCharType="begin"/>
      </w:r>
      <w:r w:rsidR="008C08A7">
        <w:instrText xml:space="preserve"> ADDIN ZOTERO_ITEM CSL_CITATION {"citationID":"a2npu0dhc5n","properties":{"unsorted":true,"formattedCitation":"[37,38]","plainCitation":"[37,38]","noteIndex":0},"citationItems":[{"id":1552,"uris":["http://zotero.org/groups/4751850/items/7REVQ4JZ"],"itemData":{"id":1552,"type":"article-journal","abstract":"The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8C08A7" w:rsidRPr="008C08A7">
        <w:t>[37,38]</w:t>
      </w:r>
      <w:r w:rsidR="008C08A7">
        <w:fldChar w:fldCharType="end"/>
      </w:r>
      <w:r w:rsidRPr="00FC0723">
        <w:t>, and on this basis these genes have been hypothesized to influence cross-species differences in coral microbiome structure</w:t>
      </w:r>
      <w:ins w:id="226" w:author="Tanya Brown" w:date="2023-11-27T12:44:00Z">
        <w:r w:rsidR="00264A28">
          <w:t xml:space="preserve"> </w:t>
        </w:r>
      </w:ins>
      <w:commentRangeStart w:id="227"/>
      <w:r w:rsidR="00E9798F">
        <w:fldChar w:fldCharType="begin"/>
      </w:r>
      <w:r w:rsidR="008C08A7">
        <w:instrText xml:space="preserve"> ADDIN ZOTERO_ITEM CSL_CITATION {"citationID":"a1djhej86og","properties":{"formattedCitation":"[31]","plainCitation":"[31]","noteIndex":0},"citationItems":[{"id":441,"uris":["http://zotero.org/groups/2083483/items/IDVSIXWV"],"itemData":{"id":441,"type":"article-journal","abstract":"The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E95F00" w:rsidRPr="00E95F00">
        <w:t>[31]</w:t>
      </w:r>
      <w:r w:rsidR="00E9798F">
        <w:fldChar w:fldCharType="end"/>
      </w:r>
      <w:commentRangeEnd w:id="227"/>
      <w:r w:rsidR="008C08A7">
        <w:rPr>
          <w:rStyle w:val="CommentReference"/>
        </w:rPr>
        <w:commentReference w:id="227"/>
      </w:r>
      <w:del w:id="228"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229"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230" w:author="Microsoft Office User" w:date="2023-09-11T16:33:00Z"/>
        </w:rPr>
      </w:pPr>
    </w:p>
    <w:p w14:paraId="7D8170FC" w14:textId="1FE08005" w:rsidR="00A93871" w:rsidRDefault="009C6F4D" w:rsidP="00A93871">
      <w:pPr>
        <w:rPr>
          <w:ins w:id="231" w:author="Microsoft Office User" w:date="2023-09-11T16:33:00Z"/>
        </w:rPr>
      </w:pPr>
      <w:ins w:id="232" w:author="Microsoft Office User" w:date="2023-09-15T12:53:00Z">
        <w:r>
          <w:t xml:space="preserve">Given that only a tiny fraction of </w:t>
        </w:r>
      </w:ins>
      <w:ins w:id="233" w:author="Microsoft Office User" w:date="2023-09-15T12:54:00Z">
        <w:r>
          <w:t xml:space="preserve">described sclearactinian species have sequenced genomes, analyses comparing innate immunity must be mindful </w:t>
        </w:r>
        <w:r w:rsidR="001464B6">
          <w:t>to maintain</w:t>
        </w:r>
        <w:r>
          <w:t xml:space="preserve"> statistical power</w:t>
        </w:r>
        <w:r w:rsidR="001464B6">
          <w:t xml:space="preserve">. </w:t>
        </w:r>
      </w:ins>
      <w:ins w:id="234" w:author="Microsoft Office User" w:date="2023-09-11T16:33:00Z">
        <w:r w:rsidR="00A93871">
          <w:t xml:space="preserve">We reasoned that a targeted </w:t>
        </w:r>
      </w:ins>
      <w:ins w:id="235" w:author="Microsoft Office User" w:date="2023-09-11T16:34:00Z">
        <w:r w:rsidR="00A93871">
          <w:t>comparative analysis testing th</w:t>
        </w:r>
      </w:ins>
      <w:ins w:id="236" w:author="Microsoft Office User" w:date="2023-09-11T16:36:00Z">
        <w:r w:rsidR="00A93871">
          <w:t>e</w:t>
        </w:r>
      </w:ins>
      <w:ins w:id="237" w:author="Microsoft Office User" w:date="2023-09-11T16:33:00Z">
        <w:r w:rsidR="00A93871">
          <w:t xml:space="preserve"> previously</w:t>
        </w:r>
      </w:ins>
      <w:ins w:id="238" w:author="Microsoft Office User" w:date="2023-09-11T16:36:00Z">
        <w:r w:rsidR="00A93871">
          <w:t xml:space="preserve"> </w:t>
        </w:r>
      </w:ins>
      <w:ins w:id="239" w:author="Microsoft Office User" w:date="2023-09-11T16:33:00Z">
        <w:r w:rsidR="00A93871">
          <w:t xml:space="preserve">published hypothesis </w:t>
        </w:r>
      </w:ins>
      <w:ins w:id="240" w:author="Microsoft Office User" w:date="2023-09-11T16:34:00Z">
        <w:r w:rsidR="00A93871">
          <w:t xml:space="preserve">that TIR-domain containing gene family expansions have altered coral microbiome richness </w:t>
        </w:r>
      </w:ins>
      <w:ins w:id="241" w:author="Microsoft Office User" w:date="2023-09-11T16:33:00Z">
        <w:r w:rsidR="00A93871">
          <w:t xml:space="preserve">would have much greater statistical power than a more </w:t>
        </w:r>
      </w:ins>
      <w:ins w:id="242" w:author="Microsoft Office User" w:date="2023-09-11T16:34:00Z">
        <w:r w:rsidR="00A93871">
          <w:t xml:space="preserve">general </w:t>
        </w:r>
      </w:ins>
      <w:ins w:id="243" w:author="Microsoft Office User" w:date="2023-09-11T16:35:00Z">
        <w:r w:rsidR="00A93871">
          <w:t xml:space="preserve">comparison </w:t>
        </w:r>
      </w:ins>
      <w:ins w:id="244" w:author="Microsoft Office User" w:date="2023-09-11T16:36:00Z">
        <w:r w:rsidR="00A93871">
          <w:t xml:space="preserve">involving </w:t>
        </w:r>
      </w:ins>
      <w:ins w:id="245" w:author="Microsoft Office User" w:date="2023-09-11T16:33:00Z">
        <w:r w:rsidR="00A93871">
          <w:t>all innate immune gene families,</w:t>
        </w:r>
      </w:ins>
      <w:ins w:id="246" w:author="Microsoft Office User" w:date="2023-09-15T12:55:00Z">
        <w:r w:rsidR="001464B6">
          <w:t xml:space="preserve"> as it would involve relatively few comparisons</w:t>
        </w:r>
      </w:ins>
      <w:ins w:id="247" w:author="Microsoft Office User" w:date="2023-09-15T12:56:00Z">
        <w:r w:rsidR="001464B6">
          <w:t>.</w:t>
        </w:r>
      </w:ins>
    </w:p>
    <w:p w14:paraId="2B1A4AD1" w14:textId="77777777" w:rsidR="00A93871" w:rsidDel="00264A28" w:rsidRDefault="00A93871" w:rsidP="00406E0F">
      <w:pPr>
        <w:rPr>
          <w:ins w:id="248" w:author="Microsoft Office User" w:date="2023-09-11T12:36:00Z"/>
          <w:del w:id="249" w:author="Tanya Brown" w:date="2023-11-27T12:44:00Z"/>
        </w:rPr>
      </w:pPr>
    </w:p>
    <w:p w14:paraId="4D90931B" w14:textId="012DB593" w:rsidR="000C56B0" w:rsidDel="005C3394" w:rsidRDefault="00367A15" w:rsidP="00406E0F">
      <w:pPr>
        <w:rPr>
          <w:del w:id="250" w:author="Microsoft Office User" w:date="2023-09-11T12:36:00Z"/>
        </w:rPr>
      </w:pPr>
      <w:del w:id="251"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77CAA81E" w:rsidR="00963D8C" w:rsidRDefault="00367A15" w:rsidP="00406E0F">
      <w:pPr>
        <w:rPr>
          <w:ins w:id="252" w:author="Microsoft Office User" w:date="2023-09-11T16:31:00Z"/>
        </w:rPr>
      </w:pPr>
      <w:r w:rsidRPr="00FC0723">
        <w:t>In this study we tested whether</w:t>
      </w:r>
      <w:del w:id="253" w:author="Microsoft Office User" w:date="2023-11-27T16:20:00Z">
        <w:r w:rsidRPr="00FC0723" w:rsidDel="008C08A7">
          <w:delText xml:space="preserve"> </w:delText>
        </w:r>
      </w:del>
      <w:ins w:id="254" w:author="Microsoft Office User" w:date="2023-11-27T16:20:00Z">
        <w:r w:rsidR="008C08A7">
          <w:t xml:space="preserve"> </w:t>
        </w:r>
      </w:ins>
      <w:r w:rsidRPr="00FC0723">
        <w:t xml:space="preserve">changes in the copy number of coral TLR or IL-1R gene families have driven corresponding changes in microbiome richness, evenness, or composition during more than 250 million years of scleractinian coral evolution. Our analysis combined </w:t>
      </w:r>
      <w:ins w:id="255" w:author="Microsoft Office User" w:date="2023-09-11T12:12:00Z">
        <w:r w:rsidR="0030451B">
          <w:t xml:space="preserve">comparative genomics </w:t>
        </w:r>
      </w:ins>
      <w:del w:id="256"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ins w:id="257" w:author="Tanya Brown" w:date="2023-11-27T12:50:00Z">
        <w:r w:rsidR="00AF7E64">
          <w:t xml:space="preserve"> </w:t>
        </w:r>
      </w:ins>
      <w:r w:rsidR="00E9798F">
        <w:fldChar w:fldCharType="begin"/>
      </w:r>
      <w:r w:rsidR="008C08A7">
        <w:instrText xml:space="preserve"> ADDIN ZOTERO_ITEM CSL_CITATION {"citationID":"a21ofuh3aha","properties":{"formattedCitation":"[4,39]","plainCitation":"[4,39]","noteIndex":0},"citationItems":[{"id":1639,"uris":["http://zotero.org/groups/4751850/items/7TGZX9WX"],"itemData":{"id":1639,"type":"article-journal","abstract":"Scleractinian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8C08A7">
        <w:t>[4,39]</w:t>
      </w:r>
      <w:r w:rsidR="00E9798F">
        <w:fldChar w:fldCharType="end"/>
      </w:r>
      <w:ins w:id="258" w:author="Microsoft Office User" w:date="2023-09-11T16:42:00Z">
        <w:r w:rsidR="00E9798F">
          <w:t xml:space="preserve">  </w:t>
        </w:r>
      </w:ins>
      <w:del w:id="259"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60" w:author="Microsoft Office User" w:date="2023-09-11T16:28:00Z"/>
        </w:rPr>
      </w:pPr>
    </w:p>
    <w:p w14:paraId="3E6842C2" w14:textId="07C9901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61" w:author="Tanya Brown" w:date="2023-11-27T11:22:00Z">
        <w:r w:rsidR="00A34D81">
          <w:t xml:space="preserve">. </w:t>
        </w:r>
      </w:ins>
      <w:ins w:id="262" w:author="Tanya Brown" w:date="2023-11-27T11:23:00Z">
        <w:r w:rsidR="001740DA">
          <w:t xml:space="preserve">While we had hypothesized that coral tissue microbiomes would </w:t>
        </w:r>
      </w:ins>
      <w:ins w:id="263" w:author="Tanya Brown" w:date="2023-11-27T11:24:00Z">
        <w:r w:rsidR="001740DA">
          <w:t>be most responsive to changes in host innate immune gene repertoire over evolution</w:t>
        </w:r>
      </w:ins>
      <w:ins w:id="264" w:author="Tanya Brown" w:date="2023-11-27T11:27:00Z">
        <w:r w:rsidR="001740DA">
          <w:t xml:space="preserve">, </w:t>
        </w:r>
      </w:ins>
      <w:ins w:id="265" w:author="Tanya Brown" w:date="2023-11-27T11:26:00Z">
        <w:r w:rsidR="001740DA">
          <w:t>the</w:t>
        </w:r>
      </w:ins>
      <w:ins w:id="266" w:author="Tanya Brown" w:date="2023-11-27T11:27:00Z">
        <w:r w:rsidR="001740DA">
          <w:t xml:space="preserve"> portion of coral anatomy</w:t>
        </w:r>
      </w:ins>
      <w:ins w:id="267" w:author="Tanya Brown" w:date="2023-11-27T11:28:00Z">
        <w:r w:rsidR="001740DA">
          <w:t xml:space="preserve"> that </w:t>
        </w:r>
      </w:ins>
      <w:ins w:id="268" w:author="Tanya Brown" w:date="2023-11-27T11:29:00Z">
        <w:r w:rsidR="001740DA">
          <w:t>most strongly correlated with innate immunity proved to be</w:t>
        </w:r>
      </w:ins>
      <w:ins w:id="269" w:author="Tanya Brown" w:date="2023-11-27T11:28:00Z">
        <w:r w:rsidR="001740DA">
          <w:t xml:space="preserve"> </w:t>
        </w:r>
      </w:ins>
      <w:del w:id="270" w:author="Tanya Brown" w:date="2023-11-27T11:28:00Z">
        <w:r w:rsidRPr="00FC0723" w:rsidDel="001740DA">
          <w:delText xml:space="preserve"> </w:delText>
        </w:r>
      </w:del>
      <w:del w:id="271"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72" w:author="Tanya Brown" w:date="2023-10-20T14:39:00Z"/>
          <w:rFonts w:ascii="Times New Roman" w:hAnsi="Times New Roman" w:cs="Times New Roman"/>
        </w:rPr>
      </w:pPr>
      <w:bookmarkStart w:id="273" w:name="_1848r02msgb5" w:colFirst="0" w:colLast="0"/>
      <w:bookmarkEnd w:id="273"/>
      <w:r w:rsidRPr="00FC0723">
        <w:rPr>
          <w:rFonts w:ascii="Times New Roman" w:hAnsi="Times New Roman" w:cs="Times New Roman"/>
        </w:rPr>
        <w:t xml:space="preserve">Methods </w:t>
      </w:r>
    </w:p>
    <w:p w14:paraId="76B428B0" w14:textId="77777777" w:rsidR="005A7FEC" w:rsidRDefault="005A7FEC" w:rsidP="005A7FEC">
      <w:pPr>
        <w:rPr>
          <w:ins w:id="274" w:author="Tanya Brown" w:date="2023-10-20T14:39:00Z"/>
        </w:rPr>
      </w:pPr>
    </w:p>
    <w:p w14:paraId="5E295E29" w14:textId="77777777" w:rsidR="005A7FEC" w:rsidRPr="00406E0F" w:rsidRDefault="005A7FEC" w:rsidP="005A7FEC">
      <w:pPr>
        <w:rPr>
          <w:ins w:id="275" w:author="Tanya Brown" w:date="2023-10-20T14:39:00Z"/>
          <w:b/>
          <w:bCs/>
        </w:rPr>
      </w:pPr>
      <w:ins w:id="276" w:author="Tanya Brown" w:date="2023-10-20T14:39:00Z">
        <w:r w:rsidRPr="00406E0F">
          <w:rPr>
            <w:b/>
            <w:bCs/>
          </w:rPr>
          <w:t>Coral sampling and microbiome analysis</w:t>
        </w:r>
      </w:ins>
    </w:p>
    <w:p w14:paraId="740E24F5" w14:textId="0E77906E" w:rsidR="005A7FEC" w:rsidRDefault="005A7FEC" w:rsidP="005A7FEC">
      <w:pPr>
        <w:rPr>
          <w:ins w:id="277" w:author="Tanya Brown" w:date="2023-10-20T14:39:00Z"/>
        </w:rPr>
      </w:pPr>
      <w:ins w:id="278"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8C08A7">
        <w:instrText xml:space="preserve"> ADDIN ZOTERO_ITEM CSL_CITATION {"citationID":"a2if7dooncs","properties":{"formattedCitation":"[4]","plainCitation":"[4]","noteIndex":0},"citationItems":[{"id":1639,"uris":["http://zotero.org/groups/4751850/items/7TGZX9WX"],"itemData":{"id":1639,"type":"article-journal","abstract":"Scleractinian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79" w:author="Tanya Brown" w:date="2023-10-20T14:39:00Z">
        <w:r>
          <w:fldChar w:fldCharType="separate"/>
        </w:r>
      </w:ins>
      <w:r w:rsidR="0051644B" w:rsidRPr="0051644B">
        <w:t>[4]</w:t>
      </w:r>
      <w:ins w:id="280"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ins>
      <w:ins w:id="281" w:author="Tanya Brown" w:date="2023-11-27T14:34:00Z">
        <w:r w:rsidR="0051644B">
          <w:t xml:space="preserve"> </w:t>
        </w:r>
      </w:ins>
      <w:ins w:id="282" w:author="Tanya Brown" w:date="2023-10-20T14:39:00Z">
        <w:r>
          <w:fldChar w:fldCharType="begin"/>
        </w:r>
      </w:ins>
      <w:r w:rsidR="008C08A7">
        <w:instrText xml:space="preserve"> ADDIN ZOTERO_ITEM CSL_CITATION {"citationID":"a1t2bgf482","properties":{"formattedCitation":"[39]","plainCitation":"[39]","noteIndex":0},"citationItems":[{"id":429,"uris":["http://zotero.org/groups/2083483/items/GQ9W8DRG"],"itemData":{"id":429,"type":"article-journal","abstract":"Our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ins w:id="283" w:author="Tanya Brown" w:date="2023-10-20T14:39:00Z">
        <w:r>
          <w:fldChar w:fldCharType="separate"/>
        </w:r>
      </w:ins>
      <w:r w:rsidR="008C08A7">
        <w:t>[39]</w:t>
      </w:r>
      <w:ins w:id="284" w:author="Tanya Brown" w:date="2023-10-20T14:39:00Z">
        <w:r>
          <w:fldChar w:fldCharType="end"/>
        </w:r>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ins>
      <w:ins w:id="285" w:author="Tanya Brown" w:date="2023-11-27T14:35:00Z">
        <w:r w:rsidR="0051644B">
          <w:rPr>
            <w:color w:val="222222"/>
            <w:highlight w:val="white"/>
          </w:rPr>
          <w:t xml:space="preserve"> </w:t>
        </w:r>
      </w:ins>
      <w:ins w:id="286" w:author="Tanya Brown" w:date="2023-10-20T14:39:00Z">
        <w:r>
          <w:rPr>
            <w:color w:val="222222"/>
            <w:highlight w:val="white"/>
          </w:rPr>
          <w:fldChar w:fldCharType="begin"/>
        </w:r>
      </w:ins>
      <w:r w:rsidR="008C08A7">
        <w:rPr>
          <w:color w:val="222222"/>
          <w:highlight w:val="white"/>
        </w:rPr>
        <w:instrText xml:space="preserve"> ADDIN ZOTERO_ITEM CSL_CITATION {"citationID":"a2gqbik59q7","properties":{"formattedCitation":"[40]","plainCitation":"[40]","noteIndex":0},"citationItems":[{"id":1605,"uris":["http://zotero.org/groups/4751850/items/Z3QMK3MR"],"itemData":{"id":1605,"type":"article-journal","container-title":"Environmental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87" w:author="Tanya Brown" w:date="2023-10-20T14:39:00Z">
        <w:r>
          <w:rPr>
            <w:color w:val="222222"/>
            <w:highlight w:val="white"/>
          </w:rPr>
          <w:fldChar w:fldCharType="separate"/>
        </w:r>
      </w:ins>
      <w:r w:rsidR="008C08A7">
        <w:t>[40]</w:t>
      </w:r>
      <w:ins w:id="288"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ins>
      <w:ins w:id="289" w:author="Tanya Brown" w:date="2023-11-27T14:44:00Z">
        <w:r w:rsidR="00E95F00">
          <w:rPr>
            <w:rFonts w:eastAsia="Gungsuh"/>
            <w:color w:val="222222"/>
            <w:highlight w:val="white"/>
          </w:rPr>
          <w:t xml:space="preserve"> </w:t>
        </w:r>
      </w:ins>
      <w:ins w:id="290" w:author="Tanya Brown" w:date="2023-10-20T14:39:00Z">
        <w:r>
          <w:rPr>
            <w:rFonts w:eastAsia="Gungsuh"/>
            <w:color w:val="222222"/>
            <w:highlight w:val="white"/>
          </w:rPr>
          <w:fldChar w:fldCharType="begin"/>
        </w:r>
      </w:ins>
      <w:r w:rsidR="008C08A7">
        <w:rPr>
          <w:rFonts w:eastAsia="Gungsuh"/>
          <w:color w:val="222222"/>
          <w:highlight w:val="white"/>
        </w:rPr>
        <w:instrText xml:space="preserve"> ADDIN ZOTERO_ITEM CSL_CITATION {"citationID":"usQuZMvn","properties":{"formattedCitation":"[41]","plainCitation":"[41]","noteIndex":0},"citationItems":[{"id":1597,"uris":["http://zotero.org/groups/4751850/items/8J53AW2I"],"itemData":{"id":1597,"type":"article-journal","container-title":"Aquatic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91" w:author="Tanya Brown" w:date="2023-10-20T14:39:00Z">
        <w:r>
          <w:rPr>
            <w:rFonts w:eastAsia="Gungsuh"/>
            <w:color w:val="222222"/>
            <w:highlight w:val="white"/>
          </w:rPr>
          <w:fldChar w:fldCharType="separate"/>
        </w:r>
      </w:ins>
      <w:r w:rsidR="008C08A7">
        <w:rPr>
          <w:rFonts w:eastAsia="Gungsuh"/>
          <w:highlight w:val="white"/>
        </w:rPr>
        <w:t>[41]</w:t>
      </w:r>
      <w:ins w:id="292"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ins>
      <w:ins w:id="293" w:author="Tanya Brown" w:date="2023-11-27T14:45:00Z">
        <w:r w:rsidR="00E95F00">
          <w:t xml:space="preserve"> </w:t>
        </w:r>
      </w:ins>
      <w:ins w:id="294" w:author="Tanya Brown" w:date="2023-10-20T14:39:00Z">
        <w:r>
          <w:fldChar w:fldCharType="begin"/>
        </w:r>
      </w:ins>
      <w:r w:rsidR="008C08A7">
        <w:instrText xml:space="preserve"> ADDIN ZOTERO_ITEM CSL_CITATION {"citationID":"a1b2g8jncoq","properties":{"formattedCitation":"[39,42]","plainCitation":"[39,42]","noteIndex":0},"citationItems":[{"id":429,"uris":["http://zotero.org/groups/2083483/items/GQ9W8DRG"],"itemData":{"id":429,"type":"article-journal","abstract":"Our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1604,"uris":["http://zotero.org/groups/4751850/items/PF9NXFZJ"],"itemData":{"id":1604,"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95" w:author="Tanya Brown" w:date="2023-10-20T14:39:00Z">
        <w:r>
          <w:fldChar w:fldCharType="separate"/>
        </w:r>
      </w:ins>
      <w:r w:rsidR="008C08A7">
        <w:t>[39,42]</w:t>
      </w:r>
      <w:ins w:id="296" w:author="Tanya Brown" w:date="2023-10-20T14:39:00Z">
        <w:r>
          <w:fldChar w:fldCharType="end"/>
        </w:r>
        <w:r w:rsidRPr="00FC0723">
          <w:t>. The resulting 16S rRNA amplicon sequences from the GCMP are available in the Qiita database Qiita (CRC32 id: 8817b8b8 and CRC32 id: ac925c85</w:t>
        </w:r>
      </w:ins>
      <w:ins w:id="297" w:author="Microsoft Office User" w:date="2023-11-27T16:20:00Z">
        <w:r w:rsidR="008C08A7">
          <w:t>)</w:t>
        </w:r>
      </w:ins>
      <w:ins w:id="298" w:author="Tanya Brown" w:date="2023-10-20T14:40:00Z">
        <w:r>
          <w:t>.</w:t>
        </w:r>
      </w:ins>
      <w:ins w:id="299" w:author="Tanya Brown" w:date="2023-10-20T14:39:00Z">
        <w:r w:rsidRPr="00FC0723">
          <w:t xml:space="preserve"> </w:t>
        </w:r>
      </w:ins>
    </w:p>
    <w:p w14:paraId="31BEE9A1" w14:textId="77777777" w:rsidR="005A7FEC" w:rsidRPr="005A7FEC" w:rsidRDefault="005A7FEC">
      <w:pPr>
        <w:pPrChange w:id="300"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301"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302" w:author="Tanya Brown" w:date="2023-10-20T14:40:00Z"/>
        </w:rPr>
      </w:pPr>
    </w:p>
    <w:p w14:paraId="195D4412" w14:textId="08315F6D" w:rsidR="005A7FEC" w:rsidRPr="005A7FEC" w:rsidRDefault="005A7FEC" w:rsidP="005A7FEC">
      <w:pPr>
        <w:rPr>
          <w:ins w:id="303" w:author="Tanya Brown" w:date="2023-10-20T14:40:00Z"/>
          <w:b/>
          <w:bCs/>
          <w:rPrChange w:id="304" w:author="Tanya Brown" w:date="2023-10-20T14:42:00Z">
            <w:rPr>
              <w:ins w:id="305" w:author="Tanya Brown" w:date="2023-10-20T14:40:00Z"/>
            </w:rPr>
          </w:rPrChange>
        </w:rPr>
      </w:pPr>
      <w:ins w:id="306" w:author="Tanya Brown" w:date="2023-10-20T14:40:00Z">
        <w:r w:rsidRPr="005A7FEC">
          <w:rPr>
            <w:b/>
            <w:bCs/>
            <w:rPrChange w:id="307" w:author="Tanya Brown" w:date="2023-10-20T14:42:00Z">
              <w:rPr/>
            </w:rPrChange>
          </w:rPr>
          <w:t xml:space="preserve">Genomic and </w:t>
        </w:r>
      </w:ins>
      <w:ins w:id="308" w:author="Tanya Brown" w:date="2023-10-20T14:41:00Z">
        <w:r w:rsidRPr="005A7FEC">
          <w:rPr>
            <w:b/>
            <w:bCs/>
            <w:rPrChange w:id="309" w:author="Tanya Brown" w:date="2023-10-20T14:42:00Z">
              <w:rPr/>
            </w:rPrChange>
          </w:rPr>
          <w:t>Microbiome Metadata</w:t>
        </w:r>
      </w:ins>
    </w:p>
    <w:p w14:paraId="17D4C840" w14:textId="6B0EC820" w:rsidR="005A7FEC" w:rsidRDefault="00DB41FE" w:rsidP="005A7FEC">
      <w:pPr>
        <w:rPr>
          <w:ins w:id="310" w:author="Tanya Brown" w:date="2023-10-20T14:40:00Z"/>
        </w:rPr>
      </w:pPr>
      <w:r w:rsidRPr="00FC0723">
        <w:t xml:space="preserve"> A list of urls for the genomes can be found in </w:t>
      </w:r>
      <w:r w:rsidRPr="00406E0F">
        <w:rPr>
          <w:b/>
          <w:bCs/>
        </w:rPr>
        <w:t>Table S1A</w:t>
      </w:r>
      <w:r w:rsidRPr="00FC0723">
        <w:t xml:space="preserve">. </w:t>
      </w:r>
      <w:ins w:id="311" w:author="Tanya Brown" w:date="2023-10-20T14:40:00Z">
        <w:r w:rsidR="005A7FEC" w:rsidRPr="00FC0723">
          <w:t xml:space="preserve">Metadata for all GCMP samples are available in </w:t>
        </w:r>
        <w:r w:rsidR="005A7FEC" w:rsidRPr="004302F8">
          <w:rPr>
            <w:b/>
            <w:bCs/>
          </w:rPr>
          <w:t>Table S1B</w:t>
        </w:r>
        <w:r w:rsidR="005A7FEC">
          <w:rPr>
            <w:b/>
            <w:bCs/>
          </w:rPr>
          <w:t>,</w:t>
        </w:r>
      </w:ins>
      <w:ins w:id="312" w:author="Tanya Brown" w:date="2023-10-20T14:41:00Z">
        <w:r w:rsidR="005A7FEC">
          <w:rPr>
            <w:b/>
            <w:bCs/>
          </w:rPr>
          <w:t xml:space="preserve"> </w:t>
        </w:r>
      </w:ins>
      <w:ins w:id="313" w:author="Tanya Brown" w:date="2023-10-20T14:42:00Z">
        <w:r w:rsidR="005A7FEC">
          <w:t xml:space="preserve">while a data dictionary defining the meaning of column names is available in </w:t>
        </w:r>
        <w:r w:rsidR="005A7FEC" w:rsidRPr="005A7FEC">
          <w:rPr>
            <w:b/>
            <w:bCs/>
            <w:rPrChange w:id="314" w:author="Tanya Brown" w:date="2023-10-20T14:42:00Z">
              <w:rPr/>
            </w:rPrChange>
          </w:rPr>
          <w:t>Table</w:t>
        </w:r>
        <w:r w:rsidR="005A7FEC">
          <w:t xml:space="preserve"> </w:t>
        </w:r>
        <w:r w:rsidR="005A7FEC" w:rsidRPr="005A7FEC">
          <w:rPr>
            <w:b/>
            <w:bCs/>
            <w:rPrChange w:id="315" w:author="Tanya Brown" w:date="2023-10-20T14:42:00Z">
              <w:rPr/>
            </w:rPrChange>
          </w:rPr>
          <w:t>S1</w:t>
        </w:r>
      </w:ins>
      <w:ins w:id="316" w:author="Tanya Brown" w:date="2023-10-20T14:40:00Z">
        <w:r w:rsidR="005A7FEC" w:rsidRPr="005A7FEC">
          <w:rPr>
            <w:b/>
            <w:bCs/>
          </w:rPr>
          <w:t>C</w:t>
        </w:r>
        <w:r w:rsidR="005A7FEC" w:rsidRPr="00FC0723">
          <w:t xml:space="preserve">. </w:t>
        </w:r>
      </w:ins>
    </w:p>
    <w:p w14:paraId="6A5CFB97" w14:textId="77777777" w:rsidR="005A7FEC" w:rsidDel="00AF7E64" w:rsidRDefault="005A7FEC" w:rsidP="00406E0F">
      <w:pPr>
        <w:rPr>
          <w:del w:id="317" w:author="Tanya Brown" w:date="2023-11-27T12:52:00Z"/>
        </w:rPr>
      </w:pP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556DE25" w:rsidR="000C56B0" w:rsidRDefault="005A7FEC" w:rsidP="00406E0F">
      <w:ins w:id="318" w:author="Tanya Brown" w:date="2023-10-20T14:47:00Z">
        <w:r>
          <w:t xml:space="preserve">We annotated TLR and IL-1R </w:t>
        </w:r>
      </w:ins>
      <w:ins w:id="319" w:author="Tanya Brown" w:date="2023-10-20T14:48:00Z">
        <w:r>
          <w:t xml:space="preserve">gene counts </w:t>
        </w:r>
      </w:ins>
      <w:ins w:id="320" w:author="Tanya Brown" w:date="2023-10-20T14:47:00Z">
        <w:r>
          <w:t>based on their domains (</w:t>
        </w:r>
        <w:r w:rsidRPr="005A7FEC">
          <w:rPr>
            <w:b/>
            <w:bCs/>
            <w:rPrChange w:id="321" w:author="Tanya Brown" w:date="2023-10-20T14:47:00Z">
              <w:rPr/>
            </w:rPrChange>
          </w:rPr>
          <w:t>Table S2A</w:t>
        </w:r>
        <w:r>
          <w:t>)</w:t>
        </w:r>
      </w:ins>
      <w:ins w:id="322"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323" w:author="Microsoft Office User" w:date="2023-09-19T13:19:00Z">
        <w:r w:rsidR="00F26166">
          <w:t xml:space="preserve">available </w:t>
        </w:r>
      </w:ins>
      <w:del w:id="324" w:author="Microsoft Office User" w:date="2023-09-19T13:19:00Z">
        <w:r w:rsidR="00367A15" w:rsidRPr="00FC0723" w:rsidDel="00F26166">
          <w:delText xml:space="preserve">found </w:delText>
        </w:r>
      </w:del>
      <w:r w:rsidR="00367A15" w:rsidRPr="00FC0723">
        <w:t xml:space="preserve">on github (https://github.com/zaneveld/GCMP_genomics). Genome analysis occurred in two steps. First, genomes were analyzed using TransDecoder (v5.5.0) </w:t>
      </w:r>
      <w:r w:rsidR="00367A15" w:rsidRPr="00FC0723">
        <w:lastRenderedPageBreak/>
        <w:t>(</w:t>
      </w:r>
      <w:hyperlink r:id="rId15">
        <w:r w:rsidR="00367A15" w:rsidRPr="00FC0723">
          <w:rPr>
            <w:color w:val="1155CC"/>
            <w:u w:val="single"/>
          </w:rPr>
          <w:t>https://github.com/TransDecoder/TransDecoder/wiki</w:t>
        </w:r>
      </w:hyperlink>
      <w:r w:rsidR="00367A15" w:rsidRPr="00FC0723">
        <w:t>) to identify candidate coding regions within the genome files. During this process, TransDecoder converts the nucleotide sequences in the genome file to possible amino acid sequences using different open reading frames</w:t>
      </w:r>
      <w:del w:id="325" w:author="Microsoft Office User" w:date="2023-09-19T13:20:00Z">
        <w:r w:rsidR="00367A15" w:rsidRPr="00FC0723" w:rsidDel="00F26166">
          <w:delText xml:space="preserve"> needed to conduct this translation</w:delText>
        </w:r>
      </w:del>
      <w:r w:rsidR="00367A15" w:rsidRPr="00FC0723">
        <w:t xml:space="preserve">. </w:t>
      </w:r>
      <w:ins w:id="326" w:author="Microsoft Office User" w:date="2023-09-19T13:20:00Z">
        <w:r w:rsidR="00F26166">
          <w:t xml:space="preserve">In many cases more than one reading frame was possible. The predicted </w:t>
        </w:r>
      </w:ins>
      <w:ins w:id="327" w:author="Microsoft Office User" w:date="2023-09-19T13:21:00Z">
        <w:r w:rsidR="00F26166">
          <w:t>protein products of these different hypothesized reading frames are referred to as isoforms in transdecoder and also</w:t>
        </w:r>
      </w:ins>
      <w:ins w:id="328" w:author="Tanya Brown" w:date="2023-11-27T12:53:00Z">
        <w:r w:rsidR="00AF7E64">
          <w:t xml:space="preserve"> </w:t>
        </w:r>
        <w:del w:id="329" w:author="Microsoft Office User" w:date="2023-11-27T16:20:00Z">
          <w:r w:rsidR="00AF7E64" w:rsidDel="008C08A7">
            <w:delText>as so</w:delText>
          </w:r>
        </w:del>
      </w:ins>
      <w:ins w:id="330" w:author="Microsoft Office User" w:date="2023-09-19T13:21:00Z">
        <w:r w:rsidR="00F26166">
          <w:t>in this manuscript.</w:t>
        </w:r>
      </w:ins>
      <w:ins w:id="331" w:author="Tanya Brown" w:date="2023-10-09T18:17:00Z">
        <w:r w:rsidR="00BE4F4D">
          <w:t xml:space="preserve"> </w:t>
        </w:r>
      </w:ins>
      <w:r w:rsidR="00367A15"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6">
        <w:r w:rsidR="00367A15" w:rsidRPr="00FC0723">
          <w:rPr>
            <w:color w:val="1155CC"/>
            <w:u w:val="single"/>
          </w:rPr>
          <w:t>http://pfam.xfam.org/</w:t>
        </w:r>
      </w:hyperlink>
      <w:r w:rsidR="00367A15" w:rsidRPr="00FC0723">
        <w:t>).</w:t>
      </w:r>
      <w:ins w:id="332" w:author="Tanya Brown" w:date="2023-10-20T14:53:00Z">
        <w:r w:rsidR="002525FE">
          <w:t xml:space="preserve"> </w:t>
        </w:r>
      </w:ins>
      <w:del w:id="333"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The Pfam domain alignment files were used to build profiles in HMMER using hmmbuild by reading in the alignment file and creating a new Hidden Markov Model (HMM) profile. The HMM profiles were then used to search the TransDecoder peptide files</w:t>
      </w:r>
      <w:ins w:id="334" w:author="Microsoft Office User" w:date="2023-10-27T13:15:00Z">
        <w:r w:rsidR="0038622B">
          <w:t xml:space="preserve">, preserving </w:t>
        </w:r>
      </w:ins>
      <w:ins w:id="335" w:author="Microsoft Office User" w:date="2023-10-27T13:16:00Z">
        <w:r w:rsidR="0038622B">
          <w:t xml:space="preserve">hits with e-values </w:t>
        </w:r>
      </w:ins>
      <w:ins w:id="336" w:author="Microsoft Office User" w:date="2023-10-27T13:28:00Z">
        <w:r w:rsidR="0038622B">
          <w:t>&lt; 1e</w:t>
        </w:r>
        <w:r w:rsidR="0038622B" w:rsidRPr="00532975">
          <w:rPr>
            <w:vertAlign w:val="superscript"/>
            <w:rPrChange w:id="337" w:author="Tanya Brown" w:date="2023-11-07T17:59:00Z">
              <w:rPr/>
            </w:rPrChange>
          </w:rPr>
          <w:t>-2</w:t>
        </w:r>
      </w:ins>
      <w:ins w:id="338" w:author="Microsoft Office User" w:date="2023-10-27T13:29:00Z">
        <w:r w:rsidR="0038622B">
          <w:t>. This liberal threshold was chosen since multiple domain annotations together</w:t>
        </w:r>
      </w:ins>
      <w:ins w:id="339" w:author="Microsoft Office User" w:date="2023-11-27T16:21:00Z">
        <w:r w:rsidR="008C08A7">
          <w:t xml:space="preserve"> </w:t>
        </w:r>
        <w:r w:rsidR="008C08A7">
          <w:t xml:space="preserve">(at minimum 2) </w:t>
        </w:r>
      </w:ins>
      <w:ins w:id="340" w:author="Microsoft Office User" w:date="2023-10-27T13:29:00Z">
        <w:r w:rsidR="0038622B">
          <w:t xml:space="preserve"> were required to define TLR or IL-1R genes</w:t>
        </w:r>
      </w:ins>
      <w:ins w:id="341" w:author="Microsoft Office User" w:date="2023-11-27T16:23:00Z">
        <w:r w:rsidR="00111FA8">
          <w:t xml:space="preserve"> (see below)</w:t>
        </w:r>
      </w:ins>
      <w:ins w:id="342" w:author="Microsoft Office User" w:date="2023-10-27T13:16:00Z">
        <w:del w:id="343" w:author="Tanya Brown" w:date="2023-11-07T17:59:00Z">
          <w:r w:rsidR="0038622B" w:rsidDel="00532975">
            <w:delText xml:space="preserve"> </w:delText>
          </w:r>
        </w:del>
      </w:ins>
      <w:r w:rsidR="00367A15" w:rsidRPr="00FC0723">
        <w:t>.</w:t>
      </w:r>
      <w:ins w:id="344" w:author="Microsoft Office User" w:date="2023-11-27T16:24:00Z">
        <w:r w:rsidR="00111FA8">
          <w:t xml:space="preserve"> </w:t>
        </w:r>
        <w:r w:rsidR="00111FA8">
          <w:t>Because at least two independent false positive domain annotations would be needed to generate a false positive TLR or IL-1R</w:t>
        </w:r>
        <w:r w:rsidR="00111FA8">
          <w:t xml:space="preserve"> annotation</w:t>
        </w:r>
        <w:r w:rsidR="00111FA8">
          <w:t>, we reasoned that this threshold gave a combined e-value of ~1e</w:t>
        </w:r>
        <w:r w:rsidR="00111FA8" w:rsidRPr="003B097B">
          <w:rPr>
            <w:vertAlign w:val="superscript"/>
          </w:rPr>
          <w:t>-4</w:t>
        </w:r>
        <w:r w:rsidR="00111FA8">
          <w:rPr>
            <w:vertAlign w:val="superscript"/>
          </w:rPr>
          <w:t xml:space="preserve"> </w:t>
        </w:r>
        <w:r w:rsidR="00111FA8">
          <w:t xml:space="preserve">for </w:t>
        </w:r>
        <w:r w:rsidR="00111FA8">
          <w:t xml:space="preserve">TLR or IL-1R </w:t>
        </w:r>
        <w:r w:rsidR="00111FA8">
          <w:t>annotations.</w:t>
        </w:r>
      </w:ins>
      <w:r w:rsidR="00367A15" w:rsidRPr="00FC0723">
        <w:t xml:space="preserve">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5FE97087" w:rsidR="00406E0F" w:rsidRDefault="00367A15" w:rsidP="00406E0F">
      <w:pPr>
        <w:rPr>
          <w:ins w:id="345"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346" w:author="Tanya Brown" w:date="2023-10-20T14:57:00Z">
        <w:r w:rsidR="002525FE">
          <w:t xml:space="preserve"> The TIR domain was detected with the Pfam alignment PF01582. </w:t>
        </w:r>
      </w:ins>
      <w:ins w:id="347" w:author="Tanya Brown" w:date="2023-10-20T14:55:00Z">
        <w:r w:rsidR="002525FE" w:rsidRPr="00FC0723">
          <w:t>The</w:t>
        </w:r>
        <w:r w:rsidR="002525FE">
          <w:t xml:space="preserve"> presence of Pfam families across </w:t>
        </w:r>
      </w:ins>
      <w:ins w:id="348" w:author="Tanya Brown" w:date="2023-10-20T14:56:00Z">
        <w:r w:rsidR="002525FE">
          <w:t>genes and ids for the 13 alignment files used to detect Ig or LRR domains</w:t>
        </w:r>
      </w:ins>
      <w:ins w:id="349" w:author="Microsoft Office User" w:date="2023-11-27T16:25:00Z">
        <w:r w:rsidR="00111FA8">
          <w:t xml:space="preserve">, </w:t>
        </w:r>
        <w:commentRangeStart w:id="350"/>
        <w:r w:rsidR="00111FA8">
          <w:t>as well as the TIR domain alignment</w:t>
        </w:r>
      </w:ins>
      <w:ins w:id="351" w:author="Tanya Brown" w:date="2023-10-20T14:56:00Z">
        <w:r w:rsidR="002525FE">
          <w:t xml:space="preserve"> </w:t>
        </w:r>
      </w:ins>
      <w:commentRangeEnd w:id="350"/>
      <w:r w:rsidR="00111FA8">
        <w:rPr>
          <w:rStyle w:val="CommentReference"/>
        </w:rPr>
        <w:commentReference w:id="350"/>
      </w:r>
      <w:ins w:id="352" w:author="Tanya Brown" w:date="2023-10-20T14:56:00Z">
        <w:r w:rsidR="002525FE" w:rsidRPr="00FC0723">
          <w:t xml:space="preserve">are found in </w:t>
        </w:r>
        <w:r w:rsidR="002525FE" w:rsidRPr="004302F8">
          <w:rPr>
            <w:b/>
            <w:bCs/>
          </w:rPr>
          <w:t>Table S2B, C</w:t>
        </w:r>
        <w:r w:rsidR="002525FE" w:rsidRPr="00FC0723">
          <w:t xml:space="preserve">. </w:t>
        </w:r>
      </w:ins>
      <w:ins w:id="353" w:author="Tanya Brown" w:date="2023-10-20T14:55:00Z">
        <w:r w:rsidR="002525FE">
          <w:t xml:space="preserve"> </w:t>
        </w:r>
        <w:r w:rsidR="002525FE" w:rsidRPr="00FC0723">
          <w:t xml:space="preserve"> </w:t>
        </w:r>
      </w:ins>
    </w:p>
    <w:p w14:paraId="3ECD8716" w14:textId="77777777" w:rsidR="0038622B" w:rsidRDefault="0038622B" w:rsidP="00406E0F">
      <w:pPr>
        <w:rPr>
          <w:ins w:id="354" w:author="Microsoft Office User" w:date="2023-10-27T12:46:00Z"/>
        </w:rPr>
      </w:pPr>
    </w:p>
    <w:p w14:paraId="5BBCE7C4" w14:textId="77777777" w:rsidR="0038622B" w:rsidRDefault="0038622B" w:rsidP="0038622B">
      <w:pPr>
        <w:rPr>
          <w:ins w:id="355" w:author="Microsoft Office User" w:date="2023-10-27T12:47:00Z"/>
          <w:b/>
          <w:bCs/>
        </w:rPr>
      </w:pPr>
      <w:ins w:id="356" w:author="Microsoft Office User" w:date="2023-10-27T12:46:00Z">
        <w:r>
          <w:rPr>
            <w:b/>
            <w:bCs/>
          </w:rPr>
          <w:t>Confirmation of uniqueness of</w:t>
        </w:r>
      </w:ins>
      <w:ins w:id="357" w:author="Microsoft Office User" w:date="2023-10-27T12:47:00Z">
        <w:r>
          <w:rPr>
            <w:b/>
            <w:bCs/>
          </w:rPr>
          <w:t xml:space="preserve"> annotated</w:t>
        </w:r>
      </w:ins>
      <w:ins w:id="358" w:author="Microsoft Office User" w:date="2023-10-27T12:46:00Z">
        <w:r>
          <w:rPr>
            <w:b/>
            <w:bCs/>
          </w:rPr>
          <w:t xml:space="preserve"> </w:t>
        </w:r>
      </w:ins>
      <w:ins w:id="359" w:author="Microsoft Office User" w:date="2023-10-27T12:47:00Z">
        <w:r>
          <w:rPr>
            <w:b/>
            <w:bCs/>
          </w:rPr>
          <w:t xml:space="preserve">IL-1R and TLR copies. </w:t>
        </w:r>
      </w:ins>
    </w:p>
    <w:p w14:paraId="2688B250" w14:textId="08AC5035" w:rsidR="0038622B" w:rsidRPr="0038622B" w:rsidRDefault="0038622B" w:rsidP="0038622B">
      <w:pPr>
        <w:rPr>
          <w:ins w:id="360" w:author="Microsoft Office User" w:date="2023-10-27T12:47:00Z"/>
          <w:rPrChange w:id="361" w:author="Microsoft Office User" w:date="2023-10-27T12:47:00Z">
            <w:rPr>
              <w:ins w:id="362" w:author="Microsoft Office User" w:date="2023-10-27T12:47:00Z"/>
              <w:b/>
              <w:bCs/>
            </w:rPr>
          </w:rPrChange>
        </w:rPr>
      </w:pPr>
      <w:ins w:id="363" w:author="Microsoft Office User" w:date="2023-10-27T12:47:00Z">
        <w:r w:rsidRPr="0038622B">
          <w:rPr>
            <w:rPrChange w:id="364" w:author="Microsoft Office User" w:date="2023-10-27T12:47:00Z">
              <w:rPr>
                <w:b/>
                <w:bCs/>
              </w:rPr>
            </w:rPrChange>
          </w:rPr>
          <w:t xml:space="preserve">CD-hit clustering </w:t>
        </w:r>
      </w:ins>
      <w:ins w:id="365" w:author="Microsoft Office User" w:date="2023-10-27T12:48:00Z">
        <w:r>
          <w:t xml:space="preserve">was used </w:t>
        </w:r>
      </w:ins>
      <w:ins w:id="366" w:author="Microsoft Office User" w:date="2023-10-27T12:47:00Z">
        <w:r w:rsidRPr="0038622B">
          <w:rPr>
            <w:rPrChange w:id="367" w:author="Microsoft Office User" w:date="2023-10-27T12:47:00Z">
              <w:rPr>
                <w:b/>
                <w:bCs/>
              </w:rPr>
            </w:rPrChange>
          </w:rPr>
          <w:t xml:space="preserve">to check for redundancy among our annotations of IL-1R and TLR gene copies. First, the longest predicted peptide from each ORF </w:t>
        </w:r>
      </w:ins>
      <w:ins w:id="368" w:author="Microsoft Office User" w:date="2023-10-27T12:48:00Z">
        <w:r>
          <w:t xml:space="preserve">was </w:t>
        </w:r>
      </w:ins>
      <w:ins w:id="369" w:author="Microsoft Office User" w:date="2023-10-27T12:47:00Z">
        <w:r w:rsidRPr="0038622B">
          <w:rPr>
            <w:rPrChange w:id="370" w:author="Microsoft Office User" w:date="2023-10-27T12:47:00Z">
              <w:rPr>
                <w:b/>
                <w:bCs/>
              </w:rPr>
            </w:rPrChange>
          </w:rPr>
          <w:t xml:space="preserve">identified by TransDecoder. These were then clustered using CD-hit, with the default clustering threshold of 90%. Few predicted ORFs clustered together, but there were some examples where this analysis </w:t>
        </w:r>
      </w:ins>
      <w:ins w:id="371" w:author="Tanya Brown" w:date="2023-11-27T12:57:00Z">
        <w:r w:rsidR="00AF7E64">
          <w:t xml:space="preserve">resulted in </w:t>
        </w:r>
      </w:ins>
      <w:ins w:id="372" w:author="Microsoft Office User" w:date="2023-10-27T12:47:00Z">
        <w:r w:rsidRPr="0038622B">
          <w:rPr>
            <w:rPrChange w:id="373" w:author="Microsoft Office User" w:date="2023-10-27T12:47:00Z">
              <w:rPr>
                <w:b/>
                <w:bCs/>
              </w:rPr>
            </w:rPrChange>
          </w:rPr>
          <w:t>3 or fewer ORFs that clustered together</w:t>
        </w:r>
      </w:ins>
      <w:ins w:id="374" w:author="Microsoft Office User" w:date="2023-10-27T12:48:00Z">
        <w:r>
          <w:t xml:space="preserve"> in certain genomes</w:t>
        </w:r>
      </w:ins>
      <w:ins w:id="375" w:author="Microsoft Office User" w:date="2023-10-27T12:47:00Z">
        <w:r w:rsidRPr="0038622B">
          <w:rPr>
            <w:rPrChange w:id="376" w:author="Microsoft Office User" w:date="2023-10-27T12:47:00Z">
              <w:rPr>
                <w:b/>
                <w:bCs/>
              </w:rPr>
            </w:rPrChange>
          </w:rPr>
          <w:t xml:space="preserve">, indicating that a minority of predicted ORFs could originate from the same biological gene. To check if this could have impacted our assessment of TLR and IL-1R copy, CD-hit clusters </w:t>
        </w:r>
      </w:ins>
      <w:ins w:id="377" w:author="Microsoft Office User" w:date="2023-10-27T12:49:00Z">
        <w:r>
          <w:t xml:space="preserve">were cross-referenced </w:t>
        </w:r>
      </w:ins>
      <w:ins w:id="378" w:author="Microsoft Office User" w:date="2023-10-27T12:47:00Z">
        <w:r w:rsidRPr="0038622B">
          <w:rPr>
            <w:rPrChange w:id="379" w:author="Microsoft Office User" w:date="2023-10-27T12:47:00Z">
              <w:rPr>
                <w:b/>
                <w:bCs/>
              </w:rPr>
            </w:rPrChange>
          </w:rPr>
          <w:t>with gene ids for TLR and IL-1R</w:t>
        </w:r>
      </w:ins>
      <w:ins w:id="380" w:author="Microsoft Office User" w:date="2023-11-27T16:25:00Z">
        <w:r w:rsidR="00111FA8">
          <w:t>, confirming that the few potentially redundant annotations were not TLR or IL-1R genes.</w:t>
        </w:r>
      </w:ins>
      <w:ins w:id="381" w:author="Microsoft Office User" w:date="2023-10-27T12:47:00Z">
        <w:r w:rsidRPr="0038622B">
          <w:rPr>
            <w:rPrChange w:id="382" w:author="Microsoft Office User" w:date="2023-10-27T12:47:00Z">
              <w:rPr>
                <w:b/>
                <w:bCs/>
              </w:rPr>
            </w:rPrChange>
          </w:rPr>
          <w:t> </w:t>
        </w:r>
      </w:ins>
    </w:p>
    <w:p w14:paraId="652D5FC8" w14:textId="77777777" w:rsidR="0038622B" w:rsidRPr="0038622B" w:rsidDel="00AF7E64" w:rsidRDefault="0038622B" w:rsidP="0038622B">
      <w:pPr>
        <w:rPr>
          <w:ins w:id="383" w:author="Microsoft Office User" w:date="2023-10-27T12:47:00Z"/>
          <w:del w:id="384" w:author="Tanya Brown" w:date="2023-11-27T12:58:00Z"/>
          <w:b/>
          <w:bCs/>
        </w:rPr>
      </w:pPr>
    </w:p>
    <w:p w14:paraId="4A494B7D" w14:textId="18C068C1" w:rsidR="0038622B" w:rsidRPr="0038622B" w:rsidDel="00AF7E64" w:rsidRDefault="0038622B" w:rsidP="00406E0F">
      <w:pPr>
        <w:rPr>
          <w:del w:id="385" w:author="Tanya Brown" w:date="2023-11-27T12:58:00Z"/>
          <w:b/>
          <w:bCs/>
          <w:rPrChange w:id="386" w:author="Microsoft Office User" w:date="2023-10-27T12:46:00Z">
            <w:rPr>
              <w:del w:id="387" w:author="Tanya Brown" w:date="2023-11-27T12:58:00Z"/>
            </w:rPr>
          </w:rPrChange>
        </w:rPr>
      </w:pPr>
    </w:p>
    <w:p w14:paraId="25D45012" w14:textId="226D6C89" w:rsidR="000C56B0" w:rsidRPr="00FC0723" w:rsidDel="0038622B" w:rsidRDefault="00367A15" w:rsidP="00406E0F">
      <w:pPr>
        <w:rPr>
          <w:del w:id="388" w:author="Microsoft Office User" w:date="2023-10-27T12:49:00Z"/>
        </w:rPr>
      </w:pPr>
      <w:del w:id="389" w:author="Microsoft Office User" w:date="2023-10-27T12:49:00Z">
        <w:r w:rsidRPr="00FC0723" w:rsidDel="0038622B">
          <w:delText xml:space="preserve"> </w:delText>
        </w:r>
      </w:del>
    </w:p>
    <w:p w14:paraId="05C36505" w14:textId="782322AC" w:rsidR="00E5647B" w:rsidRPr="00406E0F" w:rsidDel="005A7FEC" w:rsidRDefault="00367A15" w:rsidP="00406E0F">
      <w:pPr>
        <w:rPr>
          <w:del w:id="390" w:author="Tanya Brown" w:date="2023-10-20T14:39:00Z"/>
          <w:b/>
          <w:bCs/>
        </w:rPr>
      </w:pPr>
      <w:del w:id="391"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92" w:author="Tanya Brown" w:date="2023-10-20T14:39:00Z"/>
        </w:rPr>
      </w:pPr>
      <w:del w:id="393"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94" w:author="Microsoft Office User" w:date="2023-09-11T16:44:00Z">
        <w:del w:id="395" w:author="Tanya Brown" w:date="2023-10-20T14:39:00Z">
          <w:r w:rsidR="00E9798F" w:rsidDel="005A7FEC">
            <w:delText xml:space="preserve"> </w:delText>
          </w:r>
        </w:del>
      </w:ins>
      <w:ins w:id="396" w:author="Microsoft Office User" w:date="2023-09-11T16:45:00Z">
        <w:del w:id="397" w:author="Tanya Brown" w:date="2023-10-20T14:39:00Z">
          <w:r w:rsidR="00E9798F" w:rsidDel="005A7FEC">
            <w:delText xml:space="preserve"> </w:delText>
          </w:r>
        </w:del>
      </w:ins>
      <w:del w:id="398"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399" w:author="Microsoft Office User" w:date="2023-09-11T16:48:00Z">
        <w:del w:id="400" w:author="Tanya Brown" w:date="2023-10-20T14:39:00Z">
          <w:r w:rsidR="00E9798F" w:rsidDel="005A7FEC">
            <w:rPr>
              <w:color w:val="222222"/>
            </w:rPr>
            <w:delText xml:space="preserve"> </w:delText>
          </w:r>
        </w:del>
      </w:ins>
      <w:del w:id="401"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4D7B1B87" w:rsidR="000C56B0" w:rsidRPr="00FC0723" w:rsidRDefault="00367A15" w:rsidP="00406E0F">
      <w:r w:rsidRPr="00FC0723">
        <w:t>16S rRNA sequencing data were processed in Qiita</w:t>
      </w:r>
      <w:ins w:id="402" w:author="Tanya Brown" w:date="2023-11-27T12:58:00Z">
        <w:r w:rsidR="00AF7E64">
          <w:t xml:space="preserve"> </w:t>
        </w:r>
      </w:ins>
      <w:r w:rsidR="001814B5">
        <w:fldChar w:fldCharType="begin"/>
      </w:r>
      <w:r w:rsidR="008C08A7">
        <w:instrText xml:space="preserve"> ADDIN ZOTERO_ITEM CSL_CITATION {"citationID":"gtailN13","properties":{"formattedCitation":"[43]","plainCitation":"[43]","noteIndex":0},"citationItems":[{"id":1603,"uris":["http://zotero.org/groups/4751850/items/LSBRNN62"],"itemData":{"id":1603,"type":"article-journal","abstract":"Multi-omic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8C08A7">
        <w:t>[43]</w:t>
      </w:r>
      <w:r w:rsidR="001814B5">
        <w:fldChar w:fldCharType="end"/>
      </w:r>
      <w:ins w:id="403" w:author="Microsoft Office User" w:date="2023-09-11T16:54:00Z">
        <w:r w:rsidR="001814B5">
          <w:t xml:space="preserve"> </w:t>
        </w:r>
      </w:ins>
      <w:del w:id="404"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 xml:space="preserve">using the standard EMP workflow. Briefly, sequences were demultiplexed based on 12bp Golay barcodes using </w:t>
      </w:r>
      <w:r w:rsidRPr="00FC0723">
        <w:lastRenderedPageBreak/>
        <w:t>“split_libraries” with QIIME 1.9.1 default parameters</w:t>
      </w:r>
      <w:ins w:id="405" w:author="Tanya Brown" w:date="2023-11-27T12:58:00Z">
        <w:r w:rsidR="00AF7E64">
          <w:t xml:space="preserve"> </w:t>
        </w:r>
      </w:ins>
      <w:r w:rsidR="001814B5">
        <w:fldChar w:fldCharType="begin"/>
      </w:r>
      <w:r w:rsidR="008C08A7">
        <w:instrText xml:space="preserve"> ADDIN ZOTERO_ITEM CSL_CITATION {"citationID":"AnV21iVM","properties":{"formattedCitation":"[44]","plainCitation":"[44]","noteIndex":0},"citationItems":[{"id":1472,"uris":["http://zotero.org/groups/4829620/items/K29UADU4"],"itemData":{"id":1472,"type":"article-journal","container-title":"Nature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8C08A7">
        <w:t>[44]</w:t>
      </w:r>
      <w:r w:rsidR="001814B5">
        <w:fldChar w:fldCharType="end"/>
      </w:r>
      <w:ins w:id="406" w:author="Microsoft Office User" w:date="2023-09-11T16:56:00Z">
        <w:r w:rsidR="001814B5">
          <w:t xml:space="preserve"> </w:t>
        </w:r>
      </w:ins>
      <w:del w:id="407"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ins w:id="408" w:author="Tanya Brown" w:date="2023-11-27T12:59:00Z">
        <w:r w:rsidR="00AF7E64">
          <w:t xml:space="preserve"> </w:t>
        </w:r>
      </w:ins>
      <w:r w:rsidR="00136E1C">
        <w:fldChar w:fldCharType="begin"/>
      </w:r>
      <w:r w:rsidR="008C08A7">
        <w:instrText xml:space="preserve"> ADDIN ZOTERO_ITEM CSL_CITATION {"citationID":"pQ9CW2gW","properties":{"formattedCitation":"[45]","plainCitation":"[45]","noteIndex":0},"citationItems":[{"id":1176,"uris":["http://zotero.org/groups/2769688/items/X4A6XRDH"],"itemData":{"id":1176,"type":"article-journal","abstract":"High-throughput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8C08A7">
        <w:t>[45]</w:t>
      </w:r>
      <w:r w:rsidR="00136E1C">
        <w:fldChar w:fldCharType="end"/>
      </w:r>
      <w:del w:id="409"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8C08A7">
        <w:instrText xml:space="preserve"> ADDIN ZOTERO_ITEM CSL_CITATION {"citationID":"jSZKDq26","properties":{"formattedCitation":"[46]","plainCitation":"[46]","noteIndex":0},"citationItems":[{"id":536,"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8C08A7">
        <w:t>[46]</w:t>
      </w:r>
      <w:r w:rsidR="00136E1C">
        <w:fldChar w:fldCharType="end"/>
      </w:r>
      <w:del w:id="410"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1EEA2CCB" w:rsidR="000C56B0" w:rsidRDefault="00367A15" w:rsidP="00406E0F">
      <w:pPr>
        <w:rPr>
          <w:ins w:id="411" w:author="Microsoft Office User" w:date="2023-11-27T16:27:00Z"/>
        </w:rPr>
      </w:pPr>
      <w:r w:rsidRPr="00FC0723">
        <w:t>Taxonomic assignment of ASVs was performed using vsearch</w:t>
      </w:r>
      <w:ins w:id="412" w:author="Tanya Brown" w:date="2023-11-27T12:59:00Z">
        <w:r w:rsidR="00AF7E64">
          <w:t xml:space="preserve"> </w:t>
        </w:r>
      </w:ins>
      <w:r w:rsidR="00136E1C">
        <w:fldChar w:fldCharType="begin"/>
      </w:r>
      <w:r w:rsidR="008C08A7">
        <w:instrText xml:space="preserve"> ADDIN ZOTERO_ITEM CSL_CITATION {"citationID":"Y1QeAnhp","properties":{"formattedCitation":"[47]","plainCitation":"[47]","noteIndex":0},"citationItems":[{"id":867,"uris":["http://zotero.org/groups/2769688/items/NGQFZT9W"],"itemData":{"id":867,"type":"article-journal","abstract":"Background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8C08A7">
        <w:t>[47]</w:t>
      </w:r>
      <w:r w:rsidR="00136E1C">
        <w:fldChar w:fldCharType="end"/>
      </w:r>
      <w:ins w:id="413" w:author="Microsoft Office User" w:date="2023-09-19T14:05:00Z">
        <w:r w:rsidR="00136E1C">
          <w:t xml:space="preserve"> </w:t>
        </w:r>
      </w:ins>
      <w:r w:rsidRPr="00FC0723">
        <w:t>using a modified version of the SILVA v. 138</w:t>
      </w:r>
      <w:r w:rsidR="00B024AA">
        <w:t xml:space="preserve"> </w:t>
      </w:r>
      <w:r w:rsidR="00136E1C">
        <w:fldChar w:fldCharType="begin"/>
      </w:r>
      <w:r w:rsidR="008C08A7">
        <w:instrText xml:space="preserve"> ADDIN ZOTERO_ITEM CSL_CITATION {"citationID":"VH8S4mlS","properties":{"formattedCitation":"[48]","plainCitation":"[48]","noteIndex":0},"citationItems":[{"id":1599,"uris":["http://zotero.org/groups/4751850/items/DRITURHI"],"itemData":{"id":1599,"type":"article-journal","abstract":"Abstract.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8C08A7">
        <w:t>[48]</w:t>
      </w:r>
      <w:r w:rsidR="00136E1C">
        <w:fldChar w:fldCharType="end"/>
      </w:r>
      <w:r w:rsidR="00136E1C">
        <w:t xml:space="preserve"> </w:t>
      </w:r>
      <w:r w:rsidRPr="00FC0723">
        <w:t>taxonomic reference. The sole change to the SILVA138 reference was supplementation with</w:t>
      </w:r>
      <w:ins w:id="414" w:author="Microsoft Office User" w:date="2023-11-27T16:26:00Z">
        <w:r w:rsidR="00D518E9">
          <w:t xml:space="preserve"> diverse</w:t>
        </w:r>
      </w:ins>
      <w:r w:rsidRPr="00FC0723">
        <w:t xml:space="preserve"> additional </w:t>
      </w:r>
      <w:del w:id="415" w:author="Microsoft Office User" w:date="2023-11-27T16:26:00Z">
        <w:r w:rsidRPr="00FC0723" w:rsidDel="00D518E9">
          <w:delText xml:space="preserve">coral </w:delText>
        </w:r>
      </w:del>
      <w:r w:rsidRPr="00FC0723">
        <w:t xml:space="preserve">mitochondrial </w:t>
      </w:r>
      <w:ins w:id="416" w:author="Microsoft Office User" w:date="2023-11-27T16:26:00Z">
        <w:r w:rsidR="00D518E9">
          <w:t xml:space="preserve">rRNA sequences </w:t>
        </w:r>
      </w:ins>
      <w:del w:id="417" w:author="Microsoft Office User" w:date="2023-11-27T16:26:00Z">
        <w:r w:rsidRPr="00FC0723" w:rsidDel="00D518E9">
          <w:delText xml:space="preserve">reads </w:delText>
        </w:r>
      </w:del>
      <w:r w:rsidRPr="00FC0723">
        <w:t xml:space="preserve">obtained from </w:t>
      </w:r>
      <w:ins w:id="418" w:author="Microsoft Office User" w:date="2023-11-27T16:26:00Z">
        <w:r w:rsidR="00D518E9">
          <w:t>M</w:t>
        </w:r>
      </w:ins>
      <w:del w:id="419" w:author="Microsoft Office User" w:date="2023-11-27T16:26:00Z">
        <w:r w:rsidRPr="00FC0723" w:rsidDel="00D518E9">
          <w:delText>m</w:delText>
        </w:r>
      </w:del>
      <w:ins w:id="420" w:author="Microsoft Office User" w:date="2023-11-27T16:27:00Z">
        <w:r w:rsidR="00D518E9">
          <w:t>E</w:t>
        </w:r>
      </w:ins>
      <w:del w:id="421" w:author="Microsoft Office User" w:date="2023-11-27T16:27:00Z">
        <w:r w:rsidRPr="00FC0723" w:rsidDel="00D518E9">
          <w:delText>e</w:delText>
        </w:r>
      </w:del>
      <w:ins w:id="422" w:author="Microsoft Office User" w:date="2023-11-27T16:26:00Z">
        <w:r w:rsidR="00D518E9">
          <w:t>T</w:t>
        </w:r>
      </w:ins>
      <w:ins w:id="423" w:author="Microsoft Office User" w:date="2023-11-27T16:27:00Z">
        <w:r w:rsidR="00D518E9">
          <w:t>AXA</w:t>
        </w:r>
      </w:ins>
      <w:del w:id="424" w:author="Microsoft Office User" w:date="2023-11-27T16:26:00Z">
        <w:r w:rsidRPr="00FC0723" w:rsidDel="00D518E9">
          <w:delText>t</w:delText>
        </w:r>
      </w:del>
      <w:del w:id="425" w:author="Microsoft Office User" w:date="2023-11-27T16:27:00Z">
        <w:r w:rsidRPr="00FC0723" w:rsidDel="00D518E9">
          <w:delText>axa</w:delText>
        </w:r>
      </w:del>
      <w:r w:rsidRPr="00FC0723">
        <w:t>2</w:t>
      </w:r>
      <w:ins w:id="426" w:author="Tanya Brown" w:date="2023-11-27T13:03:00Z">
        <w:r w:rsidR="00176061">
          <w:t xml:space="preserve"> </w:t>
        </w:r>
      </w:ins>
      <w:r w:rsidR="00BB276E">
        <w:fldChar w:fldCharType="begin"/>
      </w:r>
      <w:r w:rsidR="008C08A7">
        <w:instrText xml:space="preserve"> ADDIN ZOTERO_ITEM CSL_CITATION {"citationID":"a1i2dh5sg43","properties":{"formattedCitation":"[49,50]","plainCitation":"[49,50]","noteIndex":0},"citationItems":[{"id":1596,"uris":["http://zotero.org/groups/4751850/items/XUB9J7D5"],"itemData":{"id":1596,"type":"article-journal","abstract":"The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Henrik"}],"issued":{"date-parts":[["2015",11]]}}},{"id":1888,"uris":["http://zotero.org/groups/4751850/items/KWNP934M"],"itemData":{"id":1888,"type":"article","abstract":"The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studies.","DOI":"10.1101/2021.02.23.431501","language":"en","license":"© 2023, Posted by Cold Spring Harbor Laboratory. This pre-print is available under a Creative Commons License (Attribution 4.0 International), CC BY 4.0, as described at http://creativecommons.org/licenses/by/4.0/","note":"page: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8C08A7">
        <w:t>[49,50]</w:t>
      </w:r>
      <w:r w:rsidR="00BB276E">
        <w:fldChar w:fldCharType="end"/>
      </w:r>
      <w:del w:id="427" w:author="Tanya Brown" w:date="2023-11-27T13:03:00Z">
        <w:r w:rsidR="00136E1C" w:rsidDel="00176061">
          <w:delText xml:space="preserve"> </w:delText>
        </w:r>
        <w:r w:rsidR="000F1A53" w:rsidDel="00176061">
          <w:fldChar w:fldCharType="begin"/>
        </w:r>
        <w:r w:rsidR="00EE515C" w:rsidDel="00176061">
          <w:del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delInstrText>
        </w:r>
        <w:r w:rsidR="000F1A53" w:rsidDel="00176061">
          <w:fldChar w:fldCharType="separate"/>
        </w:r>
        <w:r w:rsidR="00EE515C" w:rsidRPr="00EE515C" w:rsidDel="00176061">
          <w:delText>[51]</w:delText>
        </w:r>
        <w:r w:rsidR="000F1A53" w:rsidDel="00176061">
          <w:fldChar w:fldCharType="end"/>
        </w:r>
      </w:del>
      <w:r w:rsidRPr="00FC0723">
        <w:t>. In benchmarks, this change greatly improves annotation of coral mitochondrial rRNAs, without increasing false positive taxonomic assignments</w:t>
      </w:r>
      <w:ins w:id="428" w:author="Tanya Brown" w:date="2023-11-27T13:03:00Z">
        <w:r w:rsidR="00176061">
          <w:t xml:space="preserve"> </w:t>
        </w:r>
      </w:ins>
      <w:r w:rsidR="000F1A53">
        <w:fldChar w:fldCharType="begin"/>
      </w:r>
      <w:r w:rsidR="008C08A7">
        <w:instrText xml:space="preserve"> ADDIN ZOTERO_ITEM CSL_CITATION {"citationID":"ML7zfSNl","properties":{"formattedCitation":"[50]","plainCitation":"[50]","noteIndex":0},"citationItems":[{"id":1888,"uris":["http://zotero.org/groups/4751850/items/KWNP934M"],"itemData":{"id":1888,"type":"article","abstract":"The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studies.","DOI":"10.1101/2021.02.23.431501","language":"en","license":"© 2023, Posted by Cold Spring Harbor Laboratory. This pre-print is available under a Creative Commons License (Attribution 4.0 International), CC BY 4.0, as described at http://creativecommons.org/licenses/by/4.0/","note":"page: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8C08A7">
        <w:t>[50]</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19B8B687"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8C08A7">
        <w:instrText xml:space="preserve"> ADDIN ZOTERO_ITEM CSL_CITATION {"citationID":"65xqxM1r","properties":{"formattedCitation":"[51]","plainCitation":"[51]","noteIndex":0},"citationItems":[{"id":1594,"uris":["http://zotero.org/groups/4751850/items/WM66E5TZ"],"itemData":{"id":1594,"type":"article-journal","abstract":"Recent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8C08A7">
        <w:t>[51]</w:t>
      </w:r>
      <w:r w:rsidR="000F1A53">
        <w:fldChar w:fldCharType="end"/>
      </w:r>
      <w:r w:rsidRPr="00FC0723">
        <w:t>, again using the SILVA v. 138</w:t>
      </w:r>
      <w:r w:rsidR="00B024AA">
        <w:t xml:space="preserve"> </w:t>
      </w:r>
      <w:r w:rsidR="00B024AA">
        <w:fldChar w:fldCharType="begin"/>
      </w:r>
      <w:r w:rsidR="008C08A7">
        <w:instrText xml:space="preserve"> ADDIN ZOTERO_ITEM CSL_CITATION {"citationID":"yrgv8PaG","properties":{"formattedCitation":"[48]","plainCitation":"[48]","noteIndex":0},"citationItems":[{"id":1599,"uris":["http://zotero.org/groups/4751850/items/DRITURHI"],"itemData":{"id":1599,"type":"article-journal","abstract":"Abstract.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8C08A7">
        <w:t>[48]</w:t>
      </w:r>
      <w:r w:rsidR="00B024AA">
        <w:fldChar w:fldCharType="end"/>
      </w:r>
      <w:r w:rsidR="00B024AA">
        <w:t xml:space="preserve"> </w:t>
      </w:r>
      <w:r w:rsidRPr="00FC0723">
        <w:t xml:space="preserve"> database as reference taxonomy</w:t>
      </w:r>
      <w:ins w:id="429" w:author="Microsoft Office User" w:date="2023-11-27T16:27:00Z">
        <w:r w:rsidR="00D518E9">
          <w:t xml:space="preserve"> and phylogeny</w:t>
        </w:r>
      </w:ins>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045A3C49" w:rsidR="0038622B" w:rsidRDefault="00B024AA" w:rsidP="00017625">
      <w:pPr>
        <w:rPr>
          <w:ins w:id="430" w:author="Microsoft Office User" w:date="2023-10-27T12:14:00Z"/>
        </w:rPr>
      </w:pPr>
      <w:ins w:id="431" w:author="Microsoft Office User" w:date="2023-09-19T14:28:00Z">
        <w:r>
          <w:t xml:space="preserve">Unrarefied </w:t>
        </w:r>
      </w:ins>
      <w:ins w:id="432" w:author="Microsoft Office User" w:date="2023-09-19T14:29:00Z">
        <w:r>
          <w:t>f</w:t>
        </w:r>
      </w:ins>
      <w:ins w:id="433" w:author="Microsoft Office User" w:date="2023-09-19T14:28:00Z">
        <w:r>
          <w:t xml:space="preserve">eature tables were </w:t>
        </w:r>
      </w:ins>
      <w:ins w:id="434" w:author="Microsoft Office User" w:date="2023-09-19T14:29:00Z">
        <w:r>
          <w:t xml:space="preserve">used in compositional data analyses (e.g. ANCOM-BC). In phylogenetic comparative analyses that are not compositional (e.g. </w:t>
        </w:r>
      </w:ins>
      <w:ins w:id="435" w:author="Microsoft Office User" w:date="2023-09-19T14:39:00Z">
        <w:r w:rsidR="00240881">
          <w:t xml:space="preserve">phylogenetic independent contrasts) </w:t>
        </w:r>
      </w:ins>
      <w:ins w:id="436" w:author="Microsoft Office User" w:date="2023-09-19T14:30:00Z">
        <w:r>
          <w:t xml:space="preserve">feature tables were rarefied to 1000 </w:t>
        </w:r>
      </w:ins>
      <w:ins w:id="437" w:author="Microsoft Office User" w:date="2023-09-19T14:33:00Z">
        <w:r w:rsidR="00240881">
          <w:t xml:space="preserve">randomly-selected </w:t>
        </w:r>
      </w:ins>
      <w:ins w:id="438" w:author="Microsoft Office User" w:date="2023-09-19T14:30:00Z">
        <w:r>
          <w:t>sequences per sample in</w:t>
        </w:r>
      </w:ins>
      <w:ins w:id="439" w:author="Microsoft Office User" w:date="2023-09-19T14:25:00Z">
        <w:r>
          <w:t xml:space="preserve"> order to avoid </w:t>
        </w:r>
      </w:ins>
      <w:ins w:id="440" w:author="Microsoft Office User" w:date="2023-09-19T14:30:00Z">
        <w:r>
          <w:t>potential false-positives</w:t>
        </w:r>
      </w:ins>
      <w:ins w:id="441" w:author="Microsoft Office User" w:date="2023-09-19T14:25:00Z">
        <w:r>
          <w:t xml:space="preserve"> due to differences in library size across samples</w:t>
        </w:r>
      </w:ins>
      <w:ins w:id="442" w:author="Microsoft Office User" w:date="2023-09-19T14:34:00Z">
        <w:r w:rsidR="00240881">
          <w:t xml:space="preserve">. </w:t>
        </w:r>
      </w:ins>
      <w:ins w:id="443" w:author="Microsoft Office User" w:date="2023-11-27T16:28:00Z">
        <w:r w:rsidR="00D518E9">
          <w:t>These rarefied samples were then further pooled to form an average microbiome for the mucus, tissue, and skeleton of each species for phylogenetic analysis</w:t>
        </w:r>
      </w:ins>
      <w:ins w:id="444" w:author="Microsoft Office User" w:date="2023-11-27T16:29:00Z">
        <w:r w:rsidR="00D518E9">
          <w:t>. Pooled sequences for each sample</w:t>
        </w:r>
      </w:ins>
      <w:ins w:id="445" w:author="Microsoft Office User" w:date="2023-11-27T16:28:00Z">
        <w:r w:rsidR="00D518E9">
          <w:t xml:space="preserve"> </w:t>
        </w:r>
      </w:ins>
      <w:ins w:id="446" w:author="Microsoft Office User" w:date="2023-11-27T16:29:00Z">
        <w:r w:rsidR="00D518E9">
          <w:t xml:space="preserve">were </w:t>
        </w:r>
      </w:ins>
      <w:ins w:id="447" w:author="Microsoft Office User" w:date="2023-11-27T16:28:00Z">
        <w:r w:rsidR="00D518E9">
          <w:t>again rarefied to 1000 sequences/</w:t>
        </w:r>
      </w:ins>
      <w:ins w:id="448" w:author="Microsoft Office User" w:date="2023-11-27T16:29:00Z">
        <w:r w:rsidR="00D518E9">
          <w:t>sample in order to avoid species with more samples</w:t>
        </w:r>
      </w:ins>
      <w:ins w:id="449" w:author="Microsoft Office User" w:date="2023-11-27T16:30:00Z">
        <w:r w:rsidR="00D518E9">
          <w:t xml:space="preserve"> in the GCMP dataset</w:t>
        </w:r>
      </w:ins>
      <w:ins w:id="450" w:author="Microsoft Office User" w:date="2023-11-27T16:29:00Z">
        <w:r w:rsidR="00D518E9">
          <w:t xml:space="preserve"> from having artifactually higher microbiome biodiversity</w:t>
        </w:r>
      </w:ins>
      <w:ins w:id="451" w:author="Microsoft Office User" w:date="2023-11-27T16:30:00Z">
        <w:r w:rsidR="00D518E9">
          <w:t>, which we reasoned could lead to false positive correlations with host traits</w:t>
        </w:r>
      </w:ins>
      <w:ins w:id="452" w:author="Microsoft Office User" w:date="2023-11-27T16:28:00Z">
        <w:r w:rsidR="00D518E9">
          <w:t xml:space="preserve">. </w:t>
        </w:r>
      </w:ins>
      <w:ins w:id="453" w:author="Microsoft Office User" w:date="2023-11-27T16:30:00Z">
        <w:r w:rsidR="00D518E9">
          <w:t>R</w:t>
        </w:r>
      </w:ins>
      <w:ins w:id="454" w:author="Microsoft Office User" w:date="2023-09-19T14:34:00Z">
        <w:r w:rsidR="00240881">
          <w:t xml:space="preserve">arefaction depth was chosen to </w:t>
        </w:r>
      </w:ins>
      <w:ins w:id="455" w:author="Microsoft Office User" w:date="2023-09-19T14:31:00Z">
        <w:r w:rsidR="00240881">
          <w:t>maximizing taxonomic coverage</w:t>
        </w:r>
      </w:ins>
      <w:ins w:id="456" w:author="Microsoft Office User" w:date="2023-09-19T14:39:00Z">
        <w:r w:rsidR="00240881">
          <w:t xml:space="preserve"> (that is, to exclude as few samples as possible)</w:t>
        </w:r>
      </w:ins>
      <w:ins w:id="457" w:author="Microsoft Office User" w:date="2023-09-19T14:32:00Z">
        <w:r w:rsidR="00240881">
          <w:t>, and to allow direct comparison with prior analyses of GCMP microbiome samples (e.g</w:t>
        </w:r>
      </w:ins>
      <w:ins w:id="458" w:author="Microsoft Office User" w:date="2023-09-19T14:33:00Z">
        <w:r w:rsidR="00240881">
          <w:t xml:space="preserve">. </w:t>
        </w:r>
        <w:r w:rsidR="00240881">
          <w:fldChar w:fldCharType="begin"/>
        </w:r>
      </w:ins>
      <w:r w:rsidR="008C08A7">
        <w:instrText xml:space="preserve"> ADDIN ZOTERO_ITEM CSL_CITATION {"citationID":"a783orn9gs","properties":{"formattedCitation":"[4]","plainCitation":"[4]","noteIndex":0},"citationItems":[{"id":1639,"uris":["http://zotero.org/groups/4751850/items/7TGZX9WX"],"itemData":{"id":1639,"type":"article-journal","abstract":"Scleractinian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459" w:author="Microsoft Office User" w:date="2023-09-19T14:33:00Z">
        <w:r w:rsidR="00240881">
          <w:fldChar w:fldCharType="separate"/>
        </w:r>
      </w:ins>
      <w:r w:rsidR="002F6119" w:rsidRPr="002F6119">
        <w:t>[4]</w:t>
      </w:r>
      <w:ins w:id="460" w:author="Microsoft Office User" w:date="2023-09-19T14:33:00Z">
        <w:r w:rsidR="00240881">
          <w:fldChar w:fldCharType="end"/>
        </w:r>
        <w:r w:rsidR="00240881">
          <w:t>)</w:t>
        </w:r>
      </w:ins>
      <w:del w:id="461"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462" w:author="Microsoft Office User" w:date="2023-09-19T14:25:00Z">
        <w:r>
          <w:t xml:space="preserve">. </w:t>
        </w:r>
      </w:ins>
      <w:ins w:id="463" w:author="Tanya Brown" w:date="2023-10-17T17:19:00Z">
        <w:r w:rsidR="00017625">
          <w:t xml:space="preserve">Examination of sequencing depths across the GCMP suggested that using a substantially higher rarefaction depth would result in loss of many samples in key species. For </w:t>
        </w:r>
      </w:ins>
      <w:ins w:id="464" w:author="Tanya Brown" w:date="2023-11-27T13:04:00Z">
        <w:r w:rsidR="00176061">
          <w:t>example,</w:t>
        </w:r>
      </w:ins>
      <w:ins w:id="465" w:author="Tanya Brown" w:date="2023-10-17T17:19:00Z">
        <w:r w:rsidR="00017625">
          <w:t xml:space="preserve"> using a rarefaction depth of 10,000 sequences would reduce biological replication for </w:t>
        </w:r>
        <w:r w:rsidR="00017625" w:rsidRPr="00017625">
          <w:rPr>
            <w:i/>
            <w:iCs/>
            <w:rPrChange w:id="466" w:author="Tanya Brown" w:date="2023-10-17T17:19:00Z">
              <w:rPr/>
            </w:rPrChange>
          </w:rPr>
          <w:t>Acropora hyacinthus</w:t>
        </w:r>
        <w:r w:rsidR="00017625">
          <w:t xml:space="preserve"> to 2 (vs 10 at 1,000 sequences). However, such loss of biological replication might be worth it if it dramatically improved estimates of which species had the most vs. least di</w:t>
        </w:r>
      </w:ins>
      <w:ins w:id="467" w:author="Tanya Brown" w:date="2023-11-13T16:11:00Z">
        <w:r w:rsidR="00CD4665">
          <w:t>vers</w:t>
        </w:r>
      </w:ins>
      <w:ins w:id="468" w:author="Tanya Brown" w:date="2023-11-13T16:12:00Z">
        <w:r w:rsidR="00CD4665">
          <w:t>e</w:t>
        </w:r>
      </w:ins>
      <w:ins w:id="469" w:author="Tanya Brown" w:date="2023-10-17T17:19:00Z">
        <w:r w:rsidR="00017625">
          <w:t xml:space="preserve"> microbiomes.</w:t>
        </w:r>
      </w:ins>
      <w:ins w:id="470" w:author="Tanya Brown" w:date="2023-11-13T16:12:00Z">
        <w:r w:rsidR="00CD4665">
          <w:t xml:space="preserve"> </w:t>
        </w:r>
      </w:ins>
      <w:ins w:id="471" w:author="Microsoft Office User" w:date="2023-11-27T16:31:00Z">
        <w:r w:rsidR="00D518E9">
          <w:t xml:space="preserve">The </w:t>
        </w:r>
      </w:ins>
      <w:ins w:id="472" w:author="Tanya Brown" w:date="2023-11-13T16:12:00Z">
        <w:del w:id="473" w:author="Microsoft Office User" w:date="2023-11-27T16:31:00Z">
          <w:r w:rsidR="00CD4665" w:rsidDel="00D518E9">
            <w:delText xml:space="preserve">We therefore tested the </w:delText>
          </w:r>
        </w:del>
        <w:r w:rsidR="00CD4665">
          <w:t xml:space="preserve">effects of rarefaction depth </w:t>
        </w:r>
      </w:ins>
      <w:ins w:id="474" w:author="Tanya Brown" w:date="2023-11-13T16:13:00Z">
        <w:r w:rsidR="00CD4665">
          <w:t xml:space="preserve">on estimates of alpha diversity </w:t>
        </w:r>
      </w:ins>
      <w:ins w:id="475" w:author="Microsoft Office User" w:date="2023-11-27T16:31:00Z">
        <w:r w:rsidR="00D518E9">
          <w:t xml:space="preserve">were therefore tested </w:t>
        </w:r>
      </w:ins>
      <w:ins w:id="476" w:author="Tanya Brown" w:date="2023-11-13T16:12:00Z">
        <w:r w:rsidR="00CD4665">
          <w:t>in a control analysis</w:t>
        </w:r>
      </w:ins>
      <w:ins w:id="477" w:author="Microsoft Office User" w:date="2023-11-27T16:32:00Z">
        <w:r w:rsidR="00D518E9">
          <w:t>, which confirmed that rarefaction depth had little impact on the relative microbiome richness of coral species in this dataset.</w:t>
        </w:r>
      </w:ins>
      <w:ins w:id="478" w:author="Tanya Brown" w:date="2023-11-13T16:13:00Z">
        <w:del w:id="479" w:author="Microsoft Office User" w:date="2023-11-27T16:32:00Z">
          <w:r w:rsidR="00CD4665" w:rsidDel="00D518E9">
            <w:delText>.</w:delText>
          </w:r>
        </w:del>
      </w:ins>
    </w:p>
    <w:p w14:paraId="674CCD60" w14:textId="77777777" w:rsidR="0038622B" w:rsidRDefault="0038622B" w:rsidP="00017625">
      <w:pPr>
        <w:rPr>
          <w:ins w:id="480" w:author="Microsoft Office User" w:date="2023-10-27T12:14:00Z"/>
        </w:rPr>
      </w:pPr>
    </w:p>
    <w:p w14:paraId="0953F34A" w14:textId="56C12A45" w:rsidR="0038622B" w:rsidRPr="0038622B" w:rsidRDefault="0038622B" w:rsidP="00017625">
      <w:pPr>
        <w:rPr>
          <w:ins w:id="481" w:author="Microsoft Office User" w:date="2023-10-27T12:14:00Z"/>
          <w:b/>
          <w:bCs/>
          <w:rPrChange w:id="482" w:author="Microsoft Office User" w:date="2023-10-27T12:14:00Z">
            <w:rPr>
              <w:ins w:id="483" w:author="Microsoft Office User" w:date="2023-10-27T12:14:00Z"/>
            </w:rPr>
          </w:rPrChange>
        </w:rPr>
      </w:pPr>
      <w:ins w:id="484" w:author="Microsoft Office User" w:date="2023-10-27T12:14:00Z">
        <w:r>
          <w:rPr>
            <w:b/>
            <w:bCs/>
          </w:rPr>
          <w:t>Tests of the effect of rarefaction depth</w:t>
        </w:r>
      </w:ins>
    </w:p>
    <w:p w14:paraId="0D5B0CD1" w14:textId="687F6B35" w:rsidR="00176061" w:rsidRDefault="00240881" w:rsidP="00017625">
      <w:pPr>
        <w:rPr>
          <w:ins w:id="485" w:author="Tanya Brown" w:date="2023-11-27T13:06:00Z"/>
        </w:rPr>
      </w:pPr>
      <w:ins w:id="486" w:author="Microsoft Office User" w:date="2023-09-19T14:33:00Z">
        <w:del w:id="487" w:author="Tanya Brown" w:date="2023-10-17T17:19:00Z">
          <w:r w:rsidDel="00017625">
            <w:lastRenderedPageBreak/>
            <w:delText xml:space="preserve"> </w:delText>
          </w:r>
        </w:del>
      </w:ins>
      <w:ins w:id="488" w:author="Microsoft Office User" w:date="2023-09-19T14:36:00Z">
        <w:r>
          <w:t xml:space="preserve">While </w:t>
        </w:r>
      </w:ins>
      <w:ins w:id="489" w:author="Microsoft Office User" w:date="2023-09-19T14:37:00Z">
        <w:r>
          <w:t xml:space="preserve">rarefaction will not induce false positive results, it can reduce statistical power.  </w:t>
        </w:r>
      </w:ins>
      <w:ins w:id="490" w:author="Microsoft Office User" w:date="2023-09-19T14:34:00Z">
        <w:r>
          <w:t xml:space="preserve">We </w:t>
        </w:r>
      </w:ins>
      <w:ins w:id="491" w:author="Microsoft Office User" w:date="2023-09-19T14:40:00Z">
        <w:r>
          <w:t xml:space="preserve">therefore </w:t>
        </w:r>
      </w:ins>
      <w:ins w:id="492" w:author="Microsoft Office User" w:date="2023-09-19T14:34:00Z">
        <w:del w:id="493" w:author="Tanya Brown" w:date="2023-10-17T17:14:00Z">
          <w:r w:rsidDel="0073030A">
            <w:delText xml:space="preserve">additionally </w:delText>
          </w:r>
        </w:del>
      </w:ins>
      <w:ins w:id="494" w:author="Microsoft Office User" w:date="2023-09-19T14:35:00Z">
        <w:del w:id="495" w:author="Tanya Brown" w:date="2023-10-17T17:14:00Z">
          <w:r w:rsidDel="0073030A">
            <w:delText xml:space="preserve">repeated analysis at a rarefaction depth of </w:delText>
          </w:r>
          <w:commentRangeStart w:id="496"/>
          <w:r w:rsidDel="0073030A">
            <w:delText>XXX</w:delText>
          </w:r>
        </w:del>
      </w:ins>
      <w:commentRangeEnd w:id="496"/>
      <w:ins w:id="497" w:author="Microsoft Office User" w:date="2023-09-28T14:40:00Z">
        <w:del w:id="498" w:author="Tanya Brown" w:date="2023-10-17T17:14:00Z">
          <w:r w:rsidR="009E36EF" w:rsidDel="0073030A">
            <w:rPr>
              <w:rStyle w:val="CommentReference"/>
            </w:rPr>
            <w:commentReference w:id="496"/>
          </w:r>
        </w:del>
      </w:ins>
      <w:ins w:id="499" w:author="Microsoft Office User" w:date="2023-09-19T14:35:00Z">
        <w:del w:id="500" w:author="Tanya Brown" w:date="2023-10-17T17:14:00Z">
          <w:r w:rsidDel="0073030A">
            <w:delText xml:space="preserve"> sequences per sample to confirm </w:delText>
          </w:r>
        </w:del>
      </w:ins>
      <w:ins w:id="501" w:author="Microsoft Office User" w:date="2023-09-19T14:40:00Z">
        <w:del w:id="502" w:author="Tanya Brown" w:date="2023-10-17T17:14:00Z">
          <w:r w:rsidDel="0073030A">
            <w:delText>key results.</w:delText>
          </w:r>
        </w:del>
      </w:ins>
      <w:ins w:id="503" w:author="Tanya Brown" w:date="2023-10-17T17:15:00Z">
        <w:r w:rsidR="00017625">
          <w:t>test</w:t>
        </w:r>
      </w:ins>
      <w:ins w:id="504" w:author="Microsoft Office User" w:date="2023-10-27T12:13:00Z">
        <w:r w:rsidR="0038622B">
          <w:t>ed</w:t>
        </w:r>
      </w:ins>
      <w:ins w:id="505" w:author="Tanya Brown" w:date="2023-10-17T17:15:00Z">
        <w:r w:rsidR="00017625">
          <w:t xml:space="preserve"> whether our use of a rarefaction depth of 1000 sequences per sample might bias microbiome results</w:t>
        </w:r>
      </w:ins>
      <w:ins w:id="506" w:author="Tanya Brown" w:date="2023-11-13T16:15:00Z">
        <w:r w:rsidR="00CD4665">
          <w:t>.</w:t>
        </w:r>
      </w:ins>
      <w:ins w:id="507" w:author="Tanya Brown" w:date="2023-11-13T16:14:00Z">
        <w:r w:rsidR="00CD4665">
          <w:t xml:space="preserve"> </w:t>
        </w:r>
      </w:ins>
      <w:ins w:id="508" w:author="Tanya Brown" w:date="2023-11-13T16:15:00Z">
        <w:r w:rsidR="00CD4665">
          <w:t xml:space="preserve">We </w:t>
        </w:r>
      </w:ins>
      <w:ins w:id="509" w:author="Tanya Brown" w:date="2023-10-17T17:15:00Z">
        <w:r w:rsidR="00017625">
          <w:t>us</w:t>
        </w:r>
      </w:ins>
      <w:ins w:id="510" w:author="Tanya Brown" w:date="2023-11-13T16:15:00Z">
        <w:r w:rsidR="00CD4665">
          <w:t>ed</w:t>
        </w:r>
      </w:ins>
      <w:ins w:id="511" w:author="Tanya Brown" w:date="2023-10-17T17:15:00Z">
        <w:r w:rsidR="00017625">
          <w:t xml:space="preserve"> samples with high sequencing depth (&gt;100,000 sequences per sample) as an internal control to test the effect of sequencing depth on estimated relative alpha diversity. We emphasize relative </w:t>
        </w:r>
      </w:ins>
      <w:ins w:id="512" w:author="Microsoft Office User" w:date="2023-11-27T16:34:00Z">
        <w:r w:rsidR="003E637E">
          <w:t xml:space="preserve">alpha diversity across species </w:t>
        </w:r>
      </w:ins>
      <w:ins w:id="513" w:author="Tanya Brown" w:date="2023-10-17T17:15:00Z">
        <w:r w:rsidR="00017625">
          <w:t>rather than absolute alpha diversity because the focus of our analysis was correlating TIR containing gene repertoires with relative alpha diversity across coral species.</w:t>
        </w:r>
      </w:ins>
    </w:p>
    <w:p w14:paraId="3870A62A" w14:textId="4C845FC6" w:rsidR="00017625" w:rsidRDefault="00017625" w:rsidP="00017625">
      <w:pPr>
        <w:rPr>
          <w:ins w:id="514" w:author="Tanya Brown" w:date="2023-10-17T17:15:00Z"/>
        </w:rPr>
      </w:pPr>
      <w:ins w:id="515" w:author="Tanya Brown" w:date="2023-10-17T17:15:00Z">
        <w:r>
          <w:t xml:space="preserve"> </w:t>
        </w:r>
      </w:ins>
    </w:p>
    <w:p w14:paraId="727E5898" w14:textId="5A87D5CF" w:rsidR="00B024AA" w:rsidRPr="00240881" w:rsidRDefault="00017625" w:rsidP="00017625">
      <w:pPr>
        <w:rPr>
          <w:ins w:id="516" w:author="Microsoft Office User" w:date="2023-09-19T14:25:00Z"/>
          <w:i/>
          <w:iCs/>
          <w:rPrChange w:id="517" w:author="Microsoft Office User" w:date="2023-09-19T14:40:00Z">
            <w:rPr>
              <w:ins w:id="518" w:author="Microsoft Office User" w:date="2023-09-19T14:25:00Z"/>
            </w:rPr>
          </w:rPrChange>
        </w:rPr>
      </w:pPr>
      <w:ins w:id="519" w:author="Tanya Brown" w:date="2023-10-17T17:15:00Z">
        <w:r>
          <w:t>Coral skeletal samples were used for this analysis as skeleton is the compartment where TIR containing gene repertoires best correlated with microbiome diversity in our results. S</w:t>
        </w:r>
      </w:ins>
      <w:ins w:id="520" w:author="Microsoft Office User" w:date="2023-11-27T16:34:00Z">
        <w:r w:rsidR="003E637E">
          <w:t>equence pools for each species</w:t>
        </w:r>
      </w:ins>
      <w:ins w:id="521" w:author="Tanya Brown" w:date="2023-10-17T17:15:00Z">
        <w:del w:id="522" w:author="Microsoft Office User" w:date="2023-11-27T16:34:00Z">
          <w:r w:rsidDel="003E637E">
            <w:delText>amples</w:delText>
          </w:r>
        </w:del>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523" w:author="Microsoft Office User" w:date="2023-10-27T12:14:00Z">
            <w:rPr/>
          </w:rPrChange>
        </w:rPr>
      </w:pPr>
      <w:r w:rsidRPr="0038622B">
        <w:rPr>
          <w:b/>
          <w:bCs/>
          <w:rPrChange w:id="524" w:author="Microsoft Office User" w:date="2023-10-27T12:14:00Z">
            <w:rPr/>
          </w:rPrChange>
        </w:rPr>
        <w:t>Phylogenetic comparison of innate immune gene repertoire and microbiome richness</w:t>
      </w:r>
    </w:p>
    <w:p w14:paraId="208BA5D8" w14:textId="7F8F2F43" w:rsidR="003E637E" w:rsidRDefault="00367A15" w:rsidP="00406E0F">
      <w:pPr>
        <w:rPr>
          <w:ins w:id="525" w:author="Microsoft Office User" w:date="2023-11-27T16:38:00Z"/>
          <w:rFonts w:eastAsia="Cardo"/>
        </w:rPr>
      </w:pPr>
      <w:r w:rsidRPr="00FC0723">
        <w:rPr>
          <w:rFonts w:eastAsia="Cardo"/>
        </w:rPr>
        <w:t>Genome TIR domains were compared to the microbiome data collected from the GCMP</w:t>
      </w:r>
      <w:ins w:id="526" w:author="Microsoft Office User" w:date="2023-11-27T16:35:00Z">
        <w:r w:rsidR="003E637E">
          <w:rPr>
            <w:rFonts w:eastAsia="Cardo"/>
          </w:rPr>
          <w:t xml:space="preserve"> using phylogenetic independent contrasts analysis. This comparative method accounts for the non-independence of traits among species due to shared ancestry, and thereby avoids the high rates of f</w:t>
        </w:r>
      </w:ins>
      <w:ins w:id="527" w:author="Microsoft Office User" w:date="2023-11-27T16:36:00Z">
        <w:r w:rsidR="003E637E">
          <w:rPr>
            <w:rFonts w:eastAsia="Cardo"/>
          </w:rPr>
          <w:t>alse positive results that can result if phylogeny is ignored in cross-species comparisons.</w:t>
        </w:r>
      </w:ins>
      <w:del w:id="528" w:author="Microsoft Office User" w:date="2023-11-27T16:35:00Z">
        <w:r w:rsidRPr="00FC0723" w:rsidDel="003E637E">
          <w:rPr>
            <w:rFonts w:eastAsia="Cardo"/>
          </w:rPr>
          <w:delText>.</w:delText>
        </w:r>
      </w:del>
      <w:r w:rsidRPr="00FC0723">
        <w:rPr>
          <w:rFonts w:eastAsia="Cardo"/>
        </w:rPr>
        <w:t xml:space="preserve"> The α and ꞵ-diversity of the microbial community were compared to the TIR, TLR, and IL-R domain copy numbers using phylogenetically independent contrasts (PICs) with the phytools package in R</w:t>
      </w:r>
      <w:ins w:id="529" w:author="Tanya Brown" w:date="2023-10-30T14:13:00Z">
        <w:r w:rsidR="007731E0">
          <w:rPr>
            <w:rFonts w:eastAsia="Cardo"/>
          </w:rPr>
          <w:t xml:space="preserve"> </w:t>
        </w:r>
      </w:ins>
      <w:r w:rsidR="007731E0">
        <w:rPr>
          <w:rFonts w:eastAsia="Cardo"/>
        </w:rPr>
        <w:fldChar w:fldCharType="begin"/>
      </w:r>
      <w:r w:rsidR="008C08A7">
        <w:rPr>
          <w:rFonts w:eastAsia="Cardo"/>
        </w:rPr>
        <w:instrText xml:space="preserve"> ADDIN ZOTERO_ITEM CSL_CITATION {"citationID":"a7s4duj3fm","properties":{"formattedCitation":"[52]","plainCitation":"[52]","noteIndex":0},"citationItems":[{"id":1905,"uris":["http://zotero.org/groups/4751850/items/GEW9DT3V"],"itemData":{"id":1905,"type":"article-journal","container-title":"Methods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8C08A7">
        <w:t>[52]</w:t>
      </w:r>
      <w:r w:rsidR="007731E0">
        <w:rPr>
          <w:rFonts w:eastAsia="Cardo"/>
        </w:rPr>
        <w:fldChar w:fldCharType="end"/>
      </w:r>
      <w:r w:rsidRPr="00FC0723">
        <w:rPr>
          <w:rFonts w:eastAsia="Cardo"/>
        </w:rPr>
        <w:t xml:space="preserve">. </w:t>
      </w:r>
      <w:ins w:id="530" w:author="Microsoft Office User" w:date="2023-11-28T14:12:00Z">
        <w:r w:rsidR="008049AE">
          <w:rPr>
            <w:rFonts w:eastAsia="Cardo"/>
          </w:rPr>
          <w:t xml:space="preserve">In the PIC analysis, ordinary least squares (OLS) linear regression with </w:t>
        </w:r>
        <w:r w:rsidR="008049AE">
          <w:rPr>
            <w:rFonts w:eastAsia="Cardo"/>
          </w:rPr>
          <w:t xml:space="preserve">the </w:t>
        </w:r>
        <w:r w:rsidR="008049AE">
          <w:rPr>
            <w:rFonts w:eastAsia="Cardo"/>
          </w:rPr>
          <w:t xml:space="preserve">lm R function was used for regression of the contrasts. </w:t>
        </w:r>
        <w:r w:rsidR="008049AE">
          <w:rPr>
            <w:rFonts w:eastAsia="Cardo"/>
          </w:rPr>
          <w:t xml:space="preserve"> </w:t>
        </w:r>
      </w:ins>
      <w:ins w:id="531" w:author="Tanya Brown" w:date="2023-10-31T15:33:00Z">
        <w:r w:rsidR="000D3EFC">
          <w:rPr>
            <w:rFonts w:eastAsia="Cardo"/>
          </w:rPr>
          <w:t xml:space="preserve">PIC </w:t>
        </w:r>
      </w:ins>
      <w:ins w:id="532" w:author="Microsoft Office User" w:date="2023-11-28T14:12:00Z">
        <w:r w:rsidR="008049AE">
          <w:rPr>
            <w:rFonts w:eastAsia="Cardo"/>
          </w:rPr>
          <w:t xml:space="preserve">regression </w:t>
        </w:r>
      </w:ins>
      <w:ins w:id="533" w:author="Tanya Brown" w:date="2023-10-31T15:33:00Z">
        <w:r w:rsidR="000D3EFC">
          <w:rPr>
            <w:rFonts w:eastAsia="Cardo"/>
          </w:rPr>
          <w:t>results were manually checked for outli</w:t>
        </w:r>
      </w:ins>
      <w:ins w:id="534" w:author="Tanya Brown" w:date="2023-10-31T15:34:00Z">
        <w:r w:rsidR="000D3EFC">
          <w:rPr>
            <w:rFonts w:eastAsia="Cardo"/>
          </w:rPr>
          <w:t>ers</w:t>
        </w:r>
      </w:ins>
      <w:ins w:id="535" w:author="Tanya Brown" w:date="2023-10-31T15:35:00Z">
        <w:r w:rsidR="000D3EFC">
          <w:rPr>
            <w:rFonts w:eastAsia="Cardo"/>
          </w:rPr>
          <w:t xml:space="preserve"> and it was found that</w:t>
        </w:r>
      </w:ins>
      <w:ins w:id="536" w:author="Tanya Brown" w:date="2023-10-31T15:34:00Z">
        <w:r w:rsidR="000D3EFC">
          <w:rPr>
            <w:rFonts w:eastAsia="Cardo"/>
          </w:rPr>
          <w:t xml:space="preserve"> no results exceed</w:t>
        </w:r>
      </w:ins>
      <w:ins w:id="537" w:author="Tanya Brown" w:date="2023-10-31T15:35:00Z">
        <w:r w:rsidR="000D3EFC">
          <w:rPr>
            <w:rFonts w:eastAsia="Cardo"/>
          </w:rPr>
          <w:t xml:space="preserve">ed a Z-score threshold </w:t>
        </w:r>
      </w:ins>
      <w:ins w:id="538" w:author="Tanya Brown" w:date="2023-10-31T15:36:00Z">
        <w:r w:rsidR="000D3EFC">
          <w:rPr>
            <w:rFonts w:eastAsia="Cardo"/>
          </w:rPr>
          <w:t>of +/- 3.</w:t>
        </w:r>
      </w:ins>
      <w:ins w:id="539" w:author="Tanya Brown" w:date="2023-10-31T15:34:00Z">
        <w:r w:rsidR="000D3EFC">
          <w:rPr>
            <w:rFonts w:eastAsia="Cardo"/>
          </w:rPr>
          <w:t xml:space="preserve"> </w:t>
        </w:r>
      </w:ins>
      <w:ins w:id="540" w:author="Tanya Brown" w:date="2023-10-31T15:37:00Z">
        <w:del w:id="541" w:author="Microsoft Office User" w:date="2023-11-27T16:37:00Z">
          <w:r w:rsidR="000D3EFC" w:rsidDel="003E637E">
            <w:rPr>
              <w:rFonts w:eastAsia="Cardo"/>
            </w:rPr>
            <w:delText>Then the o</w:delText>
          </w:r>
        </w:del>
        <w:del w:id="542" w:author="Microsoft Office User" w:date="2023-11-28T14:12:00Z">
          <w:r w:rsidR="000D3EFC" w:rsidDel="008049AE">
            <w:rPr>
              <w:rFonts w:eastAsia="Cardo"/>
            </w:rPr>
            <w:delText>rd</w:delText>
          </w:r>
        </w:del>
      </w:ins>
      <w:ins w:id="543" w:author="Tanya Brown" w:date="2023-10-31T15:38:00Z">
        <w:del w:id="544" w:author="Microsoft Office User" w:date="2023-11-28T14:12:00Z">
          <w:r w:rsidR="000D3EFC" w:rsidDel="008049AE">
            <w:rPr>
              <w:rFonts w:eastAsia="Cardo"/>
            </w:rPr>
            <w:delText>inary least squares (OLS) linear regression</w:delText>
          </w:r>
        </w:del>
      </w:ins>
      <w:ins w:id="545" w:author="Tanya Brown" w:date="2023-10-31T15:39:00Z">
        <w:del w:id="546" w:author="Microsoft Office User" w:date="2023-11-28T14:12:00Z">
          <w:r w:rsidR="000D3EFC" w:rsidDel="008049AE">
            <w:rPr>
              <w:rFonts w:eastAsia="Cardo"/>
            </w:rPr>
            <w:delText xml:space="preserve"> with lm</w:delText>
          </w:r>
        </w:del>
      </w:ins>
      <w:ins w:id="547" w:author="Tanya Brown" w:date="2023-10-31T15:38:00Z">
        <w:del w:id="548" w:author="Microsoft Office User" w:date="2023-11-28T14:12:00Z">
          <w:r w:rsidR="000D3EFC" w:rsidDel="008049AE">
            <w:rPr>
              <w:rFonts w:eastAsia="Cardo"/>
            </w:rPr>
            <w:delText xml:space="preserve"> </w:delText>
          </w:r>
        </w:del>
      </w:ins>
      <w:ins w:id="549" w:author="Tanya Brown" w:date="2023-10-31T15:39:00Z">
        <w:del w:id="550" w:author="Microsoft Office User" w:date="2023-11-28T14:12:00Z">
          <w:r w:rsidR="000D3EFC" w:rsidDel="008049AE">
            <w:rPr>
              <w:rFonts w:eastAsia="Cardo"/>
            </w:rPr>
            <w:delText>R function was</w:delText>
          </w:r>
        </w:del>
        <w:del w:id="551" w:author="Microsoft Office User" w:date="2023-11-27T16:37:00Z">
          <w:r w:rsidR="000D3EFC" w:rsidDel="003E637E">
            <w:rPr>
              <w:rFonts w:eastAsia="Cardo"/>
            </w:rPr>
            <w:delText xml:space="preserve"> performed</w:delText>
          </w:r>
        </w:del>
        <w:del w:id="552" w:author="Microsoft Office User" w:date="2023-11-28T14:12:00Z">
          <w:r w:rsidR="000D3EFC" w:rsidDel="008049AE">
            <w:rPr>
              <w:rFonts w:eastAsia="Cardo"/>
            </w:rPr>
            <w:delText xml:space="preserve">. </w:delText>
          </w:r>
        </w:del>
      </w:ins>
    </w:p>
    <w:p w14:paraId="164C7B4B" w14:textId="77777777" w:rsidR="003E637E" w:rsidRDefault="003E637E" w:rsidP="00406E0F">
      <w:pPr>
        <w:rPr>
          <w:ins w:id="553" w:author="Microsoft Office User" w:date="2023-11-27T16:38:00Z"/>
          <w:rFonts w:eastAsia="Cardo"/>
        </w:rPr>
      </w:pPr>
    </w:p>
    <w:p w14:paraId="27B81CE3" w14:textId="7091B991" w:rsidR="000C56B0" w:rsidRDefault="008049AE" w:rsidP="00406E0F">
      <w:pPr>
        <w:rPr>
          <w:rFonts w:eastAsia="Cardo"/>
        </w:rPr>
      </w:pPr>
      <w:ins w:id="554" w:author="Microsoft Office User" w:date="2023-11-28T14:13:00Z">
        <w:r>
          <w:rPr>
            <w:rFonts w:eastAsia="Cardo"/>
          </w:rPr>
          <w:t xml:space="preserve">In </w:t>
        </w:r>
        <w:r w:rsidRPr="00FC0723">
          <w:rPr>
            <w:rFonts w:eastAsia="Cardo"/>
          </w:rPr>
          <w:t>α</w:t>
        </w:r>
        <w:r>
          <w:rPr>
            <w:rFonts w:eastAsia="Cardo"/>
          </w:rPr>
          <w:t>-diversity analysis</w:t>
        </w:r>
      </w:ins>
      <w:ins w:id="555" w:author="Microsoft Office User" w:date="2023-11-28T14:17:00Z">
        <w:r w:rsidR="00F24C80">
          <w:rPr>
            <w:rFonts w:eastAsia="Cardo"/>
          </w:rPr>
          <w:t xml:space="preserve"> of coral microbiomes</w:t>
        </w:r>
      </w:ins>
      <w:ins w:id="556" w:author="Microsoft Office User" w:date="2023-11-28T14:13:00Z">
        <w:r>
          <w:rPr>
            <w:rFonts w:eastAsia="Cardo"/>
          </w:rPr>
          <w:t xml:space="preserve">, </w:t>
        </w:r>
      </w:ins>
      <w:r w:rsidR="00367A15" w:rsidRPr="00FC0723">
        <w:rPr>
          <w:rFonts w:eastAsia="Cardo"/>
        </w:rPr>
        <w:t xml:space="preserve">PICs </w:t>
      </w:r>
      <w:ins w:id="557" w:author="Microsoft Office User" w:date="2023-11-28T14:13:00Z">
        <w:r>
          <w:rPr>
            <w:rFonts w:eastAsia="Cardo"/>
          </w:rPr>
          <w:t xml:space="preserve">were </w:t>
        </w:r>
      </w:ins>
      <w:r w:rsidR="00367A15" w:rsidRPr="00FC0723">
        <w:rPr>
          <w:rFonts w:eastAsia="Cardo"/>
        </w:rPr>
        <w:t>use</w:t>
      </w:r>
      <w:ins w:id="558" w:author="Microsoft Office User" w:date="2023-11-28T14:13:00Z">
        <w:r>
          <w:rPr>
            <w:rFonts w:eastAsia="Cardo"/>
          </w:rPr>
          <w:t>d</w:t>
        </w:r>
      </w:ins>
      <w:ins w:id="559" w:author="Microsoft Office User" w:date="2023-11-28T14:14:00Z">
        <w:r>
          <w:rPr>
            <w:rFonts w:eastAsia="Cardo"/>
          </w:rPr>
          <w:t xml:space="preserve"> to account for phylogeny while comparing</w:t>
        </w:r>
      </w:ins>
      <w:ins w:id="560" w:author="Microsoft Office User" w:date="2023-11-28T14:18:00Z">
        <w:r w:rsidR="00F24C80">
          <w:rPr>
            <w:rFonts w:eastAsia="Cardo"/>
          </w:rPr>
          <w:t xml:space="preserve"> corals</w:t>
        </w:r>
      </w:ins>
      <w:ins w:id="561" w:author="Microsoft Office User" w:date="2023-11-28T14:14:00Z">
        <w:r>
          <w:rPr>
            <w:rFonts w:eastAsia="Cardo"/>
          </w:rPr>
          <w:t xml:space="preserve"> </w:t>
        </w:r>
      </w:ins>
      <w:ins w:id="562" w:author="Microsoft Office User" w:date="2023-11-28T14:18:00Z">
        <w:r w:rsidR="00F24C80">
          <w:rPr>
            <w:rFonts w:eastAsia="Cardo"/>
          </w:rPr>
          <w:t xml:space="preserve">genomic traits (e.g. </w:t>
        </w:r>
      </w:ins>
      <w:ins w:id="563" w:author="Microsoft Office User" w:date="2023-11-28T14:14:00Z">
        <w:r>
          <w:rPr>
            <w:rFonts w:eastAsia="Cardo"/>
          </w:rPr>
          <w:t>the genomic copy number of IL-1R or TLR genes</w:t>
        </w:r>
      </w:ins>
      <w:ins w:id="564" w:author="Microsoft Office User" w:date="2023-11-28T14:18:00Z">
        <w:r w:rsidR="00F24C80">
          <w:rPr>
            <w:rFonts w:eastAsia="Cardo"/>
          </w:rPr>
          <w:t>)</w:t>
        </w:r>
      </w:ins>
      <w:ins w:id="565" w:author="Microsoft Office User" w:date="2023-11-28T14:14:00Z">
        <w:r>
          <w:rPr>
            <w:rFonts w:eastAsia="Cardo"/>
          </w:rPr>
          <w:t xml:space="preserve"> against either richness (ln ASVs/1000 reads) or evenness (assessed with the Gini Inde</w:t>
        </w:r>
      </w:ins>
      <w:ins w:id="566" w:author="Microsoft Office User" w:date="2023-11-28T14:15:00Z">
        <w:r>
          <w:rPr>
            <w:rFonts w:eastAsia="Cardo"/>
          </w:rPr>
          <w:t xml:space="preserve">x). </w:t>
        </w:r>
      </w:ins>
      <w:del w:id="567" w:author="Microsoft Office User" w:date="2023-11-28T14:14:00Z">
        <w:r w:rsidR="00367A15" w:rsidRPr="00FC0723" w:rsidDel="008049AE">
          <w:rPr>
            <w:rFonts w:eastAsia="Cardo"/>
          </w:rPr>
          <w:delText xml:space="preserve"> the coral species phylogenetic information in comparison with the </w:delText>
        </w:r>
      </w:del>
      <w:ins w:id="568" w:author="Microsoft Office User" w:date="2023-11-28T14:15:00Z">
        <w:r>
          <w:rPr>
            <w:rFonts w:eastAsia="Cardo"/>
          </w:rPr>
          <w:t xml:space="preserve">For </w:t>
        </w:r>
        <w:r w:rsidRPr="00FC0723">
          <w:rPr>
            <w:rFonts w:eastAsia="Cardo"/>
          </w:rPr>
          <w:t>ꞵ</w:t>
        </w:r>
        <w:r>
          <w:rPr>
            <w:rFonts w:eastAsia="Cardo"/>
          </w:rPr>
          <w:t>-diversity analysis</w:t>
        </w:r>
      </w:ins>
      <w:ins w:id="569" w:author="Microsoft Office User" w:date="2023-11-28T14:17:00Z">
        <w:r w:rsidR="00F24C80">
          <w:rPr>
            <w:rFonts w:eastAsia="Cardo"/>
          </w:rPr>
          <w:t xml:space="preserve"> of coral microbiomes</w:t>
        </w:r>
      </w:ins>
      <w:ins w:id="570" w:author="Microsoft Office User" w:date="2023-11-28T14:15:00Z">
        <w:r w:rsidR="00F24C80">
          <w:rPr>
            <w:rFonts w:eastAsia="Cardo"/>
          </w:rPr>
          <w:t xml:space="preserve">, Weighted or Uniweighted UniFrac </w:t>
        </w:r>
        <w:r>
          <w:rPr>
            <w:rFonts w:eastAsia="Cardo"/>
          </w:rPr>
          <w:t xml:space="preserve"> </w:t>
        </w:r>
      </w:ins>
      <w:del w:id="571" w:author="Microsoft Office User" w:date="2023-11-28T14:15:00Z">
        <w:r w:rsidR="00367A15" w:rsidRPr="00FC0723" w:rsidDel="008049AE">
          <w:rPr>
            <w:rFonts w:eastAsia="Cardo"/>
          </w:rPr>
          <w:delText xml:space="preserve">TIR-associated domains and ASV and Gini Index information to assess the relatedness for α-diversity. </w:delText>
        </w:r>
        <w:r w:rsidR="00367A15" w:rsidRPr="00FC0723" w:rsidDel="00F24C80">
          <w:rPr>
            <w:rFonts w:eastAsia="Cardo"/>
          </w:rPr>
          <w:delText xml:space="preserve">PIC analysis for phylogenetic </w:delText>
        </w:r>
      </w:del>
      <w:r w:rsidR="00367A15" w:rsidRPr="00FC0723">
        <w:rPr>
          <w:rFonts w:eastAsia="Cardo"/>
        </w:rPr>
        <w:t>ꞵ-diversity m</w:t>
      </w:r>
      <w:ins w:id="572" w:author="Microsoft Office User" w:date="2023-11-28T14:15:00Z">
        <w:r w:rsidR="00F24C80">
          <w:rPr>
            <w:rFonts w:eastAsia="Cardo"/>
          </w:rPr>
          <w:t>atr</w:t>
        </w:r>
      </w:ins>
      <w:ins w:id="573" w:author="Microsoft Office User" w:date="2023-11-28T14:16:00Z">
        <w:r w:rsidR="00F24C80">
          <w:rPr>
            <w:rFonts w:eastAsia="Cardo"/>
          </w:rPr>
          <w:t xml:space="preserve">ices were constructed, and then ordinated with Principal Coordinates Analysis (PCoA).  The top 3 resulting PC axes (PC1, PC2, and PC3) were then extracted </w:t>
        </w:r>
      </w:ins>
      <w:ins w:id="574" w:author="Microsoft Office User" w:date="2023-11-28T14:17:00Z">
        <w:r w:rsidR="00F24C80">
          <w:rPr>
            <w:rFonts w:eastAsia="Cardo"/>
          </w:rPr>
          <w:t>and regressed ag</w:t>
        </w:r>
      </w:ins>
      <w:ins w:id="575" w:author="Microsoft Office User" w:date="2023-11-28T14:18:00Z">
        <w:r w:rsidR="00F24C80">
          <w:rPr>
            <w:rFonts w:eastAsia="Cardo"/>
          </w:rPr>
          <w:t>ainst genomic traits like IL-1R copy number or TLR copy number</w:t>
        </w:r>
      </w:ins>
      <w:ins w:id="576" w:author="Microsoft Office User" w:date="2023-11-28T14:17:00Z">
        <w:r w:rsidR="00F24C80">
          <w:rPr>
            <w:rFonts w:eastAsia="Cardo"/>
          </w:rPr>
          <w:t xml:space="preserve">. </w:t>
        </w:r>
      </w:ins>
      <w:ins w:id="577" w:author="Microsoft Office User" w:date="2023-11-28T14:16:00Z">
        <w:r w:rsidR="00F24C80">
          <w:rPr>
            <w:rFonts w:eastAsia="Cardo"/>
          </w:rPr>
          <w:t xml:space="preserve"> </w:t>
        </w:r>
      </w:ins>
      <w:del w:id="578" w:author="Microsoft Office User" w:date="2023-11-28T14:15:00Z">
        <w:r w:rsidR="00367A15" w:rsidRPr="00FC0723" w:rsidDel="00F24C80">
          <w:rPr>
            <w:rFonts w:eastAsia="Cardo"/>
          </w:rPr>
          <w:delText>etrics</w:delText>
        </w:r>
      </w:del>
      <w:del w:id="579" w:author="Microsoft Office User" w:date="2023-11-28T14:19:00Z">
        <w:r w:rsidR="00367A15" w:rsidRPr="00FC0723" w:rsidDel="00F24C80">
          <w:rPr>
            <w:rFonts w:eastAsia="Cardo"/>
          </w:rPr>
          <w:delText xml:space="preserve">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w:delText>
        </w:r>
      </w:del>
      <w:r w:rsidR="00367A15" w:rsidRPr="00FC0723">
        <w:rPr>
          <w:rFonts w:eastAsia="Cardo"/>
        </w:rPr>
        <w:t>Code used for this analysis is found on github</w:t>
      </w:r>
      <w:ins w:id="580" w:author="Tanya Brown" w:date="2023-10-10T17:22:00Z">
        <w:r w:rsidR="00371BCF">
          <w:rPr>
            <w:rFonts w:eastAsia="Cardo"/>
          </w:rPr>
          <w:t xml:space="preserve"> </w:t>
        </w:r>
      </w:ins>
      <w:ins w:id="581" w:author="Tanya Brown" w:date="2023-10-10T17:23:00Z">
        <w:r w:rsidR="00371BCF" w:rsidRPr="00FC0723">
          <w:t>(github.com/zaneveld/GCMP_global_disease)</w:t>
        </w:r>
      </w:ins>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1A552C9A" w:rsidR="006B5CC8" w:rsidRDefault="00367A15" w:rsidP="00406E0F">
      <w:pPr>
        <w:rPr>
          <w:ins w:id="582" w:author="Tanya Brown" w:date="2023-11-17T15:09:00Z"/>
        </w:rPr>
      </w:pPr>
      <w:r w:rsidRPr="00FC0723">
        <w:t>Microbial taxonomic analysis was conducted using the ANCOM-BC package in phyloseq in R</w:t>
      </w:r>
      <w:ins w:id="583" w:author="Tanya Brown" w:date="2023-11-27T13:32:00Z">
        <w:r w:rsidR="0056114E">
          <w:t xml:space="preserve"> </w:t>
        </w:r>
      </w:ins>
      <w:del w:id="584"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8C08A7">
        <w:rPr>
          <w:vertAlign w:val="superscript"/>
        </w:rPr>
        <w:instrText xml:space="preserve"> ADDIN ZOTERO_ITEM CSL_CITATION {"citationID":"dHVkVMbm","properties":{"formattedCitation":"[53]","plainCitation":"[53]","noteIndex":0},"citationItems":[{"id":1589,"uris":["http://zotero.org/groups/4751850/items/76VWIAUV"],"itemData":{"id":1589,"type":"article-journal","container-title":"Nature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8C08A7">
        <w:t>[53]</w:t>
      </w:r>
      <w:r w:rsidR="009E36EF">
        <w:rPr>
          <w:vertAlign w:val="superscript"/>
        </w:rPr>
        <w:fldChar w:fldCharType="end"/>
      </w:r>
      <w:r w:rsidRPr="00FC0723">
        <w:t xml:space="preserve">. Analyses were conducted at the class and family level </w:t>
      </w:r>
      <w:del w:id="585" w:author="Tanya Brown" w:date="2023-11-13T16:59:00Z">
        <w:r w:rsidRPr="00FC0723" w:rsidDel="00135CF6">
          <w:delText>with relation</w:delText>
        </w:r>
      </w:del>
      <w:ins w:id="586" w:author="Tanya Brown" w:date="2023-11-13T16:59:00Z">
        <w:r w:rsidR="00135CF6">
          <w:t>to test for microbes whose abundance correlated</w:t>
        </w:r>
      </w:ins>
      <w:r w:rsidRPr="00FC0723">
        <w:t xml:space="preserve"> </w:t>
      </w:r>
      <w:ins w:id="587" w:author="Tanya Brown" w:date="2023-11-13T16:59:00Z">
        <w:r w:rsidR="00135CF6">
          <w:t>with</w:t>
        </w:r>
      </w:ins>
      <w:del w:id="588" w:author="Tanya Brown" w:date="2023-11-13T16:59:00Z">
        <w:r w:rsidRPr="00FC0723" w:rsidDel="00135CF6">
          <w:delText>to</w:delText>
        </w:r>
      </w:del>
      <w:r w:rsidRPr="00FC0723">
        <w:t xml:space="preserve"> IL-1R and TLR copy numbers. </w:t>
      </w:r>
      <w:ins w:id="589" w:author="Tanya Brown" w:date="2023-11-13T17:00:00Z">
        <w:r w:rsidR="00135CF6">
          <w:t xml:space="preserve">To correct for multiple </w:t>
        </w:r>
      </w:ins>
      <w:ins w:id="590" w:author="Tanya Brown" w:date="2023-11-13T17:02:00Z">
        <w:r w:rsidR="00135CF6">
          <w:t>comparisons,</w:t>
        </w:r>
      </w:ins>
      <w:ins w:id="591" w:author="Tanya Brown" w:date="2023-11-13T17:00:00Z">
        <w:r w:rsidR="00135CF6">
          <w:t xml:space="preserve"> we used an</w:t>
        </w:r>
      </w:ins>
      <w:ins w:id="592" w:author="Tanya Brown" w:date="2023-11-13T16:58:00Z">
        <w:r w:rsidR="00135CF6">
          <w:t xml:space="preserve"> FDR </w:t>
        </w:r>
      </w:ins>
      <w:ins w:id="593" w:author="Tanya Brown" w:date="2023-11-13T17:00:00Z">
        <w:r w:rsidR="00135CF6">
          <w:t>cut</w:t>
        </w:r>
      </w:ins>
      <w:ins w:id="594" w:author="Tanya Brown" w:date="2023-11-13T17:01:00Z">
        <w:r w:rsidR="00135CF6">
          <w:t xml:space="preserve">off </w:t>
        </w:r>
      </w:ins>
      <w:ins w:id="595" w:author="Tanya Brown" w:date="2023-11-13T17:02:00Z">
        <w:r w:rsidR="00135CF6">
          <w:t xml:space="preserve">of </w:t>
        </w:r>
      </w:ins>
      <w:ins w:id="596" w:author="Tanya Brown" w:date="2023-11-13T17:01:00Z">
        <w:r w:rsidR="00135CF6">
          <w:t>q &lt; 0.05</w:t>
        </w:r>
      </w:ins>
      <w:ins w:id="597" w:author="Tanya Brown" w:date="2023-11-13T17:02:00Z">
        <w:r w:rsidR="00135CF6">
          <w:t xml:space="preserve">. </w:t>
        </w:r>
      </w:ins>
      <w:r w:rsidRPr="00FC0723">
        <w:t xml:space="preserve">Lists of significant microbes </w:t>
      </w:r>
      <w:ins w:id="598" w:author="Tanya Brown" w:date="2023-10-11T17:05:00Z">
        <w:r w:rsidR="00DD64F7">
          <w:t xml:space="preserve">(those </w:t>
        </w:r>
        <w:r w:rsidR="00DD64F7">
          <w:lastRenderedPageBreak/>
          <w:t xml:space="preserve">with a </w:t>
        </w:r>
      </w:ins>
      <w:ins w:id="599" w:author="Tanya Brown" w:date="2023-10-11T17:09:00Z">
        <w:r w:rsidR="006C5538">
          <w:t>q</w:t>
        </w:r>
      </w:ins>
      <w:ins w:id="600" w:author="Tanya Brown" w:date="2023-10-11T17:05:00Z">
        <w:r w:rsidR="00DD64F7">
          <w:t xml:space="preserve"> &lt; </w:t>
        </w:r>
      </w:ins>
      <w:ins w:id="601" w:author="Tanya Brown" w:date="2023-10-11T17:06:00Z">
        <w:r w:rsidR="00DD64F7">
          <w:t xml:space="preserve">0.05) </w:t>
        </w:r>
      </w:ins>
      <w:r w:rsidRPr="00FC0723">
        <w:t>were generated for mucus, tissue, skeleton, and all compartments.</w:t>
      </w:r>
      <w:ins w:id="602" w:author="Tanya Brown" w:date="2023-11-17T15:09:00Z">
        <w:r w:rsidR="006B5CC8">
          <w:t xml:space="preserve"> Because ANCOM-BC accounts for the compositionality of microbiome data, bu</w:t>
        </w:r>
      </w:ins>
      <w:ins w:id="603" w:author="Tanya Brown" w:date="2023-11-17T15:10:00Z">
        <w:r w:rsidR="006B5CC8">
          <w:t>t not host phylogeny, we further confirmed the association of each putatively significant microbe identified by ANCOM-BC (at q &lt; 0.05) using</w:t>
        </w:r>
      </w:ins>
      <w:ins w:id="604" w:author="Tanya Brown" w:date="2023-11-17T15:11:00Z">
        <w:r w:rsidR="006B5CC8">
          <w:t xml:space="preserve"> regression of</w:t>
        </w:r>
      </w:ins>
      <w:ins w:id="605" w:author="Tanya Brown" w:date="2023-11-17T15:10:00Z">
        <w:r w:rsidR="006B5CC8">
          <w:t xml:space="preserve"> phylogenetic i</w:t>
        </w:r>
      </w:ins>
      <w:ins w:id="606" w:author="Tanya Brown" w:date="2023-11-17T15:11:00Z">
        <w:r w:rsidR="006B5CC8">
          <w:t>ndependent contrasts for that microbe’s relative abundance against IL-1R or TLR gene copy number</w:t>
        </w:r>
      </w:ins>
      <w:ins w:id="607" w:author="Microsoft Office User" w:date="2023-11-28T14:19:00Z">
        <w:r w:rsidR="00F24C80">
          <w:t xml:space="preserve">, and only </w:t>
        </w:r>
      </w:ins>
      <w:ins w:id="608" w:author="Microsoft Office User" w:date="2023-11-28T14:20:00Z">
        <w:r w:rsidR="00F24C80">
          <w:t>retained those that also showed a significant assocation in PIC analysis</w:t>
        </w:r>
      </w:ins>
      <w:ins w:id="609" w:author="Tanya Brown" w:date="2023-11-17T15:11:00Z">
        <w:r w:rsidR="006B5CC8">
          <w:t xml:space="preserve">. </w:t>
        </w:r>
      </w:ins>
    </w:p>
    <w:p w14:paraId="0D39D6ED" w14:textId="77777777" w:rsidR="006B5CC8" w:rsidRDefault="006B5CC8" w:rsidP="00406E0F">
      <w:pPr>
        <w:rPr>
          <w:ins w:id="610" w:author="Tanya Brown" w:date="2023-11-17T15:09:00Z"/>
        </w:rPr>
      </w:pPr>
    </w:p>
    <w:p w14:paraId="13E0DD44" w14:textId="7C9D86AC" w:rsidR="00B45807" w:rsidRDefault="00F24C80" w:rsidP="00406E0F">
      <w:pPr>
        <w:rPr>
          <w:ins w:id="611" w:author="Tanya Brown" w:date="2023-11-20T12:59:00Z"/>
        </w:rPr>
      </w:pPr>
      <w:ins w:id="612" w:author="Microsoft Office User" w:date="2023-11-28T14:21:00Z">
        <w:r>
          <w:t xml:space="preserve">Correlation </w:t>
        </w:r>
      </w:ins>
      <w:del w:id="613" w:author="Tanya Brown" w:date="2023-11-17T15:09:00Z">
        <w:r w:rsidR="00367A15" w:rsidRPr="00FC0723" w:rsidDel="006B5CC8">
          <w:delText xml:space="preserve"> </w:delText>
        </w:r>
      </w:del>
      <w:ins w:id="614" w:author="Microsoft Office User" w:date="2023-11-28T14:21:00Z">
        <w:r>
          <w:t>h</w:t>
        </w:r>
      </w:ins>
      <w:del w:id="615" w:author="Microsoft Office User" w:date="2023-11-28T14:21:00Z">
        <w:r w:rsidR="00367A15" w:rsidRPr="00FC0723" w:rsidDel="00F24C80">
          <w:delText>H</w:delText>
        </w:r>
      </w:del>
      <w:r w:rsidR="00367A15" w:rsidRPr="00FC0723">
        <w:t>eatmaps</w:t>
      </w:r>
      <w:ins w:id="616" w:author="Microsoft Office User" w:date="2023-11-28T14:21:00Z">
        <w:r>
          <w:t xml:space="preserve"> were constructed</w:t>
        </w:r>
      </w:ins>
      <w:del w:id="617" w:author="Tanya Brown" w:date="2023-11-20T12:57:00Z">
        <w:r w:rsidR="00367A15" w:rsidRPr="00FC0723" w:rsidDel="00B45807">
          <w:delText xml:space="preserve"> </w:delText>
        </w:r>
      </w:del>
      <w:ins w:id="618" w:author="Tanya Brown" w:date="2023-11-20T12:55:00Z">
        <w:r w:rsidR="00B45807">
          <w:t xml:space="preserve"> </w:t>
        </w:r>
      </w:ins>
      <w:del w:id="619" w:author="Tanya Brown" w:date="2023-11-20T12:57:00Z">
        <w:r w:rsidR="00367A15" w:rsidRPr="00FC0723" w:rsidDel="00B45807">
          <w:delText xml:space="preserve">were generated </w:delText>
        </w:r>
      </w:del>
      <w:r w:rsidR="00367A15" w:rsidRPr="00FC0723">
        <w:t xml:space="preserve">to visualize </w:t>
      </w:r>
      <w:ins w:id="620" w:author="Microsoft Office User" w:date="2023-11-28T14:20:00Z">
        <w:r>
          <w:t>correlations between the relative abundance of particul</w:t>
        </w:r>
      </w:ins>
      <w:ins w:id="621" w:author="Microsoft Office User" w:date="2023-11-28T14:21:00Z">
        <w:r>
          <w:t xml:space="preserve">ar </w:t>
        </w:r>
      </w:ins>
      <w:del w:id="622" w:author="Microsoft Office User" w:date="2023-11-28T14:20:00Z">
        <w:r w:rsidR="00367A15" w:rsidRPr="00FC0723" w:rsidDel="00F24C80">
          <w:delText xml:space="preserve">positive and negative correlation </w:delText>
        </w:r>
      </w:del>
      <w:ins w:id="623" w:author="Tanya Brown" w:date="2023-10-12T17:23:00Z">
        <w:del w:id="624" w:author="Microsoft Office User" w:date="2023-11-28T14:20:00Z">
          <w:r w:rsidR="008D011F" w:rsidDel="00F24C80">
            <w:delText xml:space="preserve">of the significant </w:delText>
          </w:r>
        </w:del>
        <w:r w:rsidR="008D011F">
          <w:t>microbes</w:t>
        </w:r>
      </w:ins>
      <w:ins w:id="625" w:author="Tanya Brown" w:date="2023-11-17T15:12:00Z">
        <w:r w:rsidR="006B5CC8">
          <w:t xml:space="preserve"> </w:t>
        </w:r>
      </w:ins>
      <w:ins w:id="626" w:author="Microsoft Office User" w:date="2023-11-28T14:21:00Z">
        <w:r>
          <w:t xml:space="preserve">and </w:t>
        </w:r>
      </w:ins>
      <w:ins w:id="627" w:author="Tanya Brown" w:date="2023-11-13T16:21:00Z">
        <w:del w:id="628" w:author="Microsoft Office User" w:date="2023-11-28T14:21:00Z">
          <w:r w:rsidR="00CD4665" w:rsidDel="00F24C80">
            <w:delText xml:space="preserve">against </w:delText>
          </w:r>
        </w:del>
        <w:r w:rsidR="00DB2E99">
          <w:t xml:space="preserve">IL-1R or TLR </w:t>
        </w:r>
      </w:ins>
      <w:ins w:id="629" w:author="Tanya Brown" w:date="2023-11-13T16:22:00Z">
        <w:r w:rsidR="00DB2E99">
          <w:t>copy number</w:t>
        </w:r>
      </w:ins>
      <w:ins w:id="630" w:author="Microsoft Office User" w:date="2023-11-28T14:21:00Z">
        <w:r>
          <w:t xml:space="preserve">. These took as their input the </w:t>
        </w:r>
      </w:ins>
      <w:ins w:id="631" w:author="Tanya Brown" w:date="2023-11-13T16:22:00Z">
        <w:del w:id="632" w:author="Microsoft Office User" w:date="2023-11-28T14:21:00Z">
          <w:r w:rsidR="00DB2E99" w:rsidDel="00F24C80">
            <w:delText xml:space="preserve"> </w:delText>
          </w:r>
        </w:del>
      </w:ins>
      <w:ins w:id="633" w:author="Tanya Brown" w:date="2023-10-12T17:22:00Z">
        <w:del w:id="634" w:author="Microsoft Office User" w:date="2023-11-28T14:21:00Z">
          <w:r w:rsidR="009D5F4F" w:rsidDel="00F24C80">
            <w:delText xml:space="preserve">using </w:delText>
          </w:r>
        </w:del>
        <w:r w:rsidR="009D5F4F">
          <w:t xml:space="preserve">the </w:t>
        </w:r>
        <w:commentRangeStart w:id="635"/>
        <w:r w:rsidR="009D5F4F">
          <w:t xml:space="preserve">coefficient data </w:t>
        </w:r>
      </w:ins>
      <w:ins w:id="636" w:author="Tanya Brown" w:date="2023-10-12T17:23:00Z">
        <w:r w:rsidR="008D011F">
          <w:t xml:space="preserve">generated </w:t>
        </w:r>
      </w:ins>
      <w:ins w:id="637" w:author="Tanya Brown" w:date="2023-10-12T17:32:00Z">
        <w:r w:rsidR="008D011F">
          <w:t>b</w:t>
        </w:r>
      </w:ins>
      <w:ins w:id="638" w:author="Tanya Brown" w:date="2023-10-12T17:24:00Z">
        <w:r w:rsidR="008D011F">
          <w:t>y ANCOM-BC</w:t>
        </w:r>
      </w:ins>
      <w:commentRangeEnd w:id="635"/>
      <w:r>
        <w:rPr>
          <w:rStyle w:val="CommentReference"/>
        </w:rPr>
        <w:commentReference w:id="635"/>
      </w:r>
      <w:ins w:id="639" w:author="Microsoft Office User" w:date="2023-11-28T14:21:00Z">
        <w:r>
          <w:t xml:space="preserve">, representing the correlation of each </w:t>
        </w:r>
      </w:ins>
      <w:ins w:id="640" w:author="Microsoft Office User" w:date="2023-11-28T14:22:00Z">
        <w:r>
          <w:t>microbe with either TLR or IL-1R gene copy number. The correlation coefficient for each microbial taxon</w:t>
        </w:r>
      </w:ins>
      <w:ins w:id="641" w:author="Microsoft Office User" w:date="2023-11-28T14:23:00Z">
        <w:r>
          <w:t xml:space="preserve"> in each coral anatomical compartment (mucus, tissue or endolithic skeleton) was then compiled using custom python scripts and visualized </w:t>
        </w:r>
      </w:ins>
      <w:ins w:id="642" w:author="Microsoft Office User" w:date="2023-11-28T14:24:00Z">
        <w:r>
          <w:t>using</w:t>
        </w:r>
      </w:ins>
      <w:ins w:id="643" w:author="Microsoft Office User" w:date="2023-11-28T14:23:00Z">
        <w:r>
          <w:t xml:space="preserve"> </w:t>
        </w:r>
      </w:ins>
      <w:ins w:id="644" w:author="Tanya Brown" w:date="2023-11-20T12:57:00Z">
        <w:del w:id="645" w:author="Microsoft Office User" w:date="2023-11-28T14:23:00Z">
          <w:r w:rsidR="00B45807" w:rsidRPr="00B45807" w:rsidDel="00F24C80">
            <w:delText xml:space="preserve"> </w:delText>
          </w:r>
        </w:del>
      </w:ins>
      <w:ins w:id="646" w:author="Microsoft Office User" w:date="2023-11-28T14:23:00Z">
        <w:r>
          <w:t xml:space="preserve">the </w:t>
        </w:r>
      </w:ins>
      <w:ins w:id="647" w:author="Tanya Brown" w:date="2023-11-20T12:57:00Z">
        <w:del w:id="648" w:author="Microsoft Office User" w:date="2023-11-28T14:23:00Z">
          <w:r w:rsidR="00B45807" w:rsidRPr="00FC0723" w:rsidDel="00F24C80">
            <w:delText xml:space="preserve">were </w:delText>
          </w:r>
        </w:del>
      </w:ins>
      <w:ins w:id="649" w:author="Tanya Brown" w:date="2023-11-20T12:58:00Z">
        <w:del w:id="650" w:author="Microsoft Office User" w:date="2023-11-28T14:23:00Z">
          <w:r w:rsidR="00B45807" w:rsidDel="00F24C80">
            <w:delText>created</w:delText>
          </w:r>
        </w:del>
      </w:ins>
      <w:ins w:id="651" w:author="Tanya Brown" w:date="2023-11-20T12:57:00Z">
        <w:del w:id="652" w:author="Microsoft Office User" w:date="2023-11-28T14:23:00Z">
          <w:r w:rsidR="00B45807" w:rsidRPr="00FC0723" w:rsidDel="00F24C80">
            <w:delText xml:space="preserve"> </w:delText>
          </w:r>
          <w:r w:rsidR="00B45807" w:rsidDel="00F24C80">
            <w:delText xml:space="preserve">in </w:delText>
          </w:r>
        </w:del>
      </w:ins>
      <w:ins w:id="653" w:author="Tanya Brown" w:date="2023-11-20T12:58:00Z">
        <w:r w:rsidR="00B45807">
          <w:t>matplotlib</w:t>
        </w:r>
      </w:ins>
      <w:ins w:id="654" w:author="Microsoft Office User" w:date="2023-11-28T14:23:00Z">
        <w:r>
          <w:t xml:space="preserve"> python library</w:t>
        </w:r>
      </w:ins>
      <w:ins w:id="655" w:author="Tanya Brown" w:date="2023-11-20T12:58:00Z">
        <w:del w:id="656" w:author="Microsoft Office User" w:date="2023-11-28T14:24:00Z">
          <w:r w:rsidR="00B45807" w:rsidDel="00F24C80">
            <w:delText xml:space="preserve"> using custom python scripts</w:delText>
          </w:r>
        </w:del>
      </w:ins>
      <w:ins w:id="657" w:author="Tanya Brown" w:date="2023-11-13T16:47:00Z">
        <w:r w:rsidR="0058505E">
          <w:t>.</w:t>
        </w:r>
      </w:ins>
      <w:ins w:id="658" w:author="Tanya Brown" w:date="2023-10-12T17:33:00Z">
        <w:r w:rsidR="0014627D">
          <w:t xml:space="preserve"> </w:t>
        </w:r>
      </w:ins>
      <w:ins w:id="659" w:author="Tanya Brown" w:date="2023-11-17T15:13:00Z">
        <w:r w:rsidR="006B5CC8">
          <w:t xml:space="preserve">Microbes are </w:t>
        </w:r>
        <w:del w:id="660" w:author="Microsoft Office User" w:date="2023-11-28T14:24:00Z">
          <w:r w:rsidR="006B5CC8" w:rsidDel="00F24C80">
            <w:delText xml:space="preserve">only </w:delText>
          </w:r>
        </w:del>
        <w:r w:rsidR="006B5CC8">
          <w:t>reported</w:t>
        </w:r>
      </w:ins>
      <w:ins w:id="661" w:author="Tanya Brown" w:date="2023-11-17T15:15:00Z">
        <w:r w:rsidR="006B5CC8">
          <w:t xml:space="preserve"> in the heatmap and manuscript text only</w:t>
        </w:r>
      </w:ins>
      <w:ins w:id="662" w:author="Tanya Brown" w:date="2023-11-17T15:13:00Z">
        <w:r w:rsidR="006B5CC8">
          <w:t xml:space="preserve"> if they</w:t>
        </w:r>
      </w:ins>
      <w:ins w:id="663" w:author="Tanya Brown" w:date="2023-11-17T15:15:00Z">
        <w:r w:rsidR="006B5CC8">
          <w:t xml:space="preserve"> were</w:t>
        </w:r>
      </w:ins>
      <w:ins w:id="664" w:author="Tanya Brown" w:date="2023-11-17T15:13:00Z">
        <w:r w:rsidR="006B5CC8">
          <w:t xml:space="preserve"> significant</w:t>
        </w:r>
      </w:ins>
      <w:ins w:id="665" w:author="Tanya Brown" w:date="2023-11-17T15:15:00Z">
        <w:r w:rsidR="006B5CC8">
          <w:t>ly associated with gene copy number</w:t>
        </w:r>
      </w:ins>
      <w:ins w:id="666" w:author="Tanya Brown" w:date="2023-11-17T15:13:00Z">
        <w:r w:rsidR="006B5CC8">
          <w:t xml:space="preserve"> by both ANCOM-BC and confirmatory phylogenetic regression</w:t>
        </w:r>
      </w:ins>
      <w:ins w:id="667" w:author="Tanya Brown" w:date="2023-11-17T15:15:00Z">
        <w:r w:rsidR="006B5CC8">
          <w:t xml:space="preserve"> as described above</w:t>
        </w:r>
      </w:ins>
      <w:ins w:id="668" w:author="Microsoft Office User" w:date="2023-11-28T14:25:00Z">
        <w:r>
          <w:t xml:space="preserve"> in at least one compartment</w:t>
        </w:r>
      </w:ins>
      <w:ins w:id="669" w:author="Tanya Brown" w:date="2023-11-17T15:13:00Z">
        <w:r w:rsidR="006B5CC8">
          <w:t xml:space="preserve">. </w:t>
        </w:r>
      </w:ins>
      <w:ins w:id="670" w:author="Tanya Brown" w:date="2023-11-27T13:35:00Z">
        <w:r w:rsidR="0056114E">
          <w:t>The c</w:t>
        </w:r>
      </w:ins>
      <w:ins w:id="671" w:author="Tanya Brown" w:date="2023-11-20T12:59:00Z">
        <w:r w:rsidR="00B45807">
          <w:t>olor</w:t>
        </w:r>
      </w:ins>
      <w:ins w:id="672" w:author="Tanya Brown" w:date="2023-11-27T13:35:00Z">
        <w:r w:rsidR="0056114E">
          <w:t xml:space="preserve"> </w:t>
        </w:r>
      </w:ins>
      <w:ins w:id="673" w:author="Tanya Brown" w:date="2023-11-20T12:59:00Z">
        <w:r w:rsidR="00B45807">
          <w:t xml:space="preserve">bar </w:t>
        </w:r>
      </w:ins>
      <w:ins w:id="674" w:author="Tanya Brown" w:date="2023-11-20T13:00:00Z">
        <w:r w:rsidR="00B45807">
          <w:t>shows raw correlation coefficient values from ANCOM-BC</w:t>
        </w:r>
      </w:ins>
      <w:ins w:id="675" w:author="Tanya Brown" w:date="2023-11-20T13:01:00Z">
        <w:r w:rsidR="00B45807">
          <w:t xml:space="preserve">. </w:t>
        </w:r>
        <w:del w:id="676" w:author="Microsoft Office User" w:date="2023-11-28T14:25:00Z">
          <w:r w:rsidR="00B45807" w:rsidDel="00F24C80">
            <w:delText>Results are separated by coral mucus, tissue, and skeleton.</w:delText>
          </w:r>
        </w:del>
      </w:ins>
    </w:p>
    <w:p w14:paraId="7AB80E7F" w14:textId="77777777" w:rsidR="00B45807" w:rsidRDefault="00B45807" w:rsidP="00406E0F">
      <w:pPr>
        <w:rPr>
          <w:ins w:id="677" w:author="Tanya Brown" w:date="2023-11-20T12:59:00Z"/>
        </w:rPr>
      </w:pPr>
    </w:p>
    <w:p w14:paraId="16031E23" w14:textId="7E9AD02E" w:rsidR="00B45807" w:rsidRDefault="00B45807" w:rsidP="00406E0F">
      <w:pPr>
        <w:rPr>
          <w:ins w:id="678" w:author="Tanya Brown" w:date="2023-11-27T13:36:00Z"/>
        </w:rPr>
      </w:pPr>
      <w:ins w:id="679" w:author="Tanya Brown" w:date="2023-11-20T13:02:00Z">
        <w:r>
          <w:t>Heatmaps to visualize microbial relative abundance</w:t>
        </w:r>
      </w:ins>
      <w:ins w:id="680" w:author="Microsoft Office User" w:date="2023-11-28T14:25:00Z">
        <w:r w:rsidR="00F24C80">
          <w:t xml:space="preserve"> in the Supplementary Material</w:t>
        </w:r>
      </w:ins>
      <w:ins w:id="681" w:author="Tanya Brown" w:date="2023-11-20T13:02:00Z">
        <w:r>
          <w:t xml:space="preserve"> were created in </w:t>
        </w:r>
      </w:ins>
      <w:ins w:id="682" w:author="Microsoft Office User" w:date="2023-11-28T14:25:00Z">
        <w:r w:rsidR="00F24C80">
          <w:t xml:space="preserve">the </w:t>
        </w:r>
      </w:ins>
      <w:ins w:id="683" w:author="Tanya Brown" w:date="2023-11-20T13:02:00Z">
        <w:r>
          <w:t>phyloseq</w:t>
        </w:r>
      </w:ins>
      <w:ins w:id="684" w:author="Microsoft Office User" w:date="2023-11-28T14:25:00Z">
        <w:r w:rsidR="00F24C80">
          <w:t xml:space="preserve"> R package</w:t>
        </w:r>
      </w:ins>
      <w:ins w:id="685" w:author="Tanya Brown" w:date="2023-11-20T13:02:00Z">
        <w:r>
          <w:t xml:space="preserve">. </w:t>
        </w:r>
      </w:ins>
      <w:ins w:id="686" w:author="Tanya Brown" w:date="2023-11-13T16:51:00Z">
        <w:r w:rsidR="0058505E">
          <w:t xml:space="preserve">Colors depict </w:t>
        </w:r>
      </w:ins>
      <w:ins w:id="687" w:author="Tanya Brown" w:date="2023-11-20T13:03:00Z">
        <w:r>
          <w:t>the count of each microbial taxon</w:t>
        </w:r>
      </w:ins>
      <w:ins w:id="688" w:author="Tanya Brown" w:date="2023-11-13T16:52:00Z">
        <w:r w:rsidR="0058505E">
          <w:t xml:space="preserve"> </w:t>
        </w:r>
      </w:ins>
      <w:ins w:id="689" w:author="Tanya Brown" w:date="2023-11-20T13:04:00Z">
        <w:r>
          <w:t>in samples rarefied to 1000 sequences</w:t>
        </w:r>
      </w:ins>
      <w:ins w:id="690" w:author="Tanya Brown" w:date="2023-11-13T16:52:00Z">
        <w:r w:rsidR="0058505E">
          <w:t xml:space="preserve"> </w:t>
        </w:r>
      </w:ins>
      <w:ins w:id="691" w:author="Tanya Brown" w:date="2023-11-20T13:04:00Z">
        <w:r w:rsidR="009B0821">
          <w:t xml:space="preserve">per sample, and assigned </w:t>
        </w:r>
      </w:ins>
      <w:ins w:id="692" w:author="Tanya Brown" w:date="2023-11-20T13:05:00Z">
        <w:r w:rsidR="009B0821">
          <w:t>to colors using</w:t>
        </w:r>
      </w:ins>
      <w:ins w:id="693" w:author="Tanya Brown" w:date="2023-11-13T16:52:00Z">
        <w:r w:rsidR="0058505E">
          <w:t xml:space="preserve"> a log scale (we used plot_heatmaps </w:t>
        </w:r>
      </w:ins>
      <w:ins w:id="694" w:author="Tanya Brown" w:date="2023-11-13T16:53:00Z">
        <w:r w:rsidR="0058505E">
          <w:t>default log base 4 scaling)</w:t>
        </w:r>
      </w:ins>
      <w:ins w:id="695" w:author="Tanya Brown" w:date="2023-11-13T16:52:00Z">
        <w:r w:rsidR="0058505E">
          <w:t xml:space="preserve">. </w:t>
        </w:r>
      </w:ins>
      <w:ins w:id="696" w:author="Tanya Brown" w:date="2023-11-13T16:48:00Z">
        <w:r w:rsidR="0058505E">
          <w:t xml:space="preserve">Samples were ordered by </w:t>
        </w:r>
      </w:ins>
      <w:ins w:id="697" w:author="Tanya Brown" w:date="2023-11-20T13:05:00Z">
        <w:r w:rsidR="009B0821">
          <w:t>the IL-1R or TLR gene copy number of t</w:t>
        </w:r>
      </w:ins>
      <w:ins w:id="698" w:author="Tanya Brown" w:date="2023-11-20T13:06:00Z">
        <w:r w:rsidR="009B0821">
          <w:t xml:space="preserve">he species from which the sample was taken </w:t>
        </w:r>
      </w:ins>
      <w:ins w:id="699" w:author="Tanya Brown" w:date="2023-11-13T16:48:00Z">
        <w:r w:rsidR="0058505E">
          <w:t>w</w:t>
        </w:r>
      </w:ins>
      <w:ins w:id="700" w:author="Tanya Brown" w:date="2023-11-13T16:50:00Z">
        <w:r w:rsidR="0058505E">
          <w:t>h</w:t>
        </w:r>
      </w:ins>
      <w:ins w:id="701" w:author="Tanya Brown" w:date="2023-11-13T16:48:00Z">
        <w:r w:rsidR="0058505E">
          <w:t>ile microbes were ordered by ordination anal</w:t>
        </w:r>
      </w:ins>
      <w:ins w:id="702" w:author="Tanya Brown" w:date="2023-11-13T16:49:00Z">
        <w:r w:rsidR="0058505E">
          <w:t>ysis using the p</w:t>
        </w:r>
      </w:ins>
      <w:ins w:id="703" w:author="Tanya Brown" w:date="2023-11-13T16:51:00Z">
        <w:r w:rsidR="0058505E">
          <w:t>h</w:t>
        </w:r>
      </w:ins>
      <w:ins w:id="704" w:author="Tanya Brown" w:date="2023-11-13T16:49:00Z">
        <w:r w:rsidR="0058505E">
          <w:t>yloseq plot</w:t>
        </w:r>
      </w:ins>
      <w:ins w:id="705" w:author="Tanya Brown" w:date="2023-11-13T16:53:00Z">
        <w:r w:rsidR="0058505E">
          <w:t>_</w:t>
        </w:r>
      </w:ins>
      <w:ins w:id="706" w:author="Tanya Brown" w:date="2023-11-13T16:49:00Z">
        <w:r w:rsidR="0058505E">
          <w:t xml:space="preserve">heatmap </w:t>
        </w:r>
      </w:ins>
      <w:ins w:id="707" w:author="Tanya Brown" w:date="2023-11-13T16:50:00Z">
        <w:r w:rsidR="0058505E">
          <w:t>function</w:t>
        </w:r>
      </w:ins>
      <w:ins w:id="708" w:author="Tanya Brown" w:date="2023-11-13T16:53:00Z">
        <w:r w:rsidR="0058505E">
          <w:t>’</w:t>
        </w:r>
      </w:ins>
      <w:ins w:id="709" w:author="Tanya Brown" w:date="2023-11-13T16:50:00Z">
        <w:r w:rsidR="0058505E">
          <w:t>s “RDA” clustering method</w:t>
        </w:r>
      </w:ins>
      <w:ins w:id="710" w:author="Tanya Brown" w:date="2023-11-13T16:49:00Z">
        <w:r w:rsidR="0058505E">
          <w:t>.</w:t>
        </w:r>
      </w:ins>
      <w:del w:id="711" w:author="Tanya Brown" w:date="2023-10-12T17:24:00Z">
        <w:r w:rsidR="00367A15" w:rsidRPr="00FC0723" w:rsidDel="008D011F">
          <w:delText>of the microbial community</w:delText>
        </w:r>
      </w:del>
      <w:del w:id="712" w:author="Tanya Brown" w:date="2023-11-13T17:06:00Z">
        <w:r w:rsidR="00367A15" w:rsidRPr="00FC0723" w:rsidDel="00135CF6">
          <w:delText>.</w:delText>
        </w:r>
      </w:del>
    </w:p>
    <w:p w14:paraId="4329AE3C" w14:textId="77777777" w:rsidR="0056114E" w:rsidRPr="00B45807" w:rsidRDefault="0056114E" w:rsidP="00406E0F">
      <w:pPr>
        <w:rPr>
          <w:rPrChange w:id="713" w:author="Tanya Brown" w:date="2023-11-20T12:54:00Z">
            <w:rPr>
              <w:rFonts w:eastAsia="Arial"/>
              <w:color w:val="222222"/>
              <w:sz w:val="27"/>
              <w:szCs w:val="27"/>
            </w:rPr>
          </w:rPrChange>
        </w:rPr>
      </w:pPr>
    </w:p>
    <w:p w14:paraId="3EA9EAD8" w14:textId="2D02623A" w:rsidR="00DB41FE" w:rsidRPr="006554A6" w:rsidDel="0056114E" w:rsidRDefault="00FF4AE8">
      <w:pPr>
        <w:rPr>
          <w:del w:id="714" w:author="Microsoft Office User" w:date="2023-09-19T14:41:00Z"/>
          <w:rFonts w:eastAsia="Cambria"/>
          <w:b/>
          <w:bCs/>
        </w:rPr>
      </w:pPr>
      <w:ins w:id="715" w:author="Tanya Brown" w:date="2023-11-17T14:45:00Z">
        <w:r w:rsidRPr="0056114E">
          <w:rPr>
            <w:rFonts w:eastAsia="Cambria"/>
            <w:b/>
            <w:bCs/>
            <w:rPrChange w:id="716" w:author="Tanya Brown" w:date="2023-11-27T13:36:00Z">
              <w:rPr>
                <w:rFonts w:ascii="Cambria" w:eastAsia="Cambria" w:hAnsi="Cambria" w:cs="Cambria"/>
                <w:b/>
                <w:i/>
                <w:iCs/>
                <w:sz w:val="28"/>
                <w:szCs w:val="28"/>
              </w:rPr>
            </w:rPrChange>
          </w:rPr>
          <w:t xml:space="preserve">Tests controlling for effects </w:t>
        </w:r>
      </w:ins>
      <w:ins w:id="717" w:author="Tanya Brown" w:date="2023-11-17T14:44:00Z">
        <w:r w:rsidRPr="0056114E">
          <w:rPr>
            <w:rFonts w:eastAsia="Cambria"/>
            <w:b/>
            <w:bCs/>
            <w:rPrChange w:id="718" w:author="Tanya Brown" w:date="2023-11-27T13:36:00Z">
              <w:rPr>
                <w:rFonts w:ascii="Cambria" w:eastAsia="Cambria" w:hAnsi="Cambria" w:cs="Cambria"/>
                <w:b/>
                <w:i/>
                <w:iCs/>
                <w:sz w:val="28"/>
                <w:szCs w:val="28"/>
              </w:rPr>
            </w:rPrChange>
          </w:rPr>
          <w:t xml:space="preserve">of genome </w:t>
        </w:r>
      </w:ins>
      <w:ins w:id="719" w:author="Tanya Brown" w:date="2023-11-17T14:45:00Z">
        <w:r w:rsidRPr="0056114E">
          <w:rPr>
            <w:rFonts w:eastAsia="Cambria"/>
            <w:b/>
            <w:bCs/>
            <w:rPrChange w:id="720" w:author="Tanya Brown" w:date="2023-11-27T13:36:00Z">
              <w:rPr>
                <w:rFonts w:ascii="Cambria" w:eastAsia="Cambria" w:hAnsi="Cambria" w:cs="Cambria"/>
                <w:b/>
                <w:i/>
                <w:iCs/>
                <w:sz w:val="28"/>
                <w:szCs w:val="28"/>
              </w:rPr>
            </w:rPrChange>
          </w:rPr>
          <w:t xml:space="preserve">quality </w:t>
        </w:r>
      </w:ins>
      <w:ins w:id="721" w:author="Tanya Brown" w:date="2023-11-17T14:44:00Z">
        <w:r w:rsidRPr="0056114E">
          <w:rPr>
            <w:rFonts w:eastAsia="Cambria"/>
            <w:b/>
            <w:bCs/>
            <w:rPrChange w:id="722" w:author="Tanya Brown" w:date="2023-11-27T13:36:00Z">
              <w:rPr>
                <w:rFonts w:ascii="Cambria" w:eastAsia="Cambria" w:hAnsi="Cambria" w:cs="Cambria"/>
                <w:b/>
                <w:i/>
                <w:iCs/>
                <w:sz w:val="28"/>
                <w:szCs w:val="28"/>
              </w:rPr>
            </w:rPrChange>
          </w:rPr>
          <w:t xml:space="preserve"> </w:t>
        </w:r>
      </w:ins>
    </w:p>
    <w:p w14:paraId="11CF28CB" w14:textId="77777777" w:rsidR="0056114E" w:rsidRPr="0056114E" w:rsidRDefault="0056114E" w:rsidP="00FC0723">
      <w:pPr>
        <w:pStyle w:val="Heading2"/>
        <w:rPr>
          <w:ins w:id="723" w:author="Tanya Brown" w:date="2023-11-27T13:36:00Z"/>
          <w:rFonts w:ascii="Times New Roman" w:hAnsi="Times New Roman" w:cs="Times New Roman"/>
          <w:bCs/>
          <w:i w:val="0"/>
          <w:sz w:val="24"/>
          <w:szCs w:val="24"/>
        </w:rPr>
      </w:pPr>
    </w:p>
    <w:p w14:paraId="4D5A3171" w14:textId="018C2A67" w:rsidR="00FF4AE8" w:rsidRPr="00FF4AE8" w:rsidRDefault="00FF4AE8">
      <w:pPr>
        <w:rPr>
          <w:ins w:id="724" w:author="Tanya Brown" w:date="2023-11-17T14:46:00Z"/>
        </w:rPr>
        <w:pPrChange w:id="725" w:author="Tanya Brown" w:date="2023-11-17T14:46:00Z">
          <w:pPr>
            <w:pStyle w:val="Heading2"/>
          </w:pPr>
        </w:pPrChange>
      </w:pPr>
      <w:ins w:id="726" w:author="Tanya Brown" w:date="2023-11-17T14:46:00Z">
        <w:r>
          <w:t xml:space="preserve">In order to control for potential effects of genome quality on regression results, </w:t>
        </w:r>
      </w:ins>
      <w:ins w:id="727" w:author="Tanya Brown" w:date="2023-11-17T14:50:00Z">
        <w:r>
          <w:t>Benchmarking Universal Single Copy Orthologs (</w:t>
        </w:r>
      </w:ins>
      <w:ins w:id="728" w:author="Tanya Brown" w:date="2023-11-17T14:46:00Z">
        <w:r>
          <w:t>BUSCO</w:t>
        </w:r>
      </w:ins>
      <w:ins w:id="729" w:author="Tanya Brown" w:date="2023-11-17T14:50:00Z">
        <w:r>
          <w:t>)</w:t>
        </w:r>
      </w:ins>
      <w:ins w:id="730" w:author="Tanya Brown" w:date="2023-11-17T14:46:00Z">
        <w:r>
          <w:t xml:space="preserve"> scores were calculated for each genome. </w:t>
        </w:r>
      </w:ins>
      <w:ins w:id="731" w:author="Microsoft Office User" w:date="2023-11-28T14:27:00Z">
        <w:r w:rsidR="00F24C80">
          <w:t xml:space="preserve">These scores reflect the proportion of single-copy orthologs present in all the vast </w:t>
        </w:r>
      </w:ins>
      <w:ins w:id="732" w:author="Microsoft Office User" w:date="2023-11-28T14:28:00Z">
        <w:r w:rsidR="00F24C80">
          <w:t xml:space="preserve">majority of finished genomes that are also present in a coral genome, with low BUSCO scores suggesting low coverage or incomplete assembly. </w:t>
        </w:r>
      </w:ins>
      <w:ins w:id="733" w:author="Tanya Brown" w:date="2023-11-17T14:47:00Z">
        <w:r>
          <w:t>For phylogenetic correl</w:t>
        </w:r>
      </w:ins>
      <w:ins w:id="734" w:author="Tanya Brown" w:date="2023-11-17T14:48:00Z">
        <w:r>
          <w:t>ations that appeared interesting based on initial analysis (e.g. skeleton microbiome richness vs. IL-1R gene copy number), t</w:t>
        </w:r>
      </w:ins>
      <w:ins w:id="735" w:author="Tanya Brown" w:date="2023-11-17T14:47:00Z">
        <w:r>
          <w:t xml:space="preserve">he proportion of complete, single-copy </w:t>
        </w:r>
      </w:ins>
      <w:ins w:id="736" w:author="Microsoft Office User" w:date="2023-11-28T14:26:00Z">
        <w:r w:rsidR="00F24C80">
          <w:t>orthologs (“</w:t>
        </w:r>
      </w:ins>
      <w:ins w:id="737" w:author="Tanya Brown" w:date="2023-11-17T14:47:00Z">
        <w:r>
          <w:t>BUSCOs</w:t>
        </w:r>
      </w:ins>
      <w:ins w:id="738" w:author="Microsoft Office User" w:date="2023-11-28T14:26:00Z">
        <w:r w:rsidR="00F24C80">
          <w:t>”) in each genome</w:t>
        </w:r>
      </w:ins>
      <w:ins w:id="739" w:author="Tanya Brown" w:date="2023-11-17T14:47:00Z">
        <w:r>
          <w:t xml:space="preserve"> was then ad</w:t>
        </w:r>
      </w:ins>
      <w:ins w:id="740" w:author="Tanya Brown" w:date="2023-11-17T14:49:00Z">
        <w:r>
          <w:t>ded as an additional factor in multiple linear regression of phylogenetic independent contrasts for our dataset</w:t>
        </w:r>
      </w:ins>
      <w:ins w:id="741" w:author="Microsoft Office User" w:date="2023-11-28T14:29:00Z">
        <w:r w:rsidR="00F24C80">
          <w:t>, in order to assess if observed correlations between innate immune gene rep</w:t>
        </w:r>
      </w:ins>
      <w:ins w:id="742" w:author="Microsoft Office User" w:date="2023-11-28T14:30:00Z">
        <w:r w:rsidR="00F24C80">
          <w:t xml:space="preserve">ertoire and microbiome structure </w:t>
        </w:r>
      </w:ins>
      <w:ins w:id="743" w:author="Microsoft Office User" w:date="2023-11-28T14:29:00Z">
        <w:r w:rsidR="00F24C80">
          <w:t>could be attributed to differences in genome quality</w:t>
        </w:r>
      </w:ins>
      <w:ins w:id="744" w:author="Tanya Brown" w:date="2023-11-17T14:49:00Z">
        <w:r>
          <w:t>.</w:t>
        </w:r>
      </w:ins>
      <w:ins w:id="745"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402490B7" w:rsidR="000C56B0" w:rsidRDefault="00367A15" w:rsidP="00406E0F">
      <w:r w:rsidRPr="00FC0723">
        <w:lastRenderedPageBreak/>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746" w:author="Tanya Brown" w:date="2023-10-10T17:31:00Z">
        <w:r w:rsidRPr="00FC0723" w:rsidDel="00EF5197">
          <w:delText xml:space="preserve">some </w:delText>
        </w:r>
      </w:del>
      <w:ins w:id="747" w:author="Tanya Brown" w:date="2023-10-10T17:31:00Z">
        <w:r w:rsidR="00EF5197">
          <w:t>a</w:t>
        </w:r>
        <w:r w:rsidR="00EF5197" w:rsidRPr="00FC0723">
          <w:t xml:space="preserve"> </w:t>
        </w:r>
      </w:ins>
      <w:r w:rsidRPr="00FC0723">
        <w:t xml:space="preserve">prior </w:t>
      </w:r>
      <w:del w:id="748" w:author="Tanya Brown" w:date="2023-10-10T17:32:00Z">
        <w:r w:rsidRPr="00FC0723" w:rsidDel="00EF5197">
          <w:delText xml:space="preserve">studies </w:delText>
        </w:r>
      </w:del>
      <w:ins w:id="749" w:author="Tanya Brown" w:date="2023-10-10T17:32:00Z">
        <w:r w:rsidR="00EF5197" w:rsidRPr="00FC0723">
          <w:t>stud</w:t>
        </w:r>
        <w:r w:rsidR="00EF5197">
          <w:t>y</w:t>
        </w:r>
        <w:r w:rsidR="00EF5197" w:rsidRPr="00FC0723">
          <w:t xml:space="preserve"> </w:t>
        </w:r>
      </w:ins>
      <w:del w:id="750" w:author="Tanya Brown" w:date="2023-10-10T17:32:00Z">
        <w:r w:rsidRPr="00FC0723" w:rsidDel="00EF5197">
          <w:delText xml:space="preserve">have </w:delText>
        </w:r>
      </w:del>
      <w:r w:rsidRPr="00FC0723">
        <w:t>analyzed both genomes and transcriptomes in order to maximize discovery of new TLR or IL-1R homologs</w:t>
      </w:r>
      <w:ins w:id="751" w:author="Tanya Brown" w:date="2023-10-10T17:26:00Z">
        <w:r w:rsidR="00371BCF">
          <w:t xml:space="preserve"> </w:t>
        </w:r>
      </w:ins>
      <w:r w:rsidR="00EF5197">
        <w:fldChar w:fldCharType="begin"/>
      </w:r>
      <w:r w:rsidR="008C08A7">
        <w:instrText xml:space="preserve"> ADDIN ZOTERO_ITEM CSL_CITATION {"citationID":"avs3kak7md","properties":{"formattedCitation":"[37]","plainCitation":"[37]","noteIndex":0},"citationItems":[{"id":1552,"uris":["http://zotero.org/groups/4751850/items/7REVQ4JZ"],"itemData":{"id":1552,"type":"article-journal","abstract":"The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8C08A7">
        <w:t>[37]</w:t>
      </w:r>
      <w:r w:rsidR="00EF5197">
        <w:fldChar w:fldCharType="end"/>
      </w:r>
      <w:r w:rsidRPr="00FC0723">
        <w:t xml:space="preserve">, we chose to exclude transcriptomes from our analysis in order to prevent any potential confounding effects of some innate immune genes not being expressed in </w:t>
      </w:r>
      <w:ins w:id="752" w:author="Microsoft Office User" w:date="2023-09-19T14:41:00Z">
        <w:r w:rsidR="004E7F60">
          <w:t xml:space="preserve">any given </w:t>
        </w:r>
      </w:ins>
      <w:r w:rsidRPr="00FC0723">
        <w:t>transcriptome</w:t>
      </w:r>
      <w:del w:id="753"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754" w:author="Microsoft Office User" w:date="2023-09-28T14:41:00Z">
        <w:r w:rsidR="009E36EF">
          <w:t xml:space="preserve"> </w:t>
        </w:r>
      </w:ins>
      <w:r w:rsidR="009E36EF">
        <w:fldChar w:fldCharType="begin"/>
      </w:r>
      <w:r w:rsidR="008C08A7">
        <w:instrText xml:space="preserve"> ADDIN ZOTERO_ITEM CSL_CITATION {"citationID":"G5P4Eip4","properties":{"formattedCitation":"[37,38]","plainCitation":"[37,38]","noteIndex":0},"citationItems":[{"id":1552,"uris":["http://zotero.org/groups/4751850/items/7REVQ4JZ"],"itemData":{"id":1552,"type":"article-journal","abstract":"The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8C08A7">
        <w:t>[37,38]</w:t>
      </w:r>
      <w:r w:rsidR="009E36EF">
        <w:fldChar w:fldCharType="end"/>
      </w:r>
      <w:ins w:id="755" w:author="Microsoft Office User" w:date="2023-09-28T14:41:00Z">
        <w:r w:rsidR="009E36EF">
          <w:t xml:space="preserve">.  </w:t>
        </w:r>
      </w:ins>
      <w:del w:id="756"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757" w:author="Microsoft Office User" w:date="2023-10-27T12:51:00Z">
        <w:r w:rsidR="0038622B">
          <w:t xml:space="preserve"> Finally, clustering analysis was used to confirm that no two annotated TLR or IL-1R </w:t>
        </w:r>
      </w:ins>
      <w:ins w:id="758" w:author="Microsoft Office User" w:date="2023-10-27T12:52:00Z">
        <w:r w:rsidR="0038622B">
          <w:t>gene</w:t>
        </w:r>
      </w:ins>
      <w:ins w:id="759" w:author="Microsoft Office User" w:date="2023-10-27T12:53:00Z">
        <w:r w:rsidR="0038622B">
          <w:t xml:space="preserve"> copie</w:t>
        </w:r>
      </w:ins>
      <w:ins w:id="760" w:author="Microsoft Office User" w:date="2023-10-27T12:54:00Z">
        <w:r w:rsidR="0038622B">
          <w:t xml:space="preserve">s </w:t>
        </w:r>
      </w:ins>
      <w:ins w:id="761" w:author="Microsoft Office User" w:date="2023-10-27T12:52:00Z">
        <w:r w:rsidR="0038622B">
          <w:t xml:space="preserve">within a genome shared </w:t>
        </w:r>
        <w:r w:rsidR="0038622B">
          <w:sym w:font="Symbol" w:char="F0B3"/>
        </w:r>
        <w:r w:rsidR="0038622B">
          <w:t xml:space="preserve"> 90% sequence similarity</w:t>
        </w:r>
      </w:ins>
      <w:ins w:id="762" w:author="Microsoft Office User" w:date="2023-10-27T12:53:00Z">
        <w:r w:rsidR="0038622B">
          <w:t xml:space="preserve">, indicating that </w:t>
        </w:r>
      </w:ins>
      <w:ins w:id="763" w:author="Microsoft Office User" w:date="2023-10-27T12:55:00Z">
        <w:r w:rsidR="0038622B">
          <w:t>these annotated</w:t>
        </w:r>
      </w:ins>
      <w:ins w:id="764" w:author="Microsoft Office User" w:date="2023-10-27T12:56:00Z">
        <w:r w:rsidR="0038622B">
          <w:t xml:space="preserve"> gene copies</w:t>
        </w:r>
      </w:ins>
      <w:ins w:id="765" w:author="Microsoft Office User" w:date="2023-10-27T12:55:00Z">
        <w:r w:rsidR="0038622B">
          <w:t xml:space="preserve"> are non-redundant.</w:t>
        </w:r>
      </w:ins>
    </w:p>
    <w:p w14:paraId="76291C5F" w14:textId="77777777" w:rsidR="004302F8" w:rsidRPr="00FC0723" w:rsidRDefault="004302F8" w:rsidP="00406E0F"/>
    <w:p w14:paraId="7B847B0B" w14:textId="3285A803" w:rsidR="000C56B0" w:rsidRDefault="00367A15" w:rsidP="00406E0F">
      <w:r w:rsidRPr="00FC0723">
        <w:t>In keeping with past work</w:t>
      </w:r>
      <w:ins w:id="766" w:author="Microsoft Office User" w:date="2023-09-28T14:46:00Z">
        <w:r w:rsidR="009E36EF">
          <w:t xml:space="preserve"> </w:t>
        </w:r>
        <w:r w:rsidR="009E36EF">
          <w:fldChar w:fldCharType="begin"/>
        </w:r>
      </w:ins>
      <w:r w:rsidR="008C08A7">
        <w:instrText xml:space="preserve"> ADDIN ZOTERO_ITEM CSL_CITATION {"citationID":"cBFllvsk","properties":{"formattedCitation":"[37,38]","plainCitation":"[37,38]","noteIndex":0},"citationItems":[{"id":1552,"uris":["http://zotero.org/groups/4751850/items/7REVQ4JZ"],"itemData":{"id":1552,"type":"article-journal","abstract":"The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767" w:author="Microsoft Office User" w:date="2023-09-28T14:46:00Z">
        <w:r w:rsidR="009E36EF">
          <w:fldChar w:fldCharType="separate"/>
        </w:r>
      </w:ins>
      <w:r w:rsidR="008C08A7">
        <w:t>[37,38]</w:t>
      </w:r>
      <w:ins w:id="768" w:author="Microsoft Office User" w:date="2023-09-28T14:46:00Z">
        <w:r w:rsidR="009E36EF">
          <w:fldChar w:fldCharType="end"/>
        </w:r>
        <w:r w:rsidR="009E36EF">
          <w:t xml:space="preserve"> </w:t>
        </w:r>
      </w:ins>
      <w:del w:id="769"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770" w:author="Tanya Brown" w:date="2023-10-20T18:28:00Z">
        <w:r w:rsidR="004821A3">
          <w:rPr>
            <w:b/>
            <w:bCs/>
          </w:rPr>
          <w:t>, Fig. 2</w:t>
        </w:r>
      </w:ins>
      <w:ins w:id="771"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772" w:author="Microsoft Office User" w:date="2023-09-11T12:11:00Z">
        <w:r w:rsidR="0030451B">
          <w:rPr>
            <w:b/>
            <w:bCs/>
          </w:rPr>
          <w:t>s</w:t>
        </w:r>
      </w:ins>
      <w:del w:id="773"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ins w:id="774" w:author="Tanya Brown" w:date="2023-10-20T18:16:00Z">
        <w:r w:rsidR="00D91CBF">
          <w:t>(</w:t>
        </w:r>
        <w:r w:rsidR="00D91CBF" w:rsidRPr="00D91CBF">
          <w:rPr>
            <w:b/>
            <w:bCs/>
            <w:rPrChange w:id="775" w:author="Tanya Brown" w:date="2023-10-20T18:17:00Z">
              <w:rPr/>
            </w:rPrChange>
          </w:rPr>
          <w:t>Table S5A</w:t>
        </w:r>
        <w:r w:rsidR="00D91CBF">
          <w:t xml:space="preserve">) </w:t>
        </w:r>
      </w:ins>
      <w:r w:rsidRPr="00FC0723">
        <w:t>or evenness</w:t>
      </w:r>
      <w:ins w:id="776" w:author="Tanya Brown" w:date="2023-10-20T18:17:00Z">
        <w:r w:rsidR="00D91CBF">
          <w:t xml:space="preserve"> (</w:t>
        </w:r>
        <w:r w:rsidR="00D91CBF" w:rsidRPr="00D91CBF">
          <w:rPr>
            <w:b/>
            <w:bCs/>
            <w:rPrChange w:id="777"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01AD88FE" w:rsidR="00184177" w:rsidRDefault="00367A15" w:rsidP="00406E0F">
      <w:pPr>
        <w:rPr>
          <w:ins w:id="778" w:author="Tanya Brown" w:date="2023-11-06T16:53:00Z"/>
        </w:rPr>
      </w:pPr>
      <w:r w:rsidRPr="00FC0723">
        <w:t>We measured microbiome richness as the natural log of the observed number of amplicon sequence variants (ASVs) per 1000 sequences (</w:t>
      </w:r>
      <w:ins w:id="779" w:author="Tanya Brown" w:date="2023-10-20T12:07:00Z">
        <w:r w:rsidR="0044612A" w:rsidRPr="0044612A">
          <w:rPr>
            <w:b/>
            <w:bCs/>
            <w:rPrChange w:id="780"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781" w:author="Tanya Brown" w:date="2023-11-06T16:47:00Z">
        <w:r w:rsidR="00F1511C">
          <w:t>In control analyses</w:t>
        </w:r>
      </w:ins>
      <w:ins w:id="782" w:author="Tanya Brown" w:date="2023-11-06T16:50:00Z">
        <w:r w:rsidR="00184177">
          <w:t xml:space="preserve"> using a subset of deeply sequenced samples</w:t>
        </w:r>
      </w:ins>
      <w:ins w:id="783" w:author="Tanya Brown" w:date="2023-11-06T16:47:00Z">
        <w:r w:rsidR="00F1511C">
          <w:t>, the r</w:t>
        </w:r>
      </w:ins>
      <w:ins w:id="784" w:author="Tanya Brown" w:date="2023-11-06T16:48:00Z">
        <w:r w:rsidR="00F1511C">
          <w:t>elative microbiome richness of coral</w:t>
        </w:r>
      </w:ins>
      <w:ins w:id="785" w:author="Tanya Brown" w:date="2023-11-06T16:49:00Z">
        <w:r w:rsidR="00184177">
          <w:t xml:space="preserve"> species</w:t>
        </w:r>
      </w:ins>
      <w:ins w:id="786" w:author="Tanya Brown" w:date="2023-11-06T16:48:00Z">
        <w:r w:rsidR="00F1511C">
          <w:t xml:space="preserve"> was highly correlated </w:t>
        </w:r>
        <w:r w:rsidR="00184177">
          <w:t>across rarefaction depths of 1000 or 100,000 sequences per sample</w:t>
        </w:r>
      </w:ins>
      <w:ins w:id="787" w:author="Tanya Brown" w:date="2023-11-06T16:50:00Z">
        <w:r w:rsidR="00184177">
          <w:t xml:space="preserve"> (</w:t>
        </w:r>
      </w:ins>
      <w:ins w:id="788" w:author="Tanya Brown" w:date="2023-11-06T16:51:00Z">
        <w:r w:rsidR="00184177" w:rsidRPr="00184177">
          <w:rPr>
            <w:color w:val="222222"/>
            <w:rPrChange w:id="789" w:author="Tanya Brown" w:date="2023-11-06T16:52:00Z">
              <w:rPr>
                <w:rFonts w:ascii="Arial" w:hAnsi="Arial" w:cs="Arial"/>
                <w:color w:val="222222"/>
                <w:sz w:val="22"/>
                <w:szCs w:val="22"/>
              </w:rPr>
            </w:rPrChange>
          </w:rPr>
          <w:t>Pearson R</w:t>
        </w:r>
        <w:r w:rsidR="00184177" w:rsidRPr="00184177">
          <w:rPr>
            <w:color w:val="222222"/>
            <w:vertAlign w:val="superscript"/>
            <w:rPrChange w:id="790" w:author="Tanya Brown" w:date="2023-11-06T16:52:00Z">
              <w:rPr>
                <w:rFonts w:ascii="Arial" w:hAnsi="Arial" w:cs="Arial"/>
                <w:color w:val="222222"/>
                <w:sz w:val="22"/>
                <w:szCs w:val="22"/>
              </w:rPr>
            </w:rPrChange>
          </w:rPr>
          <w:t>2</w:t>
        </w:r>
        <w:r w:rsidR="00184177" w:rsidRPr="00184177">
          <w:rPr>
            <w:color w:val="222222"/>
            <w:rPrChange w:id="791"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792" w:author="Tanya Brown" w:date="2023-11-06T16:52:00Z">
              <w:rPr>
                <w:rFonts w:ascii="Arial" w:hAnsi="Arial" w:cs="Arial"/>
                <w:color w:val="222222"/>
                <w:sz w:val="21"/>
                <w:szCs w:val="21"/>
                <w:shd w:val="clear" w:color="auto" w:fill="FFFFFF"/>
              </w:rPr>
            </w:rPrChange>
          </w:rPr>
          <w:t>3.13</w:t>
        </w:r>
      </w:ins>
      <w:ins w:id="793" w:author="Tanya Brown" w:date="2023-11-27T13:42:00Z">
        <w:r w:rsidR="0056114E">
          <w:rPr>
            <w:color w:val="222222"/>
            <w:shd w:val="clear" w:color="auto" w:fill="FFFFFF"/>
          </w:rPr>
          <w:t xml:space="preserve"> x 10</w:t>
        </w:r>
      </w:ins>
      <w:ins w:id="794" w:author="Tanya Brown" w:date="2023-11-06T16:51:00Z">
        <w:r w:rsidR="00184177" w:rsidRPr="00184177">
          <w:rPr>
            <w:color w:val="222222"/>
            <w:shd w:val="clear" w:color="auto" w:fill="FFFFFF"/>
            <w:vertAlign w:val="superscript"/>
            <w:rPrChange w:id="795"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796"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797"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798" w:author="Tanya Brown" w:date="2023-11-06T16:52:00Z">
              <w:rPr>
                <w:rFonts w:ascii="Arial" w:hAnsi="Arial" w:cs="Arial"/>
                <w:color w:val="222222"/>
                <w:sz w:val="21"/>
                <w:szCs w:val="21"/>
                <w:shd w:val="clear" w:color="auto" w:fill="FFFFFF"/>
              </w:rPr>
            </w:rPrChange>
          </w:rPr>
          <w:t xml:space="preserve"> = 0.989, p=3.51</w:t>
        </w:r>
      </w:ins>
      <w:ins w:id="799" w:author="Tanya Brown" w:date="2023-11-27T13:42:00Z">
        <w:r w:rsidR="0056114E">
          <w:rPr>
            <w:color w:val="222222"/>
            <w:shd w:val="clear" w:color="auto" w:fill="FFFFFF"/>
          </w:rPr>
          <w:t xml:space="preserve"> x 10</w:t>
        </w:r>
      </w:ins>
      <w:ins w:id="800" w:author="Tanya Brown" w:date="2023-11-06T16:51:00Z">
        <w:r w:rsidR="00184177" w:rsidRPr="00184177">
          <w:rPr>
            <w:color w:val="222222"/>
            <w:shd w:val="clear" w:color="auto" w:fill="FFFFFF"/>
            <w:vertAlign w:val="superscript"/>
            <w:rPrChange w:id="801" w:author="Tanya Brown" w:date="2023-11-06T16:52:00Z">
              <w:rPr>
                <w:rFonts w:ascii="Arial" w:hAnsi="Arial" w:cs="Arial"/>
                <w:color w:val="222222"/>
                <w:sz w:val="21"/>
                <w:szCs w:val="21"/>
                <w:shd w:val="clear" w:color="auto" w:fill="FFFFFF"/>
              </w:rPr>
            </w:rPrChange>
          </w:rPr>
          <w:t>-37</w:t>
        </w:r>
      </w:ins>
      <w:ins w:id="802" w:author="Tanya Brown" w:date="2023-11-06T16:52:00Z">
        <w:r w:rsidR="00184177" w:rsidRPr="00184177">
          <w:rPr>
            <w:color w:val="222222"/>
            <w:shd w:val="clear" w:color="auto" w:fill="FFFFFF"/>
            <w:rPrChange w:id="803" w:author="Tanya Brown" w:date="2023-11-06T16:52:00Z">
              <w:rPr>
                <w:rFonts w:ascii="Arial" w:hAnsi="Arial" w:cs="Arial"/>
                <w:color w:val="222222"/>
                <w:sz w:val="21"/>
                <w:szCs w:val="21"/>
                <w:shd w:val="clear" w:color="auto" w:fill="FFFFFF"/>
              </w:rPr>
            </w:rPrChange>
          </w:rPr>
          <w:t>)</w:t>
        </w:r>
      </w:ins>
      <w:ins w:id="804" w:author="Tanya Brown" w:date="2023-11-06T16:48:00Z">
        <w:r w:rsidR="00184177">
          <w:t xml:space="preserve">. </w:t>
        </w:r>
      </w:ins>
      <w:ins w:id="805" w:author="Tanya Brown" w:date="2023-11-06T16:54:00Z">
        <w:r w:rsidR="00184177">
          <w:t xml:space="preserve">Thus, </w:t>
        </w:r>
      </w:ins>
      <w:ins w:id="806"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807"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xml:space="preserve">). Thus, corals that harbor </w:t>
      </w:r>
      <w:r w:rsidRPr="00FC0723">
        <w:lastRenderedPageBreak/>
        <w:t>more TLR or IL-1R gene copies tend to have less diverse microbiomes, and vice versa. In manual inspection of the data, there were several striking examples of this statistical trend</w:t>
      </w:r>
      <w:del w:id="808"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ins w:id="809" w:author="Tanya Brown" w:date="2023-11-27T11:36:00Z">
        <w:r w:rsidR="008E55DC">
          <w:t xml:space="preserve"> However,</w:t>
        </w:r>
      </w:ins>
      <w:ins w:id="810" w:author="Tanya Brown" w:date="2023-11-27T11:42:00Z">
        <w:r w:rsidR="008E55DC">
          <w:t xml:space="preserve"> we caution that</w:t>
        </w:r>
      </w:ins>
      <w:ins w:id="811" w:author="Tanya Brown" w:date="2023-11-27T11:36:00Z">
        <w:r w:rsidR="008E55DC">
          <w:t xml:space="preserve"> such pairwise species comparisons</w:t>
        </w:r>
      </w:ins>
      <w:ins w:id="812" w:author="Tanya Brown" w:date="2023-11-27T11:42:00Z">
        <w:r w:rsidR="008E55DC">
          <w:t>, although intriguing,</w:t>
        </w:r>
      </w:ins>
      <w:ins w:id="813" w:author="Tanya Brown" w:date="2023-11-27T11:36:00Z">
        <w:r w:rsidR="008E55DC">
          <w:t xml:space="preserve"> are less reliable than the overall correlation</w:t>
        </w:r>
      </w:ins>
      <w:ins w:id="814" w:author="Tanya Brown" w:date="2023-11-27T11:37:00Z">
        <w:r w:rsidR="008E55DC">
          <w:t xml:space="preserve"> (e.g. </w:t>
        </w:r>
      </w:ins>
      <w:ins w:id="815" w:author="Tanya Brown" w:date="2023-11-27T11:38:00Z">
        <w:r w:rsidR="008E55DC">
          <w:t xml:space="preserve">the 1000 reads from </w:t>
        </w:r>
        <w:r w:rsidR="008E55DC" w:rsidRPr="008E55DC">
          <w:rPr>
            <w:i/>
            <w:iCs/>
            <w:rPrChange w:id="816" w:author="Tanya Brown" w:date="2023-11-27T11:40:00Z">
              <w:rPr/>
            </w:rPrChange>
          </w:rPr>
          <w:t xml:space="preserve">P. </w:t>
        </w:r>
      </w:ins>
      <w:ins w:id="817" w:author="Tanya Brown" w:date="2023-11-27T11:48:00Z">
        <w:r w:rsidR="00427C6C">
          <w:rPr>
            <w:i/>
            <w:iCs/>
          </w:rPr>
          <w:t>lutea</w:t>
        </w:r>
      </w:ins>
      <w:ins w:id="818" w:author="Tanya Brown" w:date="2023-11-27T11:38:00Z">
        <w:r w:rsidR="008E55DC" w:rsidRPr="008E55DC">
          <w:rPr>
            <w:i/>
            <w:iCs/>
            <w:rPrChange w:id="819" w:author="Tanya Brown" w:date="2023-11-27T11:40:00Z">
              <w:rPr/>
            </w:rPrChange>
          </w:rPr>
          <w:t xml:space="preserve"> </w:t>
        </w:r>
        <w:r w:rsidR="008E55DC">
          <w:t xml:space="preserve">were derived from </w:t>
        </w:r>
      </w:ins>
      <w:ins w:id="820" w:author="Tanya Brown" w:date="2023-11-27T11:37:00Z">
        <w:r w:rsidR="008E55DC">
          <w:t>only 2 microbiome samples</w:t>
        </w:r>
      </w:ins>
      <w:ins w:id="821" w:author="Tanya Brown" w:date="2023-11-27T11:39:00Z">
        <w:r w:rsidR="008E55DC">
          <w:t xml:space="preserve"> per compartment, while </w:t>
        </w:r>
      </w:ins>
      <w:ins w:id="822" w:author="Tanya Brown" w:date="2023-11-27T11:40:00Z">
        <w:r w:rsidR="008E55DC">
          <w:t>th</w:t>
        </w:r>
      </w:ins>
      <w:ins w:id="823" w:author="Tanya Brown" w:date="2023-11-27T11:42:00Z">
        <w:r w:rsidR="00427C6C">
          <w:t>e 1000 reads</w:t>
        </w:r>
      </w:ins>
      <w:ins w:id="824" w:author="Tanya Brown" w:date="2023-11-27T11:40:00Z">
        <w:r w:rsidR="008E55DC">
          <w:t xml:space="preserve"> </w:t>
        </w:r>
      </w:ins>
      <w:ins w:id="825" w:author="Tanya Brown" w:date="2023-11-27T11:39:00Z">
        <w:r w:rsidR="008E55DC">
          <w:t xml:space="preserve">for </w:t>
        </w:r>
      </w:ins>
      <w:ins w:id="826" w:author="Tanya Brown" w:date="2023-11-27T11:37:00Z">
        <w:r w:rsidR="008E55DC" w:rsidRPr="008E55DC">
          <w:rPr>
            <w:i/>
            <w:iCs/>
            <w:rPrChange w:id="827" w:author="Tanya Brown" w:date="2023-11-27T11:38:00Z">
              <w:rPr/>
            </w:rPrChange>
          </w:rPr>
          <w:t xml:space="preserve">P. </w:t>
        </w:r>
      </w:ins>
      <w:ins w:id="828" w:author="Tanya Brown" w:date="2023-11-27T11:48:00Z">
        <w:r w:rsidR="00427C6C">
          <w:rPr>
            <w:i/>
            <w:iCs/>
          </w:rPr>
          <w:t>rus</w:t>
        </w:r>
      </w:ins>
      <w:ins w:id="829" w:author="Tanya Brown" w:date="2023-11-27T11:40:00Z">
        <w:r w:rsidR="008E55DC">
          <w:rPr>
            <w:i/>
            <w:iCs/>
          </w:rPr>
          <w:t xml:space="preserve"> </w:t>
        </w:r>
        <w:r w:rsidR="008E55DC">
          <w:t xml:space="preserve">were from </w:t>
        </w:r>
      </w:ins>
      <w:ins w:id="830" w:author="Tanya Brown" w:date="2023-11-27T11:41:00Z">
        <w:r w:rsidR="008E55DC">
          <w:t xml:space="preserve">15 </w:t>
        </w:r>
      </w:ins>
      <w:ins w:id="831" w:author="Tanya Brown" w:date="2023-11-27T11:42:00Z">
        <w:r w:rsidR="008E55DC">
          <w:t>microbiome samples per compa</w:t>
        </w:r>
      </w:ins>
      <w:ins w:id="832" w:author="Tanya Brown" w:date="2023-11-27T11:43:00Z">
        <w:r w:rsidR="00427C6C">
          <w:t>rtment</w:t>
        </w:r>
      </w:ins>
      <w:ins w:id="833" w:author="Tanya Brown" w:date="2023-11-27T11:37:00Z">
        <w:r w:rsidR="008E55DC">
          <w:t>)</w:t>
        </w:r>
      </w:ins>
      <w:ins w:id="834"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835"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 xml:space="preserve">Fig. </w:t>
      </w:r>
      <w:del w:id="836" w:author="Tanya Brown" w:date="2023-10-22T11:46:00Z">
        <w:r w:rsidRPr="004302F8" w:rsidDel="008C2698">
          <w:rPr>
            <w:b/>
            <w:bCs/>
          </w:rPr>
          <w:delText>S5C</w:delText>
        </w:r>
      </w:del>
      <w:ins w:id="837"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w:t>
      </w:r>
      <w:ins w:id="838" w:author="Tanya Brown" w:date="2023-10-22T11:46:00Z">
        <w:r w:rsidR="008C2698">
          <w:rPr>
            <w:b/>
            <w:bCs/>
          </w:rPr>
          <w:t>2</w:t>
        </w:r>
      </w:ins>
      <w:del w:id="839"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56A0EF73" w:rsidR="000C56B0" w:rsidRDefault="00367A15" w:rsidP="00406E0F">
      <w:r w:rsidRPr="00FC0723">
        <w:t>These results support the prior hypothesis that IL-1R and TLR gene family expansions may influence coral microbiome structure</w:t>
      </w:r>
      <w:ins w:id="840" w:author="Tanya Brown" w:date="2023-10-10T17:38:00Z">
        <w:r w:rsidR="00EF5197">
          <w:t xml:space="preserve"> </w:t>
        </w:r>
      </w:ins>
      <w:r w:rsidR="00EF5197">
        <w:fldChar w:fldCharType="begin"/>
      </w:r>
      <w:r w:rsidR="008C08A7">
        <w:instrText xml:space="preserve"> ADDIN ZOTERO_ITEM CSL_CITATION {"citationID":"abma3b0of6","properties":{"formattedCitation":"[37]","plainCitation":"[37]","noteIndex":0},"citationItems":[{"id":1552,"uris":["http://zotero.org/groups/4751850/items/7REVQ4JZ"],"itemData":{"id":1552,"type":"article-journal","abstract":"The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8C08A7">
        <w:t>[37]</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ins w:id="841" w:author="Microsoft Office User" w:date="2023-11-28T14:31:00Z">
        <w:r w:rsidR="00F24C80">
          <w:t xml:space="preserve">previously tested </w:t>
        </w:r>
      </w:ins>
      <w:r w:rsidRPr="00FC0723">
        <w:t>in the same GCMP dataset, including depth, temperature, and turf-algal contact</w:t>
      </w:r>
      <w:ins w:id="842" w:author="Tanya Brown" w:date="2023-11-27T13:44:00Z">
        <w:r w:rsidR="00E948E5">
          <w:t xml:space="preserve"> </w:t>
        </w:r>
      </w:ins>
      <w:r w:rsidR="009E36EF">
        <w:fldChar w:fldCharType="begin"/>
      </w:r>
      <w:r w:rsidR="008C08A7">
        <w:instrText xml:space="preserve"> ADDIN ZOTERO_ITEM CSL_CITATION {"citationID":"mmhcEM0P","properties":{"formattedCitation":"[4]","plainCitation":"[4]","noteIndex":0},"citationItems":[{"id":1639,"uris":["http://zotero.org/groups/4751850/items/7TGZX9WX"],"itemData":{"id":1639,"type":"article-journal","abstract":"Scleractinian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843"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7FFA34DC"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ins w:id="844" w:author="Tanya Brown" w:date="2023-11-27T13:45:00Z">
        <w:r w:rsidR="00E948E5">
          <w:t xml:space="preserve"> </w:t>
        </w:r>
      </w:ins>
      <w:r w:rsidR="009E36EF">
        <w:fldChar w:fldCharType="begin"/>
      </w:r>
      <w:r w:rsidR="008C08A7">
        <w:instrText xml:space="preserve"> ADDIN ZOTERO_ITEM CSL_CITATION {"citationID":"5Z9piH4u","properties":{"formattedCitation":"[4]","plainCitation":"[4]","noteIndex":0},"citationItems":[{"id":1639,"uris":["http://zotero.org/groups/4751850/items/7TGZX9WX"],"itemData":{"id":1639,"type":"article-journal","abstract":"Scleractinian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2788EF1C" w:rsidR="000C56B0" w:rsidRDefault="00367A15" w:rsidP="00406E0F">
      <w:pPr>
        <w:rPr>
          <w:ins w:id="845" w:author="Tanya Brown" w:date="2023-11-27T13:45:00Z"/>
        </w:rPr>
      </w:pPr>
      <w:r w:rsidRPr="00FC0723">
        <w:t xml:space="preserve">Contrary to our hypothesis, coral endolithic skeleton — not tissue or mucus — was the sole driver of correlations between coral innate immune repertoire and microbiome </w:t>
      </w:r>
      <w:r w:rsidRPr="00FC0723">
        <w:lastRenderedPageBreak/>
        <w:t>richness (</w:t>
      </w:r>
      <w:r w:rsidRPr="004302F8">
        <w:rPr>
          <w:b/>
          <w:bCs/>
        </w:rPr>
        <w:t>Fig. 2E-G</w:t>
      </w:r>
      <w:r w:rsidRPr="00FC0723">
        <w:t xml:space="preserve">; </w:t>
      </w:r>
      <w:r w:rsidRPr="004302F8">
        <w:rPr>
          <w:b/>
          <w:bCs/>
        </w:rPr>
        <w:t>Fig. S1</w:t>
      </w:r>
      <w:ins w:id="846" w:author="Tanya Brown" w:date="2023-10-22T11:49:00Z">
        <w:r w:rsidR="008C2698">
          <w:rPr>
            <w:b/>
            <w:bCs/>
          </w:rPr>
          <w:t>, 3, 4, 5</w:t>
        </w:r>
      </w:ins>
      <w:del w:id="847" w:author="Tanya Brown" w:date="2023-10-22T11:49:00Z">
        <w:r w:rsidRPr="004302F8" w:rsidDel="008C2698">
          <w:rPr>
            <w:b/>
            <w:bCs/>
          </w:rPr>
          <w:delText>-4</w:delText>
        </w:r>
      </w:del>
      <w:r w:rsidRPr="00FC0723">
        <w:t xml:space="preserve">; </w:t>
      </w:r>
      <w:r w:rsidRPr="004302F8">
        <w:rPr>
          <w:b/>
          <w:bCs/>
        </w:rPr>
        <w:t>Table S6</w:t>
      </w:r>
      <w:ins w:id="848" w:author="Tanya Brown" w:date="2023-10-20T18:37:00Z">
        <w:r w:rsidR="00D00D47">
          <w:rPr>
            <w:b/>
            <w:bCs/>
          </w:rPr>
          <w:t xml:space="preserve"> </w:t>
        </w:r>
        <w:del w:id="849" w:author="Microsoft Office User" w:date="2023-11-28T14:33:00Z">
          <w:r w:rsidR="00D00D47" w:rsidDel="00F24C80">
            <w:rPr>
              <w:b/>
              <w:bCs/>
            </w:rPr>
            <w:delText>-</w:delText>
          </w:r>
        </w:del>
      </w:ins>
      <w:ins w:id="850" w:author="Microsoft Office User" w:date="2023-11-28T14:33:00Z">
        <w:r w:rsidR="00F24C80">
          <w:rPr>
            <w:b/>
            <w:bCs/>
          </w:rPr>
          <w:t>–</w:t>
        </w:r>
      </w:ins>
      <w:del w:id="851"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852" w:author="Tanya Brown" w:date="2023-10-22T11:50:00Z">
        <w:r w:rsidR="008C2698">
          <w:rPr>
            <w:b/>
            <w:bCs/>
          </w:rPr>
          <w:t>2</w:t>
        </w:r>
      </w:ins>
      <w:del w:id="853" w:author="Tanya Brown" w:date="2023-10-22T11:50:00Z">
        <w:r w:rsidRPr="004302F8" w:rsidDel="008C2698">
          <w:rPr>
            <w:b/>
            <w:bCs/>
          </w:rPr>
          <w:delText>5</w:delText>
        </w:r>
      </w:del>
      <w:ins w:id="854" w:author="Tanya Brown" w:date="2023-10-22T11:50:00Z">
        <w:r w:rsidR="008C2698">
          <w:rPr>
            <w:b/>
            <w:bCs/>
          </w:rPr>
          <w:t>, 6, 7, 8</w:t>
        </w:r>
      </w:ins>
      <w:del w:id="855" w:author="Tanya Brown" w:date="2023-10-22T11:50:00Z">
        <w:r w:rsidRPr="004302F8" w:rsidDel="008C2698">
          <w:rPr>
            <w:b/>
            <w:bCs/>
          </w:rPr>
          <w:delText>-8</w:delText>
        </w:r>
      </w:del>
      <w:r w:rsidRPr="00FC0723">
        <w:t xml:space="preserve">; </w:t>
      </w:r>
      <w:r w:rsidRPr="004302F8">
        <w:rPr>
          <w:b/>
          <w:bCs/>
        </w:rPr>
        <w:t>Table S6</w:t>
      </w:r>
      <w:ins w:id="856" w:author="Tanya Brown" w:date="2023-10-20T18:37:00Z">
        <w:r w:rsidR="00D00D47">
          <w:rPr>
            <w:b/>
            <w:bCs/>
          </w:rPr>
          <w:t xml:space="preserve"> </w:t>
        </w:r>
        <w:del w:id="857" w:author="Microsoft Office User" w:date="2023-11-28T14:33:00Z">
          <w:r w:rsidR="00D00D47" w:rsidDel="00F24C80">
            <w:rPr>
              <w:b/>
              <w:bCs/>
            </w:rPr>
            <w:delText>-</w:delText>
          </w:r>
        </w:del>
      </w:ins>
      <w:ins w:id="858" w:author="Microsoft Office User" w:date="2023-11-28T14:33:00Z">
        <w:r w:rsidR="00F24C80">
          <w:rPr>
            <w:b/>
            <w:bCs/>
          </w:rPr>
          <w:t>–</w:t>
        </w:r>
      </w:ins>
      <w:del w:id="859" w:author="Tanya Brown" w:date="2023-10-20T18:37:00Z">
        <w:r w:rsidRPr="004302F8" w:rsidDel="00D00D47">
          <w:rPr>
            <w:b/>
            <w:bCs/>
          </w:rPr>
          <w:delText>,</w:delText>
        </w:r>
      </w:del>
      <w:r w:rsidRPr="004302F8">
        <w:rPr>
          <w:b/>
          <w:bCs/>
        </w:rPr>
        <w:t xml:space="preserve"> 8</w:t>
      </w:r>
      <w:r w:rsidRPr="00FC0723">
        <w:t xml:space="preserve">). </w:t>
      </w:r>
    </w:p>
    <w:p w14:paraId="423F579D" w14:textId="77777777" w:rsidR="00E948E5" w:rsidRPr="00FC0723" w:rsidRDefault="00E948E5" w:rsidP="00406E0F"/>
    <w:p w14:paraId="7AB1ADBA" w14:textId="6AE9542D" w:rsidR="00FF4AE8" w:rsidRDefault="00367A15" w:rsidP="00406E0F">
      <w:pPr>
        <w:rPr>
          <w:ins w:id="860"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861" w:author="Tanya Brown" w:date="2023-10-22T11:51:00Z">
        <w:r w:rsidR="008C2698">
          <w:rPr>
            <w:b/>
            <w:bCs/>
          </w:rPr>
          <w:t>5</w:t>
        </w:r>
      </w:ins>
      <w:del w:id="862"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863" w:author="Tanya Brown" w:date="2023-10-22T11:51:00Z">
        <w:r w:rsidR="008C2698">
          <w:rPr>
            <w:b/>
            <w:bCs/>
          </w:rPr>
          <w:t>5</w:t>
        </w:r>
      </w:ins>
      <w:del w:id="864"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865" w:author="Tanya Brown" w:date="2023-10-22T11:52:00Z">
        <w:r w:rsidR="008C2698">
          <w:rPr>
            <w:b/>
            <w:bCs/>
          </w:rPr>
          <w:t>4</w:t>
        </w:r>
      </w:ins>
      <w:del w:id="866" w:author="Tanya Brown" w:date="2023-10-22T11:52:00Z">
        <w:r w:rsidRPr="003C0F7F" w:rsidDel="008C2698">
          <w:rPr>
            <w:b/>
            <w:bCs/>
          </w:rPr>
          <w:delText>3</w:delText>
        </w:r>
      </w:del>
      <w:r w:rsidRPr="00FC0723">
        <w:t xml:space="preserve">; </w:t>
      </w:r>
      <w:r w:rsidRPr="003C0F7F">
        <w:rPr>
          <w:b/>
          <w:bCs/>
        </w:rPr>
        <w:t>Table S</w:t>
      </w:r>
      <w:ins w:id="867" w:author="Tanya Brown" w:date="2023-10-20T18:40:00Z">
        <w:r w:rsidR="00D00D47">
          <w:rPr>
            <w:b/>
            <w:bCs/>
          </w:rPr>
          <w:t>6</w:t>
        </w:r>
      </w:ins>
      <w:del w:id="868" w:author="Tanya Brown" w:date="2023-10-20T18:40:00Z">
        <w:r w:rsidRPr="003C0F7F" w:rsidDel="00D00D47">
          <w:rPr>
            <w:b/>
            <w:bCs/>
          </w:rPr>
          <w:delText>5</w:delText>
        </w:r>
      </w:del>
      <w:r w:rsidRPr="003C0F7F">
        <w:rPr>
          <w:b/>
          <w:bCs/>
        </w:rPr>
        <w:t>C</w:t>
      </w:r>
      <w:r w:rsidRPr="00FC0723">
        <w:t>) and mucus (</w:t>
      </w:r>
      <w:r w:rsidRPr="003C0F7F">
        <w:rPr>
          <w:b/>
          <w:bCs/>
        </w:rPr>
        <w:t>Fig. S</w:t>
      </w:r>
      <w:ins w:id="869" w:author="Tanya Brown" w:date="2023-10-22T11:52:00Z">
        <w:r w:rsidR="008C2698">
          <w:rPr>
            <w:b/>
            <w:bCs/>
          </w:rPr>
          <w:t>3</w:t>
        </w:r>
      </w:ins>
      <w:del w:id="870"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871" w:author="Tanya Brown" w:date="2023-10-20T18:46:00Z">
        <w:r w:rsidR="00D00D47">
          <w:rPr>
            <w:b/>
            <w:bCs/>
          </w:rPr>
          <w:t xml:space="preserve"> </w:t>
        </w:r>
        <w:del w:id="872" w:author="Microsoft Office User" w:date="2023-11-28T14:33:00Z">
          <w:r w:rsidR="00D00D47" w:rsidDel="00F24C80">
            <w:rPr>
              <w:b/>
              <w:bCs/>
            </w:rPr>
            <w:delText>-</w:delText>
          </w:r>
        </w:del>
      </w:ins>
      <w:ins w:id="873" w:author="Microsoft Office User" w:date="2023-11-28T14:33:00Z">
        <w:r w:rsidR="00F24C80">
          <w:rPr>
            <w:b/>
            <w:bCs/>
          </w:rPr>
          <w:t>–</w:t>
        </w:r>
      </w:ins>
      <w:del w:id="874" w:author="Tanya Brown" w:date="2023-10-20T18:46:00Z">
        <w:r w:rsidRPr="003C0F7F" w:rsidDel="00D00D47">
          <w:rPr>
            <w:b/>
            <w:bCs/>
          </w:rPr>
          <w:delText>,</w:delText>
        </w:r>
      </w:del>
      <w:r w:rsidRPr="003C0F7F">
        <w:rPr>
          <w:b/>
          <w:bCs/>
        </w:rPr>
        <w:t xml:space="preserve"> 8</w:t>
      </w:r>
      <w:r w:rsidRPr="00FC0723">
        <w:t>)</w:t>
      </w:r>
      <w:r w:rsidR="003C0F7F">
        <w:t>.</w:t>
      </w:r>
      <w:ins w:id="875" w:author="Tanya Brown" w:date="2023-10-30T16:02:00Z">
        <w:r w:rsidR="006E07C5">
          <w:t xml:space="preserve"> We confirmed these results using multiple linear model</w:t>
        </w:r>
      </w:ins>
      <w:ins w:id="876" w:author="Tanya Brown" w:date="2023-10-30T16:03:00Z">
        <w:r w:rsidR="006E07C5">
          <w:t xml:space="preserve">s that modeled IL-1R or TLR copy number </w:t>
        </w:r>
      </w:ins>
      <w:ins w:id="877" w:author="Tanya Brown" w:date="2023-10-30T16:04:00Z">
        <w:r w:rsidR="006E07C5">
          <w:t>based on the additive effects of mic</w:t>
        </w:r>
      </w:ins>
      <w:ins w:id="878" w:author="Tanya Brown" w:date="2023-10-30T16:05:00Z">
        <w:r w:rsidR="006E07C5">
          <w:t xml:space="preserve">robiome richness in coral mucus, tissue, and skeleton (e.g. </w:t>
        </w:r>
      </w:ins>
      <w:ins w:id="879" w:author="Tanya Brown" w:date="2023-10-30T16:06:00Z">
        <w:r w:rsidR="006E07C5">
          <w:t>IL</w:t>
        </w:r>
      </w:ins>
      <w:ins w:id="880" w:author="Tanya Brown" w:date="2023-10-30T16:07:00Z">
        <w:r w:rsidR="006E07C5">
          <w:t>-</w:t>
        </w:r>
      </w:ins>
      <w:ins w:id="881" w:author="Tanya Brown" w:date="2023-10-30T16:06:00Z">
        <w:r w:rsidR="006E07C5">
          <w:t>1R ~ richness_mucus + richness_tissue + richness_skeleton</w:t>
        </w:r>
      </w:ins>
      <w:ins w:id="882" w:author="Tanya Brown" w:date="2023-11-27T13:46:00Z">
        <w:r w:rsidR="00E948E5">
          <w:t>)</w:t>
        </w:r>
      </w:ins>
      <w:ins w:id="883" w:author="Tanya Brown" w:date="2023-11-17T14:24:00Z">
        <w:r w:rsidR="00416F28">
          <w:t xml:space="preserve">. </w:t>
        </w:r>
        <w:r w:rsidR="00416F28">
          <w:rPr>
            <w:color w:val="222222"/>
          </w:rPr>
          <w:t>S</w:t>
        </w:r>
      </w:ins>
      <w:ins w:id="884" w:author="Tanya Brown" w:date="2023-10-30T16:10:00Z">
        <w:r w:rsidR="006E07C5" w:rsidRPr="006E07C5">
          <w:rPr>
            <w:color w:val="222222"/>
            <w:rPrChange w:id="885" w:author="Tanya Brown" w:date="2023-10-30T16:10:00Z">
              <w:rPr>
                <w:rFonts w:ascii="Arial" w:hAnsi="Arial" w:cs="Arial"/>
                <w:color w:val="222222"/>
                <w:sz w:val="22"/>
                <w:szCs w:val="22"/>
              </w:rPr>
            </w:rPrChange>
          </w:rPr>
          <w:t xml:space="preserve">keleton </w:t>
        </w:r>
      </w:ins>
      <w:ins w:id="886" w:author="Tanya Brown" w:date="2023-10-30T16:11:00Z">
        <w:r w:rsidR="006E07C5">
          <w:rPr>
            <w:color w:val="222222"/>
          </w:rPr>
          <w:t xml:space="preserve">microbiome richness </w:t>
        </w:r>
      </w:ins>
      <w:ins w:id="887" w:author="Tanya Brown" w:date="2023-10-30T16:10:00Z">
        <w:r w:rsidR="006E07C5" w:rsidRPr="006E07C5">
          <w:rPr>
            <w:color w:val="222222"/>
            <w:rPrChange w:id="888" w:author="Tanya Brown" w:date="2023-10-30T16:10:00Z">
              <w:rPr>
                <w:rFonts w:ascii="Arial" w:hAnsi="Arial" w:cs="Arial"/>
                <w:color w:val="222222"/>
                <w:sz w:val="22"/>
                <w:szCs w:val="22"/>
              </w:rPr>
            </w:rPrChange>
          </w:rPr>
          <w:t>alone was</w:t>
        </w:r>
      </w:ins>
      <w:ins w:id="889" w:author="Tanya Brown" w:date="2023-11-17T14:25:00Z">
        <w:r w:rsidR="00416F28">
          <w:rPr>
            <w:color w:val="222222"/>
          </w:rPr>
          <w:t xml:space="preserve"> a</w:t>
        </w:r>
      </w:ins>
      <w:ins w:id="890" w:author="Tanya Brown" w:date="2023-10-30T16:10:00Z">
        <w:r w:rsidR="006E07C5" w:rsidRPr="006E07C5">
          <w:rPr>
            <w:color w:val="222222"/>
            <w:rPrChange w:id="891" w:author="Tanya Brown" w:date="2023-10-30T16:10:00Z">
              <w:rPr>
                <w:rFonts w:ascii="Arial" w:hAnsi="Arial" w:cs="Arial"/>
                <w:color w:val="222222"/>
                <w:sz w:val="22"/>
                <w:szCs w:val="22"/>
              </w:rPr>
            </w:rPrChange>
          </w:rPr>
          <w:t xml:space="preserve"> significant</w:t>
        </w:r>
      </w:ins>
      <w:ins w:id="892"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893" w:author="Tanya Brown" w:date="2023-10-30T16:10:00Z">
        <w:r w:rsidR="006E07C5" w:rsidRPr="006E07C5">
          <w:rPr>
            <w:color w:val="222222"/>
            <w:rPrChange w:id="894" w:author="Tanya Brown" w:date="2023-10-30T16:10:00Z">
              <w:rPr>
                <w:rFonts w:ascii="Arial" w:hAnsi="Arial" w:cs="Arial"/>
                <w:color w:val="222222"/>
                <w:sz w:val="22"/>
                <w:szCs w:val="22"/>
              </w:rPr>
            </w:rPrChange>
          </w:rPr>
          <w:t xml:space="preserve"> in post-hoc tests</w:t>
        </w:r>
      </w:ins>
      <w:ins w:id="895" w:author="Tanya Brown" w:date="2023-11-17T14:17:00Z">
        <w:r w:rsidR="00416F28">
          <w:rPr>
            <w:color w:val="222222"/>
          </w:rPr>
          <w:t xml:space="preserve"> (IL-1R p = </w:t>
        </w:r>
        <w:r w:rsidR="00416F28" w:rsidRPr="00416F28">
          <w:rPr>
            <w:color w:val="222222"/>
          </w:rPr>
          <w:t>3.32</w:t>
        </w:r>
      </w:ins>
      <w:ins w:id="896" w:author="Tanya Brown" w:date="2023-11-27T13:47:00Z">
        <w:r w:rsidR="00E948E5">
          <w:rPr>
            <w:color w:val="222222"/>
          </w:rPr>
          <w:t xml:space="preserve"> x 10</w:t>
        </w:r>
      </w:ins>
      <w:ins w:id="897" w:author="Tanya Brown" w:date="2023-11-17T14:17:00Z">
        <w:r w:rsidR="00416F28" w:rsidRPr="00E948E5">
          <w:rPr>
            <w:color w:val="222222"/>
            <w:vertAlign w:val="superscript"/>
            <w:rPrChange w:id="898" w:author="Tanya Brown" w:date="2023-11-27T13:47:00Z">
              <w:rPr>
                <w:color w:val="222222"/>
              </w:rPr>
            </w:rPrChange>
          </w:rPr>
          <w:t>-05</w:t>
        </w:r>
      </w:ins>
      <w:ins w:id="899" w:author="Tanya Brown" w:date="2023-11-17T14:18:00Z">
        <w:r w:rsidR="00416F28">
          <w:rPr>
            <w:color w:val="222222"/>
          </w:rPr>
          <w:t>; TLR</w:t>
        </w:r>
      </w:ins>
      <w:ins w:id="900" w:author="Tanya Brown" w:date="2023-11-17T14:20:00Z">
        <w:r w:rsidR="00416F28">
          <w:rPr>
            <w:color w:val="222222"/>
          </w:rPr>
          <w:t xml:space="preserve"> p = </w:t>
        </w:r>
      </w:ins>
      <w:ins w:id="901" w:author="Tanya Brown" w:date="2023-11-17T14:22:00Z">
        <w:r w:rsidR="00416F28" w:rsidRPr="00416F28">
          <w:rPr>
            <w:color w:val="222222"/>
          </w:rPr>
          <w:t>6.66</w:t>
        </w:r>
      </w:ins>
      <w:ins w:id="902" w:author="Tanya Brown" w:date="2023-11-27T13:47:00Z">
        <w:r w:rsidR="00E948E5">
          <w:rPr>
            <w:color w:val="222222"/>
          </w:rPr>
          <w:t xml:space="preserve"> x 10</w:t>
        </w:r>
      </w:ins>
      <w:ins w:id="903" w:author="Tanya Brown" w:date="2023-11-17T14:22:00Z">
        <w:r w:rsidR="00416F28" w:rsidRPr="00E948E5">
          <w:rPr>
            <w:color w:val="222222"/>
            <w:vertAlign w:val="superscript"/>
            <w:rPrChange w:id="904" w:author="Tanya Brown" w:date="2023-11-27T13:47:00Z">
              <w:rPr>
                <w:color w:val="222222"/>
              </w:rPr>
            </w:rPrChange>
          </w:rPr>
          <w:t>-05</w:t>
        </w:r>
        <w:r w:rsidR="00416F28">
          <w:rPr>
            <w:color w:val="222222"/>
          </w:rPr>
          <w:t>)</w:t>
        </w:r>
      </w:ins>
      <w:ins w:id="905" w:author="Tanya Brown" w:date="2023-11-17T14:23:00Z">
        <w:r w:rsidR="00416F28">
          <w:rPr>
            <w:color w:val="222222"/>
          </w:rPr>
          <w:t>,</w:t>
        </w:r>
      </w:ins>
      <w:ins w:id="906" w:author="Tanya Brown" w:date="2023-11-17T14:18:00Z">
        <w:r w:rsidR="00416F28">
          <w:rPr>
            <w:color w:val="222222"/>
          </w:rPr>
          <w:t xml:space="preserve"> </w:t>
        </w:r>
      </w:ins>
      <w:ins w:id="907" w:author="Tanya Brown" w:date="2023-11-17T14:22:00Z">
        <w:r w:rsidR="00416F28">
          <w:rPr>
            <w:color w:val="222222"/>
          </w:rPr>
          <w:t>w</w:t>
        </w:r>
      </w:ins>
      <w:ins w:id="908" w:author="Tanya Brown" w:date="2023-11-17T14:23:00Z">
        <w:r w:rsidR="00416F28">
          <w:rPr>
            <w:color w:val="222222"/>
          </w:rPr>
          <w:t>h</w:t>
        </w:r>
      </w:ins>
      <w:ins w:id="909" w:author="Tanya Brown" w:date="2023-11-17T14:22:00Z">
        <w:r w:rsidR="00416F28">
          <w:rPr>
            <w:color w:val="222222"/>
          </w:rPr>
          <w:t>ile tissue or m</w:t>
        </w:r>
      </w:ins>
      <w:ins w:id="910" w:author="Tanya Brown" w:date="2023-11-17T14:23:00Z">
        <w:r w:rsidR="00416F28">
          <w:rPr>
            <w:color w:val="222222"/>
          </w:rPr>
          <w:t>ucus microbiome richness were not</w:t>
        </w:r>
      </w:ins>
      <w:ins w:id="911" w:author="Tanya Brown" w:date="2023-11-17T14:52:00Z">
        <w:r w:rsidR="00FF4AE8">
          <w:rPr>
            <w:color w:val="222222"/>
          </w:rPr>
          <w:t>.</w:t>
        </w:r>
      </w:ins>
    </w:p>
    <w:p w14:paraId="1B4C603F" w14:textId="4D7FC025" w:rsidR="000C56B0" w:rsidRPr="006E07C5" w:rsidDel="006E07C5" w:rsidRDefault="000C56B0" w:rsidP="00406E0F">
      <w:pPr>
        <w:rPr>
          <w:del w:id="912" w:author="Tanya Brown" w:date="2023-10-30T16:10:00Z"/>
        </w:rPr>
      </w:pPr>
    </w:p>
    <w:p w14:paraId="5CB09090" w14:textId="77777777" w:rsidR="003C0F7F" w:rsidRPr="00FC0723" w:rsidRDefault="003C0F7F" w:rsidP="00406E0F"/>
    <w:p w14:paraId="5C15233B" w14:textId="522889F3" w:rsidR="000C56B0" w:rsidRDefault="00367A15" w:rsidP="00406E0F">
      <w:pPr>
        <w:rPr>
          <w:ins w:id="913" w:author="Tanya Brown" w:date="2023-11-17T15:00:00Z"/>
        </w:rPr>
      </w:pPr>
      <w:r w:rsidRPr="00FC0723">
        <w:t>Previous studies have reported that coral endolithic skeleton microbiomes are more species-rich than mucus or tissue, and show both species-specificity and signals of phylosymbiosis with their coral hosts</w:t>
      </w:r>
      <w:ins w:id="914" w:author="Tanya Brown" w:date="2023-11-27T13:47:00Z">
        <w:r w:rsidR="00E948E5">
          <w:t xml:space="preserve"> </w:t>
        </w:r>
      </w:ins>
      <w:r w:rsidR="009E36EF">
        <w:fldChar w:fldCharType="begin"/>
      </w:r>
      <w:r w:rsidR="008C08A7">
        <w:instrText xml:space="preserve"> ADDIN ZOTERO_ITEM CSL_CITATION {"citationID":"QC0U7xlU","properties":{"formattedCitation":"[4]","plainCitation":"[4]","noteIndex":0},"citationItems":[{"id":1639,"uris":["http://zotero.org/groups/4751850/items/7TGZX9WX"],"itemData":{"id":1639,"type":"article-journal","abstract":"Scleractinian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915" w:author="Tanya Brown" w:date="2023-11-17T15:00:00Z"/>
        </w:rPr>
      </w:pPr>
    </w:p>
    <w:p w14:paraId="3CCF20B1" w14:textId="33AB066E" w:rsidR="00A36545" w:rsidRPr="00A36545" w:rsidRDefault="00A36545" w:rsidP="00406E0F">
      <w:pPr>
        <w:rPr>
          <w:ins w:id="916" w:author="Tanya Brown" w:date="2023-11-17T15:00:00Z"/>
          <w:b/>
          <w:bCs/>
          <w:rPrChange w:id="917" w:author="Tanya Brown" w:date="2023-11-17T15:00:00Z">
            <w:rPr>
              <w:ins w:id="918" w:author="Tanya Brown" w:date="2023-11-17T15:00:00Z"/>
            </w:rPr>
          </w:rPrChange>
        </w:rPr>
      </w:pPr>
      <w:ins w:id="919" w:author="Tanya Brown" w:date="2023-11-17T15:01:00Z">
        <w:r>
          <w:rPr>
            <w:b/>
            <w:bCs/>
          </w:rPr>
          <w:t>Variation in g</w:t>
        </w:r>
      </w:ins>
      <w:ins w:id="920" w:author="Tanya Brown" w:date="2023-11-17T15:00:00Z">
        <w:r>
          <w:rPr>
            <w:b/>
            <w:bCs/>
          </w:rPr>
          <w:t xml:space="preserve">enome </w:t>
        </w:r>
      </w:ins>
      <w:ins w:id="921" w:author="Tanya Brown" w:date="2023-11-17T15:01:00Z">
        <w:r>
          <w:rPr>
            <w:b/>
            <w:bCs/>
          </w:rPr>
          <w:t xml:space="preserve">quality does not </w:t>
        </w:r>
      </w:ins>
      <w:ins w:id="922" w:author="Tanya Brown" w:date="2023-11-27T13:48:00Z">
        <w:r w:rsidR="00E948E5">
          <w:rPr>
            <w:b/>
            <w:bCs/>
          </w:rPr>
          <w:t>explain</w:t>
        </w:r>
      </w:ins>
      <w:ins w:id="923" w:author="Tanya Brown" w:date="2023-11-17T15:01:00Z">
        <w:r>
          <w:rPr>
            <w:b/>
            <w:bCs/>
          </w:rPr>
          <w:t xml:space="preserve"> immunity-microbiome correlations</w:t>
        </w:r>
      </w:ins>
    </w:p>
    <w:p w14:paraId="2A6EFCCD" w14:textId="3E20FF0F" w:rsidR="00A36545" w:rsidRDefault="00A36545" w:rsidP="00A36545">
      <w:pPr>
        <w:rPr>
          <w:ins w:id="924" w:author="Tanya Brown" w:date="2023-11-17T15:00:00Z"/>
          <w:color w:val="222222"/>
        </w:rPr>
      </w:pPr>
      <w:ins w:id="925"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926" w:author="Tanya Brown" w:date="2023-11-17T15:02:00Z">
        <w:r>
          <w:rPr>
            <w:color w:val="222222"/>
          </w:rPr>
          <w:t xml:space="preserve"> </w:t>
        </w:r>
      </w:ins>
      <w:ins w:id="927"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928"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w:t>
      </w:r>
      <w:r w:rsidR="00F24C80" w:rsidRPr="00FC0723">
        <w:t>c</w:t>
      </w:r>
      <w:r w:rsidRPr="00FC0723">
        <w:t>oA), using the first three PC axes (PC1</w:t>
      </w:r>
      <w:r w:rsidR="00E5647B" w:rsidRPr="00FC0723">
        <w:t>,</w:t>
      </w:r>
      <w:ins w:id="929" w:author="Tanya Brown" w:date="2023-10-22T13:52:00Z">
        <w:r w:rsidR="002F60BE">
          <w:t xml:space="preserve"> </w:t>
        </w:r>
      </w:ins>
      <w:r w:rsidRPr="00FC0723">
        <w:t>PC2, and PC3) of the P</w:t>
      </w:r>
      <w:r w:rsidR="00F24C80" w:rsidRPr="00FC0723">
        <w:t>c</w:t>
      </w:r>
      <w:r w:rsidRPr="00FC0723">
        <w:t>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w:t>
      </w:r>
      <w:r w:rsidRPr="00FC0723">
        <w:lastRenderedPageBreak/>
        <w:t>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ins w:id="930" w:author="Tanya Brown" w:date="2023-11-27T13:50:00Z">
        <w:r w:rsidR="00E948E5">
          <w:t>,</w:t>
        </w:r>
      </w:ins>
      <w:r w:rsidRPr="00FC0723">
        <w:t xml:space="preserv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77777777" w:rsidR="00F24C80" w:rsidRDefault="00367A15" w:rsidP="00406E0F">
      <w:pPr>
        <w:rPr>
          <w:ins w:id="931" w:author="Microsoft Office User" w:date="2023-11-28T14:36:00Z"/>
        </w:rPr>
      </w:pPr>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8C08A7">
        <w:instrText xml:space="preserve"> ADDIN ZOTERO_ITEM CSL_CITATION {"citationID":"adr0qsa8fo","properties":{"formattedCitation":"[53]","plainCitation":"[53]","noteIndex":0},"citationItems":[{"id":1589,"uris":["http://zotero.org/groups/4751850/items/76VWIAUV"],"itemData":{"id":1589,"type":"article-journal","container-title":"Nature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8C08A7">
        <w:t>[53]</w:t>
      </w:r>
      <w:r w:rsidR="009E36EF">
        <w:fldChar w:fldCharType="end"/>
      </w:r>
      <w:r w:rsidRPr="00FC0723">
        <w:t>, which accounts for compositionality, was used for the analysis.</w:t>
      </w:r>
      <w:ins w:id="932" w:author="Microsoft Office User" w:date="2023-11-28T14:33:00Z">
        <w:r w:rsidR="00F24C80">
          <w:t xml:space="preserve"> However, because ANCOM-BC doe</w:t>
        </w:r>
      </w:ins>
      <w:ins w:id="933" w:author="Microsoft Office User" w:date="2023-11-28T14:34:00Z">
        <w:r w:rsidR="00F24C80">
          <w:t>s not account for host-phylogeny, which is vital for cross-species comparisons, every microbe that was found to be significantly associated with a host trait in ANCOM-BC was also tested using phylogenetic independent contrasts against that same trait (Methods)</w:t>
        </w:r>
      </w:ins>
      <w:ins w:id="934" w:author="Microsoft Office User" w:date="2023-11-28T14:35:00Z">
        <w:r w:rsidR="00F24C80">
          <w:t>, and only reported if significant in both tests</w:t>
        </w:r>
      </w:ins>
      <w:ins w:id="935" w:author="Microsoft Office User" w:date="2023-11-28T14:34:00Z">
        <w:r w:rsidR="00F24C80">
          <w:t xml:space="preserve"> – </w:t>
        </w:r>
      </w:ins>
      <w:ins w:id="936" w:author="Microsoft Office User" w:date="2023-11-28T14:35:00Z">
        <w:r w:rsidR="00F24C80">
          <w:t>a conservative approach aimed at addressing the confounding effects of both microbiome compositionality and the non-independence of c</w:t>
        </w:r>
      </w:ins>
      <w:ins w:id="937" w:author="Microsoft Office User" w:date="2023-11-28T14:36:00Z">
        <w:r w:rsidR="00F24C80">
          <w:t>omparative data.</w:t>
        </w:r>
      </w:ins>
      <w:ins w:id="938" w:author="Microsoft Office User" w:date="2023-11-28T14:35:00Z">
        <w:r w:rsidR="00F24C80">
          <w:t xml:space="preserve"> </w:t>
        </w:r>
      </w:ins>
    </w:p>
    <w:p w14:paraId="44BC885A" w14:textId="4DD3EAB9" w:rsidR="000C56B0" w:rsidRPr="00FC0723" w:rsidRDefault="00F24C80" w:rsidP="00406E0F">
      <w:ins w:id="939" w:author="Microsoft Office User" w:date="2023-11-28T14:36:00Z">
        <w:r>
          <w:lastRenderedPageBreak/>
          <w:t>Using this approach,</w:t>
        </w:r>
      </w:ins>
      <w:r w:rsidR="00367A15" w:rsidRPr="00FC0723">
        <w:t xml:space="preserve"> </w:t>
      </w:r>
      <w:ins w:id="940" w:author="Microsoft Office User" w:date="2023-11-28T14:36:00Z">
        <w:r>
          <w:t>w</w:t>
        </w:r>
      </w:ins>
      <w:del w:id="941" w:author="Microsoft Office User" w:date="2023-11-28T14:36:00Z">
        <w:r w:rsidR="00367A15" w:rsidRPr="00FC0723" w:rsidDel="00F24C80">
          <w:delText>W</w:delText>
        </w:r>
      </w:del>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458070C7" w:rsidR="000C56B0" w:rsidRDefault="00367A15" w:rsidP="00406E0F">
      <w:r w:rsidRPr="00FC0723">
        <w:t xml:space="preserve">Correlations between microbiome composition and IL-1R or TLR copy number varied with anatomy. The abundance of 38 bacterial families were significantly </w:t>
      </w:r>
      <w:ins w:id="942" w:author="Microsoft Office User" w:date="2023-11-28T14:49:00Z">
        <w:r w:rsidR="00F24C80">
          <w:t xml:space="preserve">and consistently </w:t>
        </w:r>
      </w:ins>
      <w:r w:rsidRPr="00FC0723">
        <w:t>correlated with TLR copy number (ANCOM-BC q</w:t>
      </w:r>
      <w:r w:rsidRPr="00FC0723">
        <w:rPr>
          <w:vertAlign w:val="subscript"/>
        </w:rPr>
        <w:t>FDR</w:t>
      </w:r>
      <w:r w:rsidRPr="00FC0723">
        <w:t xml:space="preserve"> &lt; 0.05 in mucus, tissue, and skeleton; </w:t>
      </w:r>
      <w:r w:rsidRPr="003C0F7F">
        <w:rPr>
          <w:b/>
          <w:bCs/>
        </w:rPr>
        <w:t>Table</w:t>
      </w:r>
      <w:del w:id="943"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944" w:author="Tanya Brown" w:date="2023-10-22T14:09:00Z">
        <w:r w:rsidR="00F365D8">
          <w:rPr>
            <w:b/>
            <w:bCs/>
          </w:rPr>
          <w:t>9</w:t>
        </w:r>
      </w:ins>
      <w:del w:id="945" w:author="Tanya Brown" w:date="2023-10-22T14:09:00Z">
        <w:r w:rsidRPr="003C0F7F" w:rsidDel="00F365D8">
          <w:rPr>
            <w:b/>
            <w:bCs/>
          </w:rPr>
          <w:delText>11</w:delText>
        </w:r>
      </w:del>
      <w:r w:rsidRPr="003C0F7F">
        <w:rPr>
          <w:b/>
          <w:bCs/>
        </w:rPr>
        <w:t>-S1</w:t>
      </w:r>
      <w:ins w:id="946" w:author="Tanya Brown" w:date="2023-10-22T14:09:00Z">
        <w:r w:rsidR="00F365D8">
          <w:rPr>
            <w:b/>
            <w:bCs/>
          </w:rPr>
          <w:t>1</w:t>
        </w:r>
      </w:ins>
      <w:del w:id="947" w:author="Tanya Brown" w:date="2023-10-22T14:09:00Z">
        <w:r w:rsidRPr="003C0F7F" w:rsidDel="00F365D8">
          <w:rPr>
            <w:b/>
            <w:bCs/>
          </w:rPr>
          <w:delText>3</w:delText>
        </w:r>
      </w:del>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w:t>
      </w:r>
      <w:ins w:id="948" w:author="Tanya Brown" w:date="2023-10-22T14:10:00Z">
        <w:r w:rsidR="00F365D8">
          <w:rPr>
            <w:b/>
            <w:bCs/>
          </w:rPr>
          <w:t>2</w:t>
        </w:r>
      </w:ins>
      <w:del w:id="949" w:author="Tanya Brown" w:date="2023-10-22T14:10:00Z">
        <w:r w:rsidRPr="003C0F7F" w:rsidDel="00F365D8">
          <w:rPr>
            <w:b/>
            <w:bCs/>
          </w:rPr>
          <w:delText>4</w:delText>
        </w:r>
      </w:del>
      <w:r w:rsidRPr="003C0F7F">
        <w:rPr>
          <w:b/>
          <w:bCs/>
        </w:rPr>
        <w:t>-S1</w:t>
      </w:r>
      <w:ins w:id="950" w:author="Tanya Brown" w:date="2023-10-22T14:10:00Z">
        <w:r w:rsidR="00F365D8">
          <w:rPr>
            <w:b/>
            <w:bCs/>
          </w:rPr>
          <w:t>4</w:t>
        </w:r>
      </w:ins>
      <w:del w:id="951"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are Rickettsiaceae, which live intracellularly in host cells. </w:t>
      </w:r>
      <w:commentRangeStart w:id="952"/>
      <w:r w:rsidRPr="00FC0723">
        <w:t xml:space="preserve">Rickettsiaceae relative abundance in tissue decreased with IL-1R </w:t>
      </w:r>
      <w:ins w:id="953" w:author="Microsoft Office User" w:date="2023-11-28T14:50:00Z">
        <w:r w:rsidR="00F24C80">
          <w:t xml:space="preserve">gene copy number </w:t>
        </w:r>
      </w:ins>
      <w:r w:rsidRPr="00FC0723">
        <w:t>(ANCOM-BC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54" w:author="Tanya Brown" w:date="2023-10-22T14:10:00Z">
        <w:r w:rsidR="00F365D8">
          <w:rPr>
            <w:b/>
            <w:bCs/>
          </w:rPr>
          <w:t>3</w:t>
        </w:r>
      </w:ins>
      <w:del w:id="955" w:author="Tanya Brown" w:date="2023-10-22T14:10:00Z">
        <w:r w:rsidRPr="003C0F7F" w:rsidDel="00F365D8">
          <w:rPr>
            <w:b/>
            <w:bCs/>
          </w:rPr>
          <w:delText>5</w:delText>
        </w:r>
      </w:del>
      <w:r w:rsidRPr="00FC0723">
        <w:t xml:space="preserve">; </w:t>
      </w:r>
      <w:r w:rsidRPr="003C0F7F">
        <w:rPr>
          <w:b/>
          <w:bCs/>
        </w:rPr>
        <w:t>Table S10C</w:t>
      </w:r>
      <w:r w:rsidRPr="00FC0723">
        <w:t>) and TLR</w:t>
      </w:r>
      <w:ins w:id="956" w:author="Microsoft Office User" w:date="2023-11-28T14:50:00Z">
        <w:r w:rsidR="00F24C80">
          <w:t xml:space="preserve"> gene copy number</w:t>
        </w:r>
      </w:ins>
      <w:r w:rsidRPr="00FC0723">
        <w:t xml:space="preserve">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57" w:author="Tanya Brown" w:date="2023-10-22T14:10:00Z">
        <w:r w:rsidR="00F365D8">
          <w:rPr>
            <w:b/>
            <w:bCs/>
          </w:rPr>
          <w:t>0</w:t>
        </w:r>
      </w:ins>
      <w:del w:id="958"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959" w:author="Tanya Brown" w:date="2023-10-22T14:17:00Z">
        <w:r w:rsidR="000645BA">
          <w:rPr>
            <w:b/>
            <w:bCs/>
          </w:rPr>
          <w:t>9</w:t>
        </w:r>
      </w:ins>
      <w:del w:id="960" w:author="Tanya Brown" w:date="2023-10-22T14:17:00Z">
        <w:r w:rsidRPr="003C0F7F" w:rsidDel="000645BA">
          <w:rPr>
            <w:b/>
            <w:bCs/>
          </w:rPr>
          <w:delText>11</w:delText>
        </w:r>
      </w:del>
      <w:r w:rsidRPr="00FC0723">
        <w:t xml:space="preserve">, </w:t>
      </w:r>
      <w:r w:rsidRPr="003C0F7F">
        <w:rPr>
          <w:b/>
          <w:bCs/>
        </w:rPr>
        <w:t>Fig S1</w:t>
      </w:r>
      <w:ins w:id="961" w:author="Tanya Brown" w:date="2023-10-22T14:11:00Z">
        <w:r w:rsidR="00F365D8">
          <w:rPr>
            <w:b/>
            <w:bCs/>
          </w:rPr>
          <w:t>2</w:t>
        </w:r>
      </w:ins>
      <w:del w:id="962"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963" w:author="Tanya Brown" w:date="2023-10-22T14:12:00Z">
        <w:r w:rsidR="00F365D8">
          <w:rPr>
            <w:b/>
            <w:bCs/>
          </w:rPr>
          <w:t>4</w:t>
        </w:r>
      </w:ins>
      <w:commentRangeEnd w:id="952"/>
      <w:r w:rsidR="00F24C80">
        <w:rPr>
          <w:rStyle w:val="CommentReference"/>
        </w:rPr>
        <w:commentReference w:id="952"/>
      </w:r>
      <w:commentRangeStart w:id="964"/>
      <w:del w:id="965" w:author="Tanya Brown" w:date="2023-10-22T14:12:00Z">
        <w:r w:rsidRPr="003C0F7F" w:rsidDel="00F365D8">
          <w:rPr>
            <w:b/>
            <w:bCs/>
          </w:rPr>
          <w:delText>6</w:delText>
        </w:r>
      </w:del>
      <w:r w:rsidRPr="00FC0723">
        <w:t xml:space="preserve">). </w:t>
      </w:r>
      <w:r w:rsidRPr="00FC0723">
        <w:rPr>
          <w:i/>
        </w:rPr>
        <w:t xml:space="preserve">Nitrosopumiliaceae </w:t>
      </w:r>
      <w:r w:rsidRPr="00FC0723">
        <w:t xml:space="preserve">archaea </w:t>
      </w:r>
      <w:commentRangeEnd w:id="964"/>
      <w:r w:rsidR="00F24C80">
        <w:rPr>
          <w:rStyle w:val="CommentReference"/>
        </w:rPr>
        <w:commentReference w:id="964"/>
      </w:r>
      <w:r w:rsidRPr="00FC0723">
        <w:t>were notable for correlating with IL-1R and TLR gene copy number across all compartments (all ANCOM-BC q</w:t>
      </w:r>
      <w:r w:rsidRPr="00FC0723">
        <w:rPr>
          <w:vertAlign w:val="subscript"/>
        </w:rPr>
        <w:t xml:space="preserve">FDR </w:t>
      </w:r>
      <w:r w:rsidRPr="00FC0723">
        <w:t xml:space="preserve">&lt; 0.05; </w:t>
      </w:r>
      <w:r w:rsidRPr="003C0F7F">
        <w:rPr>
          <w:b/>
          <w:bCs/>
        </w:rPr>
        <w:t>Fig S</w:t>
      </w:r>
      <w:ins w:id="966" w:author="Tanya Brown" w:date="2023-10-22T14:12:00Z">
        <w:r w:rsidR="00F365D8">
          <w:rPr>
            <w:b/>
            <w:bCs/>
          </w:rPr>
          <w:t>9</w:t>
        </w:r>
      </w:ins>
      <w:del w:id="967" w:author="Tanya Brown" w:date="2023-10-22T14:12:00Z">
        <w:r w:rsidRPr="003C0F7F" w:rsidDel="00F365D8">
          <w:rPr>
            <w:b/>
            <w:bCs/>
          </w:rPr>
          <w:delText>11</w:delText>
        </w:r>
      </w:del>
      <w:r w:rsidRPr="003C0F7F">
        <w:rPr>
          <w:b/>
          <w:bCs/>
        </w:rPr>
        <w:t>-S1</w:t>
      </w:r>
      <w:ins w:id="968" w:author="Tanya Brown" w:date="2023-10-22T14:12:00Z">
        <w:r w:rsidR="00F365D8">
          <w:rPr>
            <w:b/>
            <w:bCs/>
          </w:rPr>
          <w:t>4</w:t>
        </w:r>
      </w:ins>
      <w:del w:id="969" w:author="Tanya Brown" w:date="2023-10-22T14:12:00Z">
        <w:r w:rsidRPr="003C0F7F" w:rsidDel="00F365D8">
          <w:rPr>
            <w:b/>
            <w:bCs/>
          </w:rPr>
          <w:delText>6</w:delText>
        </w:r>
      </w:del>
      <w:r w:rsidRPr="00FC0723">
        <w:t>).</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970" w:author="Tanya Brown" w:date="2023-10-22T14:16:00Z">
        <w:r w:rsidR="00F365D8">
          <w:rPr>
            <w:b/>
            <w:bCs/>
          </w:rPr>
          <w:t>15</w:t>
        </w:r>
      </w:ins>
      <w:del w:id="971"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972" w:author="Tanya Brown" w:date="2023-10-22T14:16:00Z">
        <w:r w:rsidR="00F365D8">
          <w:rPr>
            <w:b/>
            <w:bCs/>
          </w:rPr>
          <w:t>15</w:t>
        </w:r>
      </w:ins>
      <w:del w:id="973"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xml:space="preserve">= 0.341, p = 0.059; </w:t>
      </w:r>
      <w:r w:rsidRPr="0030451B">
        <w:rPr>
          <w:b/>
          <w:bCs/>
        </w:rPr>
        <w:t>Fig 5D</w:t>
      </w:r>
      <w:r w:rsidRPr="00FC0723">
        <w:t xml:space="preserve">).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FC0723">
        <w:lastRenderedPageBreak/>
        <w:t>(</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974" w:author="Tanya Brown" w:date="2023-10-22T14:18:00Z">
        <w:r w:rsidR="000645BA">
          <w:rPr>
            <w:b/>
            <w:bCs/>
          </w:rPr>
          <w:t>6</w:t>
        </w:r>
      </w:ins>
      <w:del w:id="975"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976" w:name="_ip5hrzaifvy1" w:colFirst="0" w:colLast="0"/>
      <w:bookmarkEnd w:id="976"/>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24AC58AC"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8C08A7">
        <w:instrText xml:space="preserve"> ADDIN ZOTERO_ITEM CSL_CITATION {"citationID":"a1dr9hh9img","properties":{"formattedCitation":"[54]","plainCitation":"[54]","noteIndex":0},"citationItems":[{"id":1646,"uris":["http://zotero.org/groups/4751850/items/NXBWQIDA"],"itemData":{"id":1646,"type":"article-journal","abstract":"Our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95F00" w:rsidRPr="00E95F00">
        <w:t>[54]</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w:t>
      </w:r>
      <w:ins w:id="977" w:author="Microsoft Office User" w:date="2023-11-28T14:55:00Z">
        <w:r w:rsidR="00F24C80">
          <w:t>ial lineages</w:t>
        </w:r>
      </w:ins>
      <w:del w:id="978" w:author="Microsoft Office User" w:date="2023-11-28T14:55:00Z">
        <w:r w:rsidRPr="00FC0723" w:rsidDel="00F24C80">
          <w:delText>es</w:delText>
        </w:r>
      </w:del>
      <w:r w:rsidR="00785BA8">
        <w:t xml:space="preserve"> </w:t>
      </w:r>
      <w:r w:rsidR="00785BA8">
        <w:fldChar w:fldCharType="begin"/>
      </w:r>
      <w:r w:rsidR="008C08A7">
        <w:instrText xml:space="preserve"> ADDIN ZOTERO_ITEM CSL_CITATION {"citationID":"lgzdFPzn","properties":{"formattedCitation":"[54]","plainCitation":"[54]","noteIndex":0},"citationItems":[{"id":1646,"uris":["http://zotero.org/groups/4751850/items/NXBWQIDA"],"itemData":{"id":1646,"type":"article-journal","abstract":"Our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95F00" w:rsidRPr="00E95F00">
        <w:t>[54]</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del w:id="979" w:author="Tanya Brown" w:date="2023-11-27T14:28:00Z">
        <w:r w:rsidR="00785BA8" w:rsidDel="0051644B">
          <w:delText xml:space="preserve"> </w:delText>
        </w:r>
        <w:r w:rsidR="00785BA8" w:rsidDel="0051644B">
          <w:fldChar w:fldCharType="begin"/>
        </w:r>
        <w:r w:rsidR="00056C45" w:rsidDel="0051644B">
          <w:del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785BA8" w:rsidDel="0051644B">
          <w:fldChar w:fldCharType="separate"/>
        </w:r>
        <w:r w:rsidR="00785BA8" w:rsidRPr="00785BA8" w:rsidDel="0051644B">
          <w:delText>[4]</w:delText>
        </w:r>
        <w:r w:rsidR="00785BA8" w:rsidDel="0051644B">
          <w:fldChar w:fldCharType="end"/>
        </w:r>
      </w:del>
      <w:r w:rsidR="00785BA8">
        <w:t xml:space="preserve"> </w:t>
      </w:r>
      <w:r w:rsidR="00785BA8">
        <w:fldChar w:fldCharType="begin"/>
      </w:r>
      <w:r w:rsidR="008C08A7">
        <w:instrText xml:space="preserve"> ADDIN ZOTERO_ITEM CSL_CITATION {"citationID":"a1u5q6pgsnp","properties":{"formattedCitation":"[4,55\\uc0\\u8211{}57]","plainCitation":"[4,55–57]","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R."}],"issued":{"date-parts":[["2018",11,22]]}}},{"id":1641,"uris":["http://zotero.org/groups/4751850/items/37VXJG2W"],"itemData":{"id":1641,"type":"article-journal","container-title":"Msystems","ISSN":"2379-5077","issue":"5","journalAbbreviation":"Msystems","note":"publisher: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Wegener"}],"issued":{"date-parts":[["2018"]]}}},{"id":890,"uris":["http://zotero.org/groups/2769688/items/AAPYI8U3"],"itemData":{"id":890,"type":"article-journal","abstract":"Phylosymbiosis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R."}],"issued":{"date-parts":[["2016",11,18]]}}},{"id":1224,"uris":["http://zotero.org/groups/2769688/items/Q38T6XZY"],"itemData":{"id":1224,"type":"article-journal","abstract":"Microbiome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J","language":"en","license":"2020 The Author(s), under exclusive licence to International Society for Microbial Ecology","note":"number: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51644B" w:rsidRPr="0051644B">
        <w:t>[4,55–57]</w:t>
      </w:r>
      <w:r w:rsidR="00785BA8">
        <w:fldChar w:fldCharType="end"/>
      </w:r>
      <w:r w:rsidRPr="00FC0723">
        <w:t xml:space="preserve">), </w:t>
      </w:r>
      <w:del w:id="980" w:author="Tanya Brown" w:date="2023-11-27T13:54:00Z">
        <w:r w:rsidRPr="00FC0723" w:rsidDel="001149A3">
          <w:delText xml:space="preserve"> </w:delText>
        </w:r>
      </w:del>
      <w:r w:rsidRPr="00FC0723">
        <w:t>excepting important deviations from this trend such as those driven by the evolution of specialized diets</w:t>
      </w:r>
      <w:r w:rsidR="004206C7">
        <w:t xml:space="preserve"> </w:t>
      </w:r>
      <w:r w:rsidR="004206C7">
        <w:fldChar w:fldCharType="begin"/>
      </w:r>
      <w:r w:rsidR="008C08A7">
        <w:instrText xml:space="preserve"> ADDIN ZOTERO_ITEM CSL_CITATION {"citationID":"asfehlpbj6","properties":{"formattedCitation":"[58,59]","plainCitation":"[58,59]","noteIndex":0},"citationItems":[{"id":1658,"uris":["http://zotero.org/groups/4751850/items/TGNAE3JZ"],"itemData":{"id":1658,"type":"article-journal","abstract":"Mammals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Jin"},{"family":"González","given":"Antonio"},{"family":"Knight","given":"Rob"}],"issued":{"date-parts":[["2014",3]]}}},{"id":1660,"uris":["http://zotero.org/groups/4751850/items/D79TSQHM"],"itemData":{"id":1660,"type":"article-journal","abstract":"Animal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51644B" w:rsidRPr="0051644B">
        <w:t>[58,59]</w:t>
      </w:r>
      <w:r w:rsidR="004206C7">
        <w:fldChar w:fldCharType="end"/>
      </w:r>
      <w:del w:id="981" w:author="Tanya Brown" w:date="2023-11-27T14:47:00Z">
        <w:r w:rsidR="004206C7" w:rsidDel="00E95F00">
          <w:delText xml:space="preserve"> </w:delText>
        </w:r>
      </w:del>
      <w:r w:rsidR="004206C7">
        <w:t xml:space="preserve"> </w:t>
      </w:r>
      <w:r w:rsidRPr="00FC0723">
        <w:t>or flight</w:t>
      </w:r>
      <w:r w:rsidR="004206C7">
        <w:t xml:space="preserve"> </w:t>
      </w:r>
      <w:r w:rsidR="004206C7">
        <w:fldChar w:fldCharType="begin"/>
      </w:r>
      <w:r w:rsidR="008C08A7">
        <w:instrText xml:space="preserve"> ADDIN ZOTERO_ITEM CSL_CITATION {"citationID":"aacc4f6eqd","properties":{"formattedCitation":"[24]","plainCitation":"[24]","noteIndex":0},"citationItems":[{"id":1661,"uris":["http://zotero.org/groups/4751850/items/CSHHB975"],"itemData":{"id":1661,"type":"article-journal","abstract":"Diet and host phylogeny drive the taxonomic and functional contents of the gut microbiome in mammals, yet it is unknown whether these patterns hold across all vertebrate lineages. Here, we assessed gut microbiomes from </w:instrText>
      </w:r>
      <w:r w:rsidR="008C08A7">
        <w:rPr>
          <w:rFonts w:ascii="Cambria Math" w:hAnsi="Cambria Math" w:cs="Cambria Math"/>
        </w:rPr>
        <w:instrText>∼</w:instrText>
      </w:r>
      <w:r w:rsidR="008C08A7">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42137815" w:rsidR="000C56B0" w:rsidRDefault="00367A15" w:rsidP="00406E0F">
      <w:pPr>
        <w:rPr>
          <w:ins w:id="982"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8C08A7">
        <w:instrText xml:space="preserve"> ADDIN ZOTERO_ITEM CSL_CITATION {"citationID":"a4lj5l898v","properties":{"formattedCitation":"[4]","plainCitation":"[4]","noteIndex":0},"citationItems":[{"id":1639,"uris":["http://zotero.org/groups/4751850/items/7TGZX9WX"],"itemData":{"id":1639,"type":"article-journal","abstract":"Scleractinian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and coral innate immune responses</w:t>
      </w:r>
      <w:r w:rsidR="004206C7">
        <w:t xml:space="preserve"> </w:t>
      </w:r>
      <w:r w:rsidR="004206C7">
        <w:fldChar w:fldCharType="begin"/>
      </w:r>
      <w:r w:rsidR="008C08A7">
        <w:instrText xml:space="preserve"> ADDIN ZOTERO_ITEM CSL_CITATION {"citationID":"a2dvc7ju86o","properties":{"formattedCitation":"[60,61]","plainCitation":"[60,61]","noteIndex":0},"citationItems":[{"id":1625,"uris":["http://zotero.org/groups/4751850/items/XC8YAGJA"],"itemData":{"id":1625,"type":"article-journal","container-title":"Journal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D"}],"issued":{"date-parts":[["2011"]]}}},{"id":1624,"uris":["http://zotero.org/groups/4751850/items/AIKBR3RH"],"itemData":{"id":1624,"type":"article-journal","container-title":"Proceedings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51644B" w:rsidRPr="0051644B">
        <w:t>[60,61]</w:t>
      </w:r>
      <w:r w:rsidR="004206C7">
        <w:fldChar w:fldCharType="end"/>
      </w:r>
      <w:r w:rsidR="004206C7">
        <w:t xml:space="preserve"> </w:t>
      </w:r>
      <w:r w:rsidRPr="00FC0723">
        <w:t>have long been known to vary between species</w:t>
      </w:r>
      <w:ins w:id="983" w:author="Tanya Brown" w:date="2023-10-30T16:22:00Z">
        <w:r w:rsidR="0038484F">
          <w:t xml:space="preserve">. </w:t>
        </w:r>
      </w:ins>
      <w:ins w:id="984" w:author="Tanya Brown" w:date="2023-10-30T16:23:00Z">
        <w:r w:rsidR="0038484F">
          <w:t>Indeed</w:t>
        </w:r>
      </w:ins>
      <w:ins w:id="985" w:author="Tanya Brown" w:date="2023-10-30T16:24:00Z">
        <w:r w:rsidR="0038484F">
          <w:t>,</w:t>
        </w:r>
      </w:ins>
      <w:ins w:id="986" w:author="Tanya Brown" w:date="2023-10-30T16:23:00Z">
        <w:r w:rsidR="0038484F">
          <w:t xml:space="preserve"> </w:t>
        </w:r>
      </w:ins>
      <w:ins w:id="987" w:author="Tanya Brown" w:date="2023-10-30T16:22:00Z">
        <w:r w:rsidR="0038484F">
          <w:t>gene</w:t>
        </w:r>
      </w:ins>
      <w:ins w:id="988" w:author="Tanya Brown" w:date="2023-10-30T16:33:00Z">
        <w:r w:rsidR="003A087C">
          <w:t xml:space="preserve"> expression</w:t>
        </w:r>
      </w:ins>
      <w:ins w:id="989" w:author="Tanya Brown" w:date="2023-10-30T16:34:00Z">
        <w:r w:rsidR="003A087C">
          <w:t xml:space="preserve"> of TLR and other innate immune genes</w:t>
        </w:r>
      </w:ins>
      <w:ins w:id="990" w:author="Tanya Brown" w:date="2023-10-30T16:22:00Z">
        <w:r w:rsidR="0038484F">
          <w:t xml:space="preserve"> </w:t>
        </w:r>
      </w:ins>
      <w:ins w:id="991" w:author="Tanya Brown" w:date="2023-10-30T16:35:00Z">
        <w:r w:rsidR="003A087C">
          <w:t>is</w:t>
        </w:r>
      </w:ins>
      <w:ins w:id="992" w:author="Tanya Brown" w:date="2023-10-30T16:22:00Z">
        <w:r w:rsidR="0038484F">
          <w:t xml:space="preserve"> among the fastest </w:t>
        </w:r>
      </w:ins>
      <w:ins w:id="993" w:author="Tanya Brown" w:date="2023-10-30T16:23:00Z">
        <w:r w:rsidR="0038484F">
          <w:t xml:space="preserve">evolving in coral </w:t>
        </w:r>
      </w:ins>
      <w:ins w:id="994" w:author="Tanya Brown" w:date="2023-10-30T16:33:00Z">
        <w:r w:rsidR="003A087C">
          <w:t>transcriptomes</w:t>
        </w:r>
      </w:ins>
      <w:ins w:id="995" w:author="Tanya Brown" w:date="2023-10-30T16:18:00Z">
        <w:r w:rsidR="006301BE">
          <w:t xml:space="preserve"> </w:t>
        </w:r>
      </w:ins>
      <w:r w:rsidR="006301BE">
        <w:fldChar w:fldCharType="begin"/>
      </w:r>
      <w:r w:rsidR="008C08A7">
        <w:instrText xml:space="preserve"> ADDIN ZOTERO_ITEM CSL_CITATION {"citationID":"a2qh7s4pco","properties":{"formattedCitation":"[62]","plainCitation":"[62]","noteIndex":0},"citationItems":[{"id":1904,"uris":["http://zotero.org/groups/4751850/items/E4SXPZY4"],"itemData":{"id":1904,"type":"article-journal","container-title":"Molecular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51644B" w:rsidRPr="0051644B">
        <w:t>[62]</w:t>
      </w:r>
      <w:r w:rsidR="006301BE">
        <w:fldChar w:fldCharType="end"/>
      </w:r>
      <w:r w:rsidRPr="00FC0723">
        <w:t xml:space="preserve">. Within coral populations, there is evidence that variation in immune activity between coral fragments correlates with their </w:t>
      </w:r>
      <w:r w:rsidRPr="00FC0723">
        <w:lastRenderedPageBreak/>
        <w:t xml:space="preserve">microbiome structure. For example, in </w:t>
      </w:r>
      <w:r w:rsidRPr="00FC0723">
        <w:rPr>
          <w:i/>
        </w:rPr>
        <w:t>Montipora capitata</w:t>
      </w:r>
      <w:r w:rsidRPr="00FC0723">
        <w:t>, increases in phenoloxidase activity correlated with decreased microbiome richness</w:t>
      </w:r>
      <w:ins w:id="996" w:author="Tanya Brown" w:date="2023-11-27T14:47:00Z">
        <w:r w:rsidR="006554A6">
          <w:t xml:space="preserve"> </w:t>
        </w:r>
      </w:ins>
      <w:r w:rsidR="004206C7">
        <w:fldChar w:fldCharType="begin"/>
      </w:r>
      <w:r w:rsidR="008C08A7">
        <w:instrText xml:space="preserve"> ADDIN ZOTERO_ITEM CSL_CITATION {"citationID":"a1fqi5bh5qo","properties":{"formattedCitation":"[63]","plainCitation":"[63]","noteIndex":0},"citationItems":[{"id":1633,"uris":["http://zotero.org/groups/4751850/items/39QKGCFF"],"itemData":{"id":1633,"type":"article-journal","abstract":"Abstract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51644B" w:rsidRPr="0051644B">
        <w:t>[63]</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3B79860C"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8C08A7">
        <w:instrText xml:space="preserve"> ADDIN ZOTERO_ITEM CSL_CITATION {"citationID":"alt83pt9db","properties":{"formattedCitation":"[37]","plainCitation":"[37]","noteIndex":0},"citationItems":[{"id":1552,"uris":["http://zotero.org/groups/4751850/items/7REVQ4JZ"],"itemData":{"id":1552,"type":"article-journal","abstract":"The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8C08A7">
        <w:t>[37]</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6658C73C" w:rsidR="00A141D2" w:rsidRDefault="00367A15" w:rsidP="00406E0F">
      <w:r w:rsidRPr="00FC0723">
        <w:t xml:space="preserve">We find a relationship between microbiome β-diversity and the copy number of TIR-containing innate immune genes. </w:t>
      </w:r>
      <w:del w:id="997"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 xml:space="preserve">Our findings </w:t>
      </w:r>
      <w:del w:id="998" w:author="Microsoft Office User" w:date="2023-11-28T15:03:00Z">
        <w:r w:rsidRPr="00FC0723" w:rsidDel="00F24C80">
          <w:delText xml:space="preserve">extend these observations to coral microbiomes, and </w:delText>
        </w:r>
      </w:del>
      <w:r w:rsidRPr="00FC0723">
        <w:t>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6B5A6868"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ins w:id="999" w:author="Tanya Brown" w:date="2023-11-27T14:48:00Z">
        <w:r w:rsidR="006554A6">
          <w:t xml:space="preserve"> </w:t>
        </w:r>
      </w:ins>
      <w:r w:rsidR="005F13B6">
        <w:fldChar w:fldCharType="begin"/>
      </w:r>
      <w:r w:rsidR="008C08A7">
        <w:instrText xml:space="preserve"> ADDIN ZOTERO_ITEM CSL_CITATION {"citationID":"a1jr0fq2i9k","properties":{"formattedCitation":"[64]","plainCitation":"[64]","noteIndex":0},"citationItems":[{"id":1626,"uris":["http://zotero.org/groups/4751850/items/JRLVWWBF"],"itemData":{"id":1626,"type":"article-journal","container-title":"Frontiers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51644B" w:rsidRPr="0051644B">
        <w:t>[64]</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8C08A7">
        <w:instrText xml:space="preserve"> ADDIN ZOTERO_ITEM CSL_CITATION {"citationID":"a20b8afvbfl","properties":{"formattedCitation":"[4]","plainCitation":"[4]","noteIndex":0},"citationItems":[{"id":1639,"uris":["http://zotero.org/groups/4751850/items/7TGZX9WX"],"itemData":{"id":1639,"type":"article-journal","abstract":"Scleractinian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8C08A7">
        <w:instrText xml:space="preserve"> ADDIN ZOTERO_ITEM CSL_CITATION {"citationID":"XxWnnHi0","properties":{"formattedCitation":"[4]","plainCitation":"[4]","noteIndex":0},"citationItems":[{"id":1639,"uris":["http://zotero.org/groups/4751850/items/7TGZX9WX"],"itemData":{"id":1639,"type":"article-journal","abstract":"Scleractinian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6A66A37F"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ins w:id="1000" w:author="Tanya Brown" w:date="2023-11-27T14:49:00Z">
        <w:r w:rsidR="006554A6">
          <w:t xml:space="preserve"> </w:t>
        </w:r>
      </w:ins>
      <w:r w:rsidR="005F13B6">
        <w:fldChar w:fldCharType="begin"/>
      </w:r>
      <w:r w:rsidR="008C08A7">
        <w:instrText xml:space="preserve"> ADDIN ZOTERO_ITEM CSL_CITATION {"citationID":"a1v02rfjh9f","properties":{"formattedCitation":"[65]","plainCitation":"[65]","noteIndex":0},"citationItems":[{"id":1538,"uris":["http://zotero.org/groups/2769688/items/BLSHBTEC"],"itemData":{"id":1538,"type":"article-journal","abstract":"Stony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51644B" w:rsidRPr="0051644B">
        <w:t>[65]</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ins w:id="1001" w:author="Tanya Brown" w:date="2023-11-27T14:49:00Z">
        <w:r w:rsidR="006554A6">
          <w:t xml:space="preserve"> </w:t>
        </w:r>
      </w:ins>
      <w:r w:rsidR="00F30F9D">
        <w:fldChar w:fldCharType="begin"/>
      </w:r>
      <w:r w:rsidR="008C08A7">
        <w:instrText xml:space="preserve"> ADDIN ZOTERO_ITEM CSL_CITATION {"citationID":"ALmfQtEq","properties":{"formattedCitation":"[66]","plainCitation":"[66]","noteIndex":0},"citationItems":[{"id":1870,"uris":["http://zotero.org/groups/4751850/items/3CM4LTVW"],"itemData":{"id":1870,"type":"article-journal","abstract":"Melanin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51644B" w:rsidRPr="0051644B">
        <w:t>[66]</w:t>
      </w:r>
      <w:r w:rsidR="00F30F9D">
        <w:fldChar w:fldCharType="end"/>
      </w:r>
      <w:ins w:id="1002" w:author="Microsoft Office User" w:date="2023-11-28T15:04:00Z">
        <w:r w:rsidR="00F24C80">
          <w:t>.</w:t>
        </w:r>
      </w:ins>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4200C38B" w:rsidR="000C56B0" w:rsidRDefault="00367A15" w:rsidP="00406E0F">
      <w:r w:rsidRPr="00FC0723">
        <w:lastRenderedPageBreak/>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8C08A7">
        <w:instrText xml:space="preserve"> ADDIN ZOTERO_ITEM CSL_CITATION {"citationID":"ad4sjjs2q0","properties":{"formattedCitation":"[67]","plainCitation":"[67]","noteIndex":0},"citationItems":[{"id":1591,"uris":["http://zotero.org/groups/4751850/items/IVTMJI5C"],"itemData":{"id":1591,"type":"article-journal","container-title":"Frontiers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51644B" w:rsidRPr="0051644B">
        <w:t>[67]</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8C08A7">
        <w:instrText xml:space="preserve"> ADDIN ZOTERO_ITEM CSL_CITATION {"citationID":"ae2du0p5ol","properties":{"formattedCitation":"[68,69]","plainCitation":"[68,69]","noteIndex":0},"citationItems":[{"id":1663,"uris":["http://zotero.org/groups/4751850/items/5TXWZY64"],"itemData":{"id":1663,"type":"book","abstract":"Elton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S."}],"issued":{"date-parts":[["2020",3,10]]}}},{"id":1665,"uris":["http://zotero.org/groups/4751850/items/39XFPPPL"],"itemData":{"id":1665,"type":"article-journal","abstract":"Anthropogenic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51644B" w:rsidRPr="0051644B">
        <w:t>[68,69]</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8C08A7">
        <w:instrText xml:space="preserve"> ADDIN ZOTERO_ITEM CSL_CITATION {"citationID":"a10q6q2mhfn","properties":{"formattedCitation":"[70,71]","plainCitation":"[70,71]","noteIndex":0},"citationItems":[{"id":1628,"uris":["http://zotero.org/groups/4751850/items/LACK3GHD"],"itemData":{"id":1628,"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1627,"uris":["http://zotero.org/groups/4751850/items/5YH2UZMM"],"itemData":{"id":1627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51644B" w:rsidRPr="0051644B">
        <w:t>[70,71]</w:t>
      </w:r>
      <w:r w:rsidR="00782AA8">
        <w:fldChar w:fldCharType="end"/>
      </w:r>
      <w:r w:rsidRPr="00FC0723">
        <w:t>. Finally, the damage threshold hypothesis</w:t>
      </w:r>
      <w:r w:rsidR="00782AA8">
        <w:t xml:space="preserve"> </w:t>
      </w:r>
      <w:r w:rsidR="00782AA8">
        <w:fldChar w:fldCharType="begin"/>
      </w:r>
      <w:r w:rsidR="008C08A7">
        <w:instrText xml:space="preserve"> ADDIN ZOTERO_ITEM CSL_CITATION {"citationID":"agamomheqn","properties":{"formattedCitation":"[72]","plainCitation":"[72]","noteIndex":0},"citationItems":[{"id":1667,"uris":["http://zotero.org/groups/4751850/items/RNXQT8EJ"],"itemData":{"id":1667,"type":"article-journal","abstract":"Climate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51644B" w:rsidRPr="0051644B">
        <w:t>[72]</w:t>
      </w:r>
      <w:r w:rsidR="00782AA8">
        <w:fldChar w:fldCharType="end"/>
      </w:r>
      <w:r w:rsidR="00782AA8">
        <w:t xml:space="preserve"> </w:t>
      </w:r>
      <w:r w:rsidRPr="00FC0723">
        <w:t xml:space="preserve">proposes that corals differ in immune </w:t>
      </w:r>
      <w:ins w:id="1003" w:author="Microsoft Office User" w:date="2023-11-28T15:04:00Z">
        <w:r w:rsidR="00F24C80">
          <w:t xml:space="preserve">gene expression </w:t>
        </w:r>
      </w:ins>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lastRenderedPageBreak/>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1004" w:author="Tanya Brown" w:date="2023-10-26T16:21:00Z">
        <w:r w:rsidR="00E75C4F" w:rsidRPr="00FC0723">
          <w:t xml:space="preserve">Toll/Interleukin Repeat </w:t>
        </w:r>
        <w:r w:rsidR="00E75C4F">
          <w:t>(</w:t>
        </w:r>
      </w:ins>
      <w:r w:rsidRPr="00FC0723">
        <w:t>TIR</w:t>
      </w:r>
      <w:ins w:id="1005" w:author="Tanya Brown" w:date="2023-10-26T16:21:00Z">
        <w:r w:rsidR="00E75C4F">
          <w:t>)</w:t>
        </w:r>
      </w:ins>
      <w:r w:rsidRPr="00FC0723">
        <w:t xml:space="preserve"> domain containing elements and their associated numbers per species</w:t>
      </w:r>
      <w:ins w:id="1006"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1007" w:author="Tanya Brown" w:date="2023-10-26T16:49:00Z">
        <w:r w:rsidR="006D4AD3">
          <w:t xml:space="preserve">Counts </w:t>
        </w:r>
      </w:ins>
      <w:ins w:id="1008" w:author="Tanya Brown" w:date="2023-10-26T16:50:00Z">
        <w:r w:rsidR="006D4AD3">
          <w:t xml:space="preserve">and domain structure </w:t>
        </w:r>
      </w:ins>
      <w:ins w:id="1009" w:author="Tanya Brown" w:date="2023-10-26T16:49:00Z">
        <w:r w:rsidR="006D4AD3">
          <w:t>for each of the</w:t>
        </w:r>
      </w:ins>
      <w:ins w:id="1010" w:author="Tanya Brown" w:date="2023-10-26T16:50:00Z">
        <w:r w:rsidR="006D4AD3">
          <w:t>se genes from each coral species are found in Table S2.</w:t>
        </w:r>
      </w:ins>
    </w:p>
    <w:p w14:paraId="094F3FA9" w14:textId="77777777" w:rsidR="004F76C8" w:rsidRDefault="004F76C8" w:rsidP="0081677E"/>
    <w:p w14:paraId="6C9E38B3" w14:textId="74672EDB" w:rsidR="004F76C8" w:rsidRPr="00FC0723" w:rsidRDefault="004F76C8" w:rsidP="0081677E">
      <w:del w:id="1011" w:author="Tanya Brown" w:date="2023-11-13T10:06:00Z">
        <w:r w:rsidDel="00893EAF">
          <w:rPr>
            <w:b/>
            <w:noProof/>
          </w:rPr>
          <w:lastRenderedPageBreak/>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ins w:id="1012" w:author="Tanya Brown" w:date="2023-11-13T10:07:00Z">
        <w:r w:rsidR="00893EAF">
          <w:rPr>
            <w:noProof/>
          </w:rPr>
          <w:drawing>
            <wp:inline distT="0" distB="0" distL="0" distR="0" wp14:anchorId="357D6D16" wp14:editId="55911C1D">
              <wp:extent cx="5486400" cy="5848985"/>
              <wp:effectExtent l="0" t="0" r="0" b="0"/>
              <wp:docPr id="152737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0957" name="Picture 1527370957"/>
                      <pic:cNvPicPr/>
                    </pic:nvPicPr>
                    <pic:blipFill>
                      <a:blip r:embed="rId21">
                        <a:extLst>
                          <a:ext uri="{28A0092B-C50C-407E-A947-70E740481C1C}">
                            <a14:useLocalDpi xmlns:a14="http://schemas.microsoft.com/office/drawing/2010/main" val="0"/>
                          </a:ext>
                        </a:extLst>
                      </a:blip>
                      <a:stretch>
                        <a:fillRect/>
                      </a:stretch>
                    </pic:blipFill>
                    <pic:spPr>
                      <a:xfrm>
                        <a:off x="0" y="0"/>
                        <a:ext cx="5486400" cy="5848985"/>
                      </a:xfrm>
                      <a:prstGeom prst="rect">
                        <a:avLst/>
                      </a:prstGeom>
                    </pic:spPr>
                  </pic:pic>
                </a:graphicData>
              </a:graphic>
            </wp:inline>
          </w:drawing>
        </w:r>
      </w:ins>
    </w:p>
    <w:p w14:paraId="51240031" w14:textId="77777777" w:rsidR="000C56B0" w:rsidRPr="00FC0723" w:rsidRDefault="000C56B0">
      <w:pPr>
        <w:rPr>
          <w:b/>
        </w:rPr>
      </w:pPr>
    </w:p>
    <w:p w14:paraId="6D284784" w14:textId="027D6817" w:rsidR="000C56B0" w:rsidRDefault="00367A15" w:rsidP="0081677E">
      <w:r w:rsidRPr="00FC0723">
        <w:rPr>
          <w:b/>
        </w:rPr>
        <w:t>Fig. 2.</w:t>
      </w:r>
      <w:ins w:id="1013" w:author="Microsoft Office User" w:date="2023-11-28T15:05:00Z">
        <w:r w:rsidR="00CC4ADD">
          <w:rPr>
            <w:b/>
          </w:rPr>
          <w:t xml:space="preserve"> Coral innate immune gene repertoire correlates with m</w:t>
        </w:r>
      </w:ins>
      <w:ins w:id="1014" w:author="Microsoft Office User" w:date="2023-11-28T15:06:00Z">
        <w:r w:rsidR="00CC4ADD">
          <w:rPr>
            <w:b/>
          </w:rPr>
          <w:t>icrobiome richness.</w:t>
        </w:r>
      </w:ins>
      <w:r w:rsidRPr="00FC0723">
        <w:rPr>
          <w:b/>
        </w:rPr>
        <w:t xml:space="preserve"> </w:t>
      </w:r>
      <w:ins w:id="1015" w:author="Microsoft Office User" w:date="2023-11-28T15:06:00Z">
        <w:r w:rsidR="00CC4ADD">
          <w:rPr>
            <w:b/>
          </w:rPr>
          <w:t xml:space="preserve">The top </w:t>
        </w:r>
        <w:r w:rsidR="00CC4ADD">
          <w:t>r</w:t>
        </w:r>
      </w:ins>
      <w:del w:id="1016" w:author="Microsoft Office User" w:date="2023-11-28T15:06:00Z">
        <w:r w:rsidRPr="00FC0723" w:rsidDel="00CC4ADD">
          <w:delText>R</w:delText>
        </w:r>
      </w:del>
      <w:r w:rsidRPr="00FC0723">
        <w:t>ows show</w:t>
      </w:r>
      <w:ins w:id="1017" w:author="Microsoft Office User" w:date="2023-11-28T15:06:00Z">
        <w:r w:rsidR="00CC4ADD">
          <w:t>s</w:t>
        </w:r>
      </w:ins>
      <w:r w:rsidRPr="00FC0723">
        <w:t xml:space="preserve"> phylogenetic independent contrast </w:t>
      </w:r>
      <w:ins w:id="1018" w:author="Microsoft Office User" w:date="2023-11-28T15:06:00Z">
        <w:r w:rsidR="00CC4ADD">
          <w:t>regressions</w:t>
        </w:r>
      </w:ins>
      <w:ins w:id="1019" w:author="Microsoft Office User" w:date="2023-11-28T15:08:00Z">
        <w:r w:rsidR="00CC4ADD">
          <w:t xml:space="preserve"> </w:t>
        </w:r>
      </w:ins>
      <w:del w:id="1020" w:author="Microsoft Office User" w:date="2023-11-28T15:06:00Z">
        <w:r w:rsidRPr="00FC0723" w:rsidDel="00CC4ADD">
          <w:delText xml:space="preserve">analysis </w:delText>
        </w:r>
      </w:del>
      <w:r w:rsidRPr="00FC0723">
        <w:t>of genomic copy number of innate immune components against log microbiome richness (ln ASVs)</w:t>
      </w:r>
      <w:ins w:id="1021" w:author="Microsoft Office User" w:date="2023-11-28T15:08:00Z">
        <w:r w:rsidR="00CC4ADD">
          <w:t xml:space="preserve"> across all regions of coral anatomy</w:t>
        </w:r>
      </w:ins>
      <w:r w:rsidRPr="00FC0723">
        <w:t xml:space="preserve">, for </w:t>
      </w:r>
      <w:del w:id="1022" w:author="Microsoft Office User" w:date="2023-11-28T15:08:00Z">
        <w:r w:rsidRPr="00FC0723" w:rsidDel="00CC4ADD">
          <w:delText xml:space="preserve">all </w:delText>
        </w:r>
      </w:del>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w:t>
      </w:r>
      <w:r w:rsidRPr="00FC0723">
        <w:lastRenderedPageBreak/>
        <w:t>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1023" w:author="Tanya Brown" w:date="2023-11-27T11:55:00Z"/>
        </w:rPr>
      </w:pPr>
      <w:del w:id="1024"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1025" w:author="Tanya Brown" w:date="2023-11-13T10:08:00Z"/>
        </w:rPr>
      </w:pPr>
    </w:p>
    <w:p w14:paraId="15C006C9" w14:textId="01C76745" w:rsidR="00893EAF" w:rsidRPr="00FC0723" w:rsidRDefault="00893EAF">
      <w:ins w:id="1026" w:author="Tanya Brown" w:date="2023-11-13T10:09:00Z">
        <w:r>
          <w:rPr>
            <w:noProof/>
          </w:rPr>
          <w:drawing>
            <wp:inline distT="0" distB="0" distL="0" distR="0" wp14:anchorId="59D162A9" wp14:editId="719D2D9F">
              <wp:extent cx="5486400" cy="3498850"/>
              <wp:effectExtent l="0" t="0" r="0" b="6350"/>
              <wp:docPr id="2130770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70576" name="Picture 2130770576"/>
                      <pic:cNvPicPr/>
                    </pic:nvPicPr>
                    <pic:blipFill>
                      <a:blip r:embed="rId23">
                        <a:extLst>
                          <a:ext uri="{28A0092B-C50C-407E-A947-70E740481C1C}">
                            <a14:useLocalDpi xmlns:a14="http://schemas.microsoft.com/office/drawing/2010/main" val="0"/>
                          </a:ext>
                        </a:extLst>
                      </a:blip>
                      <a:stretch>
                        <a:fillRect/>
                      </a:stretch>
                    </pic:blipFill>
                    <pic:spPr>
                      <a:xfrm>
                        <a:off x="0" y="0"/>
                        <a:ext cx="5486400" cy="3498850"/>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449B31C4" w:rsidR="000C56B0" w:rsidRDefault="004F76C8">
      <w:pPr>
        <w:rPr>
          <w:ins w:id="1027" w:author="Tanya Brown" w:date="2023-11-27T14:53:00Z"/>
        </w:rPr>
      </w:pPr>
      <w:del w:id="1028" w:author="Tanya Brown" w:date="2023-11-27T14:53:00Z">
        <w:r w:rsidDel="006554A6">
          <w:rPr>
            <w:noProof/>
          </w:rPr>
          <w:drawing>
            <wp:inline distT="114300" distB="114300" distL="114300" distR="114300" wp14:anchorId="2C9FF4EA" wp14:editId="10D0F32A">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del>
    </w:p>
    <w:p w14:paraId="4E5740B5" w14:textId="531EC7D6" w:rsidR="006554A6" w:rsidRPr="00FC0723" w:rsidRDefault="006554A6">
      <w:ins w:id="1029" w:author="Tanya Brown" w:date="2023-11-27T14:53:00Z">
        <w:r>
          <w:rPr>
            <w:noProof/>
          </w:rPr>
          <w:lastRenderedPageBreak/>
          <w:drawing>
            <wp:inline distT="0" distB="0" distL="0" distR="0" wp14:anchorId="5EE550E1" wp14:editId="41BCABAE">
              <wp:extent cx="5486400" cy="5683250"/>
              <wp:effectExtent l="0" t="0" r="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337057433"/>
                      <pic:cNvPicPr/>
                    </pic:nvPicPr>
                    <pic:blipFill>
                      <a:blip r:embed="rId25">
                        <a:extLst>
                          <a:ext uri="{28A0092B-C50C-407E-A947-70E740481C1C}">
                            <a14:useLocalDpi xmlns:a14="http://schemas.microsoft.com/office/drawing/2010/main" val="0"/>
                          </a:ext>
                        </a:extLst>
                      </a:blip>
                      <a:stretch>
                        <a:fillRect/>
                      </a:stretch>
                    </pic:blipFill>
                    <pic:spPr>
                      <a:xfrm>
                        <a:off x="0" y="0"/>
                        <a:ext cx="5486400" cy="5683250"/>
                      </a:xfrm>
                      <a:prstGeom prst="rect">
                        <a:avLst/>
                      </a:prstGeom>
                    </pic:spPr>
                  </pic:pic>
                </a:graphicData>
              </a:graphic>
            </wp:inline>
          </w:drawing>
        </w:r>
      </w:ins>
    </w:p>
    <w:p w14:paraId="4D162748" w14:textId="77777777" w:rsidR="004F76C8" w:rsidRDefault="004F76C8" w:rsidP="0081677E">
      <w:pPr>
        <w:rPr>
          <w:b/>
        </w:rPr>
      </w:pPr>
    </w:p>
    <w:p w14:paraId="7A3B9F4A" w14:textId="5F758161" w:rsidR="000C56B0" w:rsidRDefault="00367A15" w:rsidP="0081677E">
      <w:r w:rsidRPr="00FC0723">
        <w:rPr>
          <w:b/>
        </w:rPr>
        <w:t>Fig. 4.</w:t>
      </w:r>
      <w:r w:rsidRPr="00FC0723">
        <w:t xml:space="preserve"> Heatmap showing microbial families significantly correlated with IL-1R and TLR copy numbers. Columns show </w:t>
      </w:r>
      <w:ins w:id="1030" w:author="Tanya Brown" w:date="2023-10-19T17:50:00Z">
        <w:del w:id="1031" w:author="Microsoft Office User" w:date="2023-10-27T14:11:00Z">
          <w:r w:rsidR="002D7370" w:rsidDel="002C5A9D">
            <w:delText xml:space="preserve">degree of </w:delText>
          </w:r>
        </w:del>
      </w:ins>
      <w:r w:rsidRPr="00FC0723">
        <w:t>correlation</w:t>
      </w:r>
      <w:ins w:id="1032" w:author="Microsoft Office User" w:date="2023-10-27T14:11:00Z">
        <w:r w:rsidR="002C5A9D">
          <w:t xml:space="preserve"> coefficients f</w:t>
        </w:r>
      </w:ins>
      <w:ins w:id="1033" w:author="Microsoft Office User" w:date="2023-10-27T14:12:00Z">
        <w:r w:rsidR="002C5A9D">
          <w:t xml:space="preserve">rom </w:t>
        </w:r>
      </w:ins>
      <w:ins w:id="1034" w:author="Tanya Brown" w:date="2023-11-27T14:54:00Z">
        <w:del w:id="1035" w:author="Microsoft Office User" w:date="2023-11-28T15:11:00Z">
          <w:r w:rsidR="006554A6" w:rsidDel="00CC4ADD">
            <w:delText xml:space="preserve">analysis by </w:delText>
          </w:r>
        </w:del>
        <w:r w:rsidR="006554A6">
          <w:t>ANCOM-BC</w:t>
        </w:r>
      </w:ins>
      <w:ins w:id="1036" w:author="Microsoft Office User" w:date="2023-11-28T15:11:00Z">
        <w:r w:rsidR="00CC4ADD">
          <w:t xml:space="preserve"> analysis comparing </w:t>
        </w:r>
      </w:ins>
      <w:ins w:id="1037" w:author="Tanya Brown" w:date="2023-11-27T14:54:00Z">
        <w:del w:id="1038" w:author="Microsoft Office User" w:date="2023-11-28T15:11:00Z">
          <w:r w:rsidR="006554A6" w:rsidDel="00CC4ADD">
            <w:delText xml:space="preserve"> </w:delText>
          </w:r>
        </w:del>
      </w:ins>
      <w:ins w:id="1039" w:author="Microsoft Office User" w:date="2023-11-28T15:10:00Z">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w:t>
        </w:r>
      </w:ins>
      <w:ins w:id="1040" w:author="Microsoft Office User" w:date="2023-11-28T15:11:00Z">
        <w:r w:rsidR="00CC4ADD">
          <w:t xml:space="preserve">All associations shown were </w:t>
        </w:r>
      </w:ins>
      <w:ins w:id="1041" w:author="Microsoft Office User" w:date="2023-11-28T15:09:00Z">
        <w:r w:rsidR="00CC4ADD">
          <w:t xml:space="preserve">confirmed by </w:t>
        </w:r>
      </w:ins>
      <w:ins w:id="1042" w:author="Tanya Brown" w:date="2023-11-27T14:54:00Z">
        <w:del w:id="1043" w:author="Microsoft Office User" w:date="2023-11-28T15:09:00Z">
          <w:r w:rsidR="006554A6" w:rsidDel="00CC4ADD">
            <w:delText xml:space="preserve">with only microbes </w:delText>
          </w:r>
        </w:del>
      </w:ins>
      <w:ins w:id="1044" w:author="Tanya Brown" w:date="2023-11-27T14:55:00Z">
        <w:del w:id="1045" w:author="Microsoft Office User" w:date="2023-11-28T15:09:00Z">
          <w:r w:rsidR="006554A6" w:rsidDel="00CC4ADD">
            <w:delText xml:space="preserve">shown that also depicted significant </w:delText>
          </w:r>
        </w:del>
      </w:ins>
      <w:ins w:id="1046" w:author="Microsoft Office User" w:date="2023-10-27T14:11:00Z">
        <w:r w:rsidR="002C5A9D">
          <w:t>phylogenetic independent contrasts</w:t>
        </w:r>
      </w:ins>
      <w:del w:id="1047" w:author="Microsoft Office User" w:date="2023-10-27T14:11:00Z">
        <w:r w:rsidRPr="00FC0723" w:rsidDel="002C5A9D">
          <w:delText>s</w:delText>
        </w:r>
      </w:del>
      <w:r w:rsidRPr="00FC0723">
        <w:t xml:space="preserve"> </w:t>
      </w:r>
      <w:ins w:id="1048" w:author="Microsoft Office User" w:date="2023-10-27T14:12:00Z">
        <w:r w:rsidR="002C5A9D">
          <w:t>analysis</w:t>
        </w:r>
      </w:ins>
      <w:ins w:id="1049" w:author="Microsoft Office User" w:date="2023-11-28T15:11:00Z">
        <w:r w:rsidR="00CC4ADD">
          <w:t>.</w:t>
        </w:r>
      </w:ins>
      <w:ins w:id="1050" w:author="Microsoft Office User" w:date="2023-10-27T14:12:00Z">
        <w:r w:rsidR="002C5A9D">
          <w:t xml:space="preserve"> </w:t>
        </w:r>
      </w:ins>
      <w:del w:id="1051" w:author="Microsoft Office User" w:date="2023-10-27T14:12:00Z">
        <w:r w:rsidRPr="00FC0723" w:rsidDel="002C5A9D">
          <w:delText xml:space="preserve">between </w:delText>
        </w:r>
      </w:del>
      <w:del w:id="1052" w:author="Microsoft Office User" w:date="2023-11-28T15:10:00Z">
        <w:r w:rsidRPr="00FC0723" w:rsidDel="00CC4ADD">
          <w:delText>the relative abundance of microbial families a</w:delText>
        </w:r>
      </w:del>
      <w:del w:id="1053" w:author="Microsoft Office User" w:date="2023-10-27T14:12:00Z">
        <w:r w:rsidRPr="00FC0723" w:rsidDel="002C5A9D">
          <w:delText xml:space="preserve">nd </w:delText>
        </w:r>
      </w:del>
      <w:del w:id="1054" w:author="Microsoft Office User" w:date="2023-11-28T15:10:00Z">
        <w:r w:rsidRPr="00FC0723" w:rsidDel="00CC4ADD">
          <w:delText>IL-1R and TLR copy numbers in the mucus, tissue, and skeleton, respectively.</w:delText>
        </w:r>
      </w:del>
      <w:ins w:id="1055" w:author="Tanya Brown" w:date="2023-10-19T17:51:00Z">
        <w:del w:id="1056" w:author="Microsoft Office User" w:date="2023-11-28T15:10:00Z">
          <w:r w:rsidR="002D7370" w:rsidDel="00CC4ADD">
            <w:delText xml:space="preserve"> </w:delText>
          </w:r>
        </w:del>
        <w:r w:rsidR="002D7370">
          <w:t xml:space="preserve">Red colors indicate a positive correlation </w:t>
        </w:r>
      </w:ins>
      <w:ins w:id="1057" w:author="Microsoft Office User" w:date="2023-11-28T15:12:00Z">
        <w:r w:rsidR="00CC4ADD">
          <w:t>between IL-1R and TLR copy number and the relative abundance of that microbial family</w:t>
        </w:r>
        <w:r w:rsidR="00CC4ADD">
          <w:t xml:space="preserve">, </w:t>
        </w:r>
      </w:ins>
      <w:ins w:id="1058" w:author="Tanya Brown" w:date="2023-10-19T17:51:00Z">
        <w:r w:rsidR="002D7370">
          <w:t>w</w:t>
        </w:r>
      </w:ins>
      <w:ins w:id="1059" w:author="Microsoft Office User" w:date="2023-10-27T14:10:00Z">
        <w:r w:rsidR="002C5A9D">
          <w:t>h</w:t>
        </w:r>
      </w:ins>
      <w:ins w:id="1060" w:author="Tanya Brown" w:date="2023-10-19T17:51:00Z">
        <w:r w:rsidR="002D7370">
          <w:t xml:space="preserve">ile blue </w:t>
        </w:r>
      </w:ins>
      <w:ins w:id="1061" w:author="Microsoft Office User" w:date="2023-11-28T15:12:00Z">
        <w:r w:rsidR="00CC4ADD">
          <w:t xml:space="preserve">colors </w:t>
        </w:r>
      </w:ins>
      <w:ins w:id="1062" w:author="Tanya Brown" w:date="2023-10-19T17:51:00Z">
        <w:r w:rsidR="002D7370">
          <w:t>indicates a negativ</w:t>
        </w:r>
      </w:ins>
      <w:ins w:id="1063" w:author="Tanya Brown" w:date="2023-10-19T17:52:00Z">
        <w:r w:rsidR="002D7370">
          <w:t>e correlation</w:t>
        </w:r>
        <w:del w:id="1064" w:author="Microsoft Office User" w:date="2023-11-28T15:11:00Z">
          <w:r w:rsidR="002D7370" w:rsidDel="00CC4ADD">
            <w:delText xml:space="preserve"> between </w:delText>
          </w:r>
        </w:del>
        <w:del w:id="1065" w:author="Microsoft Office User" w:date="2023-10-27T14:11:00Z">
          <w:r w:rsidR="002D7370" w:rsidDel="002C5A9D">
            <w:delText xml:space="preserve">microbial families and </w:delText>
          </w:r>
        </w:del>
        <w:del w:id="1066" w:author="Microsoft Office User" w:date="2023-11-28T15:11:00Z">
          <w:r w:rsidR="002D7370" w:rsidDel="00CC4ADD">
            <w:delText>IL-1R and TLR copy number</w:delText>
          </w:r>
        </w:del>
        <w:r w:rsidR="002D7370">
          <w: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1067" w:author="Microsoft Office User" w:date="2023-09-11T13:24:00Z">
        <w:r>
          <w:rPr>
            <w:b/>
            <w:color w:val="000000"/>
            <w:sz w:val="26"/>
            <w:szCs w:val="26"/>
          </w:rPr>
          <w:lastRenderedPageBreak/>
          <w:t xml:space="preserve">NEW </w:t>
        </w:r>
      </w:ins>
      <w:r w:rsidR="00F30F9D">
        <w:rPr>
          <w:b/>
          <w:color w:val="000000"/>
          <w:sz w:val="26"/>
          <w:szCs w:val="26"/>
        </w:rPr>
        <w:t>References</w:t>
      </w:r>
    </w:p>
    <w:p w14:paraId="1B968E06" w14:textId="77777777" w:rsidR="008C08A7" w:rsidRPr="008C08A7" w:rsidRDefault="00F30F9D" w:rsidP="008C08A7">
      <w:pPr>
        <w:pStyle w:val="Bibliography"/>
      </w:pPr>
      <w:r>
        <w:rPr>
          <w:bCs/>
          <w:color w:val="000000"/>
          <w:sz w:val="26"/>
          <w:szCs w:val="26"/>
        </w:rPr>
        <w:fldChar w:fldCharType="begin"/>
      </w:r>
      <w:r w:rsidR="008C08A7">
        <w:rPr>
          <w:bCs/>
          <w:color w:val="000000"/>
          <w:sz w:val="26"/>
          <w:szCs w:val="26"/>
        </w:rPr>
        <w:instrText xml:space="preserve"> ADDIN ZOTERO_BIBL {"uncited":[],"omitted":[],"custom":[]} CSL_BIBLIOGRAPHY </w:instrText>
      </w:r>
      <w:r>
        <w:rPr>
          <w:bCs/>
          <w:color w:val="000000"/>
          <w:sz w:val="26"/>
          <w:szCs w:val="26"/>
        </w:rPr>
        <w:fldChar w:fldCharType="separate"/>
      </w:r>
      <w:r w:rsidR="008C08A7" w:rsidRPr="008C08A7">
        <w:t>1. Hoeksema, BW, Cairns S. World List of Scleractinia. [Internet]. Available from: https://www.marinespecies.org/scleractinia</w:t>
      </w:r>
    </w:p>
    <w:p w14:paraId="79D33678" w14:textId="77777777" w:rsidR="008C08A7" w:rsidRPr="008C08A7" w:rsidRDefault="008C08A7" w:rsidP="008C08A7">
      <w:pPr>
        <w:pStyle w:val="Bibliography"/>
      </w:pPr>
      <w:r w:rsidRPr="008C08A7">
        <w:t xml:space="preserve">2. Rohwer F, Seguritan V, Azam F, Knowlton N. Diversity and distribution of coral-associated bacteria. Mar Ecol Prog Ser. 2002;243:1–10. </w:t>
      </w:r>
    </w:p>
    <w:p w14:paraId="36DDA5EF" w14:textId="77777777" w:rsidR="008C08A7" w:rsidRPr="008C08A7" w:rsidRDefault="008C08A7" w:rsidP="008C08A7">
      <w:pPr>
        <w:pStyle w:val="Bibliography"/>
      </w:pPr>
      <w:r w:rsidRPr="008C08A7">
        <w:t xml:space="preserve">3. Ricci F, Tandon K, Black JR, Lê Cao K-A, Blackall LL, Verbruggen H. Host Traits and Phylogeny Contribute to Shaping Coral-Bacterial Symbioses. Msystems. 2022;7:e00044-22. </w:t>
      </w:r>
    </w:p>
    <w:p w14:paraId="7033A3E7" w14:textId="77777777" w:rsidR="008C08A7" w:rsidRPr="008C08A7" w:rsidRDefault="008C08A7" w:rsidP="008C08A7">
      <w:pPr>
        <w:pStyle w:val="Bibliography"/>
      </w:pPr>
      <w:r w:rsidRPr="008C08A7">
        <w:t xml:space="preserve">4. Pollock FJ, McMinds R, Smith S, Bourne DG, Willis BL, Medina M, et al. Coral-associated bacteria demonstrate phylosymbiosis and cophylogeny. Nat Commun. 2018;9:4921. </w:t>
      </w:r>
    </w:p>
    <w:p w14:paraId="0823CC35" w14:textId="77777777" w:rsidR="008C08A7" w:rsidRPr="008C08A7" w:rsidRDefault="008C08A7" w:rsidP="008C08A7">
      <w:pPr>
        <w:pStyle w:val="Bibliography"/>
      </w:pPr>
      <w:r w:rsidRPr="008C08A7">
        <w:t xml:space="preserve">5. Hernandez-Agreda A, Leggat W, Bongaerts P, Herrera C, Ainsworth TD. Rethinking the coral microbiome: simplicity exists within a diverse microbial biosphere. MBio. 2018;9:e00812-18. </w:t>
      </w:r>
    </w:p>
    <w:p w14:paraId="605DC752" w14:textId="77777777" w:rsidR="008C08A7" w:rsidRPr="008C08A7" w:rsidRDefault="008C08A7" w:rsidP="008C08A7">
      <w:pPr>
        <w:pStyle w:val="Bibliography"/>
      </w:pPr>
      <w:r w:rsidRPr="008C08A7">
        <w:t xml:space="preserve">6. Littman RA, Willis BL, Pfeffer C, Bourne DG. Diversities of coral-associated bacteria differ with location, but not species, for three acroporid corals on the Great Barrier Reef. FEMS Microbiol Ecol. 2009;68:152–63. </w:t>
      </w:r>
    </w:p>
    <w:p w14:paraId="08B48C3A" w14:textId="77777777" w:rsidR="008C08A7" w:rsidRPr="008C08A7" w:rsidRDefault="008C08A7" w:rsidP="008C08A7">
      <w:pPr>
        <w:pStyle w:val="Bibliography"/>
      </w:pPr>
      <w:r w:rsidRPr="008C08A7">
        <w:t xml:space="preserve">7. Rodriguez‐Lanetty M, Granados‐Cifuentes C, Barberan A, Bellantuono AJ, Bastidas C. Ecological Inferences from a deep screening of the C omplex B acterial C onsortia associated with the coral, P orites astreoides. Mol Ecol. 2013;22:4349–62. </w:t>
      </w:r>
    </w:p>
    <w:p w14:paraId="11745514" w14:textId="77777777" w:rsidR="008C08A7" w:rsidRPr="008C08A7" w:rsidRDefault="008C08A7" w:rsidP="008C08A7">
      <w:pPr>
        <w:pStyle w:val="Bibliography"/>
      </w:pPr>
      <w:r w:rsidRPr="008C08A7">
        <w:t xml:space="preserve">8. Pantos O, Bongaerts P, Dennis PG, Tyson GW, Hoegh-Guldberg O. Habitat-specific environmental conditions primarily control the microbiomes of the coral Seriatopora hystrix. ISME J. 2015;9:1916–27. </w:t>
      </w:r>
    </w:p>
    <w:p w14:paraId="36F0A919" w14:textId="77777777" w:rsidR="008C08A7" w:rsidRPr="008C08A7" w:rsidRDefault="008C08A7" w:rsidP="008C08A7">
      <w:pPr>
        <w:pStyle w:val="Bibliography"/>
      </w:pPr>
      <w:r w:rsidRPr="008C08A7">
        <w:t xml:space="preserve">9. Dunphy CM, Gouhier TC, Chu ND, Vollmer SV. Structure and stability of the coral microbiome in space and time. Sci Rep. 2019;9:1–13. </w:t>
      </w:r>
    </w:p>
    <w:p w14:paraId="4993ECD6" w14:textId="77777777" w:rsidR="008C08A7" w:rsidRPr="008C08A7" w:rsidRDefault="008C08A7" w:rsidP="008C08A7">
      <w:pPr>
        <w:pStyle w:val="Bibliography"/>
      </w:pPr>
      <w:r w:rsidRPr="008C08A7">
        <w:t xml:space="preserve">10. Wang L, Shantz AA, Payet JP, Sharpton TJ, Foster A, Burkepile DE, et al. Corals and their microbiomes are differentially affected by exposure to elevated nutrients and a natural thermal anomaly. Front Mar Sci. 2018;5:101. </w:t>
      </w:r>
    </w:p>
    <w:p w14:paraId="4AF1B5E4" w14:textId="77777777" w:rsidR="008C08A7" w:rsidRPr="008C08A7" w:rsidRDefault="008C08A7" w:rsidP="008C08A7">
      <w:pPr>
        <w:pStyle w:val="Bibliography"/>
      </w:pPr>
      <w:r w:rsidRPr="008C08A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35DBD81A" w14:textId="77777777" w:rsidR="008C08A7" w:rsidRPr="008C08A7" w:rsidRDefault="008C08A7" w:rsidP="008C08A7">
      <w:pPr>
        <w:pStyle w:val="Bibliography"/>
      </w:pPr>
      <w:r w:rsidRPr="008C08A7">
        <w:t xml:space="preserve">12. Ricci F, Rossetto Marcelino V, Blackall LL, Kühl M, Medina M, Verbruggen H. Beneath the surface: community assembly and functions of the coral skeleton microbiome. Microbiome. 2019;7:1–10. </w:t>
      </w:r>
    </w:p>
    <w:p w14:paraId="4DFE22FA" w14:textId="77777777" w:rsidR="008C08A7" w:rsidRPr="008C08A7" w:rsidRDefault="008C08A7" w:rsidP="008C08A7">
      <w:pPr>
        <w:pStyle w:val="Bibliography"/>
      </w:pPr>
      <w:r w:rsidRPr="008C08A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2990C03E" w14:textId="77777777" w:rsidR="008C08A7" w:rsidRPr="008C08A7" w:rsidRDefault="008C08A7" w:rsidP="008C08A7">
      <w:pPr>
        <w:pStyle w:val="Bibliography"/>
      </w:pPr>
      <w:r w:rsidRPr="008C08A7">
        <w:t xml:space="preserve">14. Fifer JE, Bui V, Berg JT, Kriefall N, Klepac C, Bentlage B, et al. Microbiome structuring within a coral colony and along a sedimentation gradient. Cell Stress Response Physiol Adapt Corals Subj Environ Stress Pollut. 2022; </w:t>
      </w:r>
    </w:p>
    <w:p w14:paraId="312BC1D2" w14:textId="77777777" w:rsidR="008C08A7" w:rsidRPr="008C08A7" w:rsidRDefault="008C08A7" w:rsidP="008C08A7">
      <w:pPr>
        <w:pStyle w:val="Bibliography"/>
      </w:pPr>
      <w:r w:rsidRPr="008C08A7">
        <w:t xml:space="preserve">15. Marchioro GM, Glasl B, Engelen AH, Serrão EA, Bourne DG, Webster NS, et al. Microbiome dynamics in the tissue and mucus of acroporid corals differ in relation to host and environmental parameters. PeerJ. 2020;8:e9644. </w:t>
      </w:r>
    </w:p>
    <w:p w14:paraId="76B77113" w14:textId="77777777" w:rsidR="008C08A7" w:rsidRPr="008C08A7" w:rsidRDefault="008C08A7" w:rsidP="008C08A7">
      <w:pPr>
        <w:pStyle w:val="Bibliography"/>
      </w:pPr>
      <w:r w:rsidRPr="008C08A7">
        <w:t xml:space="preserve">16. Zaneveld JR, Burkepile DE, Shantz AA, Pritchard CE, McMinds R, Payet JP, et al. Overfishing and nutrient pollution interact with temperature to disrupt coral reefs down to microbial scales. Nat Commun. 2016;7:1–12. </w:t>
      </w:r>
    </w:p>
    <w:p w14:paraId="7679D34B" w14:textId="77777777" w:rsidR="008C08A7" w:rsidRPr="008C08A7" w:rsidRDefault="008C08A7" w:rsidP="008C08A7">
      <w:pPr>
        <w:pStyle w:val="Bibliography"/>
      </w:pPr>
      <w:r w:rsidRPr="008C08A7">
        <w:t xml:space="preserve">17. Corinaldesi C, Canensi S, Dell’Anno A, Tangherlini M, Di Capua I, Varrella S, et al. Multiple impacts of microplastics can threaten marine habitat-forming species. Commun Biol. 2021;4:1–13. </w:t>
      </w:r>
    </w:p>
    <w:p w14:paraId="3AABEBF1" w14:textId="77777777" w:rsidR="008C08A7" w:rsidRPr="008C08A7" w:rsidRDefault="008C08A7" w:rsidP="008C08A7">
      <w:pPr>
        <w:pStyle w:val="Bibliography"/>
      </w:pPr>
      <w:r w:rsidRPr="008C08A7">
        <w:t xml:space="preserve">18. Pratte ZA, Longo GO, Burns AS, Hay ME, Stewart FJ. Contact with turf algae alters the coral microbiome: contact versus systemic impacts. Coral Reefs. 2018;37:1–13. </w:t>
      </w:r>
    </w:p>
    <w:p w14:paraId="70875497" w14:textId="77777777" w:rsidR="008C08A7" w:rsidRPr="008C08A7" w:rsidRDefault="008C08A7" w:rsidP="008C08A7">
      <w:pPr>
        <w:pStyle w:val="Bibliography"/>
      </w:pPr>
      <w:r w:rsidRPr="008C08A7">
        <w:t xml:space="preserve">19. Briggs AA, Brown AL, Osenberg CW. Local versus site-level effects of algae on coral microbial communities. R Soc Open Sci. 2021;8:210035. </w:t>
      </w:r>
    </w:p>
    <w:p w14:paraId="12C50F1B" w14:textId="77777777" w:rsidR="008C08A7" w:rsidRPr="008C08A7" w:rsidRDefault="008C08A7" w:rsidP="008C08A7">
      <w:pPr>
        <w:pStyle w:val="Bibliography"/>
      </w:pPr>
      <w:r w:rsidRPr="008C08A7">
        <w:t xml:space="preserve">20. Miller N, Maneval P, Manfrino C, Frazer TK, Meyer JL. Spatial distribution of microbial communities among colonies and genotypes in nursery-reared Acropora cervicornis. PeerJ. 2020;8:e9635. </w:t>
      </w:r>
    </w:p>
    <w:p w14:paraId="2CE1482A" w14:textId="77777777" w:rsidR="008C08A7" w:rsidRPr="008C08A7" w:rsidRDefault="008C08A7" w:rsidP="008C08A7">
      <w:pPr>
        <w:pStyle w:val="Bibliography"/>
      </w:pPr>
      <w:r w:rsidRPr="008C08A7">
        <w:t xml:space="preserve">21. Palacio-Castro AM, Rosales SM, Dennison CE, Baker AC. Microbiome signatures in Acropora cervicornis are associated with genotypic resistance to elevated nutrients and heat stress. Coral Reefs. 2022;41:1389–403. </w:t>
      </w:r>
    </w:p>
    <w:p w14:paraId="599A466D" w14:textId="77777777" w:rsidR="008C08A7" w:rsidRPr="008C08A7" w:rsidRDefault="008C08A7" w:rsidP="008C08A7">
      <w:pPr>
        <w:pStyle w:val="Bibliography"/>
      </w:pPr>
      <w:r w:rsidRPr="008C08A7">
        <w:t xml:space="preserve">22. Rosales SM, Miller MW, Williams DE, Traylor-Knowles N, Young B, Serrano XM. Microbiome differences in disease-resistant vs. susceptible Acropora corals subjected to disease challenge assays. Sci Rep. 2019;9:1–11. </w:t>
      </w:r>
    </w:p>
    <w:p w14:paraId="0E8CB544" w14:textId="77777777" w:rsidR="008C08A7" w:rsidRPr="008C08A7" w:rsidRDefault="008C08A7" w:rsidP="008C08A7">
      <w:pPr>
        <w:pStyle w:val="Bibliography"/>
      </w:pPr>
      <w:r w:rsidRPr="008C08A7">
        <w:t xml:space="preserve">23. Rosado PM, Leite DCA, Duarte GAS, Chaloub RM, Jospin G, Nunes da Rocha U, et al. Marine probiotics: increasing coral resistance to bleaching through microbiome manipulation. ISME J. 2019;13:921–36. </w:t>
      </w:r>
    </w:p>
    <w:p w14:paraId="4712BA3C" w14:textId="77777777" w:rsidR="008C08A7" w:rsidRPr="008C08A7" w:rsidRDefault="008C08A7" w:rsidP="008C08A7">
      <w:pPr>
        <w:pStyle w:val="Bibliography"/>
      </w:pPr>
      <w:r w:rsidRPr="008C08A7">
        <w:t xml:space="preserve">24. Song SJ, Sanders JG, Delsuc F, Metcalf J, Amato K, Taylor MW, et al. Comparative Analyses of Vertebrate Gut Microbiomes Reveal Convergence between Birds and Bats. mBio. 2020;11:e02901-19. </w:t>
      </w:r>
    </w:p>
    <w:p w14:paraId="347F630B" w14:textId="77777777" w:rsidR="008C08A7" w:rsidRPr="008C08A7" w:rsidRDefault="008C08A7" w:rsidP="008C08A7">
      <w:pPr>
        <w:pStyle w:val="Bibliography"/>
      </w:pPr>
      <w:r w:rsidRPr="008C08A7">
        <w:t xml:space="preserve">25. Ley RE, Hamady M, Lozupone C, Turnbaugh PJ, Ramey RR, Bircher JS, et al. Evolution of mammals and their gut microbes. science. 2008;320:1647–51. </w:t>
      </w:r>
    </w:p>
    <w:p w14:paraId="16076F45" w14:textId="77777777" w:rsidR="008C08A7" w:rsidRPr="008C08A7" w:rsidRDefault="008C08A7" w:rsidP="008C08A7">
      <w:pPr>
        <w:pStyle w:val="Bibliography"/>
      </w:pPr>
      <w:r w:rsidRPr="008C08A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36446E7A" w14:textId="77777777" w:rsidR="008C08A7" w:rsidRPr="008C08A7" w:rsidRDefault="008C08A7" w:rsidP="008C08A7">
      <w:pPr>
        <w:pStyle w:val="Bibliography"/>
      </w:pPr>
      <w:r w:rsidRPr="008C08A7">
        <w:t xml:space="preserve">27. Woodhams DC, Bletz MC, Becker CG, Bender HA, Buitrago-Rosas D, Diebboll H, et al. Host-associated microbiomes are predicted by immune system complexity and climate. Genome Biol. 2020;21:1–20. </w:t>
      </w:r>
    </w:p>
    <w:p w14:paraId="7A4F11F0" w14:textId="77777777" w:rsidR="008C08A7" w:rsidRPr="008C08A7" w:rsidRDefault="008C08A7" w:rsidP="008C08A7">
      <w:pPr>
        <w:pStyle w:val="Bibliography"/>
      </w:pPr>
      <w:r w:rsidRPr="008C08A7">
        <w:t xml:space="preserve">28. Thaiss CA, Levy M, Suez J, Elinav E. The interplay between the innate immune system and the microbiota. Curr Opin Immunol. 2014;26:41–8. </w:t>
      </w:r>
    </w:p>
    <w:p w14:paraId="4670194D" w14:textId="77777777" w:rsidR="008C08A7" w:rsidRPr="008C08A7" w:rsidRDefault="008C08A7" w:rsidP="008C08A7">
      <w:pPr>
        <w:pStyle w:val="Bibliography"/>
      </w:pPr>
      <w:r w:rsidRPr="008C08A7">
        <w:t xml:space="preserve">29. Alexander M, Turnbaugh PJ. Deconstructing Mechanisms of Diet-Microbiome-Immune Interactions. Immunity. 2020;53:264–76. </w:t>
      </w:r>
    </w:p>
    <w:p w14:paraId="55877537" w14:textId="77777777" w:rsidR="008C08A7" w:rsidRPr="008C08A7" w:rsidRDefault="008C08A7" w:rsidP="008C08A7">
      <w:pPr>
        <w:pStyle w:val="Bibliography"/>
      </w:pPr>
      <w:r w:rsidRPr="008C08A7">
        <w:t xml:space="preserve">30. Fonseca JP, Lakshmanan V, Boschiero C, Mysore KS. The Pattern Recognition Receptor FLS2 Can Shape the Arabidopsis Rhizosphere Microbiome β-Diversity but Not EFR1 and CERK1. Plants. 2022;11:1323. </w:t>
      </w:r>
    </w:p>
    <w:p w14:paraId="48A89B71" w14:textId="77777777" w:rsidR="008C08A7" w:rsidRPr="008C08A7" w:rsidRDefault="008C08A7" w:rsidP="008C08A7">
      <w:pPr>
        <w:pStyle w:val="Bibliography"/>
      </w:pPr>
      <w:r w:rsidRPr="008C08A7">
        <w:t xml:space="preserve">31. Poole AZ, Weis VM. TIR-domain-containing protein repertoire of nine anthozoan species reveals coral–specific expansions and uncharacterized proteins. Dev Comp Immunol. 2014;46:480–8. </w:t>
      </w:r>
    </w:p>
    <w:p w14:paraId="07601D70" w14:textId="77777777" w:rsidR="008C08A7" w:rsidRPr="008C08A7" w:rsidRDefault="008C08A7" w:rsidP="008C08A7">
      <w:pPr>
        <w:pStyle w:val="Bibliography"/>
      </w:pPr>
      <w:r w:rsidRPr="008C08A7">
        <w:t xml:space="preserve">32. Medzhitov R, Janeway CA. Innate immunity: the virtues of a nonclonal system of recognition. Cell. 1997;91:295–8. </w:t>
      </w:r>
    </w:p>
    <w:p w14:paraId="0D560DEF" w14:textId="77777777" w:rsidR="008C08A7" w:rsidRPr="008C08A7" w:rsidRDefault="008C08A7" w:rsidP="008C08A7">
      <w:pPr>
        <w:pStyle w:val="Bibliography"/>
      </w:pPr>
      <w:r w:rsidRPr="008C08A7">
        <w:t xml:space="preserve">33. Ligoxygakis P, Pelte N, Ji C, Leclerc V, Duvic B, Belvin M, et al. A serpin mutant links Toll activation to melanization in the host defence of Drosophila. EMBO J. 2002;21:6330–7. </w:t>
      </w:r>
    </w:p>
    <w:p w14:paraId="39613ECD" w14:textId="77777777" w:rsidR="008C08A7" w:rsidRPr="008C08A7" w:rsidRDefault="008C08A7" w:rsidP="008C08A7">
      <w:pPr>
        <w:pStyle w:val="Bibliography"/>
      </w:pPr>
      <w:r w:rsidRPr="008C08A7">
        <w:t xml:space="preserve">34. van de Water JA, Ainsworth TD, Leggat W, Bourne DG, Willis BL, Van Oppen MJ. The coral immune response facilitates protection against microbes during tissue regeneration. Mol Ecol. 2015;24:3390–404. </w:t>
      </w:r>
    </w:p>
    <w:p w14:paraId="62B3020E" w14:textId="77777777" w:rsidR="008C08A7" w:rsidRPr="008C08A7" w:rsidRDefault="008C08A7" w:rsidP="008C08A7">
      <w:pPr>
        <w:pStyle w:val="Bibliography"/>
      </w:pPr>
      <w:r w:rsidRPr="008C08A7">
        <w:t xml:space="preserve">35. Nie L, Cai S-Y, Shao J-Z, Chen J. Toll-like receptors, associated biological roles, and signaling networks in non-mammals. Front Immunol. 2018;9:1523. </w:t>
      </w:r>
    </w:p>
    <w:p w14:paraId="0862CD26" w14:textId="77777777" w:rsidR="008C08A7" w:rsidRPr="008C08A7" w:rsidRDefault="008C08A7" w:rsidP="008C08A7">
      <w:pPr>
        <w:pStyle w:val="Bibliography"/>
      </w:pPr>
      <w:r w:rsidRPr="008C08A7">
        <w:t xml:space="preserve">36. O’Neill LA, Bowie AG. The family of five: TIR-domain-containing adaptors in Toll-like receptor signalling. Nat Rev Immunol. 2007;7:353–64. </w:t>
      </w:r>
    </w:p>
    <w:p w14:paraId="5164DA29" w14:textId="77777777" w:rsidR="008C08A7" w:rsidRPr="008C08A7" w:rsidRDefault="008C08A7" w:rsidP="008C08A7">
      <w:pPr>
        <w:pStyle w:val="Bibliography"/>
      </w:pPr>
      <w:r w:rsidRPr="008C08A7">
        <w:t xml:space="preserve">37. Poole AZ, Weis VM. TIR-domain-containing protein repertoire of nine anthozoan species reveals coral–specific expansions and uncharacterized proteins. Dev Comp Immunol. 2014;46:480–8. </w:t>
      </w:r>
    </w:p>
    <w:p w14:paraId="251228F1" w14:textId="77777777" w:rsidR="008C08A7" w:rsidRPr="008C08A7" w:rsidRDefault="008C08A7" w:rsidP="008C08A7">
      <w:pPr>
        <w:pStyle w:val="Bibliography"/>
      </w:pPr>
      <w:r w:rsidRPr="008C08A7">
        <w:t xml:space="preserve">38. Emery MA, Dimos BA, Mydlarz LD. Cnidarian pattern recognition receptor repertoires reflect both phylogeny and life history traits. Front Immunol. 2021;12:689463. </w:t>
      </w:r>
    </w:p>
    <w:p w14:paraId="44B97B6B" w14:textId="77777777" w:rsidR="008C08A7" w:rsidRPr="008C08A7" w:rsidRDefault="008C08A7" w:rsidP="008C08A7">
      <w:pPr>
        <w:pStyle w:val="Bibliography"/>
      </w:pPr>
      <w:r w:rsidRPr="008C08A7">
        <w:lastRenderedPageBreak/>
        <w:t xml:space="preserve">39. Thompson LR, Sanders JG, McDonald D, Amir A, Ladau J, Locey KJ, et al. A communal catalogue reveals Earth’s multiscale microbial diversity. Nature. 2017;551:457–63. </w:t>
      </w:r>
    </w:p>
    <w:p w14:paraId="1AC097DB" w14:textId="77777777" w:rsidR="008C08A7" w:rsidRPr="008C08A7" w:rsidRDefault="008C08A7" w:rsidP="008C08A7">
      <w:pPr>
        <w:pStyle w:val="Bibliography"/>
      </w:pPr>
      <w:r w:rsidRPr="008C08A7">
        <w:t xml:space="preserve">40. Parada AE, Needham DM, Fuhrman JA. Every base matters: assessing small subunit rRNA primers for marine microbiomes with mock communities, time series and global field samples. Environ Microbiol. 2016;18:1403–14. </w:t>
      </w:r>
    </w:p>
    <w:p w14:paraId="698E7A2F" w14:textId="77777777" w:rsidR="008C08A7" w:rsidRPr="008C08A7" w:rsidRDefault="008C08A7" w:rsidP="008C08A7">
      <w:pPr>
        <w:pStyle w:val="Bibliography"/>
      </w:pPr>
      <w:r w:rsidRPr="008C08A7">
        <w:t xml:space="preserve">41. Apprill A, McNally S, Parsons R, Weber L. Minor revision to V4 region SSU rRNA 806R gene primer greatly increases detection of SAR11 bacterioplankton. Aquat Microb Ecol. 2015;75:129–37. </w:t>
      </w:r>
    </w:p>
    <w:p w14:paraId="19F23DCF" w14:textId="77777777" w:rsidR="008C08A7" w:rsidRPr="008C08A7" w:rsidRDefault="008C08A7" w:rsidP="008C08A7">
      <w:pPr>
        <w:pStyle w:val="Bibliography"/>
      </w:pPr>
      <w:r w:rsidRPr="008C08A7">
        <w:t>42. Caporaso JG. EMP 16S Illumina Amplicon Protocol. 2018 [cited 2020 Jul 6]; Available from: https://www.protocols.io/view/emp-16s-illumina-amplicon-protocol-nuudeww</w:t>
      </w:r>
    </w:p>
    <w:p w14:paraId="7D39F4C7" w14:textId="77777777" w:rsidR="008C08A7" w:rsidRPr="008C08A7" w:rsidRDefault="008C08A7" w:rsidP="008C08A7">
      <w:pPr>
        <w:pStyle w:val="Bibliography"/>
      </w:pPr>
      <w:r w:rsidRPr="008C08A7">
        <w:t xml:space="preserve">43. Gonzalez A, Navas-Molina JA, Kosciolek T, McDonald D, Vázquez-Baeza Y, Ackermann G, et al. Qiita: rapid, web-enabled microbiome meta-analysis. Nat Methods. 2018;15:796–8. </w:t>
      </w:r>
    </w:p>
    <w:p w14:paraId="33707A8B" w14:textId="77777777" w:rsidR="008C08A7" w:rsidRPr="008C08A7" w:rsidRDefault="008C08A7" w:rsidP="008C08A7">
      <w:pPr>
        <w:pStyle w:val="Bibliography"/>
      </w:pPr>
      <w:r w:rsidRPr="008C08A7">
        <w:t xml:space="preserve">44. Caporaso JG, Kuczynski J, Stombaugh J, Bittinger K, Bushman FD, Costello EK, et al. QIIME allows analysis of high-throughput community sequencing data. Nat Methods. 2010;7:335–6. </w:t>
      </w:r>
    </w:p>
    <w:p w14:paraId="7D19F0E6" w14:textId="77777777" w:rsidR="008C08A7" w:rsidRPr="008C08A7" w:rsidRDefault="008C08A7" w:rsidP="008C08A7">
      <w:pPr>
        <w:pStyle w:val="Bibliography"/>
      </w:pPr>
      <w:r w:rsidRPr="008C08A7">
        <w:t xml:space="preserve">45. Amir A, McDonald D, Navas-Molina JA, Kopylova E, Morton JT, Zech Xu Z, et al. Deblur Rapidly Resolves Single-Nucleotide Community Sequence Patterns. mSystems. 2017;2:e00191-16. </w:t>
      </w:r>
    </w:p>
    <w:p w14:paraId="673B8F8E" w14:textId="77777777" w:rsidR="008C08A7" w:rsidRPr="008C08A7" w:rsidRDefault="008C08A7" w:rsidP="008C08A7">
      <w:pPr>
        <w:pStyle w:val="Bibliography"/>
      </w:pPr>
      <w:r w:rsidRPr="008C08A7">
        <w:t xml:space="preserve">46. Bolyen E, Rideout JR, Dillon MR, Bokulich NA, Abnet CC, Al-Ghalith GA, et al. Reproducible, interactive, scalable and extensible microbiome data science using QIIME 2. Nat Biotechnol. 2019;37:852–7. </w:t>
      </w:r>
    </w:p>
    <w:p w14:paraId="72FF18EB" w14:textId="77777777" w:rsidR="008C08A7" w:rsidRPr="008C08A7" w:rsidRDefault="008C08A7" w:rsidP="008C08A7">
      <w:pPr>
        <w:pStyle w:val="Bibliography"/>
      </w:pPr>
      <w:r w:rsidRPr="008C08A7">
        <w:t xml:space="preserve">47. Rognes T, Flouri T, Nichols B, Quince C, Mahé F. VSEARCH: a versatile open source tool for metagenomics. PeerJ. 2016;4:e2584. </w:t>
      </w:r>
    </w:p>
    <w:p w14:paraId="3F6BE383" w14:textId="77777777" w:rsidR="008C08A7" w:rsidRPr="008C08A7" w:rsidRDefault="008C08A7" w:rsidP="008C08A7">
      <w:pPr>
        <w:pStyle w:val="Bibliography"/>
      </w:pPr>
      <w:r w:rsidRPr="008C08A7">
        <w:t xml:space="preserve">48. Quast C, Pruesse E, Yilmaz P, Gerken J, Schweer T, Yarza P, et al. The SILVA ribosomal RNA gene database project: improved data processing and web-based tools. Nucleic Acids Res. 2013;41:D590–6. </w:t>
      </w:r>
    </w:p>
    <w:p w14:paraId="2903E10C" w14:textId="77777777" w:rsidR="008C08A7" w:rsidRPr="008C08A7" w:rsidRDefault="008C08A7" w:rsidP="008C08A7">
      <w:pPr>
        <w:pStyle w:val="Bibliography"/>
      </w:pPr>
      <w:r w:rsidRPr="008C08A7">
        <w:t xml:space="preserve">49. Bengtsson-Palme J, Hartmann M, Eriksson KM, Pal C, Thorell K, Larsson DGJ, et al. METAXA2: improved identification and taxonomic classification of small and large subunit rRNA in metagenomic data. Mol Ecol Resour. 2015;15:1403–14. </w:t>
      </w:r>
    </w:p>
    <w:p w14:paraId="14DD55A4" w14:textId="77777777" w:rsidR="008C08A7" w:rsidRPr="008C08A7" w:rsidRDefault="008C08A7" w:rsidP="008C08A7">
      <w:pPr>
        <w:pStyle w:val="Bibliography"/>
      </w:pPr>
      <w:r w:rsidRPr="008C08A7">
        <w:t>50.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0A2B249C" w14:textId="77777777" w:rsidR="008C08A7" w:rsidRPr="008C08A7" w:rsidRDefault="008C08A7" w:rsidP="008C08A7">
      <w:pPr>
        <w:pStyle w:val="Bibliography"/>
      </w:pPr>
      <w:r w:rsidRPr="008C08A7">
        <w:lastRenderedPageBreak/>
        <w:t>51. Janssen S, McDonald D, Gonzalez A, Navas-Molina JA, Jiang L, Xu ZZ, et al. Phylogenetic Placement of Exact Amplicon Sequences Improves Associations with Clinical Information. mSystems [Internet]. 2018 [cited 2021 Feb 19];3. Available from: https://msystems.asm.org/content/3/3/e00021-18</w:t>
      </w:r>
    </w:p>
    <w:p w14:paraId="342838B5" w14:textId="77777777" w:rsidR="008C08A7" w:rsidRPr="008C08A7" w:rsidRDefault="008C08A7" w:rsidP="008C08A7">
      <w:pPr>
        <w:pStyle w:val="Bibliography"/>
      </w:pPr>
      <w:r w:rsidRPr="008C08A7">
        <w:t xml:space="preserve">52. Revell LJ. phytools: an R package for phylogenetic comparative biology (and other things). Methods Ecol Evol. 2012;217–23. </w:t>
      </w:r>
    </w:p>
    <w:p w14:paraId="06144EE6" w14:textId="77777777" w:rsidR="008C08A7" w:rsidRPr="008C08A7" w:rsidRDefault="008C08A7" w:rsidP="008C08A7">
      <w:pPr>
        <w:pStyle w:val="Bibliography"/>
      </w:pPr>
      <w:r w:rsidRPr="008C08A7">
        <w:t xml:space="preserve">53. Lin H, Peddada SD. Analysis of compositions of microbiomes with bias correction. Nat Commun. 2020;11:1–11. </w:t>
      </w:r>
    </w:p>
    <w:p w14:paraId="54238A8C" w14:textId="77777777" w:rsidR="008C08A7" w:rsidRPr="008C08A7" w:rsidRDefault="008C08A7" w:rsidP="008C08A7">
      <w:pPr>
        <w:pStyle w:val="Bibliography"/>
      </w:pPr>
      <w:r w:rsidRPr="008C08A7">
        <w:t xml:space="preserve">54. Thompson LR, Sanders JG, McDonald D, Amir A, Ladau J, Locey KJ, et al. A communal catalogue reveals Earth’s multiscale microbial diversity. Nature. 2017;551:457–63. </w:t>
      </w:r>
    </w:p>
    <w:p w14:paraId="7286F127" w14:textId="77777777" w:rsidR="008C08A7" w:rsidRPr="008C08A7" w:rsidRDefault="008C08A7" w:rsidP="008C08A7">
      <w:pPr>
        <w:pStyle w:val="Bibliography"/>
      </w:pPr>
      <w:r w:rsidRPr="008C08A7">
        <w:t xml:space="preserve">55. Mazel F, Davis KM, Loudon A, Kwong WK, Groussin M, Parfrey LW. Is host filtering the main driver of phylosymbiosis across the tree of life? Msystems. 2018;3:e00097-18. </w:t>
      </w:r>
    </w:p>
    <w:p w14:paraId="3DDE4C45" w14:textId="77777777" w:rsidR="008C08A7" w:rsidRPr="008C08A7" w:rsidRDefault="008C08A7" w:rsidP="008C08A7">
      <w:pPr>
        <w:pStyle w:val="Bibliography"/>
      </w:pPr>
      <w:r w:rsidRPr="008C08A7">
        <w:t xml:space="preserve">56. Brooks AW, Kohl KD, Brucker RM, Opstal EJ van, Bordenstein SR. Phylosymbiosis: Relationships and Functional Effects of Microbial Communities across Host Evolutionary History. PLOS Biol. 2016;14:e2000225. </w:t>
      </w:r>
    </w:p>
    <w:p w14:paraId="1420CA83" w14:textId="77777777" w:rsidR="008C08A7" w:rsidRPr="008C08A7" w:rsidRDefault="008C08A7" w:rsidP="008C08A7">
      <w:pPr>
        <w:pStyle w:val="Bibliography"/>
      </w:pPr>
      <w:r w:rsidRPr="008C08A7">
        <w:t xml:space="preserve">57. O’Brien PA, Tan S, Yang C, Frade PR, Andreakis N, Smith HA, et al. Diverse coral reef invertebrates exhibit patterns of phylosymbiosis. ISME J. 2020;14:2211–22. </w:t>
      </w:r>
    </w:p>
    <w:p w14:paraId="4905B617" w14:textId="77777777" w:rsidR="008C08A7" w:rsidRPr="008C08A7" w:rsidRDefault="008C08A7" w:rsidP="008C08A7">
      <w:pPr>
        <w:pStyle w:val="Bibliography"/>
      </w:pPr>
      <w:r w:rsidRPr="008C08A7">
        <w:t xml:space="preserve">58. Delsuc F, Metcalf JL, Wegener Parfrey L, Song SJ, González A, Knight R. Convergence of gut microbiomes in myrmecophagous mammals. Mol Ecol. 2014;23:1301–17. </w:t>
      </w:r>
    </w:p>
    <w:p w14:paraId="7B277A87" w14:textId="77777777" w:rsidR="008C08A7" w:rsidRPr="008C08A7" w:rsidRDefault="008C08A7" w:rsidP="008C08A7">
      <w:pPr>
        <w:pStyle w:val="Bibliography"/>
      </w:pPr>
      <w:r w:rsidRPr="008C08A7">
        <w:t xml:space="preserve">59. Song SJ, Sanders JG, Baldassarre DT, Chaves JA, Johnson NS, Piaggio AJ, et al. Is there convergence of gut microbes in blood-feeding vertebrates? Philos Trans R Soc B Biol Sci. 2019;374:20180249. </w:t>
      </w:r>
    </w:p>
    <w:p w14:paraId="349475A5" w14:textId="77777777" w:rsidR="008C08A7" w:rsidRPr="008C08A7" w:rsidRDefault="008C08A7" w:rsidP="008C08A7">
      <w:pPr>
        <w:pStyle w:val="Bibliography"/>
      </w:pPr>
      <w:r w:rsidRPr="008C08A7">
        <w:t xml:space="preserve">60. Palmer CV, McGinty ES, Cummings DJ, Smith SM, Bartels E, Mydlarz LD. Patterns of coral ecological immunology: variation in the responses of Caribbean corals to elevated temperature and a pathogen elicitor. J Exp Biol. 2011;214:4240–9. </w:t>
      </w:r>
    </w:p>
    <w:p w14:paraId="3E72044C" w14:textId="77777777" w:rsidR="008C08A7" w:rsidRPr="008C08A7" w:rsidRDefault="008C08A7" w:rsidP="008C08A7">
      <w:pPr>
        <w:pStyle w:val="Bibliography"/>
      </w:pPr>
      <w:r w:rsidRPr="008C08A7">
        <w:t xml:space="preserve">61. Palmer C, Bythell J, Willis B. Enzyme activity demonstrates multiple pathways of innate immunity in Indo-Pacific anthozoans. Proc R Soc B Biol Sci. 2012;279:3879–87. </w:t>
      </w:r>
    </w:p>
    <w:p w14:paraId="371BAAC8" w14:textId="77777777" w:rsidR="008C08A7" w:rsidRPr="008C08A7" w:rsidRDefault="008C08A7" w:rsidP="008C08A7">
      <w:pPr>
        <w:pStyle w:val="Bibliography"/>
      </w:pPr>
      <w:r w:rsidRPr="008C08A7">
        <w:t xml:space="preserve">62. Dimos B, Emery M, Beavers K, MacKnight N, Brandt M, Demuth J, et al. Adaptive variation in homologue number within transcript families promotes expression divergence in reef‐building coral. Mol Ecol. 2022;31:2594–610. </w:t>
      </w:r>
    </w:p>
    <w:p w14:paraId="3B7385F6" w14:textId="77777777" w:rsidR="008C08A7" w:rsidRPr="008C08A7" w:rsidRDefault="008C08A7" w:rsidP="008C08A7">
      <w:pPr>
        <w:pStyle w:val="Bibliography"/>
      </w:pPr>
      <w:r w:rsidRPr="008C08A7">
        <w:t xml:space="preserve">63. Brown T, Sonett D, Zaneveld JR, Padilla-Gamiño JL. Characterization of the microbiome and immune response in corals with chronic Montipora white syndrome. Mol Ecol. 2021;30:2591–606. </w:t>
      </w:r>
    </w:p>
    <w:p w14:paraId="59E6F6E6" w14:textId="77777777" w:rsidR="008C08A7" w:rsidRPr="008C08A7" w:rsidRDefault="008C08A7" w:rsidP="008C08A7">
      <w:pPr>
        <w:pStyle w:val="Bibliography"/>
      </w:pPr>
      <w:r w:rsidRPr="008C08A7">
        <w:lastRenderedPageBreak/>
        <w:t xml:space="preserve">64. Axworthy JB, Timmins-Schiffman E, Brown T, Rodrigues LJ, Nunn BL, Padilla-Gamiño JL. Shotgun Proteomics Identifies Active Metabolic Pathways in Bleached Coral Tissue and Intraskeletal Compartments. Front Mar Sci. 2022; </w:t>
      </w:r>
    </w:p>
    <w:p w14:paraId="0C9AA8CE" w14:textId="77777777" w:rsidR="008C08A7" w:rsidRPr="008C08A7" w:rsidRDefault="008C08A7" w:rsidP="008C08A7">
      <w:pPr>
        <w:pStyle w:val="Bibliography"/>
      </w:pPr>
      <w:r w:rsidRPr="008C08A7">
        <w:t>65. Levy S, Mass T. The Skeleton and Biomineralization Mechanism as Part of the Innate Immune System of Stony Corals. Front Immunol [Internet]. 2022 [cited 2023 Feb 17];13. Available from: https://www.frontiersin.org/articles/10.3389/fimmu.2022.850338</w:t>
      </w:r>
    </w:p>
    <w:p w14:paraId="244A92BF" w14:textId="77777777" w:rsidR="008C08A7" w:rsidRPr="008C08A7" w:rsidRDefault="008C08A7" w:rsidP="008C08A7">
      <w:pPr>
        <w:pStyle w:val="Bibliography"/>
      </w:pPr>
      <w:r w:rsidRPr="008C08A7">
        <w:t xml:space="preserve">66. Cerenius L, Söderhäll K. Immune properties of invertebrate phenoloxidases. Dev Comp Immunol. 2021;122:104098. </w:t>
      </w:r>
    </w:p>
    <w:p w14:paraId="5BEC6DCB" w14:textId="77777777" w:rsidR="008C08A7" w:rsidRPr="008C08A7" w:rsidRDefault="008C08A7" w:rsidP="008C08A7">
      <w:pPr>
        <w:pStyle w:val="Bibliography"/>
      </w:pPr>
      <w:r w:rsidRPr="008C08A7">
        <w:t xml:space="preserve">67. Vega Thurber R, Mydlarz LD, Brandt M, Harvell D, Weil E, Raymundo L, et al. Deciphering coral disease dynamics: integrating host, microbiome, and the changing environment. Front Ecol Evol. 2020;8:575927. </w:t>
      </w:r>
    </w:p>
    <w:p w14:paraId="183CFEBB" w14:textId="77777777" w:rsidR="008C08A7" w:rsidRPr="008C08A7" w:rsidRDefault="008C08A7" w:rsidP="008C08A7">
      <w:pPr>
        <w:pStyle w:val="Bibliography"/>
      </w:pPr>
      <w:r w:rsidRPr="008C08A7">
        <w:t xml:space="preserve">68. Elton CS. The Ecology of Invasions by Animals and Plants. Springer Nature; 2020. </w:t>
      </w:r>
    </w:p>
    <w:p w14:paraId="77051AAE" w14:textId="77777777" w:rsidR="008C08A7" w:rsidRPr="008C08A7" w:rsidRDefault="008C08A7" w:rsidP="008C08A7">
      <w:pPr>
        <w:pStyle w:val="Bibliography"/>
      </w:pPr>
      <w:r w:rsidRPr="008C08A7">
        <w:t xml:space="preserve">69. Marraffini ML, Geller JB. Species richness and interacting factors control invasibility of a marine community. Proc R Soc B Biol Sci. 2015;282:20150439. </w:t>
      </w:r>
    </w:p>
    <w:p w14:paraId="19DD81BF" w14:textId="77777777" w:rsidR="008C08A7" w:rsidRPr="008C08A7" w:rsidRDefault="008C08A7" w:rsidP="008C08A7">
      <w:pPr>
        <w:pStyle w:val="Bibliography"/>
      </w:pPr>
      <w:r w:rsidRPr="008C08A7">
        <w:t xml:space="preserve">70. Sommer F, Rühlemann MC, Bang C, Höppner M, Rehman A, Kaleta C, et al. Microbiomarkers in inflammatory bowel diseases: caveats come with caviar. Gut. 2017;66:1734–8. </w:t>
      </w:r>
    </w:p>
    <w:p w14:paraId="61C72BAA" w14:textId="77777777" w:rsidR="008C08A7" w:rsidRPr="008C08A7" w:rsidRDefault="008C08A7" w:rsidP="008C08A7">
      <w:pPr>
        <w:pStyle w:val="Bibliography"/>
      </w:pPr>
      <w:r w:rsidRPr="008C08A7">
        <w:t xml:space="preserve">71. Sommer F, Anderson JM, Bharti R, Raes J, Rosenstiel P. The resilience of the intestinal microbiota influences health and disease. Nat Rev Microbiol. 2017;15:630–8. </w:t>
      </w:r>
    </w:p>
    <w:p w14:paraId="30E30A33" w14:textId="77777777" w:rsidR="008C08A7" w:rsidRPr="008C08A7" w:rsidRDefault="008C08A7" w:rsidP="008C08A7">
      <w:pPr>
        <w:pStyle w:val="Bibliography"/>
      </w:pPr>
      <w:r w:rsidRPr="008C08A7">
        <w:t xml:space="preserve">72. Palmer CV. Immunity and the coral crisis. Commun Biol. 2018;1:91. </w:t>
      </w:r>
    </w:p>
    <w:p w14:paraId="121DB894" w14:textId="768CF95E"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1068" w:name="_gib913fhpwyy" w:colFirst="0" w:colLast="0"/>
      <w:bookmarkEnd w:id="1068"/>
    </w:p>
    <w:sectPr w:rsidR="000C56B0" w:rsidSect="00877374">
      <w:headerReference w:type="default" r:id="rId27"/>
      <w:footerReference w:type="even" r:id="rId28"/>
      <w:footerReference w:type="default" r:id="rId29"/>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69" w:author="Microsoft Office User" w:date="2023-09-15T12:28:00Z" w:initials="MOU">
    <w:p w14:paraId="43E93D23" w14:textId="4905E909" w:rsidR="00263813" w:rsidRDefault="00263813">
      <w:pPr>
        <w:pStyle w:val="CommentText"/>
      </w:pPr>
      <w:r>
        <w:rPr>
          <w:rStyle w:val="CommentReference"/>
        </w:rPr>
        <w:annotationRef/>
      </w:r>
      <w:r>
        <w:t>Add cite</w:t>
      </w:r>
    </w:p>
  </w:comment>
  <w:comment w:id="225" w:author="Microsoft Office User" w:date="2023-11-27T16:13:00Z" w:initials="MOU">
    <w:p w14:paraId="6A56D55B" w14:textId="1F69ABFC" w:rsidR="008C08A7" w:rsidRDefault="008C08A7">
      <w:pPr>
        <w:pStyle w:val="CommentText"/>
      </w:pPr>
      <w:r>
        <w:rPr>
          <w:rStyle w:val="CommentReference"/>
        </w:rPr>
        <w:annotationRef/>
      </w:r>
      <w:r>
        <w:t>Cite 31 (Poole et al) and also Mydlarz paper here</w:t>
      </w:r>
    </w:p>
  </w:comment>
  <w:comment w:id="227" w:author="Microsoft Office User" w:date="2023-11-27T16:13:00Z" w:initials="MOU">
    <w:p w14:paraId="6972725D" w14:textId="669A3AE4" w:rsidR="008C08A7" w:rsidRDefault="008C08A7">
      <w:pPr>
        <w:pStyle w:val="CommentText"/>
      </w:pPr>
      <w:r>
        <w:rPr>
          <w:rStyle w:val="CommentReference"/>
        </w:rPr>
        <w:annotationRef/>
      </w:r>
    </w:p>
  </w:comment>
  <w:comment w:id="350" w:author="Microsoft Office User" w:date="2023-11-27T16:25:00Z" w:initials="MOU">
    <w:p w14:paraId="474E4F25" w14:textId="24682F88" w:rsidR="00111FA8" w:rsidRDefault="00111FA8">
      <w:pPr>
        <w:pStyle w:val="CommentText"/>
      </w:pPr>
      <w:r>
        <w:rPr>
          <w:rStyle w:val="CommentReference"/>
        </w:rPr>
        <w:annotationRef/>
      </w:r>
      <w:r>
        <w:t>Triple check the TIR rows are in there or rephrase.</w:t>
      </w:r>
    </w:p>
  </w:comment>
  <w:comment w:id="496"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 w:id="635" w:author="Microsoft Office User" w:date="2023-11-28T14:24:00Z" w:initials="MOU">
    <w:p w14:paraId="141728C8" w14:textId="21818456" w:rsidR="00F24C80" w:rsidRDefault="00F24C80">
      <w:pPr>
        <w:pStyle w:val="CommentText"/>
      </w:pPr>
      <w:r>
        <w:rPr>
          <w:rStyle w:val="CommentReference"/>
        </w:rPr>
        <w:annotationRef/>
      </w:r>
      <w:r>
        <w:t>Triple check this point! Are these really the coefficients from ANCOM BC, or are they the coefficients from PIC analysis?</w:t>
      </w:r>
    </w:p>
  </w:comment>
  <w:comment w:id="952" w:author="Microsoft Office User" w:date="2023-11-28T14:53:00Z" w:initials="MOU">
    <w:p w14:paraId="1CCA994A" w14:textId="716F214D" w:rsidR="00F24C80" w:rsidRDefault="00F24C80">
      <w:pPr>
        <w:pStyle w:val="CommentText"/>
      </w:pPr>
      <w:r>
        <w:rPr>
          <w:rStyle w:val="CommentReference"/>
        </w:rPr>
        <w:annotationRef/>
      </w:r>
      <w:r>
        <w:t>This is confusing because we don’t show Rickettsiaceae in the first panel of the heatmap, but do show it in all 3 compartments in the second one. If it really weren’t present in mucus or skeleton at all, how did we calculate a correlation coefficient?</w:t>
      </w:r>
    </w:p>
  </w:comment>
  <w:comment w:id="964" w:author="Microsoft Office User" w:date="2023-11-28T14:51:00Z" w:initials="MOU">
    <w:p w14:paraId="06C38599" w14:textId="3FC093B4" w:rsidR="00F24C80" w:rsidRDefault="00F24C80">
      <w:pPr>
        <w:pStyle w:val="CommentText"/>
      </w:pPr>
      <w:r>
        <w:rPr>
          <w:rStyle w:val="CommentReference"/>
        </w:rPr>
        <w:annotationRef/>
      </w:r>
      <w:r>
        <w:t>Not shown in the heatmap in  Figure 4. Did this really correlate?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A56D55B" w15:done="0"/>
  <w15:commentEx w15:paraId="6972725D" w15:done="0"/>
  <w15:commentEx w15:paraId="474E4F25" w15:done="0"/>
  <w15:commentEx w15:paraId="76AB8735" w15:done="1"/>
  <w15:commentEx w15:paraId="141728C8" w15:done="0"/>
  <w15:commentEx w15:paraId="1CCA994A" w15:done="0"/>
  <w15:commentEx w15:paraId="06C385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C85A37" w16cex:dateUtc="2023-10-09T22:31:00Z"/>
  <w16cex:commentExtensible w16cex:durableId="28AECC87" w16cex:dateUtc="2023-09-15T19:28:00Z"/>
  <w16cex:commentExtensible w16cex:durableId="290F3EA6" w16cex:dateUtc="2023-11-28T00:13:00Z"/>
  <w16cex:commentExtensible w16cex:durableId="290F3E9E" w16cex:dateUtc="2023-11-28T00:13:00Z"/>
  <w16cex:commentExtensible w16cex:durableId="290F416F" w16cex:dateUtc="2023-11-28T00:25:00Z"/>
  <w16cex:commentExtensible w16cex:durableId="28C00EE4" w16cex:dateUtc="2023-09-28T21:40:00Z"/>
  <w16cex:commentExtensible w16cex:durableId="2910769B" w16cex:dateUtc="2023-11-28T22:24:00Z"/>
  <w16cex:commentExtensible w16cex:durableId="29107D75" w16cex:dateUtc="2023-11-28T22:53:00Z"/>
  <w16cex:commentExtensible w16cex:durableId="29107D02" w16cex:dateUtc="2023-11-28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A56D55B" w16cid:durableId="290F3EA6"/>
  <w16cid:commentId w16cid:paraId="6972725D" w16cid:durableId="290F3E9E"/>
  <w16cid:commentId w16cid:paraId="474E4F25" w16cid:durableId="290F416F"/>
  <w16cid:commentId w16cid:paraId="76AB8735" w16cid:durableId="28C00EE4"/>
  <w16cid:commentId w16cid:paraId="141728C8" w16cid:durableId="2910769B"/>
  <w16cid:commentId w16cid:paraId="1CCA994A" w16cid:durableId="29107D75"/>
  <w16cid:commentId w16cid:paraId="06C38599" w16cid:durableId="29107D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EE013" w14:textId="77777777" w:rsidR="009E4BFC" w:rsidRDefault="009E4BFC">
      <w:r>
        <w:separator/>
      </w:r>
    </w:p>
  </w:endnote>
  <w:endnote w:type="continuationSeparator" w:id="0">
    <w:p w14:paraId="3AFD7CA4" w14:textId="77777777" w:rsidR="009E4BFC" w:rsidRDefault="009E4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11AB4" w14:textId="77777777" w:rsidR="009E4BFC" w:rsidRDefault="009E4BFC">
      <w:r>
        <w:separator/>
      </w:r>
    </w:p>
  </w:footnote>
  <w:footnote w:type="continuationSeparator" w:id="0">
    <w:p w14:paraId="379DC59A" w14:textId="77777777" w:rsidR="009E4BFC" w:rsidRDefault="009E4B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56C45"/>
    <w:rsid w:val="000645BA"/>
    <w:rsid w:val="000B1A77"/>
    <w:rsid w:val="000C389A"/>
    <w:rsid w:val="000C56B0"/>
    <w:rsid w:val="000D3EFC"/>
    <w:rsid w:val="000F1A53"/>
    <w:rsid w:val="000F232E"/>
    <w:rsid w:val="000F6953"/>
    <w:rsid w:val="00111FA8"/>
    <w:rsid w:val="001149A3"/>
    <w:rsid w:val="00130D83"/>
    <w:rsid w:val="0013233D"/>
    <w:rsid w:val="00135CF6"/>
    <w:rsid w:val="00136E1C"/>
    <w:rsid w:val="00145E96"/>
    <w:rsid w:val="0014627D"/>
    <w:rsid w:val="001464B6"/>
    <w:rsid w:val="00151FC2"/>
    <w:rsid w:val="001575A6"/>
    <w:rsid w:val="001629F9"/>
    <w:rsid w:val="00164AD6"/>
    <w:rsid w:val="001740DA"/>
    <w:rsid w:val="00176061"/>
    <w:rsid w:val="001814B5"/>
    <w:rsid w:val="00184177"/>
    <w:rsid w:val="001A4197"/>
    <w:rsid w:val="001E5A53"/>
    <w:rsid w:val="001F1143"/>
    <w:rsid w:val="00215483"/>
    <w:rsid w:val="002162E5"/>
    <w:rsid w:val="00225D56"/>
    <w:rsid w:val="00226EDD"/>
    <w:rsid w:val="00240881"/>
    <w:rsid w:val="002525FE"/>
    <w:rsid w:val="00260729"/>
    <w:rsid w:val="00263813"/>
    <w:rsid w:val="00264A28"/>
    <w:rsid w:val="00294CA8"/>
    <w:rsid w:val="002A7753"/>
    <w:rsid w:val="002B1A46"/>
    <w:rsid w:val="002C5A9D"/>
    <w:rsid w:val="002D151D"/>
    <w:rsid w:val="002D3ECF"/>
    <w:rsid w:val="002D7370"/>
    <w:rsid w:val="002E085D"/>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554A6"/>
    <w:rsid w:val="00683698"/>
    <w:rsid w:val="006A5C0B"/>
    <w:rsid w:val="006B342A"/>
    <w:rsid w:val="006B5CC8"/>
    <w:rsid w:val="006C5538"/>
    <w:rsid w:val="006D4AD3"/>
    <w:rsid w:val="006E07C5"/>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11C54"/>
    <w:rsid w:val="00944F35"/>
    <w:rsid w:val="009469C3"/>
    <w:rsid w:val="00963D8C"/>
    <w:rsid w:val="00982D25"/>
    <w:rsid w:val="009A4686"/>
    <w:rsid w:val="009B0821"/>
    <w:rsid w:val="009C1171"/>
    <w:rsid w:val="009C6F4D"/>
    <w:rsid w:val="009D5F4F"/>
    <w:rsid w:val="009E31CC"/>
    <w:rsid w:val="009E36EF"/>
    <w:rsid w:val="009E4BFC"/>
    <w:rsid w:val="00A141D2"/>
    <w:rsid w:val="00A34D81"/>
    <w:rsid w:val="00A36545"/>
    <w:rsid w:val="00A63090"/>
    <w:rsid w:val="00A667D3"/>
    <w:rsid w:val="00A93871"/>
    <w:rsid w:val="00A96A89"/>
    <w:rsid w:val="00AA2B10"/>
    <w:rsid w:val="00AC3344"/>
    <w:rsid w:val="00AD1B24"/>
    <w:rsid w:val="00AD3A67"/>
    <w:rsid w:val="00AD69D9"/>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4F4D"/>
    <w:rsid w:val="00BE6BFC"/>
    <w:rsid w:val="00BF2E60"/>
    <w:rsid w:val="00BF6F18"/>
    <w:rsid w:val="00C0707D"/>
    <w:rsid w:val="00C10C33"/>
    <w:rsid w:val="00C405D9"/>
    <w:rsid w:val="00C818C3"/>
    <w:rsid w:val="00CA6A4D"/>
    <w:rsid w:val="00CB02CE"/>
    <w:rsid w:val="00CC4ADD"/>
    <w:rsid w:val="00CD02C4"/>
    <w:rsid w:val="00CD12F0"/>
    <w:rsid w:val="00CD4665"/>
    <w:rsid w:val="00D00D47"/>
    <w:rsid w:val="00D03E1E"/>
    <w:rsid w:val="00D35C18"/>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F5197"/>
    <w:rsid w:val="00F1511C"/>
    <w:rsid w:val="00F17EE0"/>
    <w:rsid w:val="00F24C80"/>
    <w:rsid w:val="00F26166"/>
    <w:rsid w:val="00F267A3"/>
    <w:rsid w:val="00F2770B"/>
    <w:rsid w:val="00F30F9D"/>
    <w:rsid w:val="00F365D8"/>
    <w:rsid w:val="00F43BF6"/>
    <w:rsid w:val="00F51A44"/>
    <w:rsid w:val="00FB3918"/>
    <w:rsid w:val="00FC0723"/>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tmp"/><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tmp"/><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31</Pages>
  <Words>50869</Words>
  <Characters>289958</Characters>
  <Application>Microsoft Office Word</Application>
  <DocSecurity>0</DocSecurity>
  <Lines>2416</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11</cp:revision>
  <cp:lastPrinted>2023-11-27T22:25:00Z</cp:lastPrinted>
  <dcterms:created xsi:type="dcterms:W3CDTF">2023-11-27T18:14:00Z</dcterms:created>
  <dcterms:modified xsi:type="dcterms:W3CDTF">2023-11-28T23:13:00Z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id="0bNWgpWT"/&gt;&lt;style id="http://www.zotero.org/styles/microbiome" hasBibliography="1" bibliographyStyleHasBeenSet="1"/&gt;&lt;prefs&gt;&lt;pref name="fieldType" value="Field"/&gt;&lt;pref name="automaticJournalAbbrev</vt:lpwstr>
  </property>
  <property fmtid="{D5CDD505-2E9C-101B-9397-08002B2CF9AE}" pid="3" name="ZOTERO_PREF_2">
    <vt:lpwstr>iations" value="true"/&gt;&lt;pref name="dontAskDelayCitationUpdates" value="true"/&gt;&lt;pref name="delayCitationUpdates" value="true"/&gt;&lt;/prefs&gt;&lt;/data&gt;</vt:lpwstr>
  </property>
</Properties>
</file>