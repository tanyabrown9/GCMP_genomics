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00C1D73C" w:rsidR="000C56B0" w:rsidRDefault="00367A15" w:rsidP="00406E0F">
      <w:r w:rsidRPr="00FC0723">
        <w:t>The 1681 described species of scleractinian corals</w:t>
      </w:r>
      <w:ins w:id="40" w:author="Tanya Brown" w:date="2023-11-27T12:26:00Z">
        <w:r w:rsidR="00151FC2">
          <w:t xml:space="preserve"> </w:t>
        </w:r>
      </w:ins>
      <w:r>
        <w:fldChar w:fldCharType="begin"/>
      </w:r>
      <w:r w:rsidR="00FC1EE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FC1EE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FC1EE5">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FC1EE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FC1EE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FC1EE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FC1EE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FC1EE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FC1EE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FC1EE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FC1EE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ins w:id="61" w:author="Tanya Brown" w:date="2023-11-27T12:26:00Z">
        <w:r w:rsidR="00151FC2">
          <w:t xml:space="preserve"> </w:t>
        </w:r>
      </w:ins>
      <w:r w:rsidR="00DD3784">
        <w:fldChar w:fldCharType="begin"/>
      </w:r>
      <w:r w:rsidR="00FC1EE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FC1EE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FC1EE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FC1EE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FC1EE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3FEBED32"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FC1EE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FC1EE5">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FC1EE5">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FC1EE5">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FC1EE5">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4D1A5B88"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FC1EE5">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FC1EE5">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7D0D8129" w:rsidR="00263813" w:rsidRDefault="00263813" w:rsidP="005C3394">
      <w:pPr>
        <w:rPr>
          <w:ins w:id="138" w:author="Microsoft Office User" w:date="2023-09-15T12:33:00Z"/>
        </w:rPr>
      </w:pPr>
      <w:ins w:id="139" w:author="Microsoft Office User" w:date="2023-09-15T12:26:00Z">
        <w:r>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FC1EE5">
        <w:instrText xml:space="preserve"> ADDIN ZOTERO_ITEM CSL_CITATION {"citationID":"q2NoFJsY","properties":{"formattedCitation":"[31]","plainCitation":"[31]","noteIndex":0},"citationItems":[{"id":"gHZunLug/Zokn3so1","uris":["http://zotero.org/groups/2083483/items/IDVSIXWV"],"itemData":{"id":441,"type":"article-journal","abstract":"The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w:t>
      </w:r>
      <w:r w:rsidR="00367A15" w:rsidRPr="00FC0723">
        <w:lastRenderedPageBreak/>
        <w:t>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FC1EE5">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r>
          <w:t>melanization</w:t>
        </w:r>
        <w:commentRangeEnd w:id="169"/>
        <w:r>
          <w:rPr>
            <w:rStyle w:val="CommentReference"/>
          </w:rPr>
          <w:commentReference w:id="169"/>
        </w:r>
      </w:ins>
      <w:ins w:id="170" w:author="Tanya Brown" w:date="2023-10-09T17:04:00Z">
        <w:r w:rsidR="00746E7C">
          <w:t xml:space="preserve"> </w:t>
        </w:r>
      </w:ins>
      <w:r w:rsidR="00746E7C">
        <w:fldChar w:fldCharType="begin"/>
      </w:r>
      <w:r w:rsidR="00FC1EE5">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FC1EE5">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10D737B0"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FC1EE5">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triacylated lipoproteins from bacteria, </w:t>
        </w:r>
      </w:ins>
      <w:ins w:id="201" w:author="Microsoft Office User" w:date="2023-09-15T12:42:00Z">
        <w:r>
          <w:t>TLR9 homodimers detect unmethylated CpG dinucleotides in bacterial or viral DNA, etc).</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FC1EE5">
        <w:instrText xml:space="preserve"> ADDIN ZOTERO_ITEM CSL_CITATION {"citationID":"3qiehdMY","properties":{"formattedCitation":"[36]","plainCitation":"[36]","noteIndex":0},"citationItems":[{"id":495,"uris":["http://zotero.org/groups/4751850/items/LWC8W27R"],"itemData":{"id":495,"type":"article-journal","container-title":"Nature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2345DC20" w:rsidR="005C3394" w:rsidRDefault="00367A15" w:rsidP="005C3394">
      <w:pPr>
        <w:rPr>
          <w:ins w:id="224" w:author="Microsoft Office User" w:date="2023-09-11T12:36:00Z"/>
        </w:rPr>
      </w:pPr>
      <w:r w:rsidRPr="00FC0723">
        <w:t>The genomic copy number of some gene families of TIR-domain containing genes is known to vary greatly between coral species</w:t>
      </w:r>
      <w:r w:rsidR="008C08A7">
        <w:fldChar w:fldCharType="begin"/>
      </w:r>
      <w:r w:rsidR="00FC1EE5">
        <w:instrText xml:space="preserve"> ADDIN ZOTERO_ITEM CSL_CITATION {"citationID":"a1mspmctcbr","properties":{"unsorted":true,"formattedCitation":"[31,37]","plainCitation":"[31,37]","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ins w:id="225" w:author="Tanya Brown" w:date="2023-11-27T12:44:00Z">
        <w:r w:rsidR="00264A28">
          <w:t xml:space="preserve"> </w:t>
        </w:r>
      </w:ins>
      <w:commentRangeStart w:id="226"/>
      <w:r w:rsidR="00E9798F">
        <w:fldChar w:fldCharType="begin"/>
      </w:r>
      <w:r w:rsidR="00FC1EE5">
        <w:instrText xml:space="preserve"> ADDIN ZOTERO_ITEM CSL_CITATION {"citationID":"a2bk3rcg4vb","properties":{"formattedCitation":"[31]","plainCitation":"[31]","noteIndex":0},"citationItems":[{"id":"gHZunLug/Zokn3so1","uris":["http://zotero.org/groups/2083483/items/IDVSIXWV"],"itemData":{"id":441,"type":"article-journal","abstract":"The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FC1EE5" w:rsidRPr="00FC1EE5">
        <w:t>[31]</w:t>
      </w:r>
      <w:r w:rsidR="00E9798F">
        <w:fldChar w:fldCharType="end"/>
      </w:r>
      <w:commentRangeEnd w:id="226"/>
      <w:r w:rsidR="008C08A7">
        <w:rPr>
          <w:rStyle w:val="CommentReference"/>
        </w:rPr>
        <w:commentReference w:id="226"/>
      </w:r>
      <w:del w:id="22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29" w:author="Microsoft Office User" w:date="2023-09-11T16:33:00Z"/>
        </w:rPr>
      </w:pPr>
    </w:p>
    <w:p w14:paraId="7D8170FC" w14:textId="1FE08005" w:rsidR="00A93871" w:rsidRDefault="009C6F4D" w:rsidP="00A93871">
      <w:pPr>
        <w:rPr>
          <w:ins w:id="230" w:author="Microsoft Office User" w:date="2023-09-11T16:33:00Z"/>
        </w:rPr>
      </w:pPr>
      <w:ins w:id="231" w:author="Microsoft Office User" w:date="2023-09-15T12:53:00Z">
        <w:r>
          <w:t xml:space="preserve">Given that only a tiny fraction of </w:t>
        </w:r>
      </w:ins>
      <w:ins w:id="232"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233" w:author="Microsoft Office User" w:date="2023-09-11T16:33:00Z">
        <w:r w:rsidR="00A93871">
          <w:t xml:space="preserve">We reasoned that a targeted </w:t>
        </w:r>
      </w:ins>
      <w:ins w:id="234" w:author="Microsoft Office User" w:date="2023-09-11T16:34:00Z">
        <w:r w:rsidR="00A93871">
          <w:t>comparative analysis testing th</w:t>
        </w:r>
      </w:ins>
      <w:ins w:id="235" w:author="Microsoft Office User" w:date="2023-09-11T16:36:00Z">
        <w:r w:rsidR="00A93871">
          <w:t>e</w:t>
        </w:r>
      </w:ins>
      <w:ins w:id="236" w:author="Microsoft Office User" w:date="2023-09-11T16:33:00Z">
        <w:r w:rsidR="00A93871">
          <w:t xml:space="preserve"> previously</w:t>
        </w:r>
      </w:ins>
      <w:ins w:id="237" w:author="Microsoft Office User" w:date="2023-09-11T16:36:00Z">
        <w:r w:rsidR="00A93871">
          <w:t xml:space="preserve"> </w:t>
        </w:r>
      </w:ins>
      <w:ins w:id="238" w:author="Microsoft Office User" w:date="2023-09-11T16:33:00Z">
        <w:r w:rsidR="00A93871">
          <w:t xml:space="preserve">published hypothesis </w:t>
        </w:r>
      </w:ins>
      <w:ins w:id="239" w:author="Microsoft Office User" w:date="2023-09-11T16:34:00Z">
        <w:r w:rsidR="00A93871">
          <w:t xml:space="preserve">that TIR-domain containing gene family expansions have altered coral microbiome richness </w:t>
        </w:r>
      </w:ins>
      <w:ins w:id="240" w:author="Microsoft Office User" w:date="2023-09-11T16:33:00Z">
        <w:r w:rsidR="00A93871">
          <w:t xml:space="preserve">would have much greater statistical power than a more </w:t>
        </w:r>
      </w:ins>
      <w:ins w:id="241" w:author="Microsoft Office User" w:date="2023-09-11T16:34:00Z">
        <w:r w:rsidR="00A93871">
          <w:t xml:space="preserve">general </w:t>
        </w:r>
      </w:ins>
      <w:ins w:id="242" w:author="Microsoft Office User" w:date="2023-09-11T16:35:00Z">
        <w:r w:rsidR="00A93871">
          <w:t xml:space="preserve">comparison </w:t>
        </w:r>
      </w:ins>
      <w:ins w:id="243" w:author="Microsoft Office User" w:date="2023-09-11T16:36:00Z">
        <w:r w:rsidR="00A93871">
          <w:t xml:space="preserve">involving </w:t>
        </w:r>
      </w:ins>
      <w:ins w:id="244" w:author="Microsoft Office User" w:date="2023-09-11T16:33:00Z">
        <w:r w:rsidR="00A93871">
          <w:t>all innate immune gene families,</w:t>
        </w:r>
      </w:ins>
      <w:ins w:id="245" w:author="Microsoft Office User" w:date="2023-09-15T12:55:00Z">
        <w:r w:rsidR="001464B6">
          <w:t xml:space="preserve"> as it would involve relatively few comparisons</w:t>
        </w:r>
      </w:ins>
      <w:ins w:id="246" w:author="Microsoft Office User" w:date="2023-09-15T12:56:00Z">
        <w:r w:rsidR="001464B6">
          <w:t>.</w:t>
        </w:r>
      </w:ins>
    </w:p>
    <w:p w14:paraId="2B1A4AD1" w14:textId="77777777" w:rsidR="00A93871" w:rsidDel="00264A28" w:rsidRDefault="00A93871" w:rsidP="00406E0F">
      <w:pPr>
        <w:rPr>
          <w:ins w:id="247" w:author="Microsoft Office User" w:date="2023-09-11T12:36:00Z"/>
          <w:del w:id="248" w:author="Tanya Brown" w:date="2023-11-27T12:44:00Z"/>
        </w:rPr>
      </w:pPr>
    </w:p>
    <w:p w14:paraId="4D90931B" w14:textId="012DB593" w:rsidR="000C56B0" w:rsidDel="005C3394" w:rsidRDefault="00367A15" w:rsidP="00406E0F">
      <w:pPr>
        <w:rPr>
          <w:del w:id="249" w:author="Microsoft Office User" w:date="2023-09-11T12:36:00Z"/>
        </w:rPr>
      </w:pPr>
      <w:del w:id="25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07B700D4" w:rsidR="00963D8C" w:rsidRDefault="00367A15" w:rsidP="00406E0F">
      <w:pPr>
        <w:rPr>
          <w:ins w:id="251" w:author="Microsoft Office User" w:date="2023-09-11T16:31:00Z"/>
        </w:rPr>
      </w:pPr>
      <w:r w:rsidRPr="00FC0723">
        <w:t>In this study we tested whether</w:t>
      </w:r>
      <w:del w:id="252" w:author="Microsoft Office User" w:date="2023-11-27T16:20:00Z">
        <w:r w:rsidRPr="00FC0723" w:rsidDel="008C08A7">
          <w:delText xml:space="preserve"> </w:delText>
        </w:r>
      </w:del>
      <w:ins w:id="253" w:author="Microsoft Office User" w:date="2023-11-27T16:20:00Z">
        <w:r w:rsidR="008C08A7">
          <w:t xml:space="preserve"> </w:t>
        </w:r>
      </w:ins>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ins w:id="254" w:author="Microsoft Office User" w:date="2023-09-11T12:12:00Z">
        <w:r w:rsidR="0030451B">
          <w:t xml:space="preserve">comparative genomics </w:t>
        </w:r>
      </w:ins>
      <w:del w:id="255"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ins w:id="256" w:author="Tanya Brown" w:date="2023-11-27T12:50:00Z">
        <w:r w:rsidR="00AF7E64">
          <w:t xml:space="preserve"> </w:t>
        </w:r>
      </w:ins>
      <w:r w:rsidR="00E9798F">
        <w:fldChar w:fldCharType="begin"/>
      </w:r>
      <w:r w:rsidR="00FC1EE5">
        <w:instrText xml:space="preserve"> ADDIN ZOTERO_ITEM CSL_CITATION {"citationID":"a21ofuh3aha","properties":{"formattedCitation":"[4,38]","plainCitation":"[4,38]","noteIndex":0},"citationItems":[{"id":53,"uris":["http://zotero.org/groups/4751850/items/7TGZX9WX"],"itemData":{"id":53,"type":"article-journal","abstract":"Scleractinian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ins w:id="257" w:author="Microsoft Office User" w:date="2023-09-11T16:42:00Z">
        <w:r w:rsidR="00E9798F">
          <w:t xml:space="preserve">  </w:t>
        </w:r>
      </w:ins>
      <w:del w:id="258"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59"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0" w:author="Tanya Brown" w:date="2023-11-27T11:22:00Z">
        <w:r w:rsidR="00A34D81">
          <w:t xml:space="preserve">. </w:t>
        </w:r>
      </w:ins>
      <w:ins w:id="261" w:author="Tanya Brown" w:date="2023-11-27T11:23:00Z">
        <w:r w:rsidR="001740DA">
          <w:t xml:space="preserve">While we had hypothesized that coral tissue microbiomes would </w:t>
        </w:r>
      </w:ins>
      <w:ins w:id="262" w:author="Tanya Brown" w:date="2023-11-27T11:24:00Z">
        <w:r w:rsidR="001740DA">
          <w:t>be most responsive to changes in host innate immune gene repertoire over evolution</w:t>
        </w:r>
      </w:ins>
      <w:ins w:id="263" w:author="Tanya Brown" w:date="2023-11-27T11:27:00Z">
        <w:r w:rsidR="001740DA">
          <w:t xml:space="preserve">, </w:t>
        </w:r>
      </w:ins>
      <w:ins w:id="264" w:author="Tanya Brown" w:date="2023-11-27T11:26:00Z">
        <w:r w:rsidR="001740DA">
          <w:t>the</w:t>
        </w:r>
      </w:ins>
      <w:ins w:id="265" w:author="Tanya Brown" w:date="2023-11-27T11:27:00Z">
        <w:r w:rsidR="001740DA">
          <w:t xml:space="preserve"> portion of coral anatomy</w:t>
        </w:r>
      </w:ins>
      <w:ins w:id="266" w:author="Tanya Brown" w:date="2023-11-27T11:28:00Z">
        <w:r w:rsidR="001740DA">
          <w:t xml:space="preserve"> that </w:t>
        </w:r>
      </w:ins>
      <w:ins w:id="267" w:author="Tanya Brown" w:date="2023-11-27T11:29:00Z">
        <w:r w:rsidR="001740DA">
          <w:t>most strongly correlated with innate immunity proved to be</w:t>
        </w:r>
      </w:ins>
      <w:ins w:id="268" w:author="Tanya Brown" w:date="2023-11-27T11:28:00Z">
        <w:r w:rsidR="001740DA">
          <w:t xml:space="preserve"> </w:t>
        </w:r>
      </w:ins>
      <w:del w:id="269" w:author="Tanya Brown" w:date="2023-11-27T11:28:00Z">
        <w:r w:rsidRPr="00FC0723" w:rsidDel="001740DA">
          <w:delText xml:space="preserve"> </w:delText>
        </w:r>
      </w:del>
      <w:del w:id="270"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1" w:author="Tanya Brown" w:date="2023-10-20T14:39:00Z"/>
          <w:rFonts w:ascii="Times New Roman" w:hAnsi="Times New Roman" w:cs="Times New Roman"/>
        </w:rPr>
      </w:pPr>
      <w:bookmarkStart w:id="272" w:name="_1848r02msgb5" w:colFirst="0" w:colLast="0"/>
      <w:bookmarkEnd w:id="272"/>
      <w:r w:rsidRPr="00FC0723">
        <w:rPr>
          <w:rFonts w:ascii="Times New Roman" w:hAnsi="Times New Roman" w:cs="Times New Roman"/>
        </w:rPr>
        <w:t xml:space="preserve">Methods </w:t>
      </w:r>
    </w:p>
    <w:p w14:paraId="76B428B0" w14:textId="77777777" w:rsidR="005A7FEC" w:rsidRDefault="005A7FEC" w:rsidP="005A7FEC">
      <w:pPr>
        <w:rPr>
          <w:ins w:id="273" w:author="Tanya Brown" w:date="2023-10-20T14:39:00Z"/>
        </w:rPr>
      </w:pPr>
    </w:p>
    <w:p w14:paraId="5E295E29" w14:textId="77777777" w:rsidR="005A7FEC" w:rsidRPr="00406E0F" w:rsidRDefault="005A7FEC" w:rsidP="005A7FEC">
      <w:pPr>
        <w:rPr>
          <w:ins w:id="274" w:author="Tanya Brown" w:date="2023-10-20T14:39:00Z"/>
          <w:b/>
          <w:bCs/>
        </w:rPr>
      </w:pPr>
      <w:ins w:id="275" w:author="Tanya Brown" w:date="2023-10-20T14:39:00Z">
        <w:r w:rsidRPr="00406E0F">
          <w:rPr>
            <w:b/>
            <w:bCs/>
          </w:rPr>
          <w:t>Coral sampling and microbiome analysis</w:t>
        </w:r>
      </w:ins>
    </w:p>
    <w:p w14:paraId="740E24F5" w14:textId="6BF9BF99" w:rsidR="005A7FEC" w:rsidRDefault="005A7FEC" w:rsidP="005A7FEC">
      <w:pPr>
        <w:rPr>
          <w:ins w:id="276" w:author="Tanya Brown" w:date="2023-10-20T14:39:00Z"/>
        </w:rPr>
      </w:pPr>
      <w:ins w:id="277"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FC1EE5">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8" w:author="Tanya Brown" w:date="2023-10-20T14:39:00Z">
        <w:r>
          <w:fldChar w:fldCharType="separate"/>
        </w:r>
      </w:ins>
      <w:r w:rsidR="0051644B" w:rsidRPr="0051644B">
        <w:t>[4]</w:t>
      </w:r>
      <w:ins w:id="279"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ins>
      <w:ins w:id="280" w:author="Tanya Brown" w:date="2023-11-27T14:34:00Z">
        <w:r w:rsidR="0051644B">
          <w:t xml:space="preserve"> </w:t>
        </w:r>
      </w:ins>
      <w:ins w:id="281" w:author="Tanya Brown" w:date="2023-10-20T14:39:00Z">
        <w:r>
          <w:fldChar w:fldCharType="begin"/>
        </w:r>
      </w:ins>
      <w:r w:rsidR="00FC1EE5">
        <w:instrText xml:space="preserve"> ADDIN ZOTERO_ITEM CSL_CITATION {"citationID":"a1t2bgf482","properties":{"formattedCitation":"[38]","plainCitation":"[38]","noteIndex":0},"citationItems":[{"id":"gHZunLug/CXkGwq8c","uris":["http://zotero.org/groups/2083483/items/GQ9W8DRG"],"itemData":{"id":429,"type":"article-journal","abstract":"Our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2" w:author="Tanya Brown" w:date="2023-10-20T14:39:00Z">
        <w:r>
          <w:fldChar w:fldCharType="separate"/>
        </w:r>
      </w:ins>
      <w:r w:rsidR="00EE6757">
        <w:t>[38]</w:t>
      </w:r>
      <w:ins w:id="283" w:author="Tanya Brown" w:date="2023-10-20T14:39:00Z">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ins>
      <w:ins w:id="284" w:author="Tanya Brown" w:date="2023-11-27T14:35:00Z">
        <w:r w:rsidR="0051644B">
          <w:rPr>
            <w:color w:val="222222"/>
            <w:highlight w:val="white"/>
          </w:rPr>
          <w:t xml:space="preserve"> </w:t>
        </w:r>
      </w:ins>
      <w:ins w:id="285" w:author="Tanya Brown" w:date="2023-10-20T14:39:00Z">
        <w:r>
          <w:rPr>
            <w:color w:val="222222"/>
            <w:highlight w:val="white"/>
          </w:rPr>
          <w:fldChar w:fldCharType="begin"/>
        </w:r>
      </w:ins>
      <w:r w:rsidR="00FC1EE5">
        <w:rPr>
          <w:color w:val="222222"/>
          <w:highlight w:val="white"/>
        </w:rPr>
        <w:instrText xml:space="preserve"> ADDIN ZOTERO_ITEM CSL_CITATION {"citationID":"a2gqbik59q7","properties":{"formattedCitation":"[39]","plainCitation":"[39]","noteIndex":0},"citationItems":[{"id":395,"uris":["http://zotero.org/groups/4751850/items/Z3QMK3MR"],"itemData":{"id":395,"type":"article-journal","container-title":"Environmental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6" w:author="Tanya Brown" w:date="2023-10-20T14:39:00Z">
        <w:r>
          <w:rPr>
            <w:color w:val="222222"/>
            <w:highlight w:val="white"/>
          </w:rPr>
          <w:fldChar w:fldCharType="separate"/>
        </w:r>
      </w:ins>
      <w:r w:rsidR="00EE6757">
        <w:t>[39]</w:t>
      </w:r>
      <w:ins w:id="287"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ins>
      <w:ins w:id="288" w:author="Tanya Brown" w:date="2023-11-27T14:44:00Z">
        <w:r w:rsidR="00E95F00">
          <w:rPr>
            <w:rFonts w:eastAsia="Gungsuh"/>
            <w:color w:val="222222"/>
            <w:highlight w:val="white"/>
          </w:rPr>
          <w:t xml:space="preserve"> </w:t>
        </w:r>
      </w:ins>
      <w:ins w:id="289" w:author="Tanya Brown" w:date="2023-10-20T14:39:00Z">
        <w:r>
          <w:rPr>
            <w:rFonts w:eastAsia="Gungsuh"/>
            <w:color w:val="222222"/>
            <w:highlight w:val="white"/>
          </w:rPr>
          <w:fldChar w:fldCharType="begin"/>
        </w:r>
      </w:ins>
      <w:r w:rsidR="00FC1EE5">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0" w:author="Tanya Brown" w:date="2023-10-20T14:39:00Z">
        <w:r>
          <w:rPr>
            <w:rFonts w:eastAsia="Gungsuh"/>
            <w:color w:val="222222"/>
            <w:highlight w:val="white"/>
          </w:rPr>
          <w:fldChar w:fldCharType="separate"/>
        </w:r>
      </w:ins>
      <w:r w:rsidR="00EE6757">
        <w:rPr>
          <w:rFonts w:eastAsia="Gungsuh"/>
          <w:highlight w:val="white"/>
        </w:rPr>
        <w:t>[40]</w:t>
      </w:r>
      <w:ins w:id="291"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ins>
      <w:ins w:id="292" w:author="Tanya Brown" w:date="2023-11-27T14:45:00Z">
        <w:r w:rsidR="00E95F00">
          <w:t xml:space="preserve"> </w:t>
        </w:r>
      </w:ins>
      <w:ins w:id="293" w:author="Tanya Brown" w:date="2023-10-20T14:39:00Z">
        <w:r>
          <w:fldChar w:fldCharType="begin"/>
        </w:r>
      </w:ins>
      <w:r w:rsidR="00FC1EE5">
        <w:instrText xml:space="preserve"> ADDIN ZOTERO_ITEM CSL_CITATION {"citationID":"a1b2g8jncoq","properties":{"formattedCitation":"[38,41]","plainCitation":"[38,41]","noteIndex":0},"citationItems":[{"id":"gHZunLug/CXkGwq8c","uris":["http://zotero.org/groups/2083483/items/GQ9W8DRG"],"itemData":{"id":429,"type":"article-journal","abstract":"Our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4" w:author="Tanya Brown" w:date="2023-10-20T14:39:00Z">
        <w:r>
          <w:fldChar w:fldCharType="separate"/>
        </w:r>
      </w:ins>
      <w:r w:rsidR="00EE6757">
        <w:t>[38,41]</w:t>
      </w:r>
      <w:ins w:id="295" w:author="Tanya Brown" w:date="2023-10-20T14:39:00Z">
        <w:r>
          <w:fldChar w:fldCharType="end"/>
        </w:r>
        <w:r w:rsidRPr="00FC0723">
          <w:t>. The resulting 16S rRNA amplicon sequences from the GCMP are available in the Qiita database Qiita (CRC32 id: 8817b8b8 and CRC32 id: ac925c85</w:t>
        </w:r>
      </w:ins>
      <w:ins w:id="296" w:author="Microsoft Office User" w:date="2023-11-27T16:20:00Z">
        <w:r w:rsidR="008C08A7">
          <w:t>)</w:t>
        </w:r>
      </w:ins>
      <w:ins w:id="297" w:author="Tanya Brown" w:date="2023-10-20T14:40:00Z">
        <w:r>
          <w:t>.</w:t>
        </w:r>
      </w:ins>
      <w:ins w:id="298" w:author="Tanya Brown" w:date="2023-10-20T14:39:00Z">
        <w:r w:rsidRPr="00FC0723">
          <w:t xml:space="preserve"> </w:t>
        </w:r>
      </w:ins>
    </w:p>
    <w:p w14:paraId="31BEE9A1" w14:textId="77777777" w:rsidR="005A7FEC" w:rsidRPr="005A7FEC" w:rsidRDefault="005A7FEC">
      <w:pPr>
        <w:pPrChange w:id="299"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0"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1" w:author="Tanya Brown" w:date="2023-10-20T14:40:00Z"/>
        </w:rPr>
      </w:pPr>
    </w:p>
    <w:p w14:paraId="195D4412" w14:textId="08315F6D" w:rsidR="005A7FEC" w:rsidRPr="005A7FEC" w:rsidRDefault="005A7FEC" w:rsidP="005A7FEC">
      <w:pPr>
        <w:rPr>
          <w:ins w:id="302" w:author="Tanya Brown" w:date="2023-10-20T14:40:00Z"/>
          <w:b/>
          <w:bCs/>
          <w:rPrChange w:id="303" w:author="Tanya Brown" w:date="2023-10-20T14:42:00Z">
            <w:rPr>
              <w:ins w:id="304" w:author="Tanya Brown" w:date="2023-10-20T14:40:00Z"/>
            </w:rPr>
          </w:rPrChange>
        </w:rPr>
      </w:pPr>
      <w:ins w:id="305" w:author="Tanya Brown" w:date="2023-10-20T14:40:00Z">
        <w:r w:rsidRPr="005A7FEC">
          <w:rPr>
            <w:b/>
            <w:bCs/>
            <w:rPrChange w:id="306" w:author="Tanya Brown" w:date="2023-10-20T14:42:00Z">
              <w:rPr/>
            </w:rPrChange>
          </w:rPr>
          <w:t xml:space="preserve">Genomic and </w:t>
        </w:r>
      </w:ins>
      <w:ins w:id="307" w:author="Tanya Brown" w:date="2023-10-20T14:41:00Z">
        <w:r w:rsidRPr="005A7FEC">
          <w:rPr>
            <w:b/>
            <w:bCs/>
            <w:rPrChange w:id="308" w:author="Tanya Brown" w:date="2023-10-20T14:42:00Z">
              <w:rPr/>
            </w:rPrChange>
          </w:rPr>
          <w:t>Microbiome Metadata</w:t>
        </w:r>
      </w:ins>
    </w:p>
    <w:p w14:paraId="17D4C840" w14:textId="6B0EC820" w:rsidR="005A7FEC" w:rsidRDefault="00DB41FE" w:rsidP="005A7FEC">
      <w:pPr>
        <w:rPr>
          <w:ins w:id="309" w:author="Tanya Brown" w:date="2023-10-20T14:40:00Z"/>
        </w:rPr>
      </w:pPr>
      <w:r w:rsidRPr="00FC0723">
        <w:t xml:space="preserve"> A list of urls for the genomes can be found in </w:t>
      </w:r>
      <w:r w:rsidRPr="00406E0F">
        <w:rPr>
          <w:b/>
          <w:bCs/>
        </w:rPr>
        <w:t>Table S1A</w:t>
      </w:r>
      <w:r w:rsidRPr="00FC0723">
        <w:t xml:space="preserve">. </w:t>
      </w:r>
      <w:ins w:id="310" w:author="Tanya Brown" w:date="2023-10-20T14:40:00Z">
        <w:r w:rsidR="005A7FEC" w:rsidRPr="00FC0723">
          <w:t xml:space="preserve">Metadata for all GCMP samples are available in </w:t>
        </w:r>
        <w:r w:rsidR="005A7FEC" w:rsidRPr="004302F8">
          <w:rPr>
            <w:b/>
            <w:bCs/>
          </w:rPr>
          <w:t>Table S1B</w:t>
        </w:r>
        <w:r w:rsidR="005A7FEC">
          <w:rPr>
            <w:b/>
            <w:bCs/>
          </w:rPr>
          <w:t>,</w:t>
        </w:r>
      </w:ins>
      <w:ins w:id="311" w:author="Tanya Brown" w:date="2023-10-20T14:41:00Z">
        <w:r w:rsidR="005A7FEC">
          <w:rPr>
            <w:b/>
            <w:bCs/>
          </w:rPr>
          <w:t xml:space="preserve"> </w:t>
        </w:r>
      </w:ins>
      <w:ins w:id="312" w:author="Tanya Brown" w:date="2023-10-20T14:42:00Z">
        <w:r w:rsidR="005A7FEC">
          <w:t xml:space="preserve">while a data dictionary defining the meaning of column names is available in </w:t>
        </w:r>
        <w:r w:rsidR="005A7FEC" w:rsidRPr="005A7FEC">
          <w:rPr>
            <w:b/>
            <w:bCs/>
            <w:rPrChange w:id="313" w:author="Tanya Brown" w:date="2023-10-20T14:42:00Z">
              <w:rPr/>
            </w:rPrChange>
          </w:rPr>
          <w:t>Table</w:t>
        </w:r>
        <w:r w:rsidR="005A7FEC">
          <w:t xml:space="preserve"> </w:t>
        </w:r>
        <w:r w:rsidR="005A7FEC" w:rsidRPr="005A7FEC">
          <w:rPr>
            <w:b/>
            <w:bCs/>
            <w:rPrChange w:id="314" w:author="Tanya Brown" w:date="2023-10-20T14:42:00Z">
              <w:rPr/>
            </w:rPrChange>
          </w:rPr>
          <w:t>S1</w:t>
        </w:r>
      </w:ins>
      <w:ins w:id="315"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6"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7" w:author="Tanya Brown" w:date="2023-10-20T14:47:00Z">
        <w:r>
          <w:t xml:space="preserve">We annotated TLR and IL-1R </w:t>
        </w:r>
      </w:ins>
      <w:ins w:id="318" w:author="Tanya Brown" w:date="2023-10-20T14:48:00Z">
        <w:r>
          <w:t xml:space="preserve">gene counts </w:t>
        </w:r>
      </w:ins>
      <w:ins w:id="319" w:author="Tanya Brown" w:date="2023-10-20T14:47:00Z">
        <w:r>
          <w:t>based on their domains (</w:t>
        </w:r>
        <w:r w:rsidRPr="005A7FEC">
          <w:rPr>
            <w:b/>
            <w:bCs/>
            <w:rPrChange w:id="320" w:author="Tanya Brown" w:date="2023-10-20T14:47:00Z">
              <w:rPr/>
            </w:rPrChange>
          </w:rPr>
          <w:t>Table S2A</w:t>
        </w:r>
        <w:r>
          <w:t>)</w:t>
        </w:r>
      </w:ins>
      <w:ins w:id="321"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2" w:author="Microsoft Office User" w:date="2023-09-19T13:19:00Z">
        <w:r w:rsidR="00F26166">
          <w:t xml:space="preserve">available </w:t>
        </w:r>
      </w:ins>
      <w:del w:id="323" w:author="Microsoft Office User" w:date="2023-09-19T13:19:00Z">
        <w:r w:rsidR="00367A15" w:rsidRPr="00FC0723" w:rsidDel="00F26166">
          <w:delText xml:space="preserve">found </w:delText>
        </w:r>
      </w:del>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5">
        <w:r w:rsidR="00367A15" w:rsidRPr="00FC0723">
          <w:rPr>
            <w:color w:val="1155CC"/>
            <w:u w:val="single"/>
          </w:rPr>
          <w:t>https://github.com/TransDecoder/TransDecoder/wiki</w:t>
        </w:r>
      </w:hyperlink>
      <w:r w:rsidR="00367A15" w:rsidRPr="00FC0723">
        <w:t>) to identify candidate coding regions within the genome files. During this process, TransDecoder converts the nucleotide sequences in the genome file to possible amino acid sequences using different open reading frames</w:t>
      </w:r>
      <w:del w:id="324" w:author="Microsoft Office User" w:date="2023-09-19T13:20:00Z">
        <w:r w:rsidR="00367A15" w:rsidRPr="00FC0723" w:rsidDel="00F26166">
          <w:delText xml:space="preserve"> needed to conduct this translation</w:delText>
        </w:r>
      </w:del>
      <w:r w:rsidR="00367A15" w:rsidRPr="00FC0723">
        <w:t xml:space="preserve">. </w:t>
      </w:r>
      <w:ins w:id="325" w:author="Microsoft Office User" w:date="2023-09-19T13:20:00Z">
        <w:r w:rsidR="00F26166">
          <w:t xml:space="preserve">In many cases more than one reading frame was possible. The predicted </w:t>
        </w:r>
      </w:ins>
      <w:ins w:id="326" w:author="Microsoft Office User" w:date="2023-09-19T13:21:00Z">
        <w:r w:rsidR="00F26166">
          <w:t>protein products of these different hypothesized reading frames are referred to as isoforms in transdecoder and also</w:t>
        </w:r>
      </w:ins>
      <w:ins w:id="327" w:author="Tanya Brown" w:date="2023-11-27T12:53:00Z">
        <w:r w:rsidR="00AF7E64">
          <w:t xml:space="preserve"> </w:t>
        </w:r>
        <w:del w:id="328" w:author="Microsoft Office User" w:date="2023-11-27T16:20:00Z">
          <w:r w:rsidR="00AF7E64" w:rsidDel="008C08A7">
            <w:delText>as so</w:delText>
          </w:r>
        </w:del>
      </w:ins>
      <w:ins w:id="329" w:author="Microsoft Office User" w:date="2023-09-19T13:21:00Z">
        <w:r w:rsidR="00F26166">
          <w:t>in this manuscript.</w:t>
        </w:r>
      </w:ins>
      <w:ins w:id="330" w:author="Tanya Brown" w:date="2023-10-09T18:17:00Z">
        <w:r w:rsidR="00BE4F4D">
          <w:t xml:space="preserve"> </w:t>
        </w:r>
      </w:ins>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00367A15" w:rsidRPr="00FC0723">
          <w:rPr>
            <w:color w:val="1155CC"/>
            <w:u w:val="single"/>
          </w:rPr>
          <w:t>http://pfam.xfam.org/</w:t>
        </w:r>
      </w:hyperlink>
      <w:r w:rsidR="00367A15" w:rsidRPr="00FC0723">
        <w:t>).</w:t>
      </w:r>
      <w:ins w:id="331" w:author="Tanya Brown" w:date="2023-10-20T14:53:00Z">
        <w:r w:rsidR="002525FE">
          <w:t xml:space="preserve"> </w:t>
        </w:r>
      </w:ins>
      <w:del w:id="332"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ins w:id="333" w:author="Microsoft Office User" w:date="2023-10-27T13:15:00Z">
        <w:r w:rsidR="0038622B">
          <w:t xml:space="preserve">, preserving </w:t>
        </w:r>
      </w:ins>
      <w:ins w:id="334" w:author="Microsoft Office User" w:date="2023-10-27T13:16:00Z">
        <w:r w:rsidR="0038622B">
          <w:t xml:space="preserve">hits with e-values </w:t>
        </w:r>
      </w:ins>
      <w:ins w:id="335" w:author="Microsoft Office User" w:date="2023-10-27T13:28:00Z">
        <w:r w:rsidR="0038622B">
          <w:t>&lt; 1e</w:t>
        </w:r>
        <w:r w:rsidR="0038622B" w:rsidRPr="00532975">
          <w:rPr>
            <w:vertAlign w:val="superscript"/>
            <w:rPrChange w:id="336" w:author="Tanya Brown" w:date="2023-11-07T17:59:00Z">
              <w:rPr/>
            </w:rPrChange>
          </w:rPr>
          <w:t>-2</w:t>
        </w:r>
      </w:ins>
      <w:ins w:id="337" w:author="Microsoft Office User" w:date="2023-10-27T13:29:00Z">
        <w:r w:rsidR="0038622B">
          <w:t>. This liberal threshold was chosen since multiple domain annotations together</w:t>
        </w:r>
      </w:ins>
      <w:ins w:id="338" w:author="Microsoft Office User" w:date="2023-11-27T16:21:00Z">
        <w:r w:rsidR="008C08A7">
          <w:t xml:space="preserve"> (at minimum 2) </w:t>
        </w:r>
      </w:ins>
      <w:ins w:id="339" w:author="Microsoft Office User" w:date="2023-10-27T13:29:00Z">
        <w:r w:rsidR="0038622B">
          <w:t xml:space="preserve"> were required to define TLR or IL-1R genes</w:t>
        </w:r>
      </w:ins>
      <w:ins w:id="340" w:author="Microsoft Office User" w:date="2023-11-27T16:23:00Z">
        <w:r w:rsidR="00111FA8">
          <w:t xml:space="preserve"> (see below)</w:t>
        </w:r>
      </w:ins>
      <w:ins w:id="341" w:author="Microsoft Office User" w:date="2023-10-27T13:16:00Z">
        <w:del w:id="342" w:author="Tanya Brown" w:date="2023-11-07T17:59:00Z">
          <w:r w:rsidR="0038622B" w:rsidDel="00532975">
            <w:delText xml:space="preserve"> </w:delText>
          </w:r>
        </w:del>
      </w:ins>
      <w:r w:rsidR="00367A15" w:rsidRPr="00FC0723">
        <w:t>.</w:t>
      </w:r>
      <w:ins w:id="343" w:author="Microsoft Office User" w:date="2023-11-27T16:24:00Z">
        <w:r w:rsidR="00111FA8">
          <w:t xml:space="preserve"> Because at least two independent false positive domain annotations would be needed to generate a false positive TLR or IL-1R annotation, we reasoned that this threshold gave a combined e-value of ~1e</w:t>
        </w:r>
        <w:r w:rsidR="00111FA8" w:rsidRPr="003B097B">
          <w:rPr>
            <w:vertAlign w:val="superscript"/>
          </w:rPr>
          <w:t>-4</w:t>
        </w:r>
        <w:r w:rsidR="00111FA8">
          <w:rPr>
            <w:vertAlign w:val="superscript"/>
          </w:rPr>
          <w:t xml:space="preserve"> </w:t>
        </w:r>
        <w:r w:rsidR="00111FA8">
          <w:t>for TLR or IL-1R annotations.</w:t>
        </w:r>
      </w:ins>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pPr>
        <w:rPr>
          <w:ins w:id="344"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5" w:author="Tanya Brown" w:date="2023-10-20T14:57:00Z">
        <w:r w:rsidR="002525FE">
          <w:t xml:space="preserve"> The TIR domain was detected with the Pfam alignment PF01582. </w:t>
        </w:r>
      </w:ins>
      <w:ins w:id="346" w:author="Tanya Brown" w:date="2023-10-20T14:55:00Z">
        <w:r w:rsidR="002525FE" w:rsidRPr="00FC0723">
          <w:t>The</w:t>
        </w:r>
        <w:r w:rsidR="002525FE">
          <w:t xml:space="preserve"> presence of Pfam families across </w:t>
        </w:r>
      </w:ins>
      <w:ins w:id="347" w:author="Tanya Brown" w:date="2023-10-20T14:56:00Z">
        <w:r w:rsidR="002525FE">
          <w:t>genes and ids for the 13 alignment files used to detect Ig or LRR domains</w:t>
        </w:r>
      </w:ins>
      <w:ins w:id="348" w:author="Microsoft Office User" w:date="2023-11-27T16:25:00Z">
        <w:r w:rsidR="00111FA8">
          <w:t>, as well as the TIR domain alignment</w:t>
        </w:r>
      </w:ins>
      <w:ins w:id="349" w:author="Tanya Brown" w:date="2023-10-20T14:56:00Z">
        <w:r w:rsidR="002525FE">
          <w:t xml:space="preserve"> </w:t>
        </w:r>
        <w:r w:rsidR="002525FE" w:rsidRPr="00FC0723">
          <w:t xml:space="preserve">are found in </w:t>
        </w:r>
        <w:r w:rsidR="002525FE" w:rsidRPr="004302F8">
          <w:rPr>
            <w:b/>
            <w:bCs/>
          </w:rPr>
          <w:t>Table S2B, C</w:t>
        </w:r>
        <w:r w:rsidR="002525FE" w:rsidRPr="00FC0723">
          <w:t xml:space="preserve">. </w:t>
        </w:r>
      </w:ins>
      <w:ins w:id="350" w:author="Tanya Brown" w:date="2023-10-20T14:55:00Z">
        <w:r w:rsidR="002525FE">
          <w:t xml:space="preserve"> </w:t>
        </w:r>
        <w:r w:rsidR="002525FE" w:rsidRPr="00FC0723">
          <w:t xml:space="preserve"> </w:t>
        </w:r>
      </w:ins>
    </w:p>
    <w:p w14:paraId="3ECD8716" w14:textId="77777777" w:rsidR="0038622B" w:rsidRDefault="0038622B" w:rsidP="00406E0F">
      <w:pPr>
        <w:rPr>
          <w:ins w:id="351" w:author="Microsoft Office User" w:date="2023-10-27T12:46:00Z"/>
        </w:rPr>
      </w:pPr>
    </w:p>
    <w:p w14:paraId="5BBCE7C4" w14:textId="77777777" w:rsidR="0038622B" w:rsidRDefault="0038622B" w:rsidP="0038622B">
      <w:pPr>
        <w:rPr>
          <w:ins w:id="352" w:author="Microsoft Office User" w:date="2023-10-27T12:47:00Z"/>
          <w:b/>
          <w:bCs/>
        </w:rPr>
      </w:pPr>
      <w:ins w:id="353" w:author="Microsoft Office User" w:date="2023-10-27T12:46:00Z">
        <w:r>
          <w:rPr>
            <w:b/>
            <w:bCs/>
          </w:rPr>
          <w:t>Confirmation of uniqueness of</w:t>
        </w:r>
      </w:ins>
      <w:ins w:id="354" w:author="Microsoft Office User" w:date="2023-10-27T12:47:00Z">
        <w:r>
          <w:rPr>
            <w:b/>
            <w:bCs/>
          </w:rPr>
          <w:t xml:space="preserve"> annotated</w:t>
        </w:r>
      </w:ins>
      <w:ins w:id="355" w:author="Microsoft Office User" w:date="2023-10-27T12:46:00Z">
        <w:r>
          <w:rPr>
            <w:b/>
            <w:bCs/>
          </w:rPr>
          <w:t xml:space="preserve"> </w:t>
        </w:r>
      </w:ins>
      <w:ins w:id="356" w:author="Microsoft Office User" w:date="2023-10-27T12:47:00Z">
        <w:r>
          <w:rPr>
            <w:b/>
            <w:bCs/>
          </w:rPr>
          <w:t xml:space="preserve">IL-1R and TLR copies. </w:t>
        </w:r>
      </w:ins>
    </w:p>
    <w:p w14:paraId="2688B250" w14:textId="08AC5035" w:rsidR="0038622B" w:rsidRPr="0038622B" w:rsidRDefault="0038622B" w:rsidP="0038622B">
      <w:pPr>
        <w:rPr>
          <w:ins w:id="357" w:author="Microsoft Office User" w:date="2023-10-27T12:47:00Z"/>
          <w:rPrChange w:id="358" w:author="Microsoft Office User" w:date="2023-10-27T12:47:00Z">
            <w:rPr>
              <w:ins w:id="359" w:author="Microsoft Office User" w:date="2023-10-27T12:47:00Z"/>
              <w:b/>
              <w:bCs/>
            </w:rPr>
          </w:rPrChange>
        </w:rPr>
      </w:pPr>
      <w:ins w:id="360" w:author="Microsoft Office User" w:date="2023-10-27T12:47:00Z">
        <w:r w:rsidRPr="0038622B">
          <w:rPr>
            <w:rPrChange w:id="361" w:author="Microsoft Office User" w:date="2023-10-27T12:47:00Z">
              <w:rPr>
                <w:b/>
                <w:bCs/>
              </w:rPr>
            </w:rPrChange>
          </w:rPr>
          <w:t xml:space="preserve">CD-hit clustering </w:t>
        </w:r>
      </w:ins>
      <w:ins w:id="362" w:author="Microsoft Office User" w:date="2023-10-27T12:48:00Z">
        <w:r>
          <w:t xml:space="preserve">was used </w:t>
        </w:r>
      </w:ins>
      <w:ins w:id="363" w:author="Microsoft Office User" w:date="2023-10-27T12:47:00Z">
        <w:r w:rsidRPr="0038622B">
          <w:rPr>
            <w:rPrChange w:id="364" w:author="Microsoft Office User" w:date="2023-10-27T12:47:00Z">
              <w:rPr>
                <w:b/>
                <w:bCs/>
              </w:rPr>
            </w:rPrChange>
          </w:rPr>
          <w:t xml:space="preserve">to check for redundancy among our annotations of IL-1R and TLR gene copies. First, the longest predicted peptide from each ORF </w:t>
        </w:r>
      </w:ins>
      <w:ins w:id="365" w:author="Microsoft Office User" w:date="2023-10-27T12:48:00Z">
        <w:r>
          <w:t xml:space="preserve">was </w:t>
        </w:r>
      </w:ins>
      <w:ins w:id="366" w:author="Microsoft Office User" w:date="2023-10-27T12:47:00Z">
        <w:r w:rsidRPr="0038622B">
          <w:rPr>
            <w:rPrChange w:id="367" w:author="Microsoft Office User" w:date="2023-10-27T12:47:00Z">
              <w:rPr>
                <w:b/>
                <w:bCs/>
              </w:rPr>
            </w:rPrChange>
          </w:rPr>
          <w:t xml:space="preserve">identified by TransDecoder. These were then clustered using CD-hit, with the default clustering threshold of 90%. Few predicted ORFs clustered together, but there were some examples where this analysis </w:t>
        </w:r>
      </w:ins>
      <w:ins w:id="368" w:author="Tanya Brown" w:date="2023-11-27T12:57:00Z">
        <w:r w:rsidR="00AF7E64">
          <w:t xml:space="preserve">resulted in </w:t>
        </w:r>
      </w:ins>
      <w:ins w:id="369" w:author="Microsoft Office User" w:date="2023-10-27T12:47:00Z">
        <w:r w:rsidRPr="0038622B">
          <w:rPr>
            <w:rPrChange w:id="370" w:author="Microsoft Office User" w:date="2023-10-27T12:47:00Z">
              <w:rPr>
                <w:b/>
                <w:bCs/>
              </w:rPr>
            </w:rPrChange>
          </w:rPr>
          <w:t>3 or fewer ORFs that clustered together</w:t>
        </w:r>
      </w:ins>
      <w:ins w:id="371" w:author="Microsoft Office User" w:date="2023-10-27T12:48:00Z">
        <w:r>
          <w:t xml:space="preserve"> in certain genomes</w:t>
        </w:r>
      </w:ins>
      <w:ins w:id="372" w:author="Microsoft Office User" w:date="2023-10-27T12:47:00Z">
        <w:r w:rsidRPr="0038622B">
          <w:rPr>
            <w:rPrChange w:id="373"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74" w:author="Microsoft Office User" w:date="2023-10-27T12:49:00Z">
        <w:r>
          <w:t xml:space="preserve">were cross-referenced </w:t>
        </w:r>
      </w:ins>
      <w:ins w:id="375" w:author="Microsoft Office User" w:date="2023-10-27T12:47:00Z">
        <w:r w:rsidRPr="0038622B">
          <w:rPr>
            <w:rPrChange w:id="376" w:author="Microsoft Office User" w:date="2023-10-27T12:47:00Z">
              <w:rPr>
                <w:b/>
                <w:bCs/>
              </w:rPr>
            </w:rPrChange>
          </w:rPr>
          <w:t>with gene ids for TLR and IL-1R</w:t>
        </w:r>
      </w:ins>
      <w:ins w:id="377" w:author="Microsoft Office User" w:date="2023-11-27T16:25:00Z">
        <w:r w:rsidR="00111FA8">
          <w:t>, confirming that the few potentially redundant annotations were not TLR or IL-1R genes.</w:t>
        </w:r>
      </w:ins>
      <w:ins w:id="378" w:author="Microsoft Office User" w:date="2023-10-27T12:47:00Z">
        <w:r w:rsidRPr="0038622B">
          <w:rPr>
            <w:rPrChange w:id="379" w:author="Microsoft Office User" w:date="2023-10-27T12:47:00Z">
              <w:rPr>
                <w:b/>
                <w:bCs/>
              </w:rPr>
            </w:rPrChange>
          </w:rPr>
          <w:t> </w:t>
        </w:r>
      </w:ins>
    </w:p>
    <w:p w14:paraId="652D5FC8" w14:textId="77777777" w:rsidR="0038622B" w:rsidRPr="0038622B" w:rsidDel="00AF7E64" w:rsidRDefault="0038622B" w:rsidP="0038622B">
      <w:pPr>
        <w:rPr>
          <w:ins w:id="380" w:author="Microsoft Office User" w:date="2023-10-27T12:47:00Z"/>
          <w:del w:id="381" w:author="Tanya Brown" w:date="2023-11-27T12:58:00Z"/>
          <w:b/>
          <w:bCs/>
        </w:rPr>
      </w:pPr>
    </w:p>
    <w:p w14:paraId="4A494B7D" w14:textId="18C068C1" w:rsidR="0038622B" w:rsidRPr="0038622B" w:rsidDel="00AF7E64" w:rsidRDefault="0038622B" w:rsidP="00406E0F">
      <w:pPr>
        <w:rPr>
          <w:del w:id="382" w:author="Tanya Brown" w:date="2023-11-27T12:58:00Z"/>
          <w:b/>
          <w:bCs/>
          <w:rPrChange w:id="383" w:author="Microsoft Office User" w:date="2023-10-27T12:46:00Z">
            <w:rPr>
              <w:del w:id="384" w:author="Tanya Brown" w:date="2023-11-27T12:58:00Z"/>
            </w:rPr>
          </w:rPrChange>
        </w:rPr>
      </w:pPr>
    </w:p>
    <w:p w14:paraId="25D45012" w14:textId="226D6C89" w:rsidR="000C56B0" w:rsidRPr="00FC0723" w:rsidDel="0038622B" w:rsidRDefault="00367A15" w:rsidP="00406E0F">
      <w:pPr>
        <w:rPr>
          <w:del w:id="385" w:author="Microsoft Office User" w:date="2023-10-27T12:49:00Z"/>
        </w:rPr>
      </w:pPr>
      <w:del w:id="386" w:author="Microsoft Office User" w:date="2023-10-27T12:49:00Z">
        <w:r w:rsidRPr="00FC0723" w:rsidDel="0038622B">
          <w:delText xml:space="preserve"> </w:delText>
        </w:r>
      </w:del>
    </w:p>
    <w:p w14:paraId="05C36505" w14:textId="782322AC" w:rsidR="00E5647B" w:rsidRPr="00406E0F" w:rsidDel="005A7FEC" w:rsidRDefault="00367A15" w:rsidP="00406E0F">
      <w:pPr>
        <w:rPr>
          <w:del w:id="387" w:author="Tanya Brown" w:date="2023-10-20T14:39:00Z"/>
          <w:b/>
          <w:bCs/>
        </w:rPr>
      </w:pPr>
      <w:del w:id="388"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89" w:author="Tanya Brown" w:date="2023-10-20T14:39:00Z"/>
        </w:rPr>
      </w:pPr>
      <w:del w:id="390"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1" w:author="Microsoft Office User" w:date="2023-09-11T16:44:00Z">
        <w:del w:id="392" w:author="Tanya Brown" w:date="2023-10-20T14:39:00Z">
          <w:r w:rsidR="00E9798F" w:rsidDel="005A7FEC">
            <w:delText xml:space="preserve"> </w:delText>
          </w:r>
        </w:del>
      </w:ins>
      <w:ins w:id="393" w:author="Microsoft Office User" w:date="2023-09-11T16:45:00Z">
        <w:del w:id="394" w:author="Tanya Brown" w:date="2023-10-20T14:39:00Z">
          <w:r w:rsidR="00E9798F" w:rsidDel="005A7FEC">
            <w:delText xml:space="preserve"> </w:delText>
          </w:r>
        </w:del>
      </w:ins>
      <w:del w:id="395"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96" w:author="Microsoft Office User" w:date="2023-09-11T16:48:00Z">
        <w:del w:id="397" w:author="Tanya Brown" w:date="2023-10-20T14:39:00Z">
          <w:r w:rsidR="00E9798F" w:rsidDel="005A7FEC">
            <w:rPr>
              <w:color w:val="222222"/>
            </w:rPr>
            <w:delText xml:space="preserve"> </w:delText>
          </w:r>
        </w:del>
      </w:ins>
      <w:del w:id="398"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143F64A3" w:rsidR="000C56B0" w:rsidRPr="00FC0723" w:rsidRDefault="00367A15" w:rsidP="00406E0F">
      <w:r w:rsidRPr="00FC0723">
        <w:t>16S rRNA sequencing data were processed in Qiita</w:t>
      </w:r>
      <w:ins w:id="399" w:author="Tanya Brown" w:date="2023-11-27T12:58:00Z">
        <w:r w:rsidR="00AF7E64">
          <w:t xml:space="preserve"> </w:t>
        </w:r>
      </w:ins>
      <w:r w:rsidR="001814B5">
        <w:fldChar w:fldCharType="begin"/>
      </w:r>
      <w:r w:rsidR="00FC1EE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ins w:id="400" w:author="Microsoft Office User" w:date="2023-09-11T16:54:00Z">
        <w:r w:rsidR="001814B5">
          <w:t xml:space="preserve"> </w:t>
        </w:r>
      </w:ins>
      <w:del w:id="401"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 xml:space="preserve">using the standard EMP workflow. Briefly, sequences were demultiplexed based on 12bp Golay barcodes using </w:t>
      </w:r>
      <w:r w:rsidRPr="00FC0723">
        <w:lastRenderedPageBreak/>
        <w:t>“split_libraries” with QIIME 1.9.1 default parameters</w:t>
      </w:r>
      <w:ins w:id="402" w:author="Tanya Brown" w:date="2023-11-27T12:58:00Z">
        <w:r w:rsidR="00AF7E64">
          <w:t xml:space="preserve"> </w:t>
        </w:r>
      </w:ins>
      <w:r w:rsidR="001814B5">
        <w:fldChar w:fldCharType="begin"/>
      </w:r>
      <w:r w:rsidR="00FC1EE5">
        <w:instrText xml:space="preserve"> ADDIN ZOTERO_ITEM CSL_CITATION {"citationID":"AnV21iVM","properties":{"formattedCitation":"[43]","plainCitation":"[43]","noteIndex":0},"citationItems":[{"id":"gHZunLug/Q80Ftc0m","uris":["http://zotero.org/groups/4829620/items/K29UADU4"],"itemData":{"id":1472,"type":"article-journal","container-title":"Nature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ins w:id="403" w:author="Microsoft Office User" w:date="2023-09-11T16:56:00Z">
        <w:r w:rsidR="001814B5">
          <w:t xml:space="preserve"> </w:t>
        </w:r>
      </w:ins>
      <w:del w:id="404"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05" w:author="Tanya Brown" w:date="2023-11-27T12:59:00Z">
        <w:r w:rsidR="00AF7E64">
          <w:t xml:space="preserve"> </w:t>
        </w:r>
      </w:ins>
      <w:r w:rsidR="00136E1C">
        <w:fldChar w:fldCharType="begin"/>
      </w:r>
      <w:r w:rsidR="00FC1EE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del w:id="406"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FC1EE5">
        <w:instrText xml:space="preserve"> ADDIN ZOTERO_ITEM CSL_CITATION {"citationID":"jSZKDq26","properties":{"formattedCitation":"[45]","plainCitation":"[45]","noteIndex":0},"citationItems":[{"id":"gHZunLug/RD6k79l7","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del w:id="407"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26556BCE" w:rsidR="000C56B0" w:rsidRDefault="00367A15" w:rsidP="00406E0F">
      <w:pPr>
        <w:rPr>
          <w:ins w:id="408" w:author="Microsoft Office User" w:date="2023-11-27T16:27:00Z"/>
        </w:rPr>
      </w:pPr>
      <w:r w:rsidRPr="00FC0723">
        <w:t>Taxonomic assignment of ASVs was performed using vsearch</w:t>
      </w:r>
      <w:ins w:id="409" w:author="Tanya Brown" w:date="2023-11-27T12:59:00Z">
        <w:r w:rsidR="00AF7E64">
          <w:t xml:space="preserve"> </w:t>
        </w:r>
      </w:ins>
      <w:r w:rsidR="00136E1C">
        <w:fldChar w:fldCharType="begin"/>
      </w:r>
      <w:r w:rsidR="00FC1EE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ins w:id="410" w:author="Microsoft Office User" w:date="2023-09-19T14:05:00Z">
        <w:r w:rsidR="00136E1C">
          <w:t xml:space="preserve"> </w:t>
        </w:r>
      </w:ins>
      <w:r w:rsidRPr="00FC0723">
        <w:t>using a modified version of the SILVA v. 138</w:t>
      </w:r>
      <w:r w:rsidR="00B024AA">
        <w:t xml:space="preserve"> </w:t>
      </w:r>
      <w:r w:rsidR="00136E1C">
        <w:fldChar w:fldCharType="begin"/>
      </w:r>
      <w:r w:rsidR="00FC1EE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ins w:id="411" w:author="Microsoft Office User" w:date="2023-11-27T16:26:00Z">
        <w:r w:rsidR="00D518E9">
          <w:t xml:space="preserve"> diverse</w:t>
        </w:r>
      </w:ins>
      <w:r w:rsidRPr="00FC0723">
        <w:t xml:space="preserve"> additional </w:t>
      </w:r>
      <w:del w:id="412" w:author="Microsoft Office User" w:date="2023-11-27T16:26:00Z">
        <w:r w:rsidRPr="00FC0723" w:rsidDel="00D518E9">
          <w:delText xml:space="preserve">coral </w:delText>
        </w:r>
      </w:del>
      <w:r w:rsidRPr="00FC0723">
        <w:t xml:space="preserve">mitochondrial </w:t>
      </w:r>
      <w:ins w:id="413" w:author="Microsoft Office User" w:date="2023-11-27T16:26:00Z">
        <w:r w:rsidR="00D518E9">
          <w:t xml:space="preserve">rRNA sequences </w:t>
        </w:r>
      </w:ins>
      <w:del w:id="414" w:author="Microsoft Office User" w:date="2023-11-27T16:26:00Z">
        <w:r w:rsidRPr="00FC0723" w:rsidDel="00D518E9">
          <w:delText xml:space="preserve">reads </w:delText>
        </w:r>
      </w:del>
      <w:r w:rsidRPr="00FC0723">
        <w:t xml:space="preserve">obtained from </w:t>
      </w:r>
      <w:ins w:id="415" w:author="Microsoft Office User" w:date="2023-11-27T16:26:00Z">
        <w:r w:rsidR="00D518E9">
          <w:t>M</w:t>
        </w:r>
      </w:ins>
      <w:del w:id="416" w:author="Microsoft Office User" w:date="2023-11-27T16:26:00Z">
        <w:r w:rsidRPr="00FC0723" w:rsidDel="00D518E9">
          <w:delText>m</w:delText>
        </w:r>
      </w:del>
      <w:ins w:id="417" w:author="Microsoft Office User" w:date="2023-11-27T16:27:00Z">
        <w:r w:rsidR="00D518E9">
          <w:t>E</w:t>
        </w:r>
      </w:ins>
      <w:del w:id="418" w:author="Microsoft Office User" w:date="2023-11-27T16:27:00Z">
        <w:r w:rsidRPr="00FC0723" w:rsidDel="00D518E9">
          <w:delText>e</w:delText>
        </w:r>
      </w:del>
      <w:ins w:id="419" w:author="Microsoft Office User" w:date="2023-11-27T16:26:00Z">
        <w:r w:rsidR="00D518E9">
          <w:t>T</w:t>
        </w:r>
      </w:ins>
      <w:ins w:id="420" w:author="Microsoft Office User" w:date="2023-11-27T16:27:00Z">
        <w:r w:rsidR="00D518E9">
          <w:t>AXA</w:t>
        </w:r>
      </w:ins>
      <w:del w:id="421" w:author="Microsoft Office User" w:date="2023-11-27T16:26:00Z">
        <w:r w:rsidRPr="00FC0723" w:rsidDel="00D518E9">
          <w:delText>t</w:delText>
        </w:r>
      </w:del>
      <w:del w:id="422" w:author="Microsoft Office User" w:date="2023-11-27T16:27:00Z">
        <w:r w:rsidRPr="00FC0723" w:rsidDel="00D518E9">
          <w:delText>axa</w:delText>
        </w:r>
      </w:del>
      <w:r w:rsidRPr="00FC0723">
        <w:t>2</w:t>
      </w:r>
      <w:ins w:id="423" w:author="Tanya Brown" w:date="2023-11-27T13:03:00Z">
        <w:r w:rsidR="00176061">
          <w:t xml:space="preserve"> </w:t>
        </w:r>
      </w:ins>
      <w:r w:rsidR="00BB276E">
        <w:fldChar w:fldCharType="begin"/>
      </w:r>
      <w:r w:rsidR="00FC1EE5">
        <w:instrText xml:space="preserve"> ADDIN ZOTERO_ITEM CSL_CITATION {"citationID":"a1i2dh5sg43","properties":{"formattedCitation":"[48,49]","plainCitation":"[48,49]","noteIndex":0},"citationItems":[{"id":406,"uris":["http://zotero.org/groups/4751850/items/XUB9J7D5"],"itemData":{"id":406,"type":"article-journal","abstract":"The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del w:id="424"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25" w:author="Tanya Brown" w:date="2023-11-27T13:03:00Z">
        <w:r w:rsidR="00176061">
          <w:t xml:space="preserve"> </w:t>
        </w:r>
      </w:ins>
      <w:r w:rsidR="000F1A53">
        <w:fldChar w:fldCharType="begin"/>
      </w:r>
      <w:r w:rsidR="00FC1EE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3E8B6E9B"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FC1EE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FC1EE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ins w:id="426"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0164D49" w:rsidR="0038622B" w:rsidRDefault="00B024AA" w:rsidP="00017625">
      <w:pPr>
        <w:rPr>
          <w:ins w:id="427" w:author="Microsoft Office User" w:date="2023-10-27T12:14:00Z"/>
        </w:rPr>
      </w:pPr>
      <w:ins w:id="428" w:author="Microsoft Office User" w:date="2023-09-19T14:28:00Z">
        <w:r>
          <w:t xml:space="preserve">Unrarefied </w:t>
        </w:r>
      </w:ins>
      <w:ins w:id="429" w:author="Microsoft Office User" w:date="2023-09-19T14:29:00Z">
        <w:r>
          <w:t>f</w:t>
        </w:r>
      </w:ins>
      <w:ins w:id="430" w:author="Microsoft Office User" w:date="2023-09-19T14:28:00Z">
        <w:r>
          <w:t xml:space="preserve">eature tables were </w:t>
        </w:r>
      </w:ins>
      <w:ins w:id="431" w:author="Microsoft Office User" w:date="2023-09-19T14:29:00Z">
        <w:r>
          <w:t xml:space="preserve">used in compositional data analyses (e.g. ANCOM-BC). In phylogenetic comparative analyses that are not compositional (e.g. </w:t>
        </w:r>
      </w:ins>
      <w:ins w:id="432" w:author="Microsoft Office User" w:date="2023-09-19T14:39:00Z">
        <w:r w:rsidR="00240881">
          <w:t xml:space="preserve">phylogenetic independent contrasts) </w:t>
        </w:r>
      </w:ins>
      <w:ins w:id="433" w:author="Microsoft Office User" w:date="2023-09-19T14:30:00Z">
        <w:r>
          <w:t xml:space="preserve">feature tables were rarefied to 1000 </w:t>
        </w:r>
      </w:ins>
      <w:ins w:id="434" w:author="Microsoft Office User" w:date="2023-09-19T14:33:00Z">
        <w:r w:rsidR="00240881">
          <w:t xml:space="preserve">randomly-selected </w:t>
        </w:r>
      </w:ins>
      <w:ins w:id="435" w:author="Microsoft Office User" w:date="2023-09-19T14:30:00Z">
        <w:r>
          <w:t>sequences per sample in</w:t>
        </w:r>
      </w:ins>
      <w:ins w:id="436" w:author="Microsoft Office User" w:date="2023-09-19T14:25:00Z">
        <w:r>
          <w:t xml:space="preserve"> order to avoid </w:t>
        </w:r>
      </w:ins>
      <w:ins w:id="437" w:author="Microsoft Office User" w:date="2023-09-19T14:30:00Z">
        <w:r>
          <w:t>potential false-positives</w:t>
        </w:r>
      </w:ins>
      <w:ins w:id="438" w:author="Microsoft Office User" w:date="2023-09-19T14:25:00Z">
        <w:r>
          <w:t xml:space="preserve"> due to differences in library size across samples</w:t>
        </w:r>
      </w:ins>
      <w:ins w:id="439" w:author="Microsoft Office User" w:date="2023-09-19T14:34:00Z">
        <w:r w:rsidR="00240881">
          <w:t xml:space="preserve">. </w:t>
        </w:r>
      </w:ins>
      <w:ins w:id="440" w:author="Microsoft Office User" w:date="2023-11-27T16:28:00Z">
        <w:r w:rsidR="00D518E9">
          <w:t>These rarefied samples were then further pooled to form an average microbiome for the mucus, tissue, and skeleton of each species for phylogenetic analysis</w:t>
        </w:r>
      </w:ins>
      <w:ins w:id="441" w:author="Microsoft Office User" w:date="2023-11-27T16:29:00Z">
        <w:r w:rsidR="00D518E9">
          <w:t>. Pooled sequences for each sample</w:t>
        </w:r>
      </w:ins>
      <w:ins w:id="442" w:author="Microsoft Office User" w:date="2023-11-27T16:28:00Z">
        <w:r w:rsidR="00D518E9">
          <w:t xml:space="preserve"> </w:t>
        </w:r>
      </w:ins>
      <w:ins w:id="443" w:author="Microsoft Office User" w:date="2023-11-27T16:29:00Z">
        <w:r w:rsidR="00D518E9">
          <w:t xml:space="preserve">were </w:t>
        </w:r>
      </w:ins>
      <w:ins w:id="444" w:author="Microsoft Office User" w:date="2023-11-27T16:28:00Z">
        <w:r w:rsidR="00D518E9">
          <w:t>again rarefied to 1000 sequences/</w:t>
        </w:r>
      </w:ins>
      <w:ins w:id="445" w:author="Microsoft Office User" w:date="2023-11-27T16:29:00Z">
        <w:r w:rsidR="00D518E9">
          <w:t>sample in order to avoid species with more samples</w:t>
        </w:r>
      </w:ins>
      <w:ins w:id="446" w:author="Microsoft Office User" w:date="2023-11-27T16:30:00Z">
        <w:r w:rsidR="00D518E9">
          <w:t xml:space="preserve"> in the GCMP dataset</w:t>
        </w:r>
      </w:ins>
      <w:ins w:id="447" w:author="Microsoft Office User" w:date="2023-11-27T16:29:00Z">
        <w:r w:rsidR="00D518E9">
          <w:t xml:space="preserve"> from having artifactually higher microbiome biodiversity</w:t>
        </w:r>
      </w:ins>
      <w:ins w:id="448" w:author="Microsoft Office User" w:date="2023-11-27T16:30:00Z">
        <w:r w:rsidR="00D518E9">
          <w:t>, which we reasoned could lead to false positive correlations with host traits</w:t>
        </w:r>
      </w:ins>
      <w:ins w:id="449" w:author="Microsoft Office User" w:date="2023-11-27T16:28:00Z">
        <w:r w:rsidR="00D518E9">
          <w:t xml:space="preserve">. </w:t>
        </w:r>
      </w:ins>
      <w:ins w:id="450" w:author="Microsoft Office User" w:date="2023-11-27T16:30:00Z">
        <w:r w:rsidR="00D518E9">
          <w:t>R</w:t>
        </w:r>
      </w:ins>
      <w:ins w:id="451" w:author="Microsoft Office User" w:date="2023-09-19T14:34:00Z">
        <w:r w:rsidR="00240881">
          <w:t xml:space="preserve">arefaction depth was chosen to </w:t>
        </w:r>
      </w:ins>
      <w:ins w:id="452" w:author="Microsoft Office User" w:date="2023-09-19T14:31:00Z">
        <w:r w:rsidR="00240881">
          <w:t>maximizing taxonomic coverage</w:t>
        </w:r>
      </w:ins>
      <w:ins w:id="453" w:author="Microsoft Office User" w:date="2023-09-19T14:39:00Z">
        <w:r w:rsidR="00240881">
          <w:t xml:space="preserve"> (that is, to exclude as few samples as possible)</w:t>
        </w:r>
      </w:ins>
      <w:ins w:id="454" w:author="Microsoft Office User" w:date="2023-09-19T14:32:00Z">
        <w:r w:rsidR="00240881">
          <w:t>, and to allow direct comparison with prior analyses of GCMP microbiome samples (e.g</w:t>
        </w:r>
      </w:ins>
      <w:ins w:id="455" w:author="Microsoft Office User" w:date="2023-09-19T14:33:00Z">
        <w:r w:rsidR="00240881">
          <w:t xml:space="preserve">. </w:t>
        </w:r>
        <w:r w:rsidR="00240881">
          <w:fldChar w:fldCharType="begin"/>
        </w:r>
      </w:ins>
      <w:r w:rsidR="00FC1EE5">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56" w:author="Microsoft Office User" w:date="2023-09-19T14:33:00Z">
        <w:r w:rsidR="00240881">
          <w:fldChar w:fldCharType="separate"/>
        </w:r>
      </w:ins>
      <w:r w:rsidR="002F6119" w:rsidRPr="002F6119">
        <w:t>[4]</w:t>
      </w:r>
      <w:ins w:id="457" w:author="Microsoft Office User" w:date="2023-09-19T14:33:00Z">
        <w:r w:rsidR="00240881">
          <w:fldChar w:fldCharType="end"/>
        </w:r>
        <w:r w:rsidR="00240881">
          <w:t>)</w:t>
        </w:r>
      </w:ins>
      <w:del w:id="458"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59" w:author="Microsoft Office User" w:date="2023-09-19T14:25:00Z">
        <w:r>
          <w:t xml:space="preserve">. </w:t>
        </w:r>
      </w:ins>
      <w:ins w:id="460" w:author="Tanya Brown" w:date="2023-10-17T17:19:00Z">
        <w:r w:rsidR="00017625">
          <w:t xml:space="preserve">Examination of sequencing depths across the GCMP suggested that using a substantially higher rarefaction depth would result in loss of many samples in key species. For </w:t>
        </w:r>
      </w:ins>
      <w:ins w:id="461" w:author="Tanya Brown" w:date="2023-11-27T13:04:00Z">
        <w:r w:rsidR="00176061">
          <w:t>example,</w:t>
        </w:r>
      </w:ins>
      <w:ins w:id="462" w:author="Tanya Brown" w:date="2023-10-17T17:19:00Z">
        <w:r w:rsidR="00017625">
          <w:t xml:space="preserve"> using a rarefaction depth of 10,000 sequences would reduce biological replication for </w:t>
        </w:r>
        <w:r w:rsidR="00017625" w:rsidRPr="00017625">
          <w:rPr>
            <w:i/>
            <w:iCs/>
            <w:rPrChange w:id="463" w:author="Tanya Brown" w:date="2023-10-17T17:19:00Z">
              <w:rPr/>
            </w:rPrChange>
          </w:rPr>
          <w:t>Acropora hyacinthus</w:t>
        </w:r>
        <w:r w:rsidR="00017625">
          <w:t xml:space="preserve"> to 2 (vs 10 at 1,000 sequences). However, such loss of biological replication might be worth it if it dramatically improved estimates of which species had the most vs. least di</w:t>
        </w:r>
      </w:ins>
      <w:ins w:id="464" w:author="Tanya Brown" w:date="2023-11-13T16:11:00Z">
        <w:r w:rsidR="00CD4665">
          <w:t>vers</w:t>
        </w:r>
      </w:ins>
      <w:ins w:id="465" w:author="Tanya Brown" w:date="2023-11-13T16:12:00Z">
        <w:r w:rsidR="00CD4665">
          <w:t>e</w:t>
        </w:r>
      </w:ins>
      <w:ins w:id="466" w:author="Tanya Brown" w:date="2023-10-17T17:19:00Z">
        <w:r w:rsidR="00017625">
          <w:t xml:space="preserve"> microbiomes.</w:t>
        </w:r>
      </w:ins>
      <w:ins w:id="467" w:author="Tanya Brown" w:date="2023-11-13T16:12:00Z">
        <w:r w:rsidR="00CD4665">
          <w:t xml:space="preserve"> </w:t>
        </w:r>
      </w:ins>
      <w:ins w:id="468" w:author="Microsoft Office User" w:date="2023-11-27T16:31:00Z">
        <w:r w:rsidR="00D518E9">
          <w:t xml:space="preserve">The </w:t>
        </w:r>
      </w:ins>
      <w:ins w:id="469" w:author="Tanya Brown" w:date="2023-11-13T16:12:00Z">
        <w:del w:id="470" w:author="Microsoft Office User" w:date="2023-11-27T16:31:00Z">
          <w:r w:rsidR="00CD4665" w:rsidDel="00D518E9">
            <w:delText xml:space="preserve">We therefore tested the </w:delText>
          </w:r>
        </w:del>
        <w:r w:rsidR="00CD4665">
          <w:t xml:space="preserve">effects of rarefaction depth </w:t>
        </w:r>
      </w:ins>
      <w:ins w:id="471" w:author="Tanya Brown" w:date="2023-11-13T16:13:00Z">
        <w:r w:rsidR="00CD4665">
          <w:t xml:space="preserve">on estimates of alpha diversity </w:t>
        </w:r>
      </w:ins>
      <w:ins w:id="472" w:author="Microsoft Office User" w:date="2023-11-27T16:31:00Z">
        <w:r w:rsidR="00D518E9">
          <w:t xml:space="preserve">were therefore tested </w:t>
        </w:r>
      </w:ins>
      <w:ins w:id="473" w:author="Tanya Brown" w:date="2023-11-13T16:12:00Z">
        <w:r w:rsidR="00CD4665">
          <w:t>in a control analysis</w:t>
        </w:r>
      </w:ins>
      <w:ins w:id="474" w:author="Microsoft Office User" w:date="2023-11-27T16:32:00Z">
        <w:r w:rsidR="00D518E9">
          <w:t>, which confirmed that rarefaction depth had little impact on the relative microbiome richness of coral species in this dataset.</w:t>
        </w:r>
      </w:ins>
      <w:ins w:id="475" w:author="Tanya Brown" w:date="2023-11-13T16:13:00Z">
        <w:del w:id="476" w:author="Microsoft Office User" w:date="2023-11-27T16:32:00Z">
          <w:r w:rsidR="00CD4665" w:rsidDel="00D518E9">
            <w:delText>.</w:delText>
          </w:r>
        </w:del>
      </w:ins>
    </w:p>
    <w:p w14:paraId="674CCD60" w14:textId="77777777" w:rsidR="0038622B" w:rsidRDefault="0038622B" w:rsidP="00017625">
      <w:pPr>
        <w:rPr>
          <w:ins w:id="477" w:author="Microsoft Office User" w:date="2023-10-27T12:14:00Z"/>
        </w:rPr>
      </w:pPr>
    </w:p>
    <w:p w14:paraId="0953F34A" w14:textId="56C12A45" w:rsidR="0038622B" w:rsidRPr="0038622B" w:rsidRDefault="0038622B" w:rsidP="00017625">
      <w:pPr>
        <w:rPr>
          <w:ins w:id="478" w:author="Microsoft Office User" w:date="2023-10-27T12:14:00Z"/>
          <w:b/>
          <w:bCs/>
          <w:rPrChange w:id="479" w:author="Microsoft Office User" w:date="2023-10-27T12:14:00Z">
            <w:rPr>
              <w:ins w:id="480" w:author="Microsoft Office User" w:date="2023-10-27T12:14:00Z"/>
            </w:rPr>
          </w:rPrChange>
        </w:rPr>
      </w:pPr>
      <w:ins w:id="481" w:author="Microsoft Office User" w:date="2023-10-27T12:14:00Z">
        <w:r>
          <w:rPr>
            <w:b/>
            <w:bCs/>
          </w:rPr>
          <w:t>Tests of the effect of rarefaction depth</w:t>
        </w:r>
      </w:ins>
    </w:p>
    <w:p w14:paraId="0D5B0CD1" w14:textId="687F6B35" w:rsidR="00176061" w:rsidRDefault="00240881" w:rsidP="00017625">
      <w:pPr>
        <w:rPr>
          <w:ins w:id="482" w:author="Tanya Brown" w:date="2023-11-27T13:06:00Z"/>
        </w:rPr>
      </w:pPr>
      <w:ins w:id="483" w:author="Microsoft Office User" w:date="2023-09-19T14:33:00Z">
        <w:del w:id="484" w:author="Tanya Brown" w:date="2023-10-17T17:19:00Z">
          <w:r w:rsidDel="00017625">
            <w:lastRenderedPageBreak/>
            <w:delText xml:space="preserve"> </w:delText>
          </w:r>
        </w:del>
      </w:ins>
      <w:ins w:id="485" w:author="Microsoft Office User" w:date="2023-09-19T14:36:00Z">
        <w:r>
          <w:t xml:space="preserve">While </w:t>
        </w:r>
      </w:ins>
      <w:ins w:id="486" w:author="Microsoft Office User" w:date="2023-09-19T14:37:00Z">
        <w:r>
          <w:t xml:space="preserve">rarefaction will not induce false positive results, it can reduce statistical power.  </w:t>
        </w:r>
      </w:ins>
      <w:ins w:id="487" w:author="Microsoft Office User" w:date="2023-09-19T14:34:00Z">
        <w:r>
          <w:t xml:space="preserve">We </w:t>
        </w:r>
      </w:ins>
      <w:ins w:id="488" w:author="Microsoft Office User" w:date="2023-09-19T14:40:00Z">
        <w:r>
          <w:t xml:space="preserve">therefore </w:t>
        </w:r>
      </w:ins>
      <w:ins w:id="489" w:author="Microsoft Office User" w:date="2023-09-19T14:34:00Z">
        <w:del w:id="490" w:author="Tanya Brown" w:date="2023-10-17T17:14:00Z">
          <w:r w:rsidDel="0073030A">
            <w:delText xml:space="preserve">additionally </w:delText>
          </w:r>
        </w:del>
      </w:ins>
      <w:ins w:id="491" w:author="Microsoft Office User" w:date="2023-09-19T14:35:00Z">
        <w:del w:id="492" w:author="Tanya Brown" w:date="2023-10-17T17:14:00Z">
          <w:r w:rsidDel="0073030A">
            <w:delText xml:space="preserve">repeated analysis at a rarefaction depth of </w:delText>
          </w:r>
          <w:commentRangeStart w:id="493"/>
          <w:r w:rsidDel="0073030A">
            <w:delText>XXX</w:delText>
          </w:r>
        </w:del>
      </w:ins>
      <w:commentRangeEnd w:id="493"/>
      <w:ins w:id="494" w:author="Microsoft Office User" w:date="2023-09-28T14:40:00Z">
        <w:del w:id="495" w:author="Tanya Brown" w:date="2023-10-17T17:14:00Z">
          <w:r w:rsidR="009E36EF" w:rsidDel="0073030A">
            <w:rPr>
              <w:rStyle w:val="CommentReference"/>
            </w:rPr>
            <w:commentReference w:id="493"/>
          </w:r>
        </w:del>
      </w:ins>
      <w:ins w:id="496" w:author="Microsoft Office User" w:date="2023-09-19T14:35:00Z">
        <w:del w:id="497" w:author="Tanya Brown" w:date="2023-10-17T17:14:00Z">
          <w:r w:rsidDel="0073030A">
            <w:delText xml:space="preserve"> sequences per sample to confirm </w:delText>
          </w:r>
        </w:del>
      </w:ins>
      <w:ins w:id="498" w:author="Microsoft Office User" w:date="2023-09-19T14:40:00Z">
        <w:del w:id="499" w:author="Tanya Brown" w:date="2023-10-17T17:14:00Z">
          <w:r w:rsidDel="0073030A">
            <w:delText>key results.</w:delText>
          </w:r>
        </w:del>
      </w:ins>
      <w:ins w:id="500" w:author="Tanya Brown" w:date="2023-10-17T17:15:00Z">
        <w:r w:rsidR="00017625">
          <w:t>test</w:t>
        </w:r>
      </w:ins>
      <w:ins w:id="501" w:author="Microsoft Office User" w:date="2023-10-27T12:13:00Z">
        <w:r w:rsidR="0038622B">
          <w:t>ed</w:t>
        </w:r>
      </w:ins>
      <w:ins w:id="502" w:author="Tanya Brown" w:date="2023-10-17T17:15:00Z">
        <w:r w:rsidR="00017625">
          <w:t xml:space="preserve"> whether our use of a rarefaction depth of 1000 sequences per sample might bias microbiome results</w:t>
        </w:r>
      </w:ins>
      <w:ins w:id="503" w:author="Tanya Brown" w:date="2023-11-13T16:15:00Z">
        <w:r w:rsidR="00CD4665">
          <w:t>.</w:t>
        </w:r>
      </w:ins>
      <w:ins w:id="504" w:author="Tanya Brown" w:date="2023-11-13T16:14:00Z">
        <w:r w:rsidR="00CD4665">
          <w:t xml:space="preserve"> </w:t>
        </w:r>
      </w:ins>
      <w:ins w:id="505" w:author="Tanya Brown" w:date="2023-11-13T16:15:00Z">
        <w:r w:rsidR="00CD4665">
          <w:t xml:space="preserve">We </w:t>
        </w:r>
      </w:ins>
      <w:ins w:id="506" w:author="Tanya Brown" w:date="2023-10-17T17:15:00Z">
        <w:r w:rsidR="00017625">
          <w:t>us</w:t>
        </w:r>
      </w:ins>
      <w:ins w:id="507" w:author="Tanya Brown" w:date="2023-11-13T16:15:00Z">
        <w:r w:rsidR="00CD4665">
          <w:t>ed</w:t>
        </w:r>
      </w:ins>
      <w:ins w:id="508"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09" w:author="Microsoft Office User" w:date="2023-11-27T16:34:00Z">
        <w:r w:rsidR="003E637E">
          <w:t xml:space="preserve">alpha diversity across species </w:t>
        </w:r>
      </w:ins>
      <w:ins w:id="510"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1" w:author="Tanya Brown" w:date="2023-10-17T17:15:00Z"/>
        </w:rPr>
      </w:pPr>
      <w:ins w:id="512" w:author="Tanya Brown" w:date="2023-10-17T17:15:00Z">
        <w:r>
          <w:t xml:space="preserve"> </w:t>
        </w:r>
      </w:ins>
    </w:p>
    <w:p w14:paraId="727E5898" w14:textId="5A87D5CF" w:rsidR="00B024AA" w:rsidRPr="00240881" w:rsidRDefault="00017625" w:rsidP="00017625">
      <w:pPr>
        <w:rPr>
          <w:ins w:id="513" w:author="Microsoft Office User" w:date="2023-09-19T14:25:00Z"/>
          <w:i/>
          <w:iCs/>
          <w:rPrChange w:id="514" w:author="Microsoft Office User" w:date="2023-09-19T14:40:00Z">
            <w:rPr>
              <w:ins w:id="515" w:author="Microsoft Office User" w:date="2023-09-19T14:25:00Z"/>
            </w:rPr>
          </w:rPrChange>
        </w:rPr>
      </w:pPr>
      <w:ins w:id="516" w:author="Tanya Brown" w:date="2023-10-17T17:15:00Z">
        <w:r>
          <w:t>Coral skeletal samples were used for this analysis as skeleton is the compartment where TIR containing gene repertoires best correlated with microbiome diversity in our results. S</w:t>
        </w:r>
      </w:ins>
      <w:ins w:id="517" w:author="Microsoft Office User" w:date="2023-11-27T16:34:00Z">
        <w:r w:rsidR="003E637E">
          <w:t>equence pools for each species</w:t>
        </w:r>
      </w:ins>
      <w:ins w:id="518" w:author="Tanya Brown" w:date="2023-10-17T17:15:00Z">
        <w:del w:id="519"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0" w:author="Microsoft Office User" w:date="2023-10-27T12:14:00Z">
            <w:rPr/>
          </w:rPrChange>
        </w:rPr>
      </w:pPr>
      <w:r w:rsidRPr="0038622B">
        <w:rPr>
          <w:b/>
          <w:bCs/>
          <w:rPrChange w:id="521" w:author="Microsoft Office User" w:date="2023-10-27T12:14:00Z">
            <w:rPr/>
          </w:rPrChange>
        </w:rPr>
        <w:t>Phylogenetic comparison of innate immune gene repertoire and microbiome richness</w:t>
      </w:r>
    </w:p>
    <w:p w14:paraId="208BA5D8" w14:textId="59CC344C" w:rsidR="003E637E" w:rsidRDefault="00367A15" w:rsidP="00406E0F">
      <w:pPr>
        <w:rPr>
          <w:ins w:id="522" w:author="Microsoft Office User" w:date="2023-11-27T16:38:00Z"/>
          <w:rFonts w:eastAsia="Cardo"/>
        </w:rPr>
      </w:pPr>
      <w:r w:rsidRPr="00FC0723">
        <w:rPr>
          <w:rFonts w:eastAsia="Cardo"/>
        </w:rPr>
        <w:t>Genome TIR domains were compared to the microbiome data collected from the GCMP</w:t>
      </w:r>
      <w:ins w:id="523"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24" w:author="Microsoft Office User" w:date="2023-11-27T16:36:00Z">
        <w:r w:rsidR="003E637E">
          <w:rPr>
            <w:rFonts w:eastAsia="Cardo"/>
          </w:rPr>
          <w:t>alse positive results that can result if phylogeny is ignored in cross-species comparisons.</w:t>
        </w:r>
      </w:ins>
      <w:del w:id="525"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phytools package in R</w:t>
      </w:r>
      <w:ins w:id="526" w:author="Tanya Brown" w:date="2023-10-30T14:13:00Z">
        <w:r w:rsidR="007731E0">
          <w:rPr>
            <w:rFonts w:eastAsia="Cardo"/>
          </w:rPr>
          <w:t xml:space="preserve"> </w:t>
        </w:r>
      </w:ins>
      <w:r w:rsidR="007731E0">
        <w:rPr>
          <w:rFonts w:eastAsia="Cardo"/>
        </w:rPr>
        <w:fldChar w:fldCharType="begin"/>
      </w:r>
      <w:r w:rsidR="00FC1EE5">
        <w:rPr>
          <w:rFonts w:eastAsia="Cardo"/>
        </w:rPr>
        <w:instrText xml:space="preserve"> ADDIN ZOTERO_ITEM CSL_CITATION {"citationID":"a7s4duj3fm","properties":{"formattedCitation":"[51]","plainCitation":"[51]","noteIndex":0},"citationItems":[{"id":669,"uris":["http://zotero.org/groups/4751850/items/GEW9DT3V"],"itemData":{"id":669,"type":"article-journal","container-title":"Methods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ins w:id="527" w:author="Microsoft Office User" w:date="2023-11-28T14:12:00Z">
        <w:r w:rsidR="008049AE">
          <w:rPr>
            <w:rFonts w:eastAsia="Cardo"/>
          </w:rPr>
          <w:t xml:space="preserve">In the PIC analysis, ordinary least squares (OLS) linear regression with the lm R function was used for regression of the contrasts.  </w:t>
        </w:r>
      </w:ins>
      <w:ins w:id="528" w:author="Tanya Brown" w:date="2023-10-31T15:33:00Z">
        <w:r w:rsidR="000D3EFC">
          <w:rPr>
            <w:rFonts w:eastAsia="Cardo"/>
          </w:rPr>
          <w:t xml:space="preserve">PIC </w:t>
        </w:r>
      </w:ins>
      <w:ins w:id="529" w:author="Microsoft Office User" w:date="2023-11-28T14:12:00Z">
        <w:r w:rsidR="008049AE">
          <w:rPr>
            <w:rFonts w:eastAsia="Cardo"/>
          </w:rPr>
          <w:t xml:space="preserve">regression </w:t>
        </w:r>
      </w:ins>
      <w:ins w:id="530" w:author="Tanya Brown" w:date="2023-10-31T15:33:00Z">
        <w:r w:rsidR="000D3EFC">
          <w:rPr>
            <w:rFonts w:eastAsia="Cardo"/>
          </w:rPr>
          <w:t>results were manually checked for outli</w:t>
        </w:r>
      </w:ins>
      <w:ins w:id="531" w:author="Tanya Brown" w:date="2023-10-31T15:34:00Z">
        <w:r w:rsidR="000D3EFC">
          <w:rPr>
            <w:rFonts w:eastAsia="Cardo"/>
          </w:rPr>
          <w:t>ers</w:t>
        </w:r>
      </w:ins>
      <w:ins w:id="532" w:author="Tanya Brown" w:date="2023-10-31T15:35:00Z">
        <w:r w:rsidR="000D3EFC">
          <w:rPr>
            <w:rFonts w:eastAsia="Cardo"/>
          </w:rPr>
          <w:t xml:space="preserve"> and it was found that</w:t>
        </w:r>
      </w:ins>
      <w:ins w:id="533" w:author="Tanya Brown" w:date="2023-10-31T15:34:00Z">
        <w:r w:rsidR="000D3EFC">
          <w:rPr>
            <w:rFonts w:eastAsia="Cardo"/>
          </w:rPr>
          <w:t xml:space="preserve"> no results exceed</w:t>
        </w:r>
      </w:ins>
      <w:ins w:id="534" w:author="Tanya Brown" w:date="2023-10-31T15:35:00Z">
        <w:r w:rsidR="000D3EFC">
          <w:rPr>
            <w:rFonts w:eastAsia="Cardo"/>
          </w:rPr>
          <w:t xml:space="preserve">ed a Z-score threshold </w:t>
        </w:r>
      </w:ins>
      <w:ins w:id="535" w:author="Tanya Brown" w:date="2023-10-31T15:36:00Z">
        <w:r w:rsidR="000D3EFC">
          <w:rPr>
            <w:rFonts w:eastAsia="Cardo"/>
          </w:rPr>
          <w:t>of +/- 3.</w:t>
        </w:r>
      </w:ins>
      <w:ins w:id="536" w:author="Tanya Brown" w:date="2023-10-31T15:34:00Z">
        <w:r w:rsidR="000D3EFC">
          <w:rPr>
            <w:rFonts w:eastAsia="Cardo"/>
          </w:rPr>
          <w:t xml:space="preserve"> </w:t>
        </w:r>
      </w:ins>
      <w:ins w:id="537" w:author="Tanya Brown" w:date="2023-10-31T15:37:00Z">
        <w:del w:id="538" w:author="Microsoft Office User" w:date="2023-11-27T16:37:00Z">
          <w:r w:rsidR="000D3EFC" w:rsidDel="003E637E">
            <w:rPr>
              <w:rFonts w:eastAsia="Cardo"/>
            </w:rPr>
            <w:delText>Then the o</w:delText>
          </w:r>
        </w:del>
        <w:del w:id="539" w:author="Microsoft Office User" w:date="2023-11-28T14:12:00Z">
          <w:r w:rsidR="000D3EFC" w:rsidDel="008049AE">
            <w:rPr>
              <w:rFonts w:eastAsia="Cardo"/>
            </w:rPr>
            <w:delText>rd</w:delText>
          </w:r>
        </w:del>
      </w:ins>
      <w:ins w:id="540" w:author="Tanya Brown" w:date="2023-10-31T15:38:00Z">
        <w:del w:id="541" w:author="Microsoft Office User" w:date="2023-11-28T14:12:00Z">
          <w:r w:rsidR="000D3EFC" w:rsidDel="008049AE">
            <w:rPr>
              <w:rFonts w:eastAsia="Cardo"/>
            </w:rPr>
            <w:delText>inary least squares (OLS) linear regression</w:delText>
          </w:r>
        </w:del>
      </w:ins>
      <w:ins w:id="542" w:author="Tanya Brown" w:date="2023-10-31T15:39:00Z">
        <w:del w:id="543" w:author="Microsoft Office User" w:date="2023-11-28T14:12:00Z">
          <w:r w:rsidR="000D3EFC" w:rsidDel="008049AE">
            <w:rPr>
              <w:rFonts w:eastAsia="Cardo"/>
            </w:rPr>
            <w:delText xml:space="preserve"> with lm</w:delText>
          </w:r>
        </w:del>
      </w:ins>
      <w:ins w:id="544" w:author="Tanya Brown" w:date="2023-10-31T15:38:00Z">
        <w:del w:id="545" w:author="Microsoft Office User" w:date="2023-11-28T14:12:00Z">
          <w:r w:rsidR="000D3EFC" w:rsidDel="008049AE">
            <w:rPr>
              <w:rFonts w:eastAsia="Cardo"/>
            </w:rPr>
            <w:delText xml:space="preserve"> </w:delText>
          </w:r>
        </w:del>
      </w:ins>
      <w:ins w:id="546" w:author="Tanya Brown" w:date="2023-10-31T15:39:00Z">
        <w:del w:id="547" w:author="Microsoft Office User" w:date="2023-11-28T14:12:00Z">
          <w:r w:rsidR="000D3EFC" w:rsidDel="008049AE">
            <w:rPr>
              <w:rFonts w:eastAsia="Cardo"/>
            </w:rPr>
            <w:delText>R function was</w:delText>
          </w:r>
        </w:del>
        <w:del w:id="548" w:author="Microsoft Office User" w:date="2023-11-27T16:37:00Z">
          <w:r w:rsidR="000D3EFC" w:rsidDel="003E637E">
            <w:rPr>
              <w:rFonts w:eastAsia="Cardo"/>
            </w:rPr>
            <w:delText xml:space="preserve"> performed</w:delText>
          </w:r>
        </w:del>
        <w:del w:id="549"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0" w:author="Microsoft Office User" w:date="2023-11-27T16:38:00Z"/>
          <w:rFonts w:eastAsia="Cardo"/>
        </w:rPr>
      </w:pPr>
    </w:p>
    <w:p w14:paraId="27B81CE3" w14:textId="7091B991" w:rsidR="000C56B0" w:rsidRDefault="008049AE" w:rsidP="00406E0F">
      <w:pPr>
        <w:rPr>
          <w:rFonts w:eastAsia="Cardo"/>
        </w:rPr>
      </w:pPr>
      <w:ins w:id="551" w:author="Microsoft Office User" w:date="2023-11-28T14:13:00Z">
        <w:r>
          <w:rPr>
            <w:rFonts w:eastAsia="Cardo"/>
          </w:rPr>
          <w:t xml:space="preserve">In </w:t>
        </w:r>
        <w:r w:rsidRPr="00FC0723">
          <w:rPr>
            <w:rFonts w:eastAsia="Cardo"/>
          </w:rPr>
          <w:t>α</w:t>
        </w:r>
        <w:r>
          <w:rPr>
            <w:rFonts w:eastAsia="Cardo"/>
          </w:rPr>
          <w:t>-diversity analysis</w:t>
        </w:r>
      </w:ins>
      <w:ins w:id="552" w:author="Microsoft Office User" w:date="2023-11-28T14:17:00Z">
        <w:r w:rsidR="00F24C80">
          <w:rPr>
            <w:rFonts w:eastAsia="Cardo"/>
          </w:rPr>
          <w:t xml:space="preserve"> of coral microbiomes</w:t>
        </w:r>
      </w:ins>
      <w:ins w:id="553" w:author="Microsoft Office User" w:date="2023-11-28T14:13:00Z">
        <w:r>
          <w:rPr>
            <w:rFonts w:eastAsia="Cardo"/>
          </w:rPr>
          <w:t xml:space="preserve">, </w:t>
        </w:r>
      </w:ins>
      <w:r w:rsidR="00367A15" w:rsidRPr="00FC0723">
        <w:rPr>
          <w:rFonts w:eastAsia="Cardo"/>
        </w:rPr>
        <w:t xml:space="preserve">PICs </w:t>
      </w:r>
      <w:ins w:id="554" w:author="Microsoft Office User" w:date="2023-11-28T14:13:00Z">
        <w:r>
          <w:rPr>
            <w:rFonts w:eastAsia="Cardo"/>
          </w:rPr>
          <w:t xml:space="preserve">were </w:t>
        </w:r>
      </w:ins>
      <w:r w:rsidR="00367A15" w:rsidRPr="00FC0723">
        <w:rPr>
          <w:rFonts w:eastAsia="Cardo"/>
        </w:rPr>
        <w:t>use</w:t>
      </w:r>
      <w:ins w:id="555" w:author="Microsoft Office User" w:date="2023-11-28T14:13:00Z">
        <w:r>
          <w:rPr>
            <w:rFonts w:eastAsia="Cardo"/>
          </w:rPr>
          <w:t>d</w:t>
        </w:r>
      </w:ins>
      <w:ins w:id="556" w:author="Microsoft Office User" w:date="2023-11-28T14:14:00Z">
        <w:r>
          <w:rPr>
            <w:rFonts w:eastAsia="Cardo"/>
          </w:rPr>
          <w:t xml:space="preserve"> to account for phylogeny while comparing</w:t>
        </w:r>
      </w:ins>
      <w:ins w:id="557" w:author="Microsoft Office User" w:date="2023-11-28T14:18:00Z">
        <w:r w:rsidR="00F24C80">
          <w:rPr>
            <w:rFonts w:eastAsia="Cardo"/>
          </w:rPr>
          <w:t xml:space="preserve"> corals</w:t>
        </w:r>
      </w:ins>
      <w:ins w:id="558" w:author="Microsoft Office User" w:date="2023-11-28T14:14:00Z">
        <w:r>
          <w:rPr>
            <w:rFonts w:eastAsia="Cardo"/>
          </w:rPr>
          <w:t xml:space="preserve"> </w:t>
        </w:r>
      </w:ins>
      <w:ins w:id="559" w:author="Microsoft Office User" w:date="2023-11-28T14:18:00Z">
        <w:r w:rsidR="00F24C80">
          <w:rPr>
            <w:rFonts w:eastAsia="Cardo"/>
          </w:rPr>
          <w:t xml:space="preserve">genomic traits (e.g. </w:t>
        </w:r>
      </w:ins>
      <w:ins w:id="560" w:author="Microsoft Office User" w:date="2023-11-28T14:14:00Z">
        <w:r>
          <w:rPr>
            <w:rFonts w:eastAsia="Cardo"/>
          </w:rPr>
          <w:t>the genomic copy number of IL-1R or TLR genes</w:t>
        </w:r>
      </w:ins>
      <w:ins w:id="561" w:author="Microsoft Office User" w:date="2023-11-28T14:18:00Z">
        <w:r w:rsidR="00F24C80">
          <w:rPr>
            <w:rFonts w:eastAsia="Cardo"/>
          </w:rPr>
          <w:t>)</w:t>
        </w:r>
      </w:ins>
      <w:ins w:id="562" w:author="Microsoft Office User" w:date="2023-11-28T14:14:00Z">
        <w:r>
          <w:rPr>
            <w:rFonts w:eastAsia="Cardo"/>
          </w:rPr>
          <w:t xml:space="preserve"> against either richness (ln ASVs/1000 reads) or evenness (assessed with the Gini Inde</w:t>
        </w:r>
      </w:ins>
      <w:ins w:id="563" w:author="Microsoft Office User" w:date="2023-11-28T14:15:00Z">
        <w:r>
          <w:rPr>
            <w:rFonts w:eastAsia="Cardo"/>
          </w:rPr>
          <w:t xml:space="preserve">x). </w:t>
        </w:r>
      </w:ins>
      <w:del w:id="564" w:author="Microsoft Office User" w:date="2023-11-28T14:14:00Z">
        <w:r w:rsidR="00367A15" w:rsidRPr="00FC0723" w:rsidDel="008049AE">
          <w:rPr>
            <w:rFonts w:eastAsia="Cardo"/>
          </w:rPr>
          <w:delText xml:space="preserve"> the coral species phylogenetic information in comparison with the </w:delText>
        </w:r>
      </w:del>
      <w:ins w:id="565" w:author="Microsoft Office User" w:date="2023-11-28T14:15:00Z">
        <w:r>
          <w:rPr>
            <w:rFonts w:eastAsia="Cardo"/>
          </w:rPr>
          <w:t xml:space="preserve">For </w:t>
        </w:r>
        <w:r w:rsidRPr="00FC0723">
          <w:rPr>
            <w:rFonts w:eastAsia="Cardo"/>
          </w:rPr>
          <w:t>ꞵ</w:t>
        </w:r>
        <w:r>
          <w:rPr>
            <w:rFonts w:eastAsia="Cardo"/>
          </w:rPr>
          <w:t>-diversity analysis</w:t>
        </w:r>
      </w:ins>
      <w:ins w:id="566" w:author="Microsoft Office User" w:date="2023-11-28T14:17:00Z">
        <w:r w:rsidR="00F24C80">
          <w:rPr>
            <w:rFonts w:eastAsia="Cardo"/>
          </w:rPr>
          <w:t xml:space="preserve"> of coral microbiomes</w:t>
        </w:r>
      </w:ins>
      <w:ins w:id="567" w:author="Microsoft Office User" w:date="2023-11-28T14:15:00Z">
        <w:r w:rsidR="00F24C80">
          <w:rPr>
            <w:rFonts w:eastAsia="Cardo"/>
          </w:rPr>
          <w:t xml:space="preserve">, Weighted or Uniweighted UniFrac </w:t>
        </w:r>
        <w:r>
          <w:rPr>
            <w:rFonts w:eastAsia="Cardo"/>
          </w:rPr>
          <w:t xml:space="preserve"> </w:t>
        </w:r>
      </w:ins>
      <w:del w:id="568"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69" w:author="Microsoft Office User" w:date="2023-11-28T14:15:00Z">
        <w:r w:rsidR="00F24C80">
          <w:rPr>
            <w:rFonts w:eastAsia="Cardo"/>
          </w:rPr>
          <w:t>atr</w:t>
        </w:r>
      </w:ins>
      <w:ins w:id="570" w:author="Microsoft Office User" w:date="2023-11-28T14:16:00Z">
        <w:r w:rsidR="00F24C80">
          <w:rPr>
            <w:rFonts w:eastAsia="Cardo"/>
          </w:rPr>
          <w:t xml:space="preserve">ices were constructed, and then ordinated with Principal Coordinates Analysis (PCoA).  The top 3 resulting PC axes (PC1, PC2, and PC3) were then extracted </w:t>
        </w:r>
      </w:ins>
      <w:ins w:id="571" w:author="Microsoft Office User" w:date="2023-11-28T14:17:00Z">
        <w:r w:rsidR="00F24C80">
          <w:rPr>
            <w:rFonts w:eastAsia="Cardo"/>
          </w:rPr>
          <w:t>and regressed ag</w:t>
        </w:r>
      </w:ins>
      <w:ins w:id="572" w:author="Microsoft Office User" w:date="2023-11-28T14:18:00Z">
        <w:r w:rsidR="00F24C80">
          <w:rPr>
            <w:rFonts w:eastAsia="Cardo"/>
          </w:rPr>
          <w:t>ainst genomic traits like IL-1R copy number or TLR copy number</w:t>
        </w:r>
      </w:ins>
      <w:ins w:id="573" w:author="Microsoft Office User" w:date="2023-11-28T14:17:00Z">
        <w:r w:rsidR="00F24C80">
          <w:rPr>
            <w:rFonts w:eastAsia="Cardo"/>
          </w:rPr>
          <w:t xml:space="preserve">. </w:t>
        </w:r>
      </w:ins>
      <w:ins w:id="574" w:author="Microsoft Office User" w:date="2023-11-28T14:16:00Z">
        <w:r w:rsidR="00F24C80">
          <w:rPr>
            <w:rFonts w:eastAsia="Cardo"/>
          </w:rPr>
          <w:t xml:space="preserve"> </w:t>
        </w:r>
      </w:ins>
      <w:del w:id="575" w:author="Microsoft Office User" w:date="2023-11-28T14:15:00Z">
        <w:r w:rsidR="00367A15" w:rsidRPr="00FC0723" w:rsidDel="00F24C80">
          <w:rPr>
            <w:rFonts w:eastAsia="Cardo"/>
          </w:rPr>
          <w:delText>etrics</w:delText>
        </w:r>
      </w:del>
      <w:del w:id="576"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Code used for this analysis is found on github</w:t>
      </w:r>
      <w:ins w:id="577" w:author="Tanya Brown" w:date="2023-10-10T17:22:00Z">
        <w:r w:rsidR="00371BCF">
          <w:rPr>
            <w:rFonts w:eastAsia="Cardo"/>
          </w:rPr>
          <w:t xml:space="preserve"> </w:t>
        </w:r>
      </w:ins>
      <w:ins w:id="578" w:author="Tanya Brown" w:date="2023-10-10T17:23:00Z">
        <w:r w:rsidR="00371BCF" w:rsidRPr="00FC0723">
          <w:t>(github.com/zaneveld/GCMP_global_disease)</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5519C091" w:rsidR="006B5CC8" w:rsidRDefault="00367A15" w:rsidP="00406E0F">
      <w:pPr>
        <w:rPr>
          <w:ins w:id="579" w:author="Tanya Brown" w:date="2023-11-17T15:09:00Z"/>
        </w:rPr>
      </w:pPr>
      <w:r w:rsidRPr="00FC0723">
        <w:t>Microbial taxonomic analysis was conducted using the ANCOM-BC package in phyloseq in R</w:t>
      </w:r>
      <w:ins w:id="580" w:author="Tanya Brown" w:date="2023-11-27T13:32:00Z">
        <w:r w:rsidR="0056114E">
          <w:t xml:space="preserve"> </w:t>
        </w:r>
      </w:ins>
      <w:del w:id="581"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FC1EE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del w:id="582" w:author="Tanya Brown" w:date="2023-11-13T16:59:00Z">
        <w:r w:rsidRPr="00FC0723" w:rsidDel="00135CF6">
          <w:delText>with relation</w:delText>
        </w:r>
      </w:del>
      <w:ins w:id="583" w:author="Tanya Brown" w:date="2023-11-13T16:59:00Z">
        <w:r w:rsidR="00135CF6">
          <w:t>to test for microbes whose abundance correlated</w:t>
        </w:r>
      </w:ins>
      <w:r w:rsidRPr="00FC0723">
        <w:t xml:space="preserve"> </w:t>
      </w:r>
      <w:ins w:id="584" w:author="Tanya Brown" w:date="2023-11-13T16:59:00Z">
        <w:r w:rsidR="00135CF6">
          <w:t>with</w:t>
        </w:r>
      </w:ins>
      <w:del w:id="585" w:author="Tanya Brown" w:date="2023-11-13T16:59:00Z">
        <w:r w:rsidRPr="00FC0723" w:rsidDel="00135CF6">
          <w:delText>to</w:delText>
        </w:r>
      </w:del>
      <w:r w:rsidRPr="00FC0723">
        <w:t xml:space="preserve"> IL-1R and TLR copy numbers. </w:t>
      </w:r>
      <w:ins w:id="586" w:author="Tanya Brown" w:date="2023-11-13T17:00:00Z">
        <w:r w:rsidR="00135CF6">
          <w:t xml:space="preserve">To correct for multiple </w:t>
        </w:r>
      </w:ins>
      <w:ins w:id="587" w:author="Tanya Brown" w:date="2023-11-13T17:02:00Z">
        <w:r w:rsidR="00135CF6">
          <w:t>comparisons,</w:t>
        </w:r>
      </w:ins>
      <w:ins w:id="588" w:author="Tanya Brown" w:date="2023-11-13T17:00:00Z">
        <w:r w:rsidR="00135CF6">
          <w:t xml:space="preserve"> we used an</w:t>
        </w:r>
      </w:ins>
      <w:ins w:id="589" w:author="Tanya Brown" w:date="2023-11-13T16:58:00Z">
        <w:r w:rsidR="00135CF6">
          <w:t xml:space="preserve"> FDR </w:t>
        </w:r>
      </w:ins>
      <w:ins w:id="590" w:author="Tanya Brown" w:date="2023-11-13T17:00:00Z">
        <w:r w:rsidR="00135CF6">
          <w:t>cut</w:t>
        </w:r>
      </w:ins>
      <w:ins w:id="591" w:author="Tanya Brown" w:date="2023-11-13T17:01:00Z">
        <w:r w:rsidR="00135CF6">
          <w:t xml:space="preserve">off </w:t>
        </w:r>
      </w:ins>
      <w:ins w:id="592" w:author="Tanya Brown" w:date="2023-11-13T17:02:00Z">
        <w:r w:rsidR="00135CF6">
          <w:t xml:space="preserve">of </w:t>
        </w:r>
      </w:ins>
      <w:ins w:id="593" w:author="Tanya Brown" w:date="2023-11-13T17:01:00Z">
        <w:r w:rsidR="00135CF6">
          <w:t>q &lt; 0.05</w:t>
        </w:r>
      </w:ins>
      <w:ins w:id="594" w:author="Tanya Brown" w:date="2023-11-13T17:02:00Z">
        <w:r w:rsidR="00135CF6">
          <w:t xml:space="preserve">. </w:t>
        </w:r>
      </w:ins>
      <w:r w:rsidRPr="00FC0723">
        <w:t xml:space="preserve">Lists of significant microbes </w:t>
      </w:r>
      <w:ins w:id="595" w:author="Tanya Brown" w:date="2023-10-11T17:05:00Z">
        <w:r w:rsidR="00DD64F7">
          <w:t xml:space="preserve">(those </w:t>
        </w:r>
        <w:r w:rsidR="00DD64F7">
          <w:lastRenderedPageBreak/>
          <w:t xml:space="preserve">with a </w:t>
        </w:r>
      </w:ins>
      <w:ins w:id="596" w:author="Tanya Brown" w:date="2023-10-11T17:09:00Z">
        <w:r w:rsidR="006C5538">
          <w:t>q</w:t>
        </w:r>
      </w:ins>
      <w:ins w:id="597" w:author="Tanya Brown" w:date="2023-10-11T17:05:00Z">
        <w:r w:rsidR="00DD64F7">
          <w:t xml:space="preserve"> &lt; </w:t>
        </w:r>
      </w:ins>
      <w:ins w:id="598" w:author="Tanya Brown" w:date="2023-10-11T17:06:00Z">
        <w:r w:rsidR="00DD64F7">
          <w:t xml:space="preserve">0.05) </w:t>
        </w:r>
      </w:ins>
      <w:r w:rsidRPr="00FC0723">
        <w:t>were generated for mucus, tissue, skeleton, and all compartments.</w:t>
      </w:r>
      <w:ins w:id="599" w:author="Tanya Brown" w:date="2023-11-17T15:09:00Z">
        <w:r w:rsidR="006B5CC8">
          <w:t xml:space="preserve"> Because ANCOM-BC accounts for the compositionality of microbiome data, bu</w:t>
        </w:r>
      </w:ins>
      <w:ins w:id="600" w:author="Tanya Brown" w:date="2023-11-17T15:10:00Z">
        <w:r w:rsidR="006B5CC8">
          <w:t>t not host phylogeny, we further confirmed the association of each putatively significant microbe identified by ANCOM-BC (at q &lt; 0.05) using</w:t>
        </w:r>
      </w:ins>
      <w:ins w:id="601" w:author="Tanya Brown" w:date="2023-11-17T15:11:00Z">
        <w:r w:rsidR="006B5CC8">
          <w:t xml:space="preserve"> regression of</w:t>
        </w:r>
      </w:ins>
      <w:ins w:id="602" w:author="Tanya Brown" w:date="2023-11-17T15:10:00Z">
        <w:r w:rsidR="006B5CC8">
          <w:t xml:space="preserve"> phylogenetic i</w:t>
        </w:r>
      </w:ins>
      <w:ins w:id="603" w:author="Tanya Brown" w:date="2023-11-17T15:11:00Z">
        <w:r w:rsidR="006B5CC8">
          <w:t>ndependent contrasts for that microbe’s relative abundance against IL-1R or TLR gene copy number</w:t>
        </w:r>
      </w:ins>
      <w:ins w:id="604" w:author="Microsoft Office User" w:date="2023-11-28T14:19:00Z">
        <w:r w:rsidR="00F24C80">
          <w:t xml:space="preserve">, and only </w:t>
        </w:r>
      </w:ins>
      <w:ins w:id="605" w:author="Microsoft Office User" w:date="2023-11-28T14:20:00Z">
        <w:r w:rsidR="00F24C80">
          <w:t>retained those that also showed a significant assocation in PIC analysis</w:t>
        </w:r>
      </w:ins>
      <w:ins w:id="606" w:author="Tanya Brown" w:date="2023-11-17T15:11:00Z">
        <w:r w:rsidR="006B5CC8">
          <w:t xml:space="preserve">. </w:t>
        </w:r>
      </w:ins>
    </w:p>
    <w:p w14:paraId="0D39D6ED" w14:textId="77777777" w:rsidR="006B5CC8" w:rsidRDefault="006B5CC8" w:rsidP="00406E0F">
      <w:pPr>
        <w:rPr>
          <w:ins w:id="607" w:author="Tanya Brown" w:date="2023-11-17T15:09:00Z"/>
        </w:rPr>
      </w:pPr>
    </w:p>
    <w:p w14:paraId="13E0DD44" w14:textId="7C9D86AC" w:rsidR="00B45807" w:rsidRDefault="00F24C80" w:rsidP="00406E0F">
      <w:pPr>
        <w:rPr>
          <w:ins w:id="608" w:author="Tanya Brown" w:date="2023-11-20T12:59:00Z"/>
        </w:rPr>
      </w:pPr>
      <w:ins w:id="609" w:author="Microsoft Office User" w:date="2023-11-28T14:21:00Z">
        <w:r>
          <w:t xml:space="preserve">Correlation </w:t>
        </w:r>
      </w:ins>
      <w:del w:id="610" w:author="Tanya Brown" w:date="2023-11-17T15:09:00Z">
        <w:r w:rsidR="00367A15" w:rsidRPr="00FC0723" w:rsidDel="006B5CC8">
          <w:delText xml:space="preserve"> </w:delText>
        </w:r>
      </w:del>
      <w:ins w:id="611" w:author="Microsoft Office User" w:date="2023-11-28T14:21:00Z">
        <w:r>
          <w:t>h</w:t>
        </w:r>
      </w:ins>
      <w:del w:id="612" w:author="Microsoft Office User" w:date="2023-11-28T14:21:00Z">
        <w:r w:rsidR="00367A15" w:rsidRPr="00FC0723" w:rsidDel="00F24C80">
          <w:delText>H</w:delText>
        </w:r>
      </w:del>
      <w:r w:rsidR="00367A15" w:rsidRPr="00FC0723">
        <w:t>eatmaps</w:t>
      </w:r>
      <w:ins w:id="613" w:author="Microsoft Office User" w:date="2023-11-28T14:21:00Z">
        <w:r>
          <w:t xml:space="preserve"> were constructed</w:t>
        </w:r>
      </w:ins>
      <w:del w:id="614" w:author="Tanya Brown" w:date="2023-11-20T12:57:00Z">
        <w:r w:rsidR="00367A15" w:rsidRPr="00FC0723" w:rsidDel="00B45807">
          <w:delText xml:space="preserve"> </w:delText>
        </w:r>
      </w:del>
      <w:ins w:id="615" w:author="Tanya Brown" w:date="2023-11-20T12:55:00Z">
        <w:r w:rsidR="00B45807">
          <w:t xml:space="preserve"> </w:t>
        </w:r>
      </w:ins>
      <w:del w:id="616" w:author="Tanya Brown" w:date="2023-11-20T12:57:00Z">
        <w:r w:rsidR="00367A15" w:rsidRPr="00FC0723" w:rsidDel="00B45807">
          <w:delText xml:space="preserve">were generated </w:delText>
        </w:r>
      </w:del>
      <w:r w:rsidR="00367A15" w:rsidRPr="00FC0723">
        <w:t xml:space="preserve">to visualize </w:t>
      </w:r>
      <w:ins w:id="617" w:author="Microsoft Office User" w:date="2023-11-28T14:20:00Z">
        <w:r>
          <w:t>correlations between the relative abundance of particul</w:t>
        </w:r>
      </w:ins>
      <w:ins w:id="618" w:author="Microsoft Office User" w:date="2023-11-28T14:21:00Z">
        <w:r>
          <w:t xml:space="preserve">ar </w:t>
        </w:r>
      </w:ins>
      <w:del w:id="619" w:author="Microsoft Office User" w:date="2023-11-28T14:20:00Z">
        <w:r w:rsidR="00367A15" w:rsidRPr="00FC0723" w:rsidDel="00F24C80">
          <w:delText xml:space="preserve">positive and negative correlation </w:delText>
        </w:r>
      </w:del>
      <w:ins w:id="620" w:author="Tanya Brown" w:date="2023-10-12T17:23:00Z">
        <w:del w:id="621" w:author="Microsoft Office User" w:date="2023-11-28T14:20:00Z">
          <w:r w:rsidR="008D011F" w:rsidDel="00F24C80">
            <w:delText xml:space="preserve">of the significant </w:delText>
          </w:r>
        </w:del>
        <w:r w:rsidR="008D011F">
          <w:t>microbes</w:t>
        </w:r>
      </w:ins>
      <w:ins w:id="622" w:author="Tanya Brown" w:date="2023-11-17T15:12:00Z">
        <w:r w:rsidR="006B5CC8">
          <w:t xml:space="preserve"> </w:t>
        </w:r>
      </w:ins>
      <w:ins w:id="623" w:author="Microsoft Office User" w:date="2023-11-28T14:21:00Z">
        <w:r>
          <w:t xml:space="preserve">and </w:t>
        </w:r>
      </w:ins>
      <w:ins w:id="624" w:author="Tanya Brown" w:date="2023-11-13T16:21:00Z">
        <w:del w:id="625" w:author="Microsoft Office User" w:date="2023-11-28T14:21:00Z">
          <w:r w:rsidR="00CD4665" w:rsidDel="00F24C80">
            <w:delText xml:space="preserve">against </w:delText>
          </w:r>
        </w:del>
        <w:r w:rsidR="00DB2E99">
          <w:t xml:space="preserve">IL-1R or TLR </w:t>
        </w:r>
      </w:ins>
      <w:ins w:id="626" w:author="Tanya Brown" w:date="2023-11-13T16:22:00Z">
        <w:r w:rsidR="00DB2E99">
          <w:t>copy number</w:t>
        </w:r>
      </w:ins>
      <w:ins w:id="627" w:author="Microsoft Office User" w:date="2023-11-28T14:21:00Z">
        <w:r>
          <w:t xml:space="preserve">. These took as their input the </w:t>
        </w:r>
      </w:ins>
      <w:ins w:id="628" w:author="Tanya Brown" w:date="2023-11-13T16:22:00Z">
        <w:del w:id="629" w:author="Microsoft Office User" w:date="2023-11-28T14:21:00Z">
          <w:r w:rsidR="00DB2E99" w:rsidDel="00F24C80">
            <w:delText xml:space="preserve"> </w:delText>
          </w:r>
        </w:del>
      </w:ins>
      <w:ins w:id="630" w:author="Tanya Brown" w:date="2023-10-12T17:22:00Z">
        <w:del w:id="631" w:author="Microsoft Office User" w:date="2023-11-28T14:21:00Z">
          <w:r w:rsidR="009D5F4F" w:rsidDel="00F24C80">
            <w:delText xml:space="preserve">using </w:delText>
          </w:r>
        </w:del>
        <w:r w:rsidR="009D5F4F">
          <w:t xml:space="preserve">the coefficient data </w:t>
        </w:r>
      </w:ins>
      <w:ins w:id="632" w:author="Tanya Brown" w:date="2023-10-12T17:23:00Z">
        <w:r w:rsidR="008D011F">
          <w:t xml:space="preserve">generated </w:t>
        </w:r>
      </w:ins>
      <w:ins w:id="633" w:author="Tanya Brown" w:date="2023-10-12T17:32:00Z">
        <w:r w:rsidR="008D011F">
          <w:t>b</w:t>
        </w:r>
      </w:ins>
      <w:ins w:id="634" w:author="Tanya Brown" w:date="2023-10-12T17:24:00Z">
        <w:r w:rsidR="008D011F">
          <w:t>y ANCOM-BC</w:t>
        </w:r>
      </w:ins>
      <w:ins w:id="635" w:author="Microsoft Office User" w:date="2023-11-28T14:21:00Z">
        <w:r>
          <w:t xml:space="preserve">, representing the correlation of each </w:t>
        </w:r>
      </w:ins>
      <w:ins w:id="636" w:author="Microsoft Office User" w:date="2023-11-28T14:22:00Z">
        <w:r>
          <w:t>microbe with either TLR or IL-1R gene copy number. The correlation coefficient for each microbial taxon</w:t>
        </w:r>
      </w:ins>
      <w:ins w:id="637" w:author="Microsoft Office User" w:date="2023-11-28T14:23:00Z">
        <w:r>
          <w:t xml:space="preserve"> in each coral anatomical compartment (mucus, tissue or endolithic skeleton) was then compiled using custom python scripts and visualized </w:t>
        </w:r>
      </w:ins>
      <w:ins w:id="638" w:author="Microsoft Office User" w:date="2023-11-28T14:24:00Z">
        <w:r>
          <w:t>using</w:t>
        </w:r>
      </w:ins>
      <w:ins w:id="639" w:author="Microsoft Office User" w:date="2023-11-28T14:23:00Z">
        <w:r>
          <w:t xml:space="preserve"> </w:t>
        </w:r>
      </w:ins>
      <w:ins w:id="640" w:author="Tanya Brown" w:date="2023-11-20T12:57:00Z">
        <w:del w:id="641" w:author="Microsoft Office User" w:date="2023-11-28T14:23:00Z">
          <w:r w:rsidR="00B45807" w:rsidRPr="00B45807" w:rsidDel="00F24C80">
            <w:delText xml:space="preserve"> </w:delText>
          </w:r>
        </w:del>
      </w:ins>
      <w:ins w:id="642" w:author="Microsoft Office User" w:date="2023-11-28T14:23:00Z">
        <w:r>
          <w:t xml:space="preserve">the </w:t>
        </w:r>
      </w:ins>
      <w:ins w:id="643" w:author="Tanya Brown" w:date="2023-11-20T12:57:00Z">
        <w:del w:id="644" w:author="Microsoft Office User" w:date="2023-11-28T14:23:00Z">
          <w:r w:rsidR="00B45807" w:rsidRPr="00FC0723" w:rsidDel="00F24C80">
            <w:delText xml:space="preserve">were </w:delText>
          </w:r>
        </w:del>
      </w:ins>
      <w:ins w:id="645" w:author="Tanya Brown" w:date="2023-11-20T12:58:00Z">
        <w:del w:id="646" w:author="Microsoft Office User" w:date="2023-11-28T14:23:00Z">
          <w:r w:rsidR="00B45807" w:rsidDel="00F24C80">
            <w:delText>created</w:delText>
          </w:r>
        </w:del>
      </w:ins>
      <w:ins w:id="647" w:author="Tanya Brown" w:date="2023-11-20T12:57:00Z">
        <w:del w:id="648" w:author="Microsoft Office User" w:date="2023-11-28T14:23:00Z">
          <w:r w:rsidR="00B45807" w:rsidRPr="00FC0723" w:rsidDel="00F24C80">
            <w:delText xml:space="preserve"> </w:delText>
          </w:r>
          <w:r w:rsidR="00B45807" w:rsidDel="00F24C80">
            <w:delText xml:space="preserve">in </w:delText>
          </w:r>
        </w:del>
      </w:ins>
      <w:ins w:id="649" w:author="Tanya Brown" w:date="2023-11-20T12:58:00Z">
        <w:r w:rsidR="00B45807">
          <w:t>matplotlib</w:t>
        </w:r>
      </w:ins>
      <w:ins w:id="650" w:author="Microsoft Office User" w:date="2023-11-28T14:23:00Z">
        <w:r>
          <w:t xml:space="preserve"> python library</w:t>
        </w:r>
      </w:ins>
      <w:ins w:id="651" w:author="Tanya Brown" w:date="2023-11-20T12:58:00Z">
        <w:del w:id="652" w:author="Microsoft Office User" w:date="2023-11-28T14:24:00Z">
          <w:r w:rsidR="00B45807" w:rsidDel="00F24C80">
            <w:delText xml:space="preserve"> using custom python scripts</w:delText>
          </w:r>
        </w:del>
      </w:ins>
      <w:ins w:id="653" w:author="Tanya Brown" w:date="2023-11-13T16:47:00Z">
        <w:r w:rsidR="0058505E">
          <w:t>.</w:t>
        </w:r>
      </w:ins>
      <w:ins w:id="654" w:author="Tanya Brown" w:date="2023-10-12T17:33:00Z">
        <w:r w:rsidR="0014627D">
          <w:t xml:space="preserve"> </w:t>
        </w:r>
      </w:ins>
      <w:ins w:id="655" w:author="Tanya Brown" w:date="2023-11-17T15:13:00Z">
        <w:r w:rsidR="006B5CC8">
          <w:t xml:space="preserve">Microbes are </w:t>
        </w:r>
        <w:del w:id="656" w:author="Microsoft Office User" w:date="2023-11-28T14:24:00Z">
          <w:r w:rsidR="006B5CC8" w:rsidDel="00F24C80">
            <w:delText xml:space="preserve">only </w:delText>
          </w:r>
        </w:del>
        <w:r w:rsidR="006B5CC8">
          <w:t>reported</w:t>
        </w:r>
      </w:ins>
      <w:ins w:id="657" w:author="Tanya Brown" w:date="2023-11-17T15:15:00Z">
        <w:r w:rsidR="006B5CC8">
          <w:t xml:space="preserve"> in the heatmap and manuscript text only</w:t>
        </w:r>
      </w:ins>
      <w:ins w:id="658" w:author="Tanya Brown" w:date="2023-11-17T15:13:00Z">
        <w:r w:rsidR="006B5CC8">
          <w:t xml:space="preserve"> if they</w:t>
        </w:r>
      </w:ins>
      <w:ins w:id="659" w:author="Tanya Brown" w:date="2023-11-17T15:15:00Z">
        <w:r w:rsidR="006B5CC8">
          <w:t xml:space="preserve"> were</w:t>
        </w:r>
      </w:ins>
      <w:ins w:id="660" w:author="Tanya Brown" w:date="2023-11-17T15:13:00Z">
        <w:r w:rsidR="006B5CC8">
          <w:t xml:space="preserve"> significant</w:t>
        </w:r>
      </w:ins>
      <w:ins w:id="661" w:author="Tanya Brown" w:date="2023-11-17T15:15:00Z">
        <w:r w:rsidR="006B5CC8">
          <w:t>ly associated with gene copy number</w:t>
        </w:r>
      </w:ins>
      <w:ins w:id="662" w:author="Tanya Brown" w:date="2023-11-17T15:13:00Z">
        <w:r w:rsidR="006B5CC8">
          <w:t xml:space="preserve"> by both ANCOM-BC and confirmatory phylogenetic regression</w:t>
        </w:r>
      </w:ins>
      <w:ins w:id="663" w:author="Tanya Brown" w:date="2023-11-17T15:15:00Z">
        <w:r w:rsidR="006B5CC8">
          <w:t xml:space="preserve"> as described above</w:t>
        </w:r>
      </w:ins>
      <w:ins w:id="664" w:author="Microsoft Office User" w:date="2023-11-28T14:25:00Z">
        <w:r>
          <w:t xml:space="preserve"> in at least one compartment</w:t>
        </w:r>
      </w:ins>
      <w:ins w:id="665" w:author="Tanya Brown" w:date="2023-11-17T15:13:00Z">
        <w:r w:rsidR="006B5CC8">
          <w:t xml:space="preserve">. </w:t>
        </w:r>
      </w:ins>
      <w:ins w:id="666" w:author="Tanya Brown" w:date="2023-11-27T13:35:00Z">
        <w:r w:rsidR="0056114E">
          <w:t>The c</w:t>
        </w:r>
      </w:ins>
      <w:ins w:id="667" w:author="Tanya Brown" w:date="2023-11-20T12:59:00Z">
        <w:r w:rsidR="00B45807">
          <w:t>olor</w:t>
        </w:r>
      </w:ins>
      <w:ins w:id="668" w:author="Tanya Brown" w:date="2023-11-27T13:35:00Z">
        <w:r w:rsidR="0056114E">
          <w:t xml:space="preserve"> </w:t>
        </w:r>
      </w:ins>
      <w:ins w:id="669" w:author="Tanya Brown" w:date="2023-11-20T12:59:00Z">
        <w:r w:rsidR="00B45807">
          <w:t xml:space="preserve">bar </w:t>
        </w:r>
      </w:ins>
      <w:ins w:id="670" w:author="Tanya Brown" w:date="2023-11-20T13:00:00Z">
        <w:r w:rsidR="00B45807">
          <w:t>shows raw correlation coefficient values from ANCOM-BC</w:t>
        </w:r>
      </w:ins>
      <w:ins w:id="671" w:author="Tanya Brown" w:date="2023-11-20T13:01:00Z">
        <w:r w:rsidR="00B45807">
          <w:t xml:space="preserve">. </w:t>
        </w:r>
        <w:del w:id="672"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3" w:author="Tanya Brown" w:date="2023-11-20T12:59:00Z"/>
        </w:rPr>
      </w:pPr>
    </w:p>
    <w:p w14:paraId="16031E23" w14:textId="7E9AD02E" w:rsidR="00B45807" w:rsidRDefault="00B45807" w:rsidP="00406E0F">
      <w:pPr>
        <w:rPr>
          <w:ins w:id="674" w:author="Tanya Brown" w:date="2023-11-27T13:36:00Z"/>
        </w:rPr>
      </w:pPr>
      <w:ins w:id="675" w:author="Tanya Brown" w:date="2023-11-20T13:02:00Z">
        <w:r>
          <w:t>Heatmaps to visualize microbial relative abundance</w:t>
        </w:r>
      </w:ins>
      <w:ins w:id="676" w:author="Microsoft Office User" w:date="2023-11-28T14:25:00Z">
        <w:r w:rsidR="00F24C80">
          <w:t xml:space="preserve"> in the Supplementary Material</w:t>
        </w:r>
      </w:ins>
      <w:ins w:id="677" w:author="Tanya Brown" w:date="2023-11-20T13:02:00Z">
        <w:r>
          <w:t xml:space="preserve"> were created in </w:t>
        </w:r>
      </w:ins>
      <w:ins w:id="678" w:author="Microsoft Office User" w:date="2023-11-28T14:25:00Z">
        <w:r w:rsidR="00F24C80">
          <w:t xml:space="preserve">the </w:t>
        </w:r>
      </w:ins>
      <w:ins w:id="679" w:author="Tanya Brown" w:date="2023-11-20T13:02:00Z">
        <w:r>
          <w:t>phyloseq</w:t>
        </w:r>
      </w:ins>
      <w:ins w:id="680" w:author="Microsoft Office User" w:date="2023-11-28T14:25:00Z">
        <w:r w:rsidR="00F24C80">
          <w:t xml:space="preserve"> R package</w:t>
        </w:r>
      </w:ins>
      <w:ins w:id="681" w:author="Tanya Brown" w:date="2023-11-20T13:02:00Z">
        <w:r>
          <w:t xml:space="preserve">. </w:t>
        </w:r>
      </w:ins>
      <w:ins w:id="682" w:author="Tanya Brown" w:date="2023-11-13T16:51:00Z">
        <w:r w:rsidR="0058505E">
          <w:t xml:space="preserve">Colors depict </w:t>
        </w:r>
      </w:ins>
      <w:ins w:id="683" w:author="Tanya Brown" w:date="2023-11-20T13:03:00Z">
        <w:r>
          <w:t>the count of each microbial taxon</w:t>
        </w:r>
      </w:ins>
      <w:ins w:id="684" w:author="Tanya Brown" w:date="2023-11-13T16:52:00Z">
        <w:r w:rsidR="0058505E">
          <w:t xml:space="preserve"> </w:t>
        </w:r>
      </w:ins>
      <w:ins w:id="685" w:author="Tanya Brown" w:date="2023-11-20T13:04:00Z">
        <w:r>
          <w:t>in samples rarefied to 1000 sequences</w:t>
        </w:r>
      </w:ins>
      <w:ins w:id="686" w:author="Tanya Brown" w:date="2023-11-13T16:52:00Z">
        <w:r w:rsidR="0058505E">
          <w:t xml:space="preserve"> </w:t>
        </w:r>
      </w:ins>
      <w:ins w:id="687" w:author="Tanya Brown" w:date="2023-11-20T13:04:00Z">
        <w:r w:rsidR="009B0821">
          <w:t xml:space="preserve">per sample, and assigned </w:t>
        </w:r>
      </w:ins>
      <w:ins w:id="688" w:author="Tanya Brown" w:date="2023-11-20T13:05:00Z">
        <w:r w:rsidR="009B0821">
          <w:t>to colors using</w:t>
        </w:r>
      </w:ins>
      <w:ins w:id="689" w:author="Tanya Brown" w:date="2023-11-13T16:52:00Z">
        <w:r w:rsidR="0058505E">
          <w:t xml:space="preserve"> a log scale (we used plot_heatmaps </w:t>
        </w:r>
      </w:ins>
      <w:ins w:id="690" w:author="Tanya Brown" w:date="2023-11-13T16:53:00Z">
        <w:r w:rsidR="0058505E">
          <w:t>default log base 4 scaling)</w:t>
        </w:r>
      </w:ins>
      <w:ins w:id="691" w:author="Tanya Brown" w:date="2023-11-13T16:52:00Z">
        <w:r w:rsidR="0058505E">
          <w:t xml:space="preserve">. </w:t>
        </w:r>
      </w:ins>
      <w:ins w:id="692" w:author="Tanya Brown" w:date="2023-11-13T16:48:00Z">
        <w:r w:rsidR="0058505E">
          <w:t xml:space="preserve">Samples were ordered by </w:t>
        </w:r>
      </w:ins>
      <w:ins w:id="693" w:author="Tanya Brown" w:date="2023-11-20T13:05:00Z">
        <w:r w:rsidR="009B0821">
          <w:t>the IL-1R or TLR gene copy number of t</w:t>
        </w:r>
      </w:ins>
      <w:ins w:id="694" w:author="Tanya Brown" w:date="2023-11-20T13:06:00Z">
        <w:r w:rsidR="009B0821">
          <w:t xml:space="preserve">he species from which the sample was taken </w:t>
        </w:r>
      </w:ins>
      <w:ins w:id="695" w:author="Tanya Brown" w:date="2023-11-13T16:48:00Z">
        <w:r w:rsidR="0058505E">
          <w:t>w</w:t>
        </w:r>
      </w:ins>
      <w:ins w:id="696" w:author="Tanya Brown" w:date="2023-11-13T16:50:00Z">
        <w:r w:rsidR="0058505E">
          <w:t>h</w:t>
        </w:r>
      </w:ins>
      <w:ins w:id="697" w:author="Tanya Brown" w:date="2023-11-13T16:48:00Z">
        <w:r w:rsidR="0058505E">
          <w:t>ile microbes were ordered by ordination anal</w:t>
        </w:r>
      </w:ins>
      <w:ins w:id="698" w:author="Tanya Brown" w:date="2023-11-13T16:49:00Z">
        <w:r w:rsidR="0058505E">
          <w:t>ysis using the p</w:t>
        </w:r>
      </w:ins>
      <w:ins w:id="699" w:author="Tanya Brown" w:date="2023-11-13T16:51:00Z">
        <w:r w:rsidR="0058505E">
          <w:t>h</w:t>
        </w:r>
      </w:ins>
      <w:ins w:id="700" w:author="Tanya Brown" w:date="2023-11-13T16:49:00Z">
        <w:r w:rsidR="0058505E">
          <w:t>yloseq plot</w:t>
        </w:r>
      </w:ins>
      <w:ins w:id="701" w:author="Tanya Brown" w:date="2023-11-13T16:53:00Z">
        <w:r w:rsidR="0058505E">
          <w:t>_</w:t>
        </w:r>
      </w:ins>
      <w:ins w:id="702" w:author="Tanya Brown" w:date="2023-11-13T16:49:00Z">
        <w:r w:rsidR="0058505E">
          <w:t xml:space="preserve">heatmap </w:t>
        </w:r>
      </w:ins>
      <w:ins w:id="703" w:author="Tanya Brown" w:date="2023-11-13T16:50:00Z">
        <w:r w:rsidR="0058505E">
          <w:t>function</w:t>
        </w:r>
      </w:ins>
      <w:ins w:id="704" w:author="Tanya Brown" w:date="2023-11-13T16:53:00Z">
        <w:r w:rsidR="0058505E">
          <w:t>’</w:t>
        </w:r>
      </w:ins>
      <w:ins w:id="705" w:author="Tanya Brown" w:date="2023-11-13T16:50:00Z">
        <w:r w:rsidR="0058505E">
          <w:t>s “RDA” clustering method</w:t>
        </w:r>
      </w:ins>
      <w:ins w:id="706" w:author="Tanya Brown" w:date="2023-11-13T16:49:00Z">
        <w:r w:rsidR="0058505E">
          <w:t>.</w:t>
        </w:r>
      </w:ins>
      <w:del w:id="707" w:author="Tanya Brown" w:date="2023-10-12T17:24:00Z">
        <w:r w:rsidR="00367A15" w:rsidRPr="00FC0723" w:rsidDel="008D011F">
          <w:delText>of the microbial community</w:delText>
        </w:r>
      </w:del>
      <w:del w:id="708" w:author="Tanya Brown" w:date="2023-11-13T17:06:00Z">
        <w:r w:rsidR="00367A15" w:rsidRPr="00FC0723" w:rsidDel="00135CF6">
          <w:delText>.</w:delText>
        </w:r>
      </w:del>
    </w:p>
    <w:p w14:paraId="4329AE3C" w14:textId="77777777" w:rsidR="0056114E" w:rsidRPr="00B45807" w:rsidRDefault="0056114E" w:rsidP="00406E0F">
      <w:pPr>
        <w:rPr>
          <w:rPrChange w:id="709" w:author="Tanya Brown" w:date="2023-11-20T12:54:00Z">
            <w:rPr>
              <w:rFonts w:eastAsia="Arial"/>
              <w:color w:val="222222"/>
              <w:sz w:val="27"/>
              <w:szCs w:val="27"/>
            </w:rPr>
          </w:rPrChange>
        </w:rPr>
      </w:pPr>
    </w:p>
    <w:p w14:paraId="3EA9EAD8" w14:textId="2D02623A" w:rsidR="00DB41FE" w:rsidRPr="006554A6" w:rsidDel="0056114E" w:rsidRDefault="00FF4AE8">
      <w:pPr>
        <w:rPr>
          <w:del w:id="710" w:author="Microsoft Office User" w:date="2023-09-19T14:41:00Z"/>
          <w:rFonts w:eastAsia="Cambria"/>
          <w:b/>
          <w:bCs/>
        </w:rPr>
      </w:pPr>
      <w:ins w:id="711" w:author="Tanya Brown" w:date="2023-11-17T14:45:00Z">
        <w:r w:rsidRPr="0056114E">
          <w:rPr>
            <w:rFonts w:eastAsia="Cambria"/>
            <w:b/>
            <w:bCs/>
            <w:rPrChange w:id="712" w:author="Tanya Brown" w:date="2023-11-27T13:36:00Z">
              <w:rPr>
                <w:rFonts w:ascii="Cambria" w:eastAsia="Cambria" w:hAnsi="Cambria" w:cs="Cambria"/>
                <w:b/>
                <w:i/>
                <w:iCs/>
                <w:sz w:val="28"/>
                <w:szCs w:val="28"/>
              </w:rPr>
            </w:rPrChange>
          </w:rPr>
          <w:t xml:space="preserve">Tests controlling for effects </w:t>
        </w:r>
      </w:ins>
      <w:ins w:id="713" w:author="Tanya Brown" w:date="2023-11-17T14:44:00Z">
        <w:r w:rsidRPr="0056114E">
          <w:rPr>
            <w:rFonts w:eastAsia="Cambria"/>
            <w:b/>
            <w:bCs/>
            <w:rPrChange w:id="714" w:author="Tanya Brown" w:date="2023-11-27T13:36:00Z">
              <w:rPr>
                <w:rFonts w:ascii="Cambria" w:eastAsia="Cambria" w:hAnsi="Cambria" w:cs="Cambria"/>
                <w:b/>
                <w:i/>
                <w:iCs/>
                <w:sz w:val="28"/>
                <w:szCs w:val="28"/>
              </w:rPr>
            </w:rPrChange>
          </w:rPr>
          <w:t xml:space="preserve">of genome </w:t>
        </w:r>
      </w:ins>
      <w:ins w:id="715" w:author="Tanya Brown" w:date="2023-11-17T14:45:00Z">
        <w:r w:rsidRPr="0056114E">
          <w:rPr>
            <w:rFonts w:eastAsia="Cambria"/>
            <w:b/>
            <w:bCs/>
            <w:rPrChange w:id="716" w:author="Tanya Brown" w:date="2023-11-27T13:36:00Z">
              <w:rPr>
                <w:rFonts w:ascii="Cambria" w:eastAsia="Cambria" w:hAnsi="Cambria" w:cs="Cambria"/>
                <w:b/>
                <w:i/>
                <w:iCs/>
                <w:sz w:val="28"/>
                <w:szCs w:val="28"/>
              </w:rPr>
            </w:rPrChange>
          </w:rPr>
          <w:t xml:space="preserve">quality </w:t>
        </w:r>
      </w:ins>
      <w:ins w:id="717" w:author="Tanya Brown" w:date="2023-11-17T14:44:00Z">
        <w:r w:rsidRPr="0056114E">
          <w:rPr>
            <w:rFonts w:eastAsia="Cambria"/>
            <w:b/>
            <w:bCs/>
            <w:rPrChange w:id="718"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19" w:author="Tanya Brown" w:date="2023-11-27T13:36:00Z"/>
          <w:rFonts w:ascii="Times New Roman" w:hAnsi="Times New Roman" w:cs="Times New Roman"/>
          <w:bCs/>
          <w:i w:val="0"/>
          <w:sz w:val="24"/>
          <w:szCs w:val="24"/>
        </w:rPr>
      </w:pPr>
    </w:p>
    <w:p w14:paraId="4D5A3171" w14:textId="018C2A67" w:rsidR="00FF4AE8" w:rsidRPr="00FF4AE8" w:rsidRDefault="00FF4AE8">
      <w:pPr>
        <w:rPr>
          <w:ins w:id="720" w:author="Tanya Brown" w:date="2023-11-17T14:46:00Z"/>
        </w:rPr>
        <w:pPrChange w:id="721" w:author="Tanya Brown" w:date="2023-11-17T14:46:00Z">
          <w:pPr>
            <w:pStyle w:val="Heading2"/>
          </w:pPr>
        </w:pPrChange>
      </w:pPr>
      <w:ins w:id="722" w:author="Tanya Brown" w:date="2023-11-17T14:46:00Z">
        <w:r>
          <w:t xml:space="preserve">In order to control for potential effects of genome quality on regression results, </w:t>
        </w:r>
      </w:ins>
      <w:ins w:id="723" w:author="Tanya Brown" w:date="2023-11-17T14:50:00Z">
        <w:r>
          <w:t>Benchmarking Universal Single Copy Orthologs (</w:t>
        </w:r>
      </w:ins>
      <w:ins w:id="724" w:author="Tanya Brown" w:date="2023-11-17T14:46:00Z">
        <w:r>
          <w:t>BUSCO</w:t>
        </w:r>
      </w:ins>
      <w:ins w:id="725" w:author="Tanya Brown" w:date="2023-11-17T14:50:00Z">
        <w:r>
          <w:t>)</w:t>
        </w:r>
      </w:ins>
      <w:ins w:id="726" w:author="Tanya Brown" w:date="2023-11-17T14:46:00Z">
        <w:r>
          <w:t xml:space="preserve"> scores were calculated for each genome. </w:t>
        </w:r>
      </w:ins>
      <w:ins w:id="727" w:author="Microsoft Office User" w:date="2023-11-28T14:27:00Z">
        <w:r w:rsidR="00F24C80">
          <w:t xml:space="preserve">These scores reflect the proportion of single-copy orthologs present in all the vast </w:t>
        </w:r>
      </w:ins>
      <w:ins w:id="728" w:author="Microsoft Office User" w:date="2023-11-28T14:28:00Z">
        <w:r w:rsidR="00F24C80">
          <w:t xml:space="preserve">majority of finished genomes that are also present in a coral genome, with low BUSCO scores suggesting low coverage or incomplete assembly. </w:t>
        </w:r>
      </w:ins>
      <w:ins w:id="729" w:author="Tanya Brown" w:date="2023-11-17T14:47:00Z">
        <w:r>
          <w:t>For phylogenetic correl</w:t>
        </w:r>
      </w:ins>
      <w:ins w:id="730" w:author="Tanya Brown" w:date="2023-11-17T14:48:00Z">
        <w:r>
          <w:t>ations that appeared interesting based on initial analysis (e.g. skeleton microbiome richness vs. IL-1R gene copy number), t</w:t>
        </w:r>
      </w:ins>
      <w:ins w:id="731" w:author="Tanya Brown" w:date="2023-11-17T14:47:00Z">
        <w:r>
          <w:t xml:space="preserve">he proportion of complete, single-copy </w:t>
        </w:r>
      </w:ins>
      <w:ins w:id="732" w:author="Microsoft Office User" w:date="2023-11-28T14:26:00Z">
        <w:r w:rsidR="00F24C80">
          <w:t>orthologs (“</w:t>
        </w:r>
      </w:ins>
      <w:ins w:id="733" w:author="Tanya Brown" w:date="2023-11-17T14:47:00Z">
        <w:r>
          <w:t>BUSCOs</w:t>
        </w:r>
      </w:ins>
      <w:ins w:id="734" w:author="Microsoft Office User" w:date="2023-11-28T14:26:00Z">
        <w:r w:rsidR="00F24C80">
          <w:t>”) in each genome</w:t>
        </w:r>
      </w:ins>
      <w:ins w:id="735" w:author="Tanya Brown" w:date="2023-11-17T14:47:00Z">
        <w:r>
          <w:t xml:space="preserve"> was then ad</w:t>
        </w:r>
      </w:ins>
      <w:ins w:id="736" w:author="Tanya Brown" w:date="2023-11-17T14:49:00Z">
        <w:r>
          <w:t>ded as an additional factor in multiple linear regression of phylogenetic independent contrasts for our dataset</w:t>
        </w:r>
      </w:ins>
      <w:ins w:id="737" w:author="Microsoft Office User" w:date="2023-11-28T14:29:00Z">
        <w:r w:rsidR="00F24C80">
          <w:t>, in order to assess if observed correlations between innate immune gene rep</w:t>
        </w:r>
      </w:ins>
      <w:ins w:id="738" w:author="Microsoft Office User" w:date="2023-11-28T14:30:00Z">
        <w:r w:rsidR="00F24C80">
          <w:t xml:space="preserve">ertoire and microbiome structure </w:t>
        </w:r>
      </w:ins>
      <w:ins w:id="739" w:author="Microsoft Office User" w:date="2023-11-28T14:29:00Z">
        <w:r w:rsidR="00F24C80">
          <w:t>could be attributed to differences in genome quality</w:t>
        </w:r>
      </w:ins>
      <w:ins w:id="740" w:author="Tanya Brown" w:date="2023-11-17T14:49:00Z">
        <w:r>
          <w:t>.</w:t>
        </w:r>
      </w:ins>
      <w:ins w:id="741"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4CC75D67"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2" w:author="Tanya Brown" w:date="2023-10-10T17:31:00Z">
        <w:r w:rsidRPr="00FC0723" w:rsidDel="00EF5197">
          <w:delText xml:space="preserve">some </w:delText>
        </w:r>
      </w:del>
      <w:ins w:id="743" w:author="Tanya Brown" w:date="2023-10-10T17:31:00Z">
        <w:r w:rsidR="00EF5197">
          <w:t>a</w:t>
        </w:r>
        <w:r w:rsidR="00EF5197" w:rsidRPr="00FC0723">
          <w:t xml:space="preserve"> </w:t>
        </w:r>
      </w:ins>
      <w:r w:rsidRPr="00FC0723">
        <w:t xml:space="preserve">prior </w:t>
      </w:r>
      <w:del w:id="744" w:author="Tanya Brown" w:date="2023-10-10T17:32:00Z">
        <w:r w:rsidRPr="00FC0723" w:rsidDel="00EF5197">
          <w:delText xml:space="preserve">studies </w:delText>
        </w:r>
      </w:del>
      <w:ins w:id="745" w:author="Tanya Brown" w:date="2023-10-10T17:32:00Z">
        <w:r w:rsidR="00EF5197" w:rsidRPr="00FC0723">
          <w:t>stud</w:t>
        </w:r>
        <w:r w:rsidR="00EF5197">
          <w:t>y</w:t>
        </w:r>
        <w:r w:rsidR="00EF5197" w:rsidRPr="00FC0723">
          <w:t xml:space="preserve"> </w:t>
        </w:r>
      </w:ins>
      <w:del w:id="746" w:author="Tanya Brown" w:date="2023-10-10T17:32:00Z">
        <w:r w:rsidRPr="00FC0723" w:rsidDel="00EF5197">
          <w:delText xml:space="preserve">have </w:delText>
        </w:r>
      </w:del>
      <w:r w:rsidRPr="00FC0723">
        <w:t>analyzed both genomes and transcriptomes in order to maximize discovery of new TLR or IL-1R homologs</w:t>
      </w:r>
      <w:ins w:id="747" w:author="Tanya Brown" w:date="2023-10-10T17:26:00Z">
        <w:r w:rsidR="00371BCF">
          <w:t xml:space="preserve"> </w:t>
        </w:r>
      </w:ins>
      <w:r w:rsidR="00EF5197">
        <w:fldChar w:fldCharType="begin"/>
      </w:r>
      <w:r w:rsidR="00FC1EE5">
        <w:instrText xml:space="preserve"> ADDIN ZOTERO_ITEM CSL_CITATION {"citationID":"an63ng1hrv","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we chose to exclude transcriptomes from our analysis in order to prevent any potential confounding effects of some innate immune genes not being expressed in </w:t>
      </w:r>
      <w:ins w:id="748" w:author="Microsoft Office User" w:date="2023-09-19T14:41:00Z">
        <w:r w:rsidR="004E7F60">
          <w:t xml:space="preserve">any given </w:t>
        </w:r>
      </w:ins>
      <w:r w:rsidRPr="00FC0723">
        <w:t>transcriptome</w:t>
      </w:r>
      <w:del w:id="749"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0" w:author="Microsoft Office User" w:date="2023-09-28T14:41:00Z">
        <w:r w:rsidR="009E36EF">
          <w:t xml:space="preserve"> </w:t>
        </w:r>
      </w:ins>
      <w:r w:rsidR="009E36EF">
        <w:fldChar w:fldCharType="begin"/>
      </w:r>
      <w:r w:rsidR="00FC1EE5">
        <w:instrText xml:space="preserve"> ADDIN ZOTERO_ITEM CSL_CITATION {"citationID":"a21qi7sns1r","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ins w:id="751" w:author="Microsoft Office User" w:date="2023-09-28T14:41:00Z">
        <w:r w:rsidR="009E36EF">
          <w:t xml:space="preserve">.  </w:t>
        </w:r>
      </w:ins>
      <w:del w:id="752"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3" w:author="Microsoft Office User" w:date="2023-10-27T12:51:00Z">
        <w:r w:rsidR="0038622B">
          <w:t xml:space="preserve"> Finally, clustering analysis was used to confirm that no two annotated TLR or IL-1R </w:t>
        </w:r>
      </w:ins>
      <w:ins w:id="754" w:author="Microsoft Office User" w:date="2023-10-27T12:52:00Z">
        <w:r w:rsidR="0038622B">
          <w:t>gene</w:t>
        </w:r>
      </w:ins>
      <w:ins w:id="755" w:author="Microsoft Office User" w:date="2023-10-27T12:53:00Z">
        <w:r w:rsidR="0038622B">
          <w:t xml:space="preserve"> copie</w:t>
        </w:r>
      </w:ins>
      <w:ins w:id="756" w:author="Microsoft Office User" w:date="2023-10-27T12:54:00Z">
        <w:r w:rsidR="0038622B">
          <w:t xml:space="preserve">s </w:t>
        </w:r>
      </w:ins>
      <w:ins w:id="757" w:author="Microsoft Office User" w:date="2023-10-27T12:52:00Z">
        <w:r w:rsidR="0038622B">
          <w:t xml:space="preserve">within a genome shared </w:t>
        </w:r>
        <w:r w:rsidR="0038622B">
          <w:sym w:font="Symbol" w:char="F0B3"/>
        </w:r>
        <w:r w:rsidR="0038622B">
          <w:t xml:space="preserve"> 90% sequence similarity</w:t>
        </w:r>
      </w:ins>
      <w:ins w:id="758" w:author="Microsoft Office User" w:date="2023-10-27T12:53:00Z">
        <w:r w:rsidR="0038622B">
          <w:t xml:space="preserve">, indicating that </w:t>
        </w:r>
      </w:ins>
      <w:ins w:id="759" w:author="Microsoft Office User" w:date="2023-10-27T12:55:00Z">
        <w:r w:rsidR="0038622B">
          <w:t>these annotated</w:t>
        </w:r>
      </w:ins>
      <w:ins w:id="760" w:author="Microsoft Office User" w:date="2023-10-27T12:56:00Z">
        <w:r w:rsidR="0038622B">
          <w:t xml:space="preserve"> gene copies</w:t>
        </w:r>
      </w:ins>
      <w:ins w:id="761" w:author="Microsoft Office User" w:date="2023-10-27T12:55:00Z">
        <w:r w:rsidR="0038622B">
          <w:t xml:space="preserve"> are non-redundant.</w:t>
        </w:r>
      </w:ins>
    </w:p>
    <w:p w14:paraId="76291C5F" w14:textId="77777777" w:rsidR="004302F8" w:rsidRPr="00FC0723" w:rsidRDefault="004302F8" w:rsidP="00406E0F"/>
    <w:p w14:paraId="7B847B0B" w14:textId="08675B41" w:rsidR="000C56B0" w:rsidRDefault="00367A15" w:rsidP="00406E0F">
      <w:r w:rsidRPr="00FC0723">
        <w:t>In keeping with past work</w:t>
      </w:r>
      <w:ins w:id="762" w:author="Microsoft Office User" w:date="2023-09-28T14:46:00Z">
        <w:r w:rsidR="009E36EF">
          <w:t xml:space="preserve"> </w:t>
        </w:r>
        <w:r w:rsidR="009E36EF">
          <w:fldChar w:fldCharType="begin"/>
        </w:r>
      </w:ins>
      <w:r w:rsidR="00FC1EE5">
        <w:instrText xml:space="preserve"> ADDIN ZOTERO_ITEM CSL_CITATION {"citationID":"a1v4cpa72b9","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3" w:author="Microsoft Office User" w:date="2023-09-28T14:46:00Z">
        <w:r w:rsidR="009E36EF">
          <w:fldChar w:fldCharType="separate"/>
        </w:r>
      </w:ins>
      <w:r w:rsidR="00FC1EE5" w:rsidRPr="00FC1EE5">
        <w:t>[31,37]</w:t>
      </w:r>
      <w:ins w:id="764" w:author="Microsoft Office User" w:date="2023-09-28T14:46:00Z">
        <w:r w:rsidR="009E36EF">
          <w:fldChar w:fldCharType="end"/>
        </w:r>
        <w:r w:rsidR="009E36EF">
          <w:t xml:space="preserve"> </w:t>
        </w:r>
      </w:ins>
      <w:del w:id="765"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66" w:author="Tanya Brown" w:date="2023-10-20T18:28:00Z">
        <w:r w:rsidR="004821A3">
          <w:rPr>
            <w:b/>
            <w:bCs/>
          </w:rPr>
          <w:t>, Fig. 2</w:t>
        </w:r>
      </w:ins>
      <w:ins w:id="767"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68" w:author="Microsoft Office User" w:date="2023-09-11T12:11:00Z">
        <w:r w:rsidR="0030451B">
          <w:rPr>
            <w:b/>
            <w:bCs/>
          </w:rPr>
          <w:t>s</w:t>
        </w:r>
      </w:ins>
      <w:del w:id="769"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0" w:author="Tanya Brown" w:date="2023-10-20T18:16:00Z">
        <w:r w:rsidR="00D91CBF">
          <w:t>(</w:t>
        </w:r>
        <w:r w:rsidR="00D91CBF" w:rsidRPr="00D91CBF">
          <w:rPr>
            <w:b/>
            <w:bCs/>
            <w:rPrChange w:id="771" w:author="Tanya Brown" w:date="2023-10-20T18:17:00Z">
              <w:rPr/>
            </w:rPrChange>
          </w:rPr>
          <w:t>Table S5A</w:t>
        </w:r>
        <w:r w:rsidR="00D91CBF">
          <w:t xml:space="preserve">) </w:t>
        </w:r>
      </w:ins>
      <w:r w:rsidRPr="00FC0723">
        <w:t>or evenness</w:t>
      </w:r>
      <w:ins w:id="772" w:author="Tanya Brown" w:date="2023-10-20T18:17:00Z">
        <w:r w:rsidR="00D91CBF">
          <w:t xml:space="preserve"> (</w:t>
        </w:r>
        <w:r w:rsidR="00D91CBF" w:rsidRPr="00D91CBF">
          <w:rPr>
            <w:b/>
            <w:bCs/>
            <w:rPrChange w:id="773"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74" w:author="Tanya Brown" w:date="2023-11-06T16:53:00Z"/>
        </w:rPr>
      </w:pPr>
      <w:r w:rsidRPr="00FC0723">
        <w:t>We measured microbiome richness as the natural log of the observed number of amplicon sequence variants (ASVs) per 1000 sequences (</w:t>
      </w:r>
      <w:ins w:id="775" w:author="Tanya Brown" w:date="2023-10-20T12:07:00Z">
        <w:r w:rsidR="0044612A" w:rsidRPr="0044612A">
          <w:rPr>
            <w:b/>
            <w:bCs/>
            <w:rPrChange w:id="776"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77" w:author="Tanya Brown" w:date="2023-11-06T16:47:00Z">
        <w:r w:rsidR="00F1511C">
          <w:t>In control analyses</w:t>
        </w:r>
      </w:ins>
      <w:ins w:id="778" w:author="Tanya Brown" w:date="2023-11-06T16:50:00Z">
        <w:r w:rsidR="00184177">
          <w:t xml:space="preserve"> using a subset of deeply sequenced samples</w:t>
        </w:r>
      </w:ins>
      <w:ins w:id="779" w:author="Tanya Brown" w:date="2023-11-06T16:47:00Z">
        <w:r w:rsidR="00F1511C">
          <w:t>, the r</w:t>
        </w:r>
      </w:ins>
      <w:ins w:id="780" w:author="Tanya Brown" w:date="2023-11-06T16:48:00Z">
        <w:r w:rsidR="00F1511C">
          <w:t>elative microbiome richness of coral</w:t>
        </w:r>
      </w:ins>
      <w:ins w:id="781" w:author="Tanya Brown" w:date="2023-11-06T16:49:00Z">
        <w:r w:rsidR="00184177">
          <w:t xml:space="preserve"> species</w:t>
        </w:r>
      </w:ins>
      <w:ins w:id="782" w:author="Tanya Brown" w:date="2023-11-06T16:48:00Z">
        <w:r w:rsidR="00F1511C">
          <w:t xml:space="preserve"> was highly correlated </w:t>
        </w:r>
        <w:r w:rsidR="00184177">
          <w:t>across rarefaction depths of 1000 or 100,000 sequences per sample</w:t>
        </w:r>
      </w:ins>
      <w:ins w:id="783" w:author="Tanya Brown" w:date="2023-11-06T16:50:00Z">
        <w:r w:rsidR="00184177">
          <w:t xml:space="preserve"> (</w:t>
        </w:r>
      </w:ins>
      <w:ins w:id="784" w:author="Tanya Brown" w:date="2023-11-06T16:51:00Z">
        <w:r w:rsidR="00184177" w:rsidRPr="00184177">
          <w:rPr>
            <w:color w:val="222222"/>
            <w:rPrChange w:id="785" w:author="Tanya Brown" w:date="2023-11-06T16:52:00Z">
              <w:rPr>
                <w:rFonts w:ascii="Arial" w:hAnsi="Arial" w:cs="Arial"/>
                <w:color w:val="222222"/>
                <w:sz w:val="22"/>
                <w:szCs w:val="22"/>
              </w:rPr>
            </w:rPrChange>
          </w:rPr>
          <w:t>Pearson R</w:t>
        </w:r>
        <w:r w:rsidR="00184177" w:rsidRPr="00184177">
          <w:rPr>
            <w:color w:val="222222"/>
            <w:vertAlign w:val="superscript"/>
            <w:rPrChange w:id="786" w:author="Tanya Brown" w:date="2023-11-06T16:52:00Z">
              <w:rPr>
                <w:rFonts w:ascii="Arial" w:hAnsi="Arial" w:cs="Arial"/>
                <w:color w:val="222222"/>
                <w:sz w:val="22"/>
                <w:szCs w:val="22"/>
              </w:rPr>
            </w:rPrChange>
          </w:rPr>
          <w:t>2</w:t>
        </w:r>
        <w:r w:rsidR="00184177" w:rsidRPr="00184177">
          <w:rPr>
            <w:color w:val="222222"/>
            <w:rPrChange w:id="787"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88" w:author="Tanya Brown" w:date="2023-11-06T16:52:00Z">
              <w:rPr>
                <w:rFonts w:ascii="Arial" w:hAnsi="Arial" w:cs="Arial"/>
                <w:color w:val="222222"/>
                <w:sz w:val="21"/>
                <w:szCs w:val="21"/>
                <w:shd w:val="clear" w:color="auto" w:fill="FFFFFF"/>
              </w:rPr>
            </w:rPrChange>
          </w:rPr>
          <w:t>3.13</w:t>
        </w:r>
      </w:ins>
      <w:ins w:id="789" w:author="Tanya Brown" w:date="2023-11-27T13:42:00Z">
        <w:r w:rsidR="0056114E">
          <w:rPr>
            <w:color w:val="222222"/>
            <w:shd w:val="clear" w:color="auto" w:fill="FFFFFF"/>
          </w:rPr>
          <w:t xml:space="preserve"> x 10</w:t>
        </w:r>
      </w:ins>
      <w:ins w:id="790" w:author="Tanya Brown" w:date="2023-11-06T16:51:00Z">
        <w:r w:rsidR="00184177" w:rsidRPr="00184177">
          <w:rPr>
            <w:color w:val="222222"/>
            <w:shd w:val="clear" w:color="auto" w:fill="FFFFFF"/>
            <w:vertAlign w:val="superscript"/>
            <w:rPrChange w:id="791"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2"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3"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794" w:author="Tanya Brown" w:date="2023-11-06T16:52:00Z">
              <w:rPr>
                <w:rFonts w:ascii="Arial" w:hAnsi="Arial" w:cs="Arial"/>
                <w:color w:val="222222"/>
                <w:sz w:val="21"/>
                <w:szCs w:val="21"/>
                <w:shd w:val="clear" w:color="auto" w:fill="FFFFFF"/>
              </w:rPr>
            </w:rPrChange>
          </w:rPr>
          <w:t xml:space="preserve"> = 0.989, p=3.51</w:t>
        </w:r>
      </w:ins>
      <w:ins w:id="795" w:author="Tanya Brown" w:date="2023-11-27T13:42:00Z">
        <w:r w:rsidR="0056114E">
          <w:rPr>
            <w:color w:val="222222"/>
            <w:shd w:val="clear" w:color="auto" w:fill="FFFFFF"/>
          </w:rPr>
          <w:t xml:space="preserve"> x 10</w:t>
        </w:r>
      </w:ins>
      <w:ins w:id="796" w:author="Tanya Brown" w:date="2023-11-06T16:51:00Z">
        <w:r w:rsidR="00184177" w:rsidRPr="00184177">
          <w:rPr>
            <w:color w:val="222222"/>
            <w:shd w:val="clear" w:color="auto" w:fill="FFFFFF"/>
            <w:vertAlign w:val="superscript"/>
            <w:rPrChange w:id="797" w:author="Tanya Brown" w:date="2023-11-06T16:52:00Z">
              <w:rPr>
                <w:rFonts w:ascii="Arial" w:hAnsi="Arial" w:cs="Arial"/>
                <w:color w:val="222222"/>
                <w:sz w:val="21"/>
                <w:szCs w:val="21"/>
                <w:shd w:val="clear" w:color="auto" w:fill="FFFFFF"/>
              </w:rPr>
            </w:rPrChange>
          </w:rPr>
          <w:t>-37</w:t>
        </w:r>
      </w:ins>
      <w:ins w:id="798" w:author="Tanya Brown" w:date="2023-11-06T16:52:00Z">
        <w:r w:rsidR="00184177" w:rsidRPr="00184177">
          <w:rPr>
            <w:color w:val="222222"/>
            <w:shd w:val="clear" w:color="auto" w:fill="FFFFFF"/>
            <w:rPrChange w:id="799" w:author="Tanya Brown" w:date="2023-11-06T16:52:00Z">
              <w:rPr>
                <w:rFonts w:ascii="Arial" w:hAnsi="Arial" w:cs="Arial"/>
                <w:color w:val="222222"/>
                <w:sz w:val="21"/>
                <w:szCs w:val="21"/>
                <w:shd w:val="clear" w:color="auto" w:fill="FFFFFF"/>
              </w:rPr>
            </w:rPrChange>
          </w:rPr>
          <w:t>)</w:t>
        </w:r>
      </w:ins>
      <w:ins w:id="800" w:author="Tanya Brown" w:date="2023-11-06T16:48:00Z">
        <w:r w:rsidR="00184177">
          <w:t xml:space="preserve">. </w:t>
        </w:r>
      </w:ins>
      <w:ins w:id="801" w:author="Tanya Brown" w:date="2023-11-06T16:54:00Z">
        <w:r w:rsidR="00184177">
          <w:t xml:space="preserve">Thus, </w:t>
        </w:r>
      </w:ins>
      <w:ins w:id="802"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3"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more TLR or IL-1R gene copies tend to have less diverse microbiomes, and vice versa. In manual inspection of the data, there were several striking examples of this statistical trend</w:t>
      </w:r>
      <w:del w:id="804"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ins w:id="805" w:author="Tanya Brown" w:date="2023-11-27T11:36:00Z">
        <w:r w:rsidR="008E55DC">
          <w:t xml:space="preserve"> However,</w:t>
        </w:r>
      </w:ins>
      <w:ins w:id="806" w:author="Tanya Brown" w:date="2023-11-27T11:42:00Z">
        <w:r w:rsidR="008E55DC">
          <w:t xml:space="preserve"> we caution that</w:t>
        </w:r>
      </w:ins>
      <w:ins w:id="807" w:author="Tanya Brown" w:date="2023-11-27T11:36:00Z">
        <w:r w:rsidR="008E55DC">
          <w:t xml:space="preserve"> such pairwise species comparisons</w:t>
        </w:r>
      </w:ins>
      <w:ins w:id="808" w:author="Tanya Brown" w:date="2023-11-27T11:42:00Z">
        <w:r w:rsidR="008E55DC">
          <w:t>, although intriguing,</w:t>
        </w:r>
      </w:ins>
      <w:ins w:id="809" w:author="Tanya Brown" w:date="2023-11-27T11:36:00Z">
        <w:r w:rsidR="008E55DC">
          <w:t xml:space="preserve"> are less reliable than the overall correlation</w:t>
        </w:r>
      </w:ins>
      <w:ins w:id="810" w:author="Tanya Brown" w:date="2023-11-27T11:37:00Z">
        <w:r w:rsidR="008E55DC">
          <w:t xml:space="preserve"> (e.g. </w:t>
        </w:r>
      </w:ins>
      <w:ins w:id="811" w:author="Tanya Brown" w:date="2023-11-27T11:38:00Z">
        <w:r w:rsidR="008E55DC">
          <w:t xml:space="preserve">the 1000 reads from </w:t>
        </w:r>
        <w:r w:rsidR="008E55DC" w:rsidRPr="008E55DC">
          <w:rPr>
            <w:i/>
            <w:iCs/>
            <w:rPrChange w:id="812" w:author="Tanya Brown" w:date="2023-11-27T11:40:00Z">
              <w:rPr/>
            </w:rPrChange>
          </w:rPr>
          <w:t xml:space="preserve">P. </w:t>
        </w:r>
      </w:ins>
      <w:ins w:id="813" w:author="Tanya Brown" w:date="2023-11-27T11:48:00Z">
        <w:r w:rsidR="00427C6C">
          <w:rPr>
            <w:i/>
            <w:iCs/>
          </w:rPr>
          <w:t>lutea</w:t>
        </w:r>
      </w:ins>
      <w:ins w:id="814" w:author="Tanya Brown" w:date="2023-11-27T11:38:00Z">
        <w:r w:rsidR="008E55DC" w:rsidRPr="008E55DC">
          <w:rPr>
            <w:i/>
            <w:iCs/>
            <w:rPrChange w:id="815" w:author="Tanya Brown" w:date="2023-11-27T11:40:00Z">
              <w:rPr/>
            </w:rPrChange>
          </w:rPr>
          <w:t xml:space="preserve"> </w:t>
        </w:r>
        <w:r w:rsidR="008E55DC">
          <w:t xml:space="preserve">were derived from </w:t>
        </w:r>
      </w:ins>
      <w:ins w:id="816" w:author="Tanya Brown" w:date="2023-11-27T11:37:00Z">
        <w:r w:rsidR="008E55DC">
          <w:t>only 2 microbiome samples</w:t>
        </w:r>
      </w:ins>
      <w:ins w:id="817" w:author="Tanya Brown" w:date="2023-11-27T11:39:00Z">
        <w:r w:rsidR="008E55DC">
          <w:t xml:space="preserve"> per compartment, while </w:t>
        </w:r>
      </w:ins>
      <w:ins w:id="818" w:author="Tanya Brown" w:date="2023-11-27T11:40:00Z">
        <w:r w:rsidR="008E55DC">
          <w:t>th</w:t>
        </w:r>
      </w:ins>
      <w:ins w:id="819" w:author="Tanya Brown" w:date="2023-11-27T11:42:00Z">
        <w:r w:rsidR="00427C6C">
          <w:t>e 1000 reads</w:t>
        </w:r>
      </w:ins>
      <w:ins w:id="820" w:author="Tanya Brown" w:date="2023-11-27T11:40:00Z">
        <w:r w:rsidR="008E55DC">
          <w:t xml:space="preserve"> </w:t>
        </w:r>
      </w:ins>
      <w:ins w:id="821" w:author="Tanya Brown" w:date="2023-11-27T11:39:00Z">
        <w:r w:rsidR="008E55DC">
          <w:t xml:space="preserve">for </w:t>
        </w:r>
      </w:ins>
      <w:ins w:id="822" w:author="Tanya Brown" w:date="2023-11-27T11:37:00Z">
        <w:r w:rsidR="008E55DC" w:rsidRPr="008E55DC">
          <w:rPr>
            <w:i/>
            <w:iCs/>
            <w:rPrChange w:id="823" w:author="Tanya Brown" w:date="2023-11-27T11:38:00Z">
              <w:rPr/>
            </w:rPrChange>
          </w:rPr>
          <w:t xml:space="preserve">P. </w:t>
        </w:r>
      </w:ins>
      <w:ins w:id="824" w:author="Tanya Brown" w:date="2023-11-27T11:48:00Z">
        <w:r w:rsidR="00427C6C">
          <w:rPr>
            <w:i/>
            <w:iCs/>
          </w:rPr>
          <w:t>rus</w:t>
        </w:r>
      </w:ins>
      <w:ins w:id="825" w:author="Tanya Brown" w:date="2023-11-27T11:40:00Z">
        <w:r w:rsidR="008E55DC">
          <w:rPr>
            <w:i/>
            <w:iCs/>
          </w:rPr>
          <w:t xml:space="preserve"> </w:t>
        </w:r>
        <w:r w:rsidR="008E55DC">
          <w:t xml:space="preserve">were from </w:t>
        </w:r>
      </w:ins>
      <w:ins w:id="826" w:author="Tanya Brown" w:date="2023-11-27T11:41:00Z">
        <w:r w:rsidR="008E55DC">
          <w:t xml:space="preserve">15 </w:t>
        </w:r>
      </w:ins>
      <w:ins w:id="827" w:author="Tanya Brown" w:date="2023-11-27T11:42:00Z">
        <w:r w:rsidR="008E55DC">
          <w:t>microbiome samples per compa</w:t>
        </w:r>
      </w:ins>
      <w:ins w:id="828" w:author="Tanya Brown" w:date="2023-11-27T11:43:00Z">
        <w:r w:rsidR="00427C6C">
          <w:t>rtment</w:t>
        </w:r>
      </w:ins>
      <w:ins w:id="829" w:author="Tanya Brown" w:date="2023-11-27T11:37:00Z">
        <w:r w:rsidR="008E55DC">
          <w:t>)</w:t>
        </w:r>
      </w:ins>
      <w:ins w:id="830"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1"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del w:id="832" w:author="Tanya Brown" w:date="2023-10-22T11:46:00Z">
        <w:r w:rsidRPr="004302F8" w:rsidDel="008C2698">
          <w:rPr>
            <w:b/>
            <w:bCs/>
          </w:rPr>
          <w:delText>S5C</w:delText>
        </w:r>
      </w:del>
      <w:ins w:id="833"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ins w:id="834" w:author="Tanya Brown" w:date="2023-10-22T11:46:00Z">
        <w:r w:rsidR="008C2698">
          <w:rPr>
            <w:b/>
            <w:bCs/>
          </w:rPr>
          <w:t>2</w:t>
        </w:r>
      </w:ins>
      <w:del w:id="835"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40EC1513" w:rsidR="000C56B0" w:rsidRDefault="00367A15" w:rsidP="00406E0F">
      <w:r w:rsidRPr="00FC0723">
        <w:t>These results support the prior hypothesis that IL-1R and TLR gene family expansions may influence coral microbiome structure</w:t>
      </w:r>
      <w:ins w:id="836" w:author="Tanya Brown" w:date="2023-10-10T17:38:00Z">
        <w:r w:rsidR="00EF5197">
          <w:t xml:space="preserve"> </w:t>
        </w:r>
      </w:ins>
      <w:r w:rsidR="00EF5197">
        <w:fldChar w:fldCharType="begin"/>
      </w:r>
      <w:r w:rsidR="00FC1EE5">
        <w:instrText xml:space="preserve"> ADDIN ZOTERO_ITEM CSL_CITATION {"citationID":"a721hbipg","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37" w:author="Microsoft Office User" w:date="2023-11-28T14:31:00Z">
        <w:r w:rsidR="00F24C80">
          <w:t xml:space="preserve">previously tested </w:t>
        </w:r>
      </w:ins>
      <w:r w:rsidRPr="00FC0723">
        <w:t>in the same GCMP dataset, including depth, temperature, and turf-algal contact</w:t>
      </w:r>
      <w:ins w:id="838" w:author="Tanya Brown" w:date="2023-11-27T13:44:00Z">
        <w:r w:rsidR="00E948E5">
          <w:t xml:space="preserve"> </w:t>
        </w:r>
      </w:ins>
      <w:r w:rsidR="009E36EF">
        <w:fldChar w:fldCharType="begin"/>
      </w:r>
      <w:r w:rsidR="00FC1EE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39"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309CE6CE"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0" w:author="Tanya Brown" w:date="2023-11-27T13:45:00Z">
        <w:r w:rsidR="00E948E5">
          <w:t xml:space="preserve"> </w:t>
        </w:r>
      </w:ins>
      <w:r w:rsidR="009E36EF">
        <w:fldChar w:fldCharType="begin"/>
      </w:r>
      <w:r w:rsidR="00FC1EE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1" w:author="Tanya Brown" w:date="2023-11-27T13:45:00Z"/>
        </w:rPr>
      </w:pPr>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ins w:id="842" w:author="Tanya Brown" w:date="2023-10-22T11:49:00Z">
        <w:r w:rsidR="008C2698">
          <w:rPr>
            <w:b/>
            <w:bCs/>
          </w:rPr>
          <w:t>, 3, 4, 5</w:t>
        </w:r>
      </w:ins>
      <w:del w:id="843" w:author="Tanya Brown" w:date="2023-10-22T11:49:00Z">
        <w:r w:rsidRPr="004302F8" w:rsidDel="008C2698">
          <w:rPr>
            <w:b/>
            <w:bCs/>
          </w:rPr>
          <w:delText>-4</w:delText>
        </w:r>
      </w:del>
      <w:r w:rsidRPr="00FC0723">
        <w:t xml:space="preserve">; </w:t>
      </w:r>
      <w:r w:rsidRPr="004302F8">
        <w:rPr>
          <w:b/>
          <w:bCs/>
        </w:rPr>
        <w:t>Table S6</w:t>
      </w:r>
      <w:ins w:id="844" w:author="Tanya Brown" w:date="2023-10-20T18:37:00Z">
        <w:r w:rsidR="00D00D47">
          <w:rPr>
            <w:b/>
            <w:bCs/>
          </w:rPr>
          <w:t xml:space="preserve"> </w:t>
        </w:r>
        <w:del w:id="845" w:author="Microsoft Office User" w:date="2023-11-28T14:33:00Z">
          <w:r w:rsidR="00D00D47" w:rsidDel="00F24C80">
            <w:rPr>
              <w:b/>
              <w:bCs/>
            </w:rPr>
            <w:delText>-</w:delText>
          </w:r>
        </w:del>
      </w:ins>
      <w:ins w:id="846" w:author="Microsoft Office User" w:date="2023-11-28T14:33:00Z">
        <w:r w:rsidR="00F24C80">
          <w:rPr>
            <w:b/>
            <w:bCs/>
          </w:rPr>
          <w:t>–</w:t>
        </w:r>
      </w:ins>
      <w:del w:id="847"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48" w:author="Tanya Brown" w:date="2023-10-22T11:50:00Z">
        <w:r w:rsidR="008C2698">
          <w:rPr>
            <w:b/>
            <w:bCs/>
          </w:rPr>
          <w:t>2</w:t>
        </w:r>
      </w:ins>
      <w:del w:id="849" w:author="Tanya Brown" w:date="2023-10-22T11:50:00Z">
        <w:r w:rsidRPr="004302F8" w:rsidDel="008C2698">
          <w:rPr>
            <w:b/>
            <w:bCs/>
          </w:rPr>
          <w:delText>5</w:delText>
        </w:r>
      </w:del>
      <w:ins w:id="850" w:author="Tanya Brown" w:date="2023-10-22T11:50:00Z">
        <w:r w:rsidR="008C2698">
          <w:rPr>
            <w:b/>
            <w:bCs/>
          </w:rPr>
          <w:t>, 6, 7, 8</w:t>
        </w:r>
      </w:ins>
      <w:del w:id="851" w:author="Tanya Brown" w:date="2023-10-22T11:50:00Z">
        <w:r w:rsidRPr="004302F8" w:rsidDel="008C2698">
          <w:rPr>
            <w:b/>
            <w:bCs/>
          </w:rPr>
          <w:delText>-8</w:delText>
        </w:r>
      </w:del>
      <w:r w:rsidRPr="00FC0723">
        <w:t xml:space="preserve">; </w:t>
      </w:r>
      <w:r w:rsidRPr="004302F8">
        <w:rPr>
          <w:b/>
          <w:bCs/>
        </w:rPr>
        <w:t>Table S6</w:t>
      </w:r>
      <w:ins w:id="852" w:author="Tanya Brown" w:date="2023-10-20T18:37:00Z">
        <w:r w:rsidR="00D00D47">
          <w:rPr>
            <w:b/>
            <w:bCs/>
          </w:rPr>
          <w:t xml:space="preserve"> </w:t>
        </w:r>
        <w:del w:id="853" w:author="Microsoft Office User" w:date="2023-11-28T14:33:00Z">
          <w:r w:rsidR="00D00D47" w:rsidDel="00F24C80">
            <w:rPr>
              <w:b/>
              <w:bCs/>
            </w:rPr>
            <w:delText>-</w:delText>
          </w:r>
        </w:del>
      </w:ins>
      <w:ins w:id="854" w:author="Microsoft Office User" w:date="2023-11-28T14:33:00Z">
        <w:r w:rsidR="00F24C80">
          <w:rPr>
            <w:b/>
            <w:bCs/>
          </w:rPr>
          <w:t>–</w:t>
        </w:r>
      </w:ins>
      <w:del w:id="855"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56"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57" w:author="Tanya Brown" w:date="2023-10-22T11:51:00Z">
        <w:r w:rsidR="008C2698">
          <w:rPr>
            <w:b/>
            <w:bCs/>
          </w:rPr>
          <w:t>5</w:t>
        </w:r>
      </w:ins>
      <w:del w:id="858"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59" w:author="Tanya Brown" w:date="2023-10-22T11:51:00Z">
        <w:r w:rsidR="008C2698">
          <w:rPr>
            <w:b/>
            <w:bCs/>
          </w:rPr>
          <w:t>5</w:t>
        </w:r>
      </w:ins>
      <w:del w:id="860"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1" w:author="Tanya Brown" w:date="2023-10-22T11:52:00Z">
        <w:r w:rsidR="008C2698">
          <w:rPr>
            <w:b/>
            <w:bCs/>
          </w:rPr>
          <w:t>4</w:t>
        </w:r>
      </w:ins>
      <w:del w:id="862" w:author="Tanya Brown" w:date="2023-10-22T11:52:00Z">
        <w:r w:rsidRPr="003C0F7F" w:rsidDel="008C2698">
          <w:rPr>
            <w:b/>
            <w:bCs/>
          </w:rPr>
          <w:delText>3</w:delText>
        </w:r>
      </w:del>
      <w:r w:rsidRPr="00FC0723">
        <w:t xml:space="preserve">; </w:t>
      </w:r>
      <w:r w:rsidRPr="003C0F7F">
        <w:rPr>
          <w:b/>
          <w:bCs/>
        </w:rPr>
        <w:t>Table S</w:t>
      </w:r>
      <w:ins w:id="863" w:author="Tanya Brown" w:date="2023-10-20T18:40:00Z">
        <w:r w:rsidR="00D00D47">
          <w:rPr>
            <w:b/>
            <w:bCs/>
          </w:rPr>
          <w:t>6</w:t>
        </w:r>
      </w:ins>
      <w:del w:id="864" w:author="Tanya Brown" w:date="2023-10-20T18:40:00Z">
        <w:r w:rsidRPr="003C0F7F" w:rsidDel="00D00D47">
          <w:rPr>
            <w:b/>
            <w:bCs/>
          </w:rPr>
          <w:delText>5</w:delText>
        </w:r>
      </w:del>
      <w:r w:rsidRPr="003C0F7F">
        <w:rPr>
          <w:b/>
          <w:bCs/>
        </w:rPr>
        <w:t>C</w:t>
      </w:r>
      <w:r w:rsidRPr="00FC0723">
        <w:t>) and mucus (</w:t>
      </w:r>
      <w:r w:rsidRPr="003C0F7F">
        <w:rPr>
          <w:b/>
          <w:bCs/>
        </w:rPr>
        <w:t>Fig. S</w:t>
      </w:r>
      <w:ins w:id="865" w:author="Tanya Brown" w:date="2023-10-22T11:52:00Z">
        <w:r w:rsidR="008C2698">
          <w:rPr>
            <w:b/>
            <w:bCs/>
          </w:rPr>
          <w:t>3</w:t>
        </w:r>
      </w:ins>
      <w:del w:id="866"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67" w:author="Tanya Brown" w:date="2023-10-20T18:46:00Z">
        <w:r w:rsidR="00D00D47">
          <w:rPr>
            <w:b/>
            <w:bCs/>
          </w:rPr>
          <w:t xml:space="preserve"> </w:t>
        </w:r>
        <w:del w:id="868" w:author="Microsoft Office User" w:date="2023-11-28T14:33:00Z">
          <w:r w:rsidR="00D00D47" w:rsidDel="00F24C80">
            <w:rPr>
              <w:b/>
              <w:bCs/>
            </w:rPr>
            <w:delText>-</w:delText>
          </w:r>
        </w:del>
      </w:ins>
      <w:ins w:id="869" w:author="Microsoft Office User" w:date="2023-11-28T14:33:00Z">
        <w:r w:rsidR="00F24C80">
          <w:rPr>
            <w:b/>
            <w:bCs/>
          </w:rPr>
          <w:t>–</w:t>
        </w:r>
      </w:ins>
      <w:del w:id="870" w:author="Tanya Brown" w:date="2023-10-20T18:46:00Z">
        <w:r w:rsidRPr="003C0F7F" w:rsidDel="00D00D47">
          <w:rPr>
            <w:b/>
            <w:bCs/>
          </w:rPr>
          <w:delText>,</w:delText>
        </w:r>
      </w:del>
      <w:r w:rsidRPr="003C0F7F">
        <w:rPr>
          <w:b/>
          <w:bCs/>
        </w:rPr>
        <w:t xml:space="preserve"> 8</w:t>
      </w:r>
      <w:r w:rsidRPr="00FC0723">
        <w:t>)</w:t>
      </w:r>
      <w:r w:rsidR="003C0F7F">
        <w:t>.</w:t>
      </w:r>
      <w:ins w:id="871" w:author="Tanya Brown" w:date="2023-10-30T16:02:00Z">
        <w:r w:rsidR="006E07C5">
          <w:t xml:space="preserve"> We confirmed these results using multiple linear model</w:t>
        </w:r>
      </w:ins>
      <w:ins w:id="872" w:author="Tanya Brown" w:date="2023-10-30T16:03:00Z">
        <w:r w:rsidR="006E07C5">
          <w:t xml:space="preserve">s that modeled IL-1R or TLR copy number </w:t>
        </w:r>
      </w:ins>
      <w:ins w:id="873" w:author="Tanya Brown" w:date="2023-10-30T16:04:00Z">
        <w:r w:rsidR="006E07C5">
          <w:t>based on the additive effects of mic</w:t>
        </w:r>
      </w:ins>
      <w:ins w:id="874" w:author="Tanya Brown" w:date="2023-10-30T16:05:00Z">
        <w:r w:rsidR="006E07C5">
          <w:t xml:space="preserve">robiome richness in coral mucus, tissue, and skeleton (e.g. </w:t>
        </w:r>
      </w:ins>
      <w:ins w:id="875" w:author="Tanya Brown" w:date="2023-10-30T16:06:00Z">
        <w:r w:rsidR="006E07C5">
          <w:t>IL</w:t>
        </w:r>
      </w:ins>
      <w:ins w:id="876" w:author="Tanya Brown" w:date="2023-10-30T16:07:00Z">
        <w:r w:rsidR="006E07C5">
          <w:t>-</w:t>
        </w:r>
      </w:ins>
      <w:ins w:id="877" w:author="Tanya Brown" w:date="2023-10-30T16:06:00Z">
        <w:r w:rsidR="006E07C5">
          <w:t>1R ~ richness_mucus + richness_tissue + richness_skeleton</w:t>
        </w:r>
      </w:ins>
      <w:ins w:id="878" w:author="Tanya Brown" w:date="2023-11-27T13:46:00Z">
        <w:r w:rsidR="00E948E5">
          <w:t>)</w:t>
        </w:r>
      </w:ins>
      <w:ins w:id="879" w:author="Tanya Brown" w:date="2023-11-17T14:24:00Z">
        <w:r w:rsidR="00416F28">
          <w:t xml:space="preserve">. </w:t>
        </w:r>
        <w:r w:rsidR="00416F28">
          <w:rPr>
            <w:color w:val="222222"/>
          </w:rPr>
          <w:t>S</w:t>
        </w:r>
      </w:ins>
      <w:ins w:id="880" w:author="Tanya Brown" w:date="2023-10-30T16:10:00Z">
        <w:r w:rsidR="006E07C5" w:rsidRPr="006E07C5">
          <w:rPr>
            <w:color w:val="222222"/>
            <w:rPrChange w:id="881" w:author="Tanya Brown" w:date="2023-10-30T16:10:00Z">
              <w:rPr>
                <w:rFonts w:ascii="Arial" w:hAnsi="Arial" w:cs="Arial"/>
                <w:color w:val="222222"/>
                <w:sz w:val="22"/>
                <w:szCs w:val="22"/>
              </w:rPr>
            </w:rPrChange>
          </w:rPr>
          <w:t xml:space="preserve">keleton </w:t>
        </w:r>
      </w:ins>
      <w:ins w:id="882" w:author="Tanya Brown" w:date="2023-10-30T16:11:00Z">
        <w:r w:rsidR="006E07C5">
          <w:rPr>
            <w:color w:val="222222"/>
          </w:rPr>
          <w:t xml:space="preserve">microbiome richness </w:t>
        </w:r>
      </w:ins>
      <w:ins w:id="883" w:author="Tanya Brown" w:date="2023-10-30T16:10:00Z">
        <w:r w:rsidR="006E07C5" w:rsidRPr="006E07C5">
          <w:rPr>
            <w:color w:val="222222"/>
            <w:rPrChange w:id="884" w:author="Tanya Brown" w:date="2023-10-30T16:10:00Z">
              <w:rPr>
                <w:rFonts w:ascii="Arial" w:hAnsi="Arial" w:cs="Arial"/>
                <w:color w:val="222222"/>
                <w:sz w:val="22"/>
                <w:szCs w:val="22"/>
              </w:rPr>
            </w:rPrChange>
          </w:rPr>
          <w:t>alone was</w:t>
        </w:r>
      </w:ins>
      <w:ins w:id="885" w:author="Tanya Brown" w:date="2023-11-17T14:25:00Z">
        <w:r w:rsidR="00416F28">
          <w:rPr>
            <w:color w:val="222222"/>
          </w:rPr>
          <w:t xml:space="preserve"> a</w:t>
        </w:r>
      </w:ins>
      <w:ins w:id="886" w:author="Tanya Brown" w:date="2023-10-30T16:10:00Z">
        <w:r w:rsidR="006E07C5" w:rsidRPr="006E07C5">
          <w:rPr>
            <w:color w:val="222222"/>
            <w:rPrChange w:id="887" w:author="Tanya Brown" w:date="2023-10-30T16:10:00Z">
              <w:rPr>
                <w:rFonts w:ascii="Arial" w:hAnsi="Arial" w:cs="Arial"/>
                <w:color w:val="222222"/>
                <w:sz w:val="22"/>
                <w:szCs w:val="22"/>
              </w:rPr>
            </w:rPrChange>
          </w:rPr>
          <w:t xml:space="preserve"> significant</w:t>
        </w:r>
      </w:ins>
      <w:ins w:id="888"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89" w:author="Tanya Brown" w:date="2023-10-30T16:10:00Z">
        <w:r w:rsidR="006E07C5" w:rsidRPr="006E07C5">
          <w:rPr>
            <w:color w:val="222222"/>
            <w:rPrChange w:id="890" w:author="Tanya Brown" w:date="2023-10-30T16:10:00Z">
              <w:rPr>
                <w:rFonts w:ascii="Arial" w:hAnsi="Arial" w:cs="Arial"/>
                <w:color w:val="222222"/>
                <w:sz w:val="22"/>
                <w:szCs w:val="22"/>
              </w:rPr>
            </w:rPrChange>
          </w:rPr>
          <w:t xml:space="preserve"> in post-hoc tests</w:t>
        </w:r>
      </w:ins>
      <w:ins w:id="891" w:author="Tanya Brown" w:date="2023-11-17T14:17:00Z">
        <w:r w:rsidR="00416F28">
          <w:rPr>
            <w:color w:val="222222"/>
          </w:rPr>
          <w:t xml:space="preserve"> (IL-1R p = </w:t>
        </w:r>
        <w:r w:rsidR="00416F28" w:rsidRPr="00416F28">
          <w:rPr>
            <w:color w:val="222222"/>
          </w:rPr>
          <w:t>3.32</w:t>
        </w:r>
      </w:ins>
      <w:ins w:id="892" w:author="Tanya Brown" w:date="2023-11-27T13:47:00Z">
        <w:r w:rsidR="00E948E5">
          <w:rPr>
            <w:color w:val="222222"/>
          </w:rPr>
          <w:t xml:space="preserve"> x 10</w:t>
        </w:r>
      </w:ins>
      <w:ins w:id="893" w:author="Tanya Brown" w:date="2023-11-17T14:17:00Z">
        <w:r w:rsidR="00416F28" w:rsidRPr="00E948E5">
          <w:rPr>
            <w:color w:val="222222"/>
            <w:vertAlign w:val="superscript"/>
            <w:rPrChange w:id="894" w:author="Tanya Brown" w:date="2023-11-27T13:47:00Z">
              <w:rPr>
                <w:color w:val="222222"/>
              </w:rPr>
            </w:rPrChange>
          </w:rPr>
          <w:t>-05</w:t>
        </w:r>
      </w:ins>
      <w:ins w:id="895" w:author="Tanya Brown" w:date="2023-11-17T14:18:00Z">
        <w:r w:rsidR="00416F28">
          <w:rPr>
            <w:color w:val="222222"/>
          </w:rPr>
          <w:t>; TLR</w:t>
        </w:r>
      </w:ins>
      <w:ins w:id="896" w:author="Tanya Brown" w:date="2023-11-17T14:20:00Z">
        <w:r w:rsidR="00416F28">
          <w:rPr>
            <w:color w:val="222222"/>
          </w:rPr>
          <w:t xml:space="preserve"> p = </w:t>
        </w:r>
      </w:ins>
      <w:ins w:id="897" w:author="Tanya Brown" w:date="2023-11-17T14:22:00Z">
        <w:r w:rsidR="00416F28" w:rsidRPr="00416F28">
          <w:rPr>
            <w:color w:val="222222"/>
          </w:rPr>
          <w:t>6.66</w:t>
        </w:r>
      </w:ins>
      <w:ins w:id="898" w:author="Tanya Brown" w:date="2023-11-27T13:47:00Z">
        <w:r w:rsidR="00E948E5">
          <w:rPr>
            <w:color w:val="222222"/>
          </w:rPr>
          <w:t xml:space="preserve"> x 10</w:t>
        </w:r>
      </w:ins>
      <w:ins w:id="899" w:author="Tanya Brown" w:date="2023-11-17T14:22:00Z">
        <w:r w:rsidR="00416F28" w:rsidRPr="00E948E5">
          <w:rPr>
            <w:color w:val="222222"/>
            <w:vertAlign w:val="superscript"/>
            <w:rPrChange w:id="900" w:author="Tanya Brown" w:date="2023-11-27T13:47:00Z">
              <w:rPr>
                <w:color w:val="222222"/>
              </w:rPr>
            </w:rPrChange>
          </w:rPr>
          <w:t>-05</w:t>
        </w:r>
        <w:r w:rsidR="00416F28">
          <w:rPr>
            <w:color w:val="222222"/>
          </w:rPr>
          <w:t>)</w:t>
        </w:r>
      </w:ins>
      <w:ins w:id="901" w:author="Tanya Brown" w:date="2023-11-17T14:23:00Z">
        <w:r w:rsidR="00416F28">
          <w:rPr>
            <w:color w:val="222222"/>
          </w:rPr>
          <w:t>,</w:t>
        </w:r>
      </w:ins>
      <w:ins w:id="902" w:author="Tanya Brown" w:date="2023-11-17T14:18:00Z">
        <w:r w:rsidR="00416F28">
          <w:rPr>
            <w:color w:val="222222"/>
          </w:rPr>
          <w:t xml:space="preserve"> </w:t>
        </w:r>
      </w:ins>
      <w:ins w:id="903" w:author="Tanya Brown" w:date="2023-11-17T14:22:00Z">
        <w:r w:rsidR="00416F28">
          <w:rPr>
            <w:color w:val="222222"/>
          </w:rPr>
          <w:t>w</w:t>
        </w:r>
      </w:ins>
      <w:ins w:id="904" w:author="Tanya Brown" w:date="2023-11-17T14:23:00Z">
        <w:r w:rsidR="00416F28">
          <w:rPr>
            <w:color w:val="222222"/>
          </w:rPr>
          <w:t>h</w:t>
        </w:r>
      </w:ins>
      <w:ins w:id="905" w:author="Tanya Brown" w:date="2023-11-17T14:22:00Z">
        <w:r w:rsidR="00416F28">
          <w:rPr>
            <w:color w:val="222222"/>
          </w:rPr>
          <w:t>ile tissue or m</w:t>
        </w:r>
      </w:ins>
      <w:ins w:id="906" w:author="Tanya Brown" w:date="2023-11-17T14:23:00Z">
        <w:r w:rsidR="00416F28">
          <w:rPr>
            <w:color w:val="222222"/>
          </w:rPr>
          <w:t>ucus microbiome richness were not</w:t>
        </w:r>
      </w:ins>
      <w:ins w:id="907" w:author="Tanya Brown" w:date="2023-11-17T14:52:00Z">
        <w:r w:rsidR="00FF4AE8">
          <w:rPr>
            <w:color w:val="222222"/>
          </w:rPr>
          <w:t>.</w:t>
        </w:r>
      </w:ins>
    </w:p>
    <w:p w14:paraId="1B4C603F" w14:textId="4D7FC025" w:rsidR="000C56B0" w:rsidRPr="006E07C5" w:rsidDel="006E07C5" w:rsidRDefault="000C56B0" w:rsidP="00406E0F">
      <w:pPr>
        <w:rPr>
          <w:del w:id="908" w:author="Tanya Brown" w:date="2023-10-30T16:10:00Z"/>
        </w:rPr>
      </w:pPr>
    </w:p>
    <w:p w14:paraId="5CB09090" w14:textId="77777777" w:rsidR="003C0F7F" w:rsidRPr="00FC0723" w:rsidRDefault="003C0F7F" w:rsidP="00406E0F"/>
    <w:p w14:paraId="5C15233B" w14:textId="647F9AB4" w:rsidR="000C56B0" w:rsidRDefault="00367A15" w:rsidP="00406E0F">
      <w:pPr>
        <w:rPr>
          <w:ins w:id="909" w:author="Tanya Brown" w:date="2023-11-17T15:00:00Z"/>
        </w:rPr>
      </w:pPr>
      <w:r w:rsidRPr="00FC0723">
        <w:t>Previous studies have reported that coral endolithic skeleton microbiomes are more species-rich than mucus or tissue, and show both species-specificity and signals of phylosymbiosis with their coral hosts</w:t>
      </w:r>
      <w:ins w:id="910" w:author="Tanya Brown" w:date="2023-11-27T13:47:00Z">
        <w:r w:rsidR="00E948E5">
          <w:t xml:space="preserve"> </w:t>
        </w:r>
      </w:ins>
      <w:r w:rsidR="009E36EF">
        <w:fldChar w:fldCharType="begin"/>
      </w:r>
      <w:r w:rsidR="00FC1EE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1" w:author="Tanya Brown" w:date="2023-11-17T15:00:00Z"/>
        </w:rPr>
      </w:pPr>
    </w:p>
    <w:p w14:paraId="3CCF20B1" w14:textId="33AB066E" w:rsidR="00A36545" w:rsidRPr="00A36545" w:rsidRDefault="00A36545" w:rsidP="00406E0F">
      <w:pPr>
        <w:rPr>
          <w:ins w:id="912" w:author="Tanya Brown" w:date="2023-11-17T15:00:00Z"/>
          <w:b/>
          <w:bCs/>
          <w:rPrChange w:id="913" w:author="Tanya Brown" w:date="2023-11-17T15:00:00Z">
            <w:rPr>
              <w:ins w:id="914" w:author="Tanya Brown" w:date="2023-11-17T15:00:00Z"/>
            </w:rPr>
          </w:rPrChange>
        </w:rPr>
      </w:pPr>
      <w:ins w:id="915" w:author="Tanya Brown" w:date="2023-11-17T15:01:00Z">
        <w:r>
          <w:rPr>
            <w:b/>
            <w:bCs/>
          </w:rPr>
          <w:t>Variation in g</w:t>
        </w:r>
      </w:ins>
      <w:ins w:id="916" w:author="Tanya Brown" w:date="2023-11-17T15:00:00Z">
        <w:r>
          <w:rPr>
            <w:b/>
            <w:bCs/>
          </w:rPr>
          <w:t xml:space="preserve">enome </w:t>
        </w:r>
      </w:ins>
      <w:ins w:id="917" w:author="Tanya Brown" w:date="2023-11-17T15:01:00Z">
        <w:r>
          <w:rPr>
            <w:b/>
            <w:bCs/>
          </w:rPr>
          <w:t xml:space="preserve">quality does not </w:t>
        </w:r>
      </w:ins>
      <w:ins w:id="918" w:author="Tanya Brown" w:date="2023-11-27T13:48:00Z">
        <w:r w:rsidR="00E948E5">
          <w:rPr>
            <w:b/>
            <w:bCs/>
          </w:rPr>
          <w:t>explain</w:t>
        </w:r>
      </w:ins>
      <w:ins w:id="919" w:author="Tanya Brown" w:date="2023-11-17T15:01:00Z">
        <w:r>
          <w:rPr>
            <w:b/>
            <w:bCs/>
          </w:rPr>
          <w:t xml:space="preserve"> immunity-microbiome correlations</w:t>
        </w:r>
      </w:ins>
    </w:p>
    <w:p w14:paraId="2A6EFCCD" w14:textId="3E20FF0F" w:rsidR="00A36545" w:rsidRDefault="00A36545" w:rsidP="00A36545">
      <w:pPr>
        <w:rPr>
          <w:ins w:id="920" w:author="Tanya Brown" w:date="2023-11-17T15:00:00Z"/>
          <w:color w:val="222222"/>
        </w:rPr>
      </w:pPr>
      <w:ins w:id="921"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2" w:author="Tanya Brown" w:date="2023-11-17T15:02:00Z">
        <w:r>
          <w:rPr>
            <w:color w:val="222222"/>
          </w:rPr>
          <w:t xml:space="preserve"> </w:t>
        </w:r>
      </w:ins>
      <w:ins w:id="923"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24"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ins w:id="925" w:author="Tanya Brown" w:date="2023-10-22T13:52:00Z">
        <w:r w:rsidR="002F60BE">
          <w:t xml:space="preserve"> </w:t>
        </w:r>
      </w:ins>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26" w:author="Tanya Brown" w:date="2023-11-27T13:50:00Z">
        <w:r w:rsidR="00E948E5">
          <w:t>,</w:t>
        </w:r>
      </w:ins>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24B7B11C" w:rsidR="00F24C80" w:rsidRDefault="00367A15" w:rsidP="00406E0F">
      <w:pPr>
        <w:rPr>
          <w:ins w:id="927"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FC1EE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ins w:id="928" w:author="Microsoft Office User" w:date="2023-11-28T14:33:00Z">
        <w:r w:rsidR="00F24C80">
          <w:t xml:space="preserve"> However, because ANCOM-BC doe</w:t>
        </w:r>
      </w:ins>
      <w:ins w:id="929"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0" w:author="Microsoft Office User" w:date="2023-11-28T14:35:00Z">
        <w:r w:rsidR="00F24C80">
          <w:t>, and only reported if significant in both tests</w:t>
        </w:r>
      </w:ins>
      <w:ins w:id="931" w:author="Microsoft Office User" w:date="2023-11-28T14:34:00Z">
        <w:r w:rsidR="00F24C80">
          <w:t xml:space="preserve"> – </w:t>
        </w:r>
      </w:ins>
      <w:ins w:id="932" w:author="Microsoft Office User" w:date="2023-11-28T14:35:00Z">
        <w:r w:rsidR="00F24C80">
          <w:t>a conservative approach aimed at addressing the confounding effects of both microbiome compositionality and the non-independence of c</w:t>
        </w:r>
      </w:ins>
      <w:ins w:id="933" w:author="Microsoft Office User" w:date="2023-11-28T14:36:00Z">
        <w:r w:rsidR="00F24C80">
          <w:t>omparative data.</w:t>
        </w:r>
      </w:ins>
      <w:ins w:id="934" w:author="Microsoft Office User" w:date="2023-11-28T14:35:00Z">
        <w:r w:rsidR="00F24C80">
          <w:t xml:space="preserve"> </w:t>
        </w:r>
      </w:ins>
    </w:p>
    <w:p w14:paraId="44BC885A" w14:textId="4DD3EAB9" w:rsidR="000C56B0" w:rsidRPr="00FC0723" w:rsidRDefault="00F24C80" w:rsidP="00406E0F">
      <w:ins w:id="935" w:author="Microsoft Office User" w:date="2023-11-28T14:36:00Z">
        <w:r>
          <w:lastRenderedPageBreak/>
          <w:t>Using this approach,</w:t>
        </w:r>
      </w:ins>
      <w:r w:rsidR="00367A15" w:rsidRPr="00FC0723">
        <w:t xml:space="preserve"> </w:t>
      </w:r>
      <w:ins w:id="936" w:author="Microsoft Office User" w:date="2023-11-28T14:36:00Z">
        <w:r>
          <w:t>w</w:t>
        </w:r>
      </w:ins>
      <w:del w:id="937"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0FEEBA98" w:rsidR="000C56B0" w:rsidRDefault="00367A15" w:rsidP="00406E0F">
      <w:r w:rsidRPr="00FC0723">
        <w:t xml:space="preserve">Correlations between microbiome composition and IL-1R or TLR copy number varied with anatomy. The abundance of 38 bacterial families were significantly </w:t>
      </w:r>
      <w:ins w:id="938" w:author="Microsoft Office User" w:date="2023-11-28T14:49:00Z">
        <w:r w:rsidR="00F24C80">
          <w:t xml:space="preserve">and consistently </w:t>
        </w:r>
      </w:ins>
      <w:r w:rsidRPr="00FC0723">
        <w:t>correlated with TLR copy number (ANCOM-BC q</w:t>
      </w:r>
      <w:r w:rsidRPr="00FC0723">
        <w:rPr>
          <w:vertAlign w:val="subscript"/>
        </w:rPr>
        <w:t>FDR</w:t>
      </w:r>
      <w:r w:rsidRPr="00FC0723">
        <w:t xml:space="preserve"> &lt; 0.05 in mucus, tissue, and skeleton; </w:t>
      </w:r>
      <w:r w:rsidRPr="003C0F7F">
        <w:rPr>
          <w:b/>
          <w:bCs/>
        </w:rPr>
        <w:t>Table</w:t>
      </w:r>
      <w:del w:id="939"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0" w:author="Tanya Brown" w:date="2023-10-22T14:09:00Z">
        <w:r w:rsidR="00F365D8">
          <w:rPr>
            <w:b/>
            <w:bCs/>
          </w:rPr>
          <w:t>9</w:t>
        </w:r>
      </w:ins>
      <w:del w:id="941" w:author="Tanya Brown" w:date="2023-10-22T14:09:00Z">
        <w:r w:rsidRPr="003C0F7F" w:rsidDel="00F365D8">
          <w:rPr>
            <w:b/>
            <w:bCs/>
          </w:rPr>
          <w:delText>11</w:delText>
        </w:r>
      </w:del>
      <w:r w:rsidRPr="003C0F7F">
        <w:rPr>
          <w:b/>
          <w:bCs/>
        </w:rPr>
        <w:t>-S1</w:t>
      </w:r>
      <w:ins w:id="942" w:author="Tanya Brown" w:date="2023-10-22T14:09:00Z">
        <w:r w:rsidR="00F365D8">
          <w:rPr>
            <w:b/>
            <w:bCs/>
          </w:rPr>
          <w:t>1</w:t>
        </w:r>
      </w:ins>
      <w:del w:id="943" w:author="Tanya Brown" w:date="2023-10-22T14:09:00Z">
        <w:r w:rsidRPr="003C0F7F" w:rsidDel="00F365D8">
          <w:rPr>
            <w:b/>
            <w:bCs/>
          </w:rPr>
          <w:delText>3</w:delText>
        </w:r>
      </w:del>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ins w:id="944" w:author="Tanya Brown" w:date="2023-10-22T14:10:00Z">
        <w:r w:rsidR="00F365D8">
          <w:rPr>
            <w:b/>
            <w:bCs/>
          </w:rPr>
          <w:t>2</w:t>
        </w:r>
      </w:ins>
      <w:del w:id="945" w:author="Tanya Brown" w:date="2023-10-22T14:10:00Z">
        <w:r w:rsidRPr="003C0F7F" w:rsidDel="00F365D8">
          <w:rPr>
            <w:b/>
            <w:bCs/>
          </w:rPr>
          <w:delText>4</w:delText>
        </w:r>
      </w:del>
      <w:r w:rsidRPr="003C0F7F">
        <w:rPr>
          <w:b/>
          <w:bCs/>
        </w:rPr>
        <w:t>-S1</w:t>
      </w:r>
      <w:ins w:id="946" w:author="Tanya Brown" w:date="2023-10-22T14:10:00Z">
        <w:r w:rsidR="00F365D8">
          <w:rPr>
            <w:b/>
            <w:bCs/>
          </w:rPr>
          <w:t>4</w:t>
        </w:r>
      </w:ins>
      <w:del w:id="947"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ins w:id="948" w:author="Microsoft Office User" w:date="2023-11-28T14:50:00Z">
        <w:r w:rsidR="00F24C80">
          <w:t xml:space="preserve">gene copy number </w:t>
        </w:r>
      </w:ins>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49" w:author="Tanya Brown" w:date="2023-10-22T14:10:00Z">
        <w:r w:rsidR="00F365D8">
          <w:rPr>
            <w:b/>
            <w:bCs/>
          </w:rPr>
          <w:t>3</w:t>
        </w:r>
      </w:ins>
      <w:del w:id="950" w:author="Tanya Brown" w:date="2023-10-22T14:10:00Z">
        <w:r w:rsidRPr="003C0F7F" w:rsidDel="00F365D8">
          <w:rPr>
            <w:b/>
            <w:bCs/>
          </w:rPr>
          <w:delText>5</w:delText>
        </w:r>
      </w:del>
      <w:r w:rsidRPr="00FC0723">
        <w:t xml:space="preserve">; </w:t>
      </w:r>
      <w:r w:rsidRPr="003C0F7F">
        <w:rPr>
          <w:b/>
          <w:bCs/>
        </w:rPr>
        <w:t>Table S10C</w:t>
      </w:r>
      <w:r w:rsidRPr="00FC0723">
        <w:t>) and TLR</w:t>
      </w:r>
      <w:ins w:id="951" w:author="Microsoft Office User" w:date="2023-11-28T14:50:00Z">
        <w:r w:rsidR="00F24C80">
          <w:t xml:space="preserve"> gene copy number</w:t>
        </w:r>
      </w:ins>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2" w:author="Tanya Brown" w:date="2023-10-22T14:10:00Z">
        <w:r w:rsidR="00F365D8">
          <w:rPr>
            <w:b/>
            <w:bCs/>
          </w:rPr>
          <w:t>0</w:t>
        </w:r>
      </w:ins>
      <w:del w:id="953"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54" w:author="Tanya Brown" w:date="2023-10-22T14:17:00Z">
        <w:r w:rsidR="000645BA">
          <w:rPr>
            <w:b/>
            <w:bCs/>
          </w:rPr>
          <w:t>9</w:t>
        </w:r>
      </w:ins>
      <w:del w:id="955" w:author="Tanya Brown" w:date="2023-10-22T14:17:00Z">
        <w:r w:rsidRPr="003C0F7F" w:rsidDel="000645BA">
          <w:rPr>
            <w:b/>
            <w:bCs/>
          </w:rPr>
          <w:delText>11</w:delText>
        </w:r>
      </w:del>
      <w:r w:rsidRPr="00FC0723">
        <w:t xml:space="preserve">, </w:t>
      </w:r>
      <w:r w:rsidRPr="003C0F7F">
        <w:rPr>
          <w:b/>
          <w:bCs/>
        </w:rPr>
        <w:t>Fig S1</w:t>
      </w:r>
      <w:ins w:id="956" w:author="Tanya Brown" w:date="2023-10-22T14:11:00Z">
        <w:r w:rsidR="00F365D8">
          <w:rPr>
            <w:b/>
            <w:bCs/>
          </w:rPr>
          <w:t>2</w:t>
        </w:r>
      </w:ins>
      <w:del w:id="957"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58" w:author="Tanya Brown" w:date="2023-10-22T14:12:00Z">
        <w:r w:rsidR="00F365D8">
          <w:rPr>
            <w:b/>
            <w:bCs/>
          </w:rPr>
          <w:t>4</w:t>
        </w:r>
      </w:ins>
      <w:del w:id="959" w:author="Tanya Brown" w:date="2023-10-22T14:12:00Z">
        <w:r w:rsidRPr="003C0F7F" w:rsidDel="00F365D8">
          <w:rPr>
            <w:b/>
            <w:bCs/>
          </w:rPr>
          <w:delText>6</w:delText>
        </w:r>
      </w:del>
      <w:r w:rsidRPr="00FC0723">
        <w:t>).</w:t>
      </w:r>
      <w:ins w:id="960" w:author="Microsoft Office User" w:date="2023-11-29T12:16:00Z">
        <w:r w:rsidR="006B4FC1">
          <w:t xml:space="preserve"> The association of Rickettsiaceae with TLR copy number was confirmed by PIC, while it’s association </w:t>
        </w:r>
      </w:ins>
      <w:ins w:id="961" w:author="Microsoft Office User" w:date="2023-11-29T12:17:00Z">
        <w:r w:rsidR="006B4FC1">
          <w:t xml:space="preserve">with IL-1R was not, and is therefore omitted from the heatmap in </w:t>
        </w:r>
        <w:r w:rsidR="006B4FC1" w:rsidRPr="006B4FC1">
          <w:rPr>
            <w:b/>
            <w:bCs/>
            <w:rPrChange w:id="962" w:author="Microsoft Office User" w:date="2023-11-29T12:17:00Z">
              <w:rPr/>
            </w:rPrChange>
          </w:rPr>
          <w:t>Fig. 4</w:t>
        </w:r>
        <w:r w:rsidR="006B4FC1">
          <w:t xml:space="preserve">. </w:t>
        </w:r>
      </w:ins>
      <w:del w:id="963" w:author="Microsoft Office User" w:date="2023-11-29T12:16:00Z">
        <w:r w:rsidRPr="00FC0723" w:rsidDel="006B4FC1">
          <w:delText xml:space="preserve"> </w:delText>
        </w:r>
      </w:del>
      <w:r w:rsidRPr="00FC0723">
        <w:rPr>
          <w:i/>
        </w:rPr>
        <w:t xml:space="preserve">Nitrosopumiliaceae </w:t>
      </w:r>
      <w:r w:rsidRPr="00FC0723">
        <w:t xml:space="preserve">archaea were notable for correlating with IL-1R and TLR gene copy number across all compartments </w:t>
      </w:r>
      <w:ins w:id="964" w:author="Microsoft Office User" w:date="2023-11-29T12:19:00Z">
        <w:r w:rsidR="006B4FC1">
          <w:t xml:space="preserve">in ANCOM-BC analysis </w:t>
        </w:r>
      </w:ins>
      <w:r w:rsidRPr="00FC0723">
        <w:t>(all ANCOM-BC q</w:t>
      </w:r>
      <w:r w:rsidRPr="00FC0723">
        <w:rPr>
          <w:vertAlign w:val="subscript"/>
        </w:rPr>
        <w:t xml:space="preserve">FDR </w:t>
      </w:r>
      <w:r w:rsidRPr="00FC0723">
        <w:t xml:space="preserve">&lt; 0.05; </w:t>
      </w:r>
      <w:r w:rsidRPr="003C0F7F">
        <w:rPr>
          <w:b/>
          <w:bCs/>
        </w:rPr>
        <w:t>Fig S</w:t>
      </w:r>
      <w:ins w:id="965" w:author="Tanya Brown" w:date="2023-10-22T14:12:00Z">
        <w:r w:rsidR="00F365D8">
          <w:rPr>
            <w:b/>
            <w:bCs/>
          </w:rPr>
          <w:t>9</w:t>
        </w:r>
      </w:ins>
      <w:del w:id="966" w:author="Tanya Brown" w:date="2023-10-22T14:12:00Z">
        <w:r w:rsidRPr="003C0F7F" w:rsidDel="00F365D8">
          <w:rPr>
            <w:b/>
            <w:bCs/>
          </w:rPr>
          <w:delText>11</w:delText>
        </w:r>
      </w:del>
      <w:r w:rsidRPr="003C0F7F">
        <w:rPr>
          <w:b/>
          <w:bCs/>
        </w:rPr>
        <w:t>-S1</w:t>
      </w:r>
      <w:ins w:id="967" w:author="Tanya Brown" w:date="2023-10-22T14:12:00Z">
        <w:r w:rsidR="00F365D8">
          <w:rPr>
            <w:b/>
            <w:bCs/>
          </w:rPr>
          <w:t>4</w:t>
        </w:r>
      </w:ins>
      <w:del w:id="968" w:author="Tanya Brown" w:date="2023-10-22T14:12:00Z">
        <w:r w:rsidRPr="003C0F7F" w:rsidDel="00F365D8">
          <w:rPr>
            <w:b/>
            <w:bCs/>
          </w:rPr>
          <w:delText>6</w:delText>
        </w:r>
      </w:del>
      <w:r w:rsidRPr="00FC0723">
        <w:t>)</w:t>
      </w:r>
      <w:ins w:id="969" w:author="Microsoft Office User" w:date="2023-11-29T12:19:00Z">
        <w:r w:rsidR="006B4FC1">
          <w:t>, though only their association with IL-1R was confirmed by PIC</w:t>
        </w:r>
      </w:ins>
      <w:ins w:id="970" w:author="Microsoft Office User" w:date="2023-11-29T12:20:00Z">
        <w:r w:rsidR="006B4FC1">
          <w:t xml:space="preserve"> (</w:t>
        </w:r>
        <w:r w:rsidR="006B4FC1">
          <w:rPr>
            <w:b/>
            <w:bCs/>
          </w:rPr>
          <w:t>Fig. 4)</w:t>
        </w:r>
      </w:ins>
      <w:r w:rsidRPr="00FC0723">
        <w:t>.</w:t>
      </w:r>
      <w:ins w:id="971" w:author="Microsoft Office User" w:date="2023-11-29T12:20:00Z">
        <w:r w:rsidR="006B4FC1">
          <w:t xml:space="preserve"> These observations suggest that genomic changes in coral innate immune repertoires may </w:t>
        </w:r>
      </w:ins>
      <w:ins w:id="972" w:author="Microsoft Office User" w:date="2023-11-29T12:21:00Z">
        <w:r w:rsidR="006B4FC1">
          <w:t>have differential impact on lineages of coral-associated microbes.</w:t>
        </w:r>
      </w:ins>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3" w:author="Tanya Brown" w:date="2023-10-22T14:16:00Z">
        <w:r w:rsidR="00F365D8">
          <w:rPr>
            <w:b/>
            <w:bCs/>
          </w:rPr>
          <w:t>15</w:t>
        </w:r>
      </w:ins>
      <w:del w:id="974"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75" w:author="Tanya Brown" w:date="2023-10-22T14:16:00Z">
        <w:r w:rsidR="00F365D8">
          <w:rPr>
            <w:b/>
            <w:bCs/>
          </w:rPr>
          <w:t>15</w:t>
        </w:r>
      </w:ins>
      <w:del w:id="976"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77" w:author="Tanya Brown" w:date="2023-10-22T14:18:00Z">
        <w:r w:rsidR="000645BA">
          <w:rPr>
            <w:b/>
            <w:bCs/>
          </w:rPr>
          <w:t>6</w:t>
        </w:r>
      </w:ins>
      <w:del w:id="978"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79" w:name="_ip5hrzaifvy1" w:colFirst="0" w:colLast="0"/>
      <w:bookmarkEnd w:id="979"/>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15D1237D"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AE43C7">
        <w:instrText xml:space="preserve"> ADDIN ZOTERO_ITEM CSL_CITATION {"citationID":"a1m4kdentp","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ins w:id="980" w:author="Microsoft Office User" w:date="2023-11-28T14:55:00Z">
        <w:r w:rsidR="00F24C80">
          <w:t>ial lineages</w:t>
        </w:r>
      </w:ins>
      <w:del w:id="981" w:author="Microsoft Office User" w:date="2023-11-28T14:55:00Z">
        <w:r w:rsidRPr="00FC0723" w:rsidDel="00F24C80">
          <w:delText>es</w:delText>
        </w:r>
      </w:del>
      <w:r w:rsidR="00785BA8">
        <w:t xml:space="preserve"> </w:t>
      </w:r>
      <w:r w:rsidR="00785BA8">
        <w:fldChar w:fldCharType="begin"/>
      </w:r>
      <w:r w:rsidR="00AE43C7">
        <w:instrText xml:space="preserve"> ADDIN ZOTERO_ITEM CSL_CITATION {"citationID":"a2d285j024s","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del w:id="982"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AE43C7">
        <w:instrText xml:space="preserve"> ADDIN ZOTERO_ITEM CSL_CITATION {"citationID":"a24qe81b8i8","properties":{"formattedCitation":"[4,53\\uc0\\u8211{}55]","plainCitation":"[4,53–55]","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AE43C7" w:rsidRPr="00AE43C7">
        <w:t>[4,53–55]</w:t>
      </w:r>
      <w:r w:rsidR="00785BA8">
        <w:fldChar w:fldCharType="end"/>
      </w:r>
      <w:r w:rsidRPr="00FC0723">
        <w:t xml:space="preserve">), </w:t>
      </w:r>
      <w:del w:id="983"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AE43C7">
        <w:instrText xml:space="preserve"> ADDIN ZOTERO_ITEM CSL_CITATION {"citationID":"asfehlpbj6","properties":{"formattedCitation":"[56,57]","plainCitation":"[56,57]","noteIndex":0},"citationItems":[{"id":582,"uris":["http://zotero.org/groups/4751850/items/TGNAE3JZ"],"itemData":{"id":582,"type":"article-journal","abstract":"Mammals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AE43C7" w:rsidRPr="00AE43C7">
        <w:t>[56,57]</w:t>
      </w:r>
      <w:r w:rsidR="004206C7">
        <w:fldChar w:fldCharType="end"/>
      </w:r>
      <w:del w:id="984"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FC1EE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14CBE1" w:rsidR="000C56B0" w:rsidRDefault="00367A15" w:rsidP="00406E0F">
      <w:pPr>
        <w:rPr>
          <w:ins w:id="985"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FC1EE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AE43C7">
        <w:instrText xml:space="preserve"> ADDIN ZOTERO_ITEM CSL_CITATION {"citationID":"a2dvc7ju86o","properties":{"formattedCitation":"[58,59]","plainCitation":"[58,59]","noteIndex":0},"citationItems":[{"id":369,"uris":["http://zotero.org/groups/4751850/items/XC8YAGJA"],"itemData":{"id":369,"type":"article-journal","container-title":"Journal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AE43C7" w:rsidRPr="00AE43C7">
        <w:t>[58,59]</w:t>
      </w:r>
      <w:r w:rsidR="004206C7">
        <w:fldChar w:fldCharType="end"/>
      </w:r>
      <w:r w:rsidR="004206C7">
        <w:t xml:space="preserve"> </w:t>
      </w:r>
      <w:r w:rsidRPr="00FC0723">
        <w:t>have long been known to vary between species</w:t>
      </w:r>
      <w:ins w:id="986" w:author="Tanya Brown" w:date="2023-10-30T16:22:00Z">
        <w:r w:rsidR="0038484F">
          <w:t xml:space="preserve">. </w:t>
        </w:r>
      </w:ins>
      <w:ins w:id="987" w:author="Tanya Brown" w:date="2023-10-30T16:23:00Z">
        <w:r w:rsidR="0038484F">
          <w:t>Indeed</w:t>
        </w:r>
      </w:ins>
      <w:ins w:id="988" w:author="Tanya Brown" w:date="2023-10-30T16:24:00Z">
        <w:r w:rsidR="0038484F">
          <w:t>,</w:t>
        </w:r>
      </w:ins>
      <w:ins w:id="989" w:author="Tanya Brown" w:date="2023-10-30T16:23:00Z">
        <w:r w:rsidR="0038484F">
          <w:t xml:space="preserve"> </w:t>
        </w:r>
      </w:ins>
      <w:ins w:id="990" w:author="Tanya Brown" w:date="2023-10-30T16:22:00Z">
        <w:r w:rsidR="0038484F">
          <w:t>gene</w:t>
        </w:r>
      </w:ins>
      <w:ins w:id="991" w:author="Tanya Brown" w:date="2023-10-30T16:33:00Z">
        <w:r w:rsidR="003A087C">
          <w:t xml:space="preserve"> expression</w:t>
        </w:r>
      </w:ins>
      <w:ins w:id="992" w:author="Tanya Brown" w:date="2023-10-30T16:34:00Z">
        <w:r w:rsidR="003A087C">
          <w:t xml:space="preserve"> of TLR and other innate immune genes</w:t>
        </w:r>
      </w:ins>
      <w:ins w:id="993" w:author="Tanya Brown" w:date="2023-10-30T16:22:00Z">
        <w:r w:rsidR="0038484F">
          <w:t xml:space="preserve"> </w:t>
        </w:r>
      </w:ins>
      <w:ins w:id="994" w:author="Tanya Brown" w:date="2023-10-30T16:35:00Z">
        <w:r w:rsidR="003A087C">
          <w:t>is</w:t>
        </w:r>
      </w:ins>
      <w:ins w:id="995" w:author="Tanya Brown" w:date="2023-10-30T16:22:00Z">
        <w:r w:rsidR="0038484F">
          <w:t xml:space="preserve"> among the fastest </w:t>
        </w:r>
      </w:ins>
      <w:ins w:id="996" w:author="Tanya Brown" w:date="2023-10-30T16:23:00Z">
        <w:r w:rsidR="0038484F">
          <w:t xml:space="preserve">evolving in coral </w:t>
        </w:r>
      </w:ins>
      <w:ins w:id="997" w:author="Tanya Brown" w:date="2023-10-30T16:33:00Z">
        <w:r w:rsidR="003A087C">
          <w:t>transcriptomes</w:t>
        </w:r>
      </w:ins>
      <w:ins w:id="998" w:author="Tanya Brown" w:date="2023-10-30T16:18:00Z">
        <w:r w:rsidR="006301BE">
          <w:t xml:space="preserve"> </w:t>
        </w:r>
      </w:ins>
      <w:r w:rsidR="006301BE">
        <w:fldChar w:fldCharType="begin"/>
      </w:r>
      <w:r w:rsidR="00AE43C7">
        <w:instrText xml:space="preserve"> ADDIN ZOTERO_ITEM CSL_CITATION {"citationID":"a2qh7s4pco","properties":{"formattedCitation":"[60]","plainCitation":"[60]","noteIndex":0},"citationItems":[{"id":670,"uris":["http://zotero.org/groups/4751850/items/E4SXPZY4"],"itemData":{"id":670,"type":"article-journal","container-title":"Molecular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AE43C7" w:rsidRPr="00AE43C7">
        <w:t>[60]</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ins w:id="999" w:author="Tanya Brown" w:date="2023-11-27T14:47:00Z">
        <w:r w:rsidR="006554A6">
          <w:t xml:space="preserve"> </w:t>
        </w:r>
      </w:ins>
      <w:r w:rsidR="004206C7">
        <w:fldChar w:fldCharType="begin"/>
      </w:r>
      <w:r w:rsidR="00AE43C7">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AE43C7" w:rsidRPr="00AE43C7">
        <w:t>[61]</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30CE3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FC1EE5">
        <w:instrText xml:space="preserve"> ADDIN ZOTERO_ITEM CSL_CITATION {"citationID":"audg14rob4","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FC1EE5" w:rsidRPr="00FC1EE5">
        <w:t>[31]</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1000"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1001"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14FDE7DA"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1002" w:author="Tanya Brown" w:date="2023-11-27T14:48:00Z">
        <w:r w:rsidR="006554A6">
          <w:t xml:space="preserve"> </w:t>
        </w:r>
      </w:ins>
      <w:r w:rsidR="005F13B6">
        <w:fldChar w:fldCharType="begin"/>
      </w:r>
      <w:r w:rsidR="00AE43C7">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AE43C7" w:rsidRPr="00AE43C7">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FC1EE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FC1EE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4851D791"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3" w:author="Tanya Brown" w:date="2023-11-27T14:49:00Z">
        <w:r w:rsidR="006554A6">
          <w:t xml:space="preserve"> </w:t>
        </w:r>
      </w:ins>
      <w:r w:rsidR="005F13B6">
        <w:fldChar w:fldCharType="begin"/>
      </w:r>
      <w:r w:rsidR="00AE43C7">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AE43C7" w:rsidRPr="00AE43C7">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04" w:author="Tanya Brown" w:date="2023-11-27T14:49:00Z">
        <w:r w:rsidR="006554A6">
          <w:t xml:space="preserve"> </w:t>
        </w:r>
      </w:ins>
      <w:r w:rsidR="00F30F9D">
        <w:fldChar w:fldCharType="begin"/>
      </w:r>
      <w:r w:rsidR="00AE43C7">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AE43C7" w:rsidRPr="00AE43C7">
        <w:t>[64]</w:t>
      </w:r>
      <w:r w:rsidR="00F30F9D">
        <w:fldChar w:fldCharType="end"/>
      </w:r>
      <w:ins w:id="1005"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2383F4A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AE43C7">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AE43C7" w:rsidRPr="00AE43C7">
        <w:t>[65]</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AE43C7">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AE43C7" w:rsidRPr="00AE43C7">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AE43C7">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AE43C7" w:rsidRPr="00AE43C7">
        <w:t>[68,69]</w:t>
      </w:r>
      <w:r w:rsidR="00782AA8">
        <w:fldChar w:fldCharType="end"/>
      </w:r>
      <w:r w:rsidRPr="00FC0723">
        <w:t>. Finally, the damage threshold hypothesis</w:t>
      </w:r>
      <w:r w:rsidR="00782AA8">
        <w:t xml:space="preserve"> </w:t>
      </w:r>
      <w:r w:rsidR="00782AA8">
        <w:fldChar w:fldCharType="begin"/>
      </w:r>
      <w:r w:rsidR="00AE43C7">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AE43C7" w:rsidRPr="00AE43C7">
        <w:t>[70]</w:t>
      </w:r>
      <w:r w:rsidR="00782AA8">
        <w:fldChar w:fldCharType="end"/>
      </w:r>
      <w:r w:rsidR="00782AA8">
        <w:t xml:space="preserve"> </w:t>
      </w:r>
      <w:r w:rsidRPr="00FC0723">
        <w:t xml:space="preserve">proposes that corals differ in immune </w:t>
      </w:r>
      <w:ins w:id="1006"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4796D8CC"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ins w:id="1007" w:author="Microsoft Office User" w:date="2023-12-04T13:20:00Z">
        <w:r w:rsidR="0023104D">
          <w:t xml:space="preserve">Data collection for the </w:t>
        </w:r>
      </w:ins>
      <w:del w:id="1008" w:author="Microsoft Office User" w:date="2023-12-04T13:20:00Z">
        <w:r w:rsidRPr="00FC0723" w:rsidDel="0023104D">
          <w:rPr>
            <w:color w:val="000000"/>
          </w:rPr>
          <w:delText xml:space="preserve">The </w:delText>
        </w:r>
      </w:del>
      <w:r w:rsidRPr="00FC0723">
        <w:rPr>
          <w:color w:val="000000"/>
        </w:rPr>
        <w:t xml:space="preserve">GCMP dataset was supported by a National Science Foundation Dimensions of Biodiversity grant (#1442306) to </w:t>
      </w:r>
      <w:del w:id="1009" w:author="Microsoft Office User" w:date="2023-12-04T13:19:00Z">
        <w:r w:rsidRPr="00FC0723" w:rsidDel="0023104D">
          <w:rPr>
            <w:color w:val="000000"/>
          </w:rPr>
          <w:delText>R</w:delText>
        </w:r>
        <w:r w:rsidRPr="00FC0723" w:rsidDel="0023104D">
          <w:delText xml:space="preserve">ebecca Vega Thurber </w:delText>
        </w:r>
        <w:r w:rsidRPr="00FC0723" w:rsidDel="0023104D">
          <w:rPr>
            <w:color w:val="000000"/>
          </w:rPr>
          <w:delText xml:space="preserve">and </w:delText>
        </w:r>
      </w:del>
      <w:r w:rsidRPr="00FC0723">
        <w:rPr>
          <w:color w:val="000000"/>
        </w:rPr>
        <w:t xml:space="preserve">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del w:id="1010" w:author="Microsoft Office User" w:date="2023-12-04T13:20:00Z">
        <w:r w:rsidRPr="00FC0723" w:rsidDel="0023104D">
          <w:rPr>
            <w:color w:val="222222"/>
            <w:highlight w:val="white"/>
          </w:rPr>
          <w:delText xml:space="preserve">GCMP data collection was supported by a National Science Foundation Dimensions of Biodiversity grant (#1442306) to </w:delText>
        </w:r>
        <w:r w:rsidR="00FC6E8F" w:rsidDel="0023104D">
          <w:rPr>
            <w:color w:val="222222"/>
            <w:highlight w:val="white"/>
          </w:rPr>
          <w:delText>M</w:delText>
        </w:r>
        <w:r w:rsidRPr="00FC0723" w:rsidDel="0023104D">
          <w:rPr>
            <w:color w:val="222222"/>
            <w:highlight w:val="white"/>
          </w:rPr>
          <w:delText>M</w:delText>
        </w:r>
      </w:del>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11" w:author="Tanya Brown" w:date="2023-10-26T16:21:00Z">
        <w:r w:rsidR="00E75C4F" w:rsidRPr="00FC0723">
          <w:t xml:space="preserve">Toll/Interleukin Repeat </w:t>
        </w:r>
        <w:r w:rsidR="00E75C4F">
          <w:t>(</w:t>
        </w:r>
      </w:ins>
      <w:r w:rsidRPr="00FC0723">
        <w:t>TIR</w:t>
      </w:r>
      <w:ins w:id="1012" w:author="Tanya Brown" w:date="2023-10-26T16:21:00Z">
        <w:r w:rsidR="00E75C4F">
          <w:t>)</w:t>
        </w:r>
      </w:ins>
      <w:r w:rsidRPr="00FC0723">
        <w:t xml:space="preserve"> domain containing elements and their associated numbers per species</w:t>
      </w:r>
      <w:ins w:id="1013"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14" w:author="Tanya Brown" w:date="2023-10-26T16:49:00Z">
        <w:r w:rsidR="006D4AD3">
          <w:t xml:space="preserve">Counts </w:t>
        </w:r>
      </w:ins>
      <w:ins w:id="1015" w:author="Tanya Brown" w:date="2023-10-26T16:50:00Z">
        <w:r w:rsidR="006D4AD3">
          <w:t xml:space="preserve">and domain structure </w:t>
        </w:r>
      </w:ins>
      <w:ins w:id="1016" w:author="Tanya Brown" w:date="2023-10-26T16:49:00Z">
        <w:r w:rsidR="006D4AD3">
          <w:t>for each of the</w:t>
        </w:r>
      </w:ins>
      <w:ins w:id="1017" w:author="Tanya Brown" w:date="2023-10-26T16:50:00Z">
        <w:r w:rsidR="006D4AD3">
          <w:t>se genes from each coral species are found in Table S2.</w:t>
        </w:r>
      </w:ins>
    </w:p>
    <w:p w14:paraId="094F3FA9" w14:textId="77777777" w:rsidR="004F76C8" w:rsidRDefault="004F76C8" w:rsidP="0081677E"/>
    <w:p w14:paraId="6C9E38B3" w14:textId="1A4E5521" w:rsidR="004F76C8" w:rsidRDefault="004F76C8" w:rsidP="0081677E">
      <w:pPr>
        <w:rPr>
          <w:ins w:id="1018" w:author="Tanya Brown" w:date="2023-11-30T14:00:00Z"/>
        </w:rPr>
      </w:pPr>
      <w:del w:id="1019" w:author="Tanya Brown" w:date="2023-11-13T10:06:00Z">
        <w:r w:rsidDel="00893EAF">
          <w:rPr>
            <w:b/>
            <w:noProof/>
          </w:rPr>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p>
    <w:p w14:paraId="1D68928F" w14:textId="17A43497" w:rsidR="009F5757" w:rsidRPr="00FC0723" w:rsidRDefault="009F5757" w:rsidP="0081677E">
      <w:ins w:id="1020" w:author="Tanya Brown" w:date="2023-11-30T14:00:00Z">
        <w:r>
          <w:rPr>
            <w:noProof/>
          </w:rPr>
          <w:lastRenderedPageBreak/>
          <w:drawing>
            <wp:inline distT="0" distB="0" distL="0" distR="0" wp14:anchorId="11824479" wp14:editId="522C197E">
              <wp:extent cx="5364588" cy="6085205"/>
              <wp:effectExtent l="0" t="0" r="0" b="0"/>
              <wp:docPr id="14160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791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64588" cy="608520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21" w:author="Microsoft Office User" w:date="2023-11-28T15:05:00Z">
        <w:r w:rsidR="00CC4ADD">
          <w:rPr>
            <w:b/>
          </w:rPr>
          <w:t xml:space="preserve"> Coral innate immune gene repertoire correlates with m</w:t>
        </w:r>
      </w:ins>
      <w:ins w:id="1022" w:author="Microsoft Office User" w:date="2023-11-28T15:06:00Z">
        <w:r w:rsidR="00CC4ADD">
          <w:rPr>
            <w:b/>
          </w:rPr>
          <w:t>icrobiome richness.</w:t>
        </w:r>
      </w:ins>
      <w:r w:rsidRPr="00FC0723">
        <w:rPr>
          <w:b/>
        </w:rPr>
        <w:t xml:space="preserve"> </w:t>
      </w:r>
      <w:ins w:id="1023" w:author="Microsoft Office User" w:date="2023-11-28T15:06:00Z">
        <w:r w:rsidR="00CC4ADD" w:rsidRPr="00401D1F">
          <w:rPr>
            <w:bCs/>
            <w:rPrChange w:id="1024" w:author="Microsoft Office User" w:date="2023-11-29T12:25:00Z">
              <w:rPr>
                <w:b/>
              </w:rPr>
            </w:rPrChange>
          </w:rPr>
          <w:t>The top</w:t>
        </w:r>
        <w:r w:rsidR="00CC4ADD">
          <w:rPr>
            <w:b/>
          </w:rPr>
          <w:t xml:space="preserve"> </w:t>
        </w:r>
        <w:r w:rsidR="00CC4ADD">
          <w:t>r</w:t>
        </w:r>
      </w:ins>
      <w:del w:id="1025" w:author="Microsoft Office User" w:date="2023-11-28T15:06:00Z">
        <w:r w:rsidRPr="00FC0723" w:rsidDel="00CC4ADD">
          <w:delText>R</w:delText>
        </w:r>
      </w:del>
      <w:r w:rsidRPr="00FC0723">
        <w:t>ow</w:t>
      </w:r>
      <w:del w:id="1026" w:author="Microsoft Office User" w:date="2023-11-29T12:25:00Z">
        <w:r w:rsidRPr="00FC0723" w:rsidDel="00401D1F">
          <w:delText>s</w:delText>
        </w:r>
      </w:del>
      <w:r w:rsidRPr="00FC0723">
        <w:t xml:space="preserve"> show</w:t>
      </w:r>
      <w:ins w:id="1027" w:author="Microsoft Office User" w:date="2023-11-28T15:06:00Z">
        <w:r w:rsidR="00CC4ADD">
          <w:t>s</w:t>
        </w:r>
      </w:ins>
      <w:r w:rsidRPr="00FC0723">
        <w:t xml:space="preserve"> phylogenetic independent contrast </w:t>
      </w:r>
      <w:ins w:id="1028" w:author="Microsoft Office User" w:date="2023-11-28T15:06:00Z">
        <w:r w:rsidR="00CC4ADD">
          <w:t>regressions</w:t>
        </w:r>
      </w:ins>
      <w:ins w:id="1029" w:author="Microsoft Office User" w:date="2023-11-28T15:08:00Z">
        <w:r w:rsidR="00CC4ADD">
          <w:t xml:space="preserve"> </w:t>
        </w:r>
      </w:ins>
      <w:del w:id="1030" w:author="Microsoft Office User" w:date="2023-11-28T15:06:00Z">
        <w:r w:rsidRPr="00FC0723" w:rsidDel="00CC4ADD">
          <w:delText xml:space="preserve">analysis </w:delText>
        </w:r>
      </w:del>
      <w:r w:rsidRPr="00FC0723">
        <w:t>of genomic copy number of innate immune components against log microbiome richness (ln ASVs)</w:t>
      </w:r>
      <w:ins w:id="1031" w:author="Microsoft Office User" w:date="2023-11-28T15:08:00Z">
        <w:r w:rsidR="00CC4ADD">
          <w:t xml:space="preserve"> across all regions of coral anatomy</w:t>
        </w:r>
      </w:ins>
      <w:r w:rsidRPr="00FC0723">
        <w:t xml:space="preserve">, for </w:t>
      </w:r>
      <w:del w:id="1032"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lastRenderedPageBreak/>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33" w:author="Tanya Brown" w:date="2023-11-27T11:55:00Z"/>
        </w:rPr>
      </w:pPr>
      <w:del w:id="1034"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35" w:author="Tanya Brown" w:date="2023-11-13T10:08:00Z"/>
        </w:rPr>
      </w:pPr>
    </w:p>
    <w:p w14:paraId="15C006C9" w14:textId="03CCF199" w:rsidR="00893EAF" w:rsidRPr="00FC0723" w:rsidRDefault="00164B2D">
      <w:ins w:id="1036" w:author="Tanya Brown" w:date="2023-11-30T14:03:00Z">
        <w:r>
          <w:rPr>
            <w:noProof/>
          </w:rPr>
          <w:drawing>
            <wp:inline distT="0" distB="0" distL="0" distR="0" wp14:anchorId="685D1D0C" wp14:editId="52F7A6A8">
              <wp:extent cx="5486400" cy="3471280"/>
              <wp:effectExtent l="0" t="0" r="0" b="0"/>
              <wp:docPr id="824103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308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47128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37" w:author="Tanya Brown" w:date="2023-11-27T14:53:00Z"/>
        </w:rPr>
      </w:pPr>
      <w:del w:id="1038" w:author="Tanya Brown" w:date="2023-11-27T14:53:00Z">
        <w:r w:rsidDel="006554A6">
          <w:rPr>
            <w:noProof/>
          </w:rPr>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39" w:author="Tanya Brown" w:date="2023-11-27T14:53:00Z">
        <w:r>
          <w:rPr>
            <w:noProof/>
          </w:rPr>
          <w:lastRenderedPageBreak/>
          <w:drawing>
            <wp:inline distT="0" distB="0" distL="0" distR="0" wp14:anchorId="5EE550E1" wp14:editId="4C3D93A0">
              <wp:extent cx="5447519" cy="5683250"/>
              <wp:effectExtent l="0" t="0" r="127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519" cy="5683250"/>
                      </a:xfrm>
                      <a:prstGeom prst="rect">
                        <a:avLst/>
                      </a:prstGeom>
                    </pic:spPr>
                  </pic:pic>
                </a:graphicData>
              </a:graphic>
            </wp:inline>
          </w:drawing>
        </w:r>
      </w:ins>
    </w:p>
    <w:p w14:paraId="4D162748" w14:textId="77777777" w:rsidR="004F76C8" w:rsidRDefault="004F76C8" w:rsidP="0081677E">
      <w:pPr>
        <w:rPr>
          <w:b/>
        </w:rPr>
      </w:pPr>
    </w:p>
    <w:p w14:paraId="7A3B9F4A" w14:textId="6624EBF8" w:rsidR="000C56B0" w:rsidRDefault="00367A15" w:rsidP="0081677E">
      <w:r w:rsidRPr="00FC0723">
        <w:rPr>
          <w:b/>
        </w:rPr>
        <w:t>Fig. 4.</w:t>
      </w:r>
      <w:r w:rsidRPr="00FC0723">
        <w:t xml:space="preserve"> Heatmap showing microbial families significantly correlated with IL-1R and TLR copy numbers. Columns show </w:t>
      </w:r>
      <w:ins w:id="1040" w:author="Tanya Brown" w:date="2023-10-19T17:50:00Z">
        <w:del w:id="1041" w:author="Microsoft Office User" w:date="2023-10-27T14:11:00Z">
          <w:r w:rsidR="002D7370" w:rsidDel="002C5A9D">
            <w:delText xml:space="preserve">degree of </w:delText>
          </w:r>
        </w:del>
      </w:ins>
      <w:r w:rsidRPr="00FC0723">
        <w:t>correlation</w:t>
      </w:r>
      <w:ins w:id="1042" w:author="Microsoft Office User" w:date="2023-10-27T14:11:00Z">
        <w:r w:rsidR="002C5A9D">
          <w:t xml:space="preserve"> coefficients f</w:t>
        </w:r>
      </w:ins>
      <w:ins w:id="1043" w:author="Microsoft Office User" w:date="2023-10-27T14:12:00Z">
        <w:r w:rsidR="002C5A9D">
          <w:t xml:space="preserve">rom </w:t>
        </w:r>
      </w:ins>
      <w:ins w:id="1044" w:author="Tanya Brown" w:date="2023-11-27T14:54:00Z">
        <w:del w:id="1045" w:author="Microsoft Office User" w:date="2023-11-28T15:11:00Z">
          <w:r w:rsidR="006554A6" w:rsidDel="00CC4ADD">
            <w:delText xml:space="preserve">analysis by </w:delText>
          </w:r>
        </w:del>
        <w:r w:rsidR="006554A6">
          <w:t>ANCOM-BC</w:t>
        </w:r>
      </w:ins>
      <w:ins w:id="1046" w:author="Microsoft Office User" w:date="2023-11-28T15:11:00Z">
        <w:r w:rsidR="00CC4ADD">
          <w:t xml:space="preserve"> analysis comparing </w:t>
        </w:r>
      </w:ins>
      <w:ins w:id="1047" w:author="Tanya Brown" w:date="2023-11-27T14:54:00Z">
        <w:del w:id="1048" w:author="Microsoft Office User" w:date="2023-11-28T15:11:00Z">
          <w:r w:rsidR="006554A6" w:rsidDel="00CC4ADD">
            <w:delText xml:space="preserve"> </w:delText>
          </w:r>
        </w:del>
      </w:ins>
      <w:ins w:id="1049"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50" w:author="Microsoft Office User" w:date="2023-11-28T15:11:00Z">
        <w:r w:rsidR="00CC4ADD">
          <w:t xml:space="preserve">All associations shown were </w:t>
        </w:r>
      </w:ins>
      <w:ins w:id="1051" w:author="Microsoft Office User" w:date="2023-11-28T15:09:00Z">
        <w:r w:rsidR="00CC4ADD">
          <w:t xml:space="preserve">confirmed by </w:t>
        </w:r>
      </w:ins>
      <w:ins w:id="1052" w:author="Tanya Brown" w:date="2023-11-27T14:54:00Z">
        <w:del w:id="1053" w:author="Microsoft Office User" w:date="2023-11-28T15:09:00Z">
          <w:r w:rsidR="006554A6" w:rsidDel="00CC4ADD">
            <w:delText xml:space="preserve">with only microbes </w:delText>
          </w:r>
        </w:del>
      </w:ins>
      <w:ins w:id="1054" w:author="Tanya Brown" w:date="2023-11-27T14:55:00Z">
        <w:del w:id="1055" w:author="Microsoft Office User" w:date="2023-11-28T15:09:00Z">
          <w:r w:rsidR="006554A6" w:rsidDel="00CC4ADD">
            <w:delText xml:space="preserve">shown that also depicted significant </w:delText>
          </w:r>
        </w:del>
      </w:ins>
      <w:ins w:id="1056" w:author="Microsoft Office User" w:date="2023-10-27T14:11:00Z">
        <w:r w:rsidR="002C5A9D">
          <w:t>phylogenetic independent contrasts</w:t>
        </w:r>
      </w:ins>
      <w:del w:id="1057" w:author="Microsoft Office User" w:date="2023-10-27T14:11:00Z">
        <w:r w:rsidRPr="00FC0723" w:rsidDel="002C5A9D">
          <w:delText>s</w:delText>
        </w:r>
      </w:del>
      <w:r w:rsidRPr="00FC0723">
        <w:t xml:space="preserve"> </w:t>
      </w:r>
      <w:ins w:id="1058" w:author="Microsoft Office User" w:date="2023-10-27T14:12:00Z">
        <w:r w:rsidR="002C5A9D">
          <w:t>analysis</w:t>
        </w:r>
      </w:ins>
      <w:ins w:id="1059" w:author="Microsoft Office User" w:date="2023-11-28T15:11:00Z">
        <w:r w:rsidR="00CC4ADD">
          <w:t>.</w:t>
        </w:r>
      </w:ins>
      <w:ins w:id="1060" w:author="Microsoft Office User" w:date="2023-10-27T14:12:00Z">
        <w:r w:rsidR="002C5A9D">
          <w:t xml:space="preserve"> </w:t>
        </w:r>
      </w:ins>
      <w:del w:id="1061" w:author="Microsoft Office User" w:date="2023-10-27T14:12:00Z">
        <w:r w:rsidRPr="00FC0723" w:rsidDel="002C5A9D">
          <w:delText xml:space="preserve">between </w:delText>
        </w:r>
      </w:del>
      <w:del w:id="1062" w:author="Microsoft Office User" w:date="2023-11-28T15:10:00Z">
        <w:r w:rsidRPr="00FC0723" w:rsidDel="00CC4ADD">
          <w:delText>the relative abundance of microbial families a</w:delText>
        </w:r>
      </w:del>
      <w:del w:id="1063" w:author="Microsoft Office User" w:date="2023-10-27T14:12:00Z">
        <w:r w:rsidRPr="00FC0723" w:rsidDel="002C5A9D">
          <w:delText xml:space="preserve">nd </w:delText>
        </w:r>
      </w:del>
      <w:del w:id="1064" w:author="Microsoft Office User" w:date="2023-11-28T15:10:00Z">
        <w:r w:rsidRPr="00FC0723" w:rsidDel="00CC4ADD">
          <w:delText>IL-1R and TLR copy numbers in the mucus, tissue, and skeleton, respectively.</w:delText>
        </w:r>
      </w:del>
      <w:ins w:id="1065" w:author="Tanya Brown" w:date="2023-10-19T17:51:00Z">
        <w:del w:id="1066" w:author="Microsoft Office User" w:date="2023-11-28T15:10:00Z">
          <w:r w:rsidR="002D7370" w:rsidDel="00CC4ADD">
            <w:delText xml:space="preserve"> </w:delText>
          </w:r>
        </w:del>
        <w:r w:rsidR="002D7370">
          <w:t xml:space="preserve">Red colors indicate a positive correlation </w:t>
        </w:r>
      </w:ins>
      <w:ins w:id="1067" w:author="Microsoft Office User" w:date="2023-11-28T15:12:00Z">
        <w:r w:rsidR="00CC4ADD">
          <w:t xml:space="preserve">between IL-1R and TLR copy number and the relative abundance of that microbial family, </w:t>
        </w:r>
      </w:ins>
      <w:ins w:id="1068" w:author="Tanya Brown" w:date="2023-10-19T17:51:00Z">
        <w:r w:rsidR="002D7370">
          <w:t>w</w:t>
        </w:r>
      </w:ins>
      <w:ins w:id="1069" w:author="Microsoft Office User" w:date="2023-10-27T14:10:00Z">
        <w:r w:rsidR="002C5A9D">
          <w:t>h</w:t>
        </w:r>
      </w:ins>
      <w:ins w:id="1070" w:author="Tanya Brown" w:date="2023-10-19T17:51:00Z">
        <w:r w:rsidR="002D7370">
          <w:t xml:space="preserve">ile blue </w:t>
        </w:r>
      </w:ins>
      <w:ins w:id="1071" w:author="Microsoft Office User" w:date="2023-11-28T15:12:00Z">
        <w:r w:rsidR="00CC4ADD">
          <w:t xml:space="preserve">colors </w:t>
        </w:r>
      </w:ins>
      <w:ins w:id="1072" w:author="Tanya Brown" w:date="2023-10-19T17:51:00Z">
        <w:r w:rsidR="002D7370">
          <w:t>indicates a negativ</w:t>
        </w:r>
      </w:ins>
      <w:ins w:id="1073" w:author="Tanya Brown" w:date="2023-10-19T17:52:00Z">
        <w:r w:rsidR="002D7370">
          <w:t>e correlation</w:t>
        </w:r>
        <w:del w:id="1074" w:author="Microsoft Office User" w:date="2023-11-28T15:11:00Z">
          <w:r w:rsidR="002D7370" w:rsidDel="00CC4ADD">
            <w:delText xml:space="preserve"> between </w:delText>
          </w:r>
        </w:del>
        <w:del w:id="1075" w:author="Microsoft Office User" w:date="2023-10-27T14:11:00Z">
          <w:r w:rsidR="002D7370" w:rsidDel="002C5A9D">
            <w:delText xml:space="preserve">microbial families and </w:delText>
          </w:r>
        </w:del>
        <w:del w:id="1076" w:author="Microsoft Office User" w:date="2023-11-28T15:11:00Z">
          <w:r w:rsidR="002D7370" w:rsidDel="00CC4ADD">
            <w:delText>IL-1R and TLR copy number</w:delText>
          </w:r>
        </w:del>
        <w:r w:rsidR="002D7370">
          <w:t>.</w:t>
        </w:r>
      </w:ins>
      <w:ins w:id="1077" w:author="Microsoft Office User" w:date="2023-11-29T12:22:00Z">
        <w:r w:rsidR="006B4FC1">
          <w:t xml:space="preserve"> Taxa present in only some compartments are marked in grey</w:t>
        </w:r>
      </w:ins>
      <w:ins w:id="1078" w:author="Microsoft Office User" w:date="2023-11-29T12:23:00Z">
        <w:r w:rsidR="006B4FC1">
          <w:t xml:space="preserve"> (i.e. similar to a 0.0 correlation)</w:t>
        </w:r>
      </w:ins>
      <w:ins w:id="1079" w:author="Microsoft Office User" w:date="2023-11-29T12:22:00Z">
        <w:r w:rsidR="006B4FC1">
          <w:t xml:space="preserve"> in comp</w:t>
        </w:r>
      </w:ins>
      <w:ins w:id="1080" w:author="Microsoft Office User" w:date="2023-11-29T12:23:00Z">
        <w:r w:rsidR="006B4FC1">
          <w:t>artments where they are absent.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010A1724" w14:textId="77777777" w:rsidR="00AE43C7" w:rsidRPr="00AE43C7" w:rsidRDefault="00F30F9D" w:rsidP="00AE43C7">
      <w:pPr>
        <w:pStyle w:val="Bibliography"/>
      </w:pPr>
      <w:r>
        <w:rPr>
          <w:bCs/>
          <w:color w:val="000000"/>
          <w:sz w:val="26"/>
          <w:szCs w:val="26"/>
        </w:rPr>
        <w:fldChar w:fldCharType="begin"/>
      </w:r>
      <w:r w:rsidR="00AE43C7">
        <w:rPr>
          <w:bCs/>
          <w:color w:val="000000"/>
          <w:sz w:val="26"/>
          <w:szCs w:val="26"/>
        </w:rPr>
        <w:instrText xml:space="preserve"> ADDIN ZOTERO_BIBL {"uncited":[],"omitted":[],"custom":[]} CSL_BIBLIOGRAPHY </w:instrText>
      </w:r>
      <w:r>
        <w:rPr>
          <w:bCs/>
          <w:color w:val="000000"/>
          <w:sz w:val="26"/>
          <w:szCs w:val="26"/>
        </w:rPr>
        <w:fldChar w:fldCharType="separate"/>
      </w:r>
      <w:r w:rsidR="00AE43C7" w:rsidRPr="00AE43C7">
        <w:t>1. Hoeksema, BW, Cairns S. World List of Scleractinia. [Internet]. Available from: https://www.marinespecies.org/scleractinia</w:t>
      </w:r>
    </w:p>
    <w:p w14:paraId="7B268156" w14:textId="77777777" w:rsidR="00AE43C7" w:rsidRPr="00AE43C7" w:rsidRDefault="00AE43C7" w:rsidP="00AE43C7">
      <w:pPr>
        <w:pStyle w:val="Bibliography"/>
      </w:pPr>
      <w:r w:rsidRPr="00AE43C7">
        <w:t xml:space="preserve">2. Rohwer F, Seguritan V, Azam F, Knowlton N. Diversity and distribution of coral-associated bacteria. Mar Ecol Prog Ser. 2002;243:1–10. </w:t>
      </w:r>
    </w:p>
    <w:p w14:paraId="0F3CC877" w14:textId="77777777" w:rsidR="00AE43C7" w:rsidRPr="00AE43C7" w:rsidRDefault="00AE43C7" w:rsidP="00AE43C7">
      <w:pPr>
        <w:pStyle w:val="Bibliography"/>
      </w:pPr>
      <w:r w:rsidRPr="00AE43C7">
        <w:t xml:space="preserve">3. Ricci F, Tandon K, Black JR, Lê Cao K-A, Blackall LL, Verbruggen H. Host Traits and Phylogeny Contribute to Shaping Coral-Bacterial Symbioses. Msystems. 2022;7:e00044-22. </w:t>
      </w:r>
    </w:p>
    <w:p w14:paraId="29E344CA" w14:textId="77777777" w:rsidR="00AE43C7" w:rsidRPr="00AE43C7" w:rsidRDefault="00AE43C7" w:rsidP="00AE43C7">
      <w:pPr>
        <w:pStyle w:val="Bibliography"/>
      </w:pPr>
      <w:r w:rsidRPr="00AE43C7">
        <w:t xml:space="preserve">4. Pollock FJ, McMinds R, Smith S, Bourne DG, Willis BL, Medina M, et al. Coral-associated bacteria demonstrate phylosymbiosis and cophylogeny. Nat Commun. 2018;9:4921. </w:t>
      </w:r>
    </w:p>
    <w:p w14:paraId="0ED2BEC5" w14:textId="77777777" w:rsidR="00AE43C7" w:rsidRPr="00AE43C7" w:rsidRDefault="00AE43C7" w:rsidP="00AE43C7">
      <w:pPr>
        <w:pStyle w:val="Bibliography"/>
      </w:pPr>
      <w:r w:rsidRPr="00AE43C7">
        <w:t xml:space="preserve">5. Hernandez-Agreda A, Leggat W, Bongaerts P, Herrera C, Ainsworth TD. Rethinking the coral microbiome: simplicity exists within a diverse microbial biosphere. MBio. 2018;9:e00812-18. </w:t>
      </w:r>
    </w:p>
    <w:p w14:paraId="45ED46AF" w14:textId="77777777" w:rsidR="00AE43C7" w:rsidRPr="00AE43C7" w:rsidRDefault="00AE43C7" w:rsidP="00AE43C7">
      <w:pPr>
        <w:pStyle w:val="Bibliography"/>
      </w:pPr>
      <w:r w:rsidRPr="00AE43C7">
        <w:t xml:space="preserve">6. Littman RA, Willis BL, Pfeffer C, Bourne DG. Diversities of coral-associated bacteria differ with location, but not species, for three acroporid corals on the Great Barrier Reef. FEMS Microbiol Ecol. 2009;68:152–63. </w:t>
      </w:r>
    </w:p>
    <w:p w14:paraId="3ABD8D7A" w14:textId="77777777" w:rsidR="00AE43C7" w:rsidRPr="00AE43C7" w:rsidRDefault="00AE43C7" w:rsidP="00AE43C7">
      <w:pPr>
        <w:pStyle w:val="Bibliography"/>
      </w:pPr>
      <w:r w:rsidRPr="00AE43C7">
        <w:t xml:space="preserve">7. Rodriguez‐Lanetty M, Granados‐Cifuentes C, Barberan A, Bellantuono AJ, Bastidas C. Ecological Inferences from a deep screening of the C omplex B acterial C onsortia associated with the coral, P orites astreoides. Mol Ecol. 2013;22:4349–62. </w:t>
      </w:r>
    </w:p>
    <w:p w14:paraId="14E95C5C" w14:textId="77777777" w:rsidR="00AE43C7" w:rsidRPr="00AE43C7" w:rsidRDefault="00AE43C7" w:rsidP="00AE43C7">
      <w:pPr>
        <w:pStyle w:val="Bibliography"/>
      </w:pPr>
      <w:r w:rsidRPr="00AE43C7">
        <w:t xml:space="preserve">8. Pantos O, Bongaerts P, Dennis PG, Tyson GW, Hoegh-Guldberg O. Habitat-specific environmental conditions primarily control the microbiomes of the coral Seriatopora hystrix. ISME J. 2015;9:1916–27. </w:t>
      </w:r>
    </w:p>
    <w:p w14:paraId="5789037F" w14:textId="77777777" w:rsidR="00AE43C7" w:rsidRPr="00AE43C7" w:rsidRDefault="00AE43C7" w:rsidP="00AE43C7">
      <w:pPr>
        <w:pStyle w:val="Bibliography"/>
      </w:pPr>
      <w:r w:rsidRPr="00AE43C7">
        <w:t xml:space="preserve">9. Dunphy CM, Gouhier TC, Chu ND, Vollmer SV. Structure and stability of the coral microbiome in space and time. Sci Rep. 2019;9:1–13. </w:t>
      </w:r>
    </w:p>
    <w:p w14:paraId="3E580351" w14:textId="77777777" w:rsidR="00AE43C7" w:rsidRPr="00AE43C7" w:rsidRDefault="00AE43C7" w:rsidP="00AE43C7">
      <w:pPr>
        <w:pStyle w:val="Bibliography"/>
      </w:pPr>
      <w:r w:rsidRPr="00AE43C7">
        <w:t xml:space="preserve">10. Wang L, Shantz AA, Payet JP, Sharpton TJ, Foster A, Burkepile DE, et al. Corals and their microbiomes are differentially affected by exposure to elevated nutrients and a natural thermal anomaly. Front Mar Sci. 2018;5:101. </w:t>
      </w:r>
    </w:p>
    <w:p w14:paraId="51840EA5" w14:textId="77777777" w:rsidR="00AE43C7" w:rsidRPr="00AE43C7" w:rsidRDefault="00AE43C7" w:rsidP="00AE43C7">
      <w:pPr>
        <w:pStyle w:val="Bibliography"/>
      </w:pPr>
      <w:r w:rsidRPr="00AE43C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5232B013" w14:textId="77777777" w:rsidR="00AE43C7" w:rsidRPr="00AE43C7" w:rsidRDefault="00AE43C7" w:rsidP="00AE43C7">
      <w:pPr>
        <w:pStyle w:val="Bibliography"/>
      </w:pPr>
      <w:r w:rsidRPr="00AE43C7">
        <w:t xml:space="preserve">12. Ricci F, Rossetto Marcelino V, Blackall LL, Kühl M, Medina M, Verbruggen H. Beneath the surface: community assembly and functions of the coral skeleton microbiome. Microbiome. 2019;7:1–10. </w:t>
      </w:r>
    </w:p>
    <w:p w14:paraId="7D99A476" w14:textId="77777777" w:rsidR="00AE43C7" w:rsidRPr="00AE43C7" w:rsidRDefault="00AE43C7" w:rsidP="00AE43C7">
      <w:pPr>
        <w:pStyle w:val="Bibliography"/>
      </w:pPr>
      <w:r w:rsidRPr="00AE43C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0A4741B9" w14:textId="77777777" w:rsidR="00AE43C7" w:rsidRPr="00AE43C7" w:rsidRDefault="00AE43C7" w:rsidP="00AE43C7">
      <w:pPr>
        <w:pStyle w:val="Bibliography"/>
      </w:pPr>
      <w:r w:rsidRPr="00AE43C7">
        <w:t xml:space="preserve">14. Fifer JE, Bui V, Berg JT, Kriefall N, Klepac C, Bentlage B, et al. Microbiome structuring within a coral colony and along a sedimentation gradient. Cell Stress Response Physiol Adapt Corals Subj Environ Stress Pollut. 2022; </w:t>
      </w:r>
    </w:p>
    <w:p w14:paraId="6AB11D9D" w14:textId="77777777" w:rsidR="00AE43C7" w:rsidRPr="00AE43C7" w:rsidRDefault="00AE43C7" w:rsidP="00AE43C7">
      <w:pPr>
        <w:pStyle w:val="Bibliography"/>
      </w:pPr>
      <w:r w:rsidRPr="00AE43C7">
        <w:t xml:space="preserve">15. Marchioro GM, Glasl B, Engelen AH, Serrão EA, Bourne DG, Webster NS, et al. Microbiome dynamics in the tissue and mucus of acroporid corals differ in relation to host and environmental parameters. PeerJ. 2020;8:e9644. </w:t>
      </w:r>
    </w:p>
    <w:p w14:paraId="27C9EDD9" w14:textId="77777777" w:rsidR="00AE43C7" w:rsidRPr="00AE43C7" w:rsidRDefault="00AE43C7" w:rsidP="00AE43C7">
      <w:pPr>
        <w:pStyle w:val="Bibliography"/>
      </w:pPr>
      <w:r w:rsidRPr="00AE43C7">
        <w:t xml:space="preserve">16. Zaneveld JR, Burkepile DE, Shantz AA, Pritchard CE, McMinds R, Payet JP, et al. Overfishing and nutrient pollution interact with temperature to disrupt coral reefs down to microbial scales. Nat Commun. 2016;7:1–12. </w:t>
      </w:r>
    </w:p>
    <w:p w14:paraId="08B66132" w14:textId="77777777" w:rsidR="00AE43C7" w:rsidRPr="00AE43C7" w:rsidRDefault="00AE43C7" w:rsidP="00AE43C7">
      <w:pPr>
        <w:pStyle w:val="Bibliography"/>
      </w:pPr>
      <w:r w:rsidRPr="00AE43C7">
        <w:t xml:space="preserve">17. Corinaldesi C, Canensi S, Dell’Anno A, Tangherlini M, Di Capua I, Varrella S, et al. Multiple impacts of microplastics can threaten marine habitat-forming species. Commun Biol. 2021;4:1–13. </w:t>
      </w:r>
    </w:p>
    <w:p w14:paraId="57BB79F4" w14:textId="77777777" w:rsidR="00AE43C7" w:rsidRPr="00AE43C7" w:rsidRDefault="00AE43C7" w:rsidP="00AE43C7">
      <w:pPr>
        <w:pStyle w:val="Bibliography"/>
      </w:pPr>
      <w:r w:rsidRPr="00AE43C7">
        <w:t xml:space="preserve">18. Pratte ZA, Longo GO, Burns AS, Hay ME, Stewart FJ. Contact with turf algae alters the coral microbiome: contact versus systemic impacts. Coral Reefs. 2018;37:1–13. </w:t>
      </w:r>
    </w:p>
    <w:p w14:paraId="4E4267B9" w14:textId="77777777" w:rsidR="00AE43C7" w:rsidRPr="00AE43C7" w:rsidRDefault="00AE43C7" w:rsidP="00AE43C7">
      <w:pPr>
        <w:pStyle w:val="Bibliography"/>
      </w:pPr>
      <w:r w:rsidRPr="00AE43C7">
        <w:t xml:space="preserve">19. Briggs AA, Brown AL, Osenberg CW. Local versus site-level effects of algae on coral microbial communities. R Soc Open Sci. 2021;8:210035. </w:t>
      </w:r>
    </w:p>
    <w:p w14:paraId="6491F521" w14:textId="77777777" w:rsidR="00AE43C7" w:rsidRPr="00AE43C7" w:rsidRDefault="00AE43C7" w:rsidP="00AE43C7">
      <w:pPr>
        <w:pStyle w:val="Bibliography"/>
      </w:pPr>
      <w:r w:rsidRPr="00AE43C7">
        <w:t xml:space="preserve">20. Miller N, Maneval P, Manfrino C, Frazer TK, Meyer JL. Spatial distribution of microbial communities among colonies and genotypes in nursery-reared Acropora cervicornis. PeerJ. 2020;8:e9635. </w:t>
      </w:r>
    </w:p>
    <w:p w14:paraId="4E75D36C" w14:textId="77777777" w:rsidR="00AE43C7" w:rsidRPr="00AE43C7" w:rsidRDefault="00AE43C7" w:rsidP="00AE43C7">
      <w:pPr>
        <w:pStyle w:val="Bibliography"/>
      </w:pPr>
      <w:r w:rsidRPr="00AE43C7">
        <w:t xml:space="preserve">21. Palacio-Castro AM, Rosales SM, Dennison CE, Baker AC. Microbiome signatures in Acropora cervicornis are associated with genotypic resistance to elevated nutrients and heat stress. Coral Reefs. 2022;41:1389–403. </w:t>
      </w:r>
    </w:p>
    <w:p w14:paraId="193CA74F" w14:textId="77777777" w:rsidR="00AE43C7" w:rsidRPr="00AE43C7" w:rsidRDefault="00AE43C7" w:rsidP="00AE43C7">
      <w:pPr>
        <w:pStyle w:val="Bibliography"/>
      </w:pPr>
      <w:r w:rsidRPr="00AE43C7">
        <w:t xml:space="preserve">22. Rosales SM, Miller MW, Williams DE, Traylor-Knowles N, Young B, Serrano XM. Microbiome differences in disease-resistant vs. susceptible Acropora corals subjected to disease challenge assays. Sci Rep. 2019;9:1–11. </w:t>
      </w:r>
    </w:p>
    <w:p w14:paraId="46EB49B5" w14:textId="77777777" w:rsidR="00AE43C7" w:rsidRPr="00AE43C7" w:rsidRDefault="00AE43C7" w:rsidP="00AE43C7">
      <w:pPr>
        <w:pStyle w:val="Bibliography"/>
      </w:pPr>
      <w:r w:rsidRPr="00AE43C7">
        <w:t xml:space="preserve">23. Rosado PM, Leite DCA, Duarte GAS, Chaloub RM, Jospin G, Nunes da Rocha U, et al. Marine probiotics: increasing coral resistance to bleaching through microbiome manipulation. ISME J. 2019;13:921–36. </w:t>
      </w:r>
    </w:p>
    <w:p w14:paraId="4B776D95" w14:textId="77777777" w:rsidR="00AE43C7" w:rsidRPr="00AE43C7" w:rsidRDefault="00AE43C7" w:rsidP="00AE43C7">
      <w:pPr>
        <w:pStyle w:val="Bibliography"/>
      </w:pPr>
      <w:r w:rsidRPr="00AE43C7">
        <w:t xml:space="preserve">24. Song SJ, Sanders JG, Delsuc F, Metcalf J, Amato K, Taylor MW, et al. Comparative Analyses of Vertebrate Gut Microbiomes Reveal Convergence between Birds and Bats. mBio. 2020;11:e02901-19. </w:t>
      </w:r>
    </w:p>
    <w:p w14:paraId="3FB3DC3F" w14:textId="77777777" w:rsidR="00AE43C7" w:rsidRPr="00AE43C7" w:rsidRDefault="00AE43C7" w:rsidP="00AE43C7">
      <w:pPr>
        <w:pStyle w:val="Bibliography"/>
      </w:pPr>
      <w:r w:rsidRPr="00AE43C7">
        <w:t xml:space="preserve">25. Ley RE, Hamady M, Lozupone C, Turnbaugh PJ, Ramey RR, Bircher JS, et al. Evolution of mammals and their gut microbes. science. 2008;320:1647–51. </w:t>
      </w:r>
    </w:p>
    <w:p w14:paraId="72154509" w14:textId="77777777" w:rsidR="00AE43C7" w:rsidRPr="00AE43C7" w:rsidRDefault="00AE43C7" w:rsidP="00AE43C7">
      <w:pPr>
        <w:pStyle w:val="Bibliography"/>
      </w:pPr>
      <w:r w:rsidRPr="00AE43C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3506568B" w14:textId="77777777" w:rsidR="00AE43C7" w:rsidRPr="00AE43C7" w:rsidRDefault="00AE43C7" w:rsidP="00AE43C7">
      <w:pPr>
        <w:pStyle w:val="Bibliography"/>
      </w:pPr>
      <w:r w:rsidRPr="00AE43C7">
        <w:t xml:space="preserve">27. Woodhams DC, Bletz MC, Becker CG, Bender HA, Buitrago-Rosas D, Diebboll H, et al. Host-associated microbiomes are predicted by immune system complexity and climate. Genome Biol. 2020;21:1–20. </w:t>
      </w:r>
    </w:p>
    <w:p w14:paraId="4F32D81B" w14:textId="77777777" w:rsidR="00AE43C7" w:rsidRPr="00AE43C7" w:rsidRDefault="00AE43C7" w:rsidP="00AE43C7">
      <w:pPr>
        <w:pStyle w:val="Bibliography"/>
      </w:pPr>
      <w:r w:rsidRPr="00AE43C7">
        <w:t xml:space="preserve">28. Thaiss CA, Levy M, Suez J, Elinav E. The interplay between the innate immune system and the microbiota. Curr Opin Immunol. 2014;26:41–8. </w:t>
      </w:r>
    </w:p>
    <w:p w14:paraId="6C9953D4" w14:textId="77777777" w:rsidR="00AE43C7" w:rsidRPr="00AE43C7" w:rsidRDefault="00AE43C7" w:rsidP="00AE43C7">
      <w:pPr>
        <w:pStyle w:val="Bibliography"/>
      </w:pPr>
      <w:r w:rsidRPr="00AE43C7">
        <w:t xml:space="preserve">29. Alexander M, Turnbaugh PJ. Deconstructing Mechanisms of Diet-Microbiome-Immune Interactions. Immunity. 2020;53:264–76. </w:t>
      </w:r>
    </w:p>
    <w:p w14:paraId="5131EBEB" w14:textId="77777777" w:rsidR="00AE43C7" w:rsidRPr="00AE43C7" w:rsidRDefault="00AE43C7" w:rsidP="00AE43C7">
      <w:pPr>
        <w:pStyle w:val="Bibliography"/>
      </w:pPr>
      <w:r w:rsidRPr="00AE43C7">
        <w:t xml:space="preserve">30. Fonseca JP, Lakshmanan V, Boschiero C, Mysore KS. The Pattern Recognition Receptor FLS2 Can Shape the Arabidopsis Rhizosphere Microbiome β-Diversity but Not EFR1 and CERK1. Plants. 2022;11:1323. </w:t>
      </w:r>
    </w:p>
    <w:p w14:paraId="0334729D" w14:textId="77777777" w:rsidR="00AE43C7" w:rsidRPr="00AE43C7" w:rsidRDefault="00AE43C7" w:rsidP="00AE43C7">
      <w:pPr>
        <w:pStyle w:val="Bibliography"/>
      </w:pPr>
      <w:r w:rsidRPr="00AE43C7">
        <w:t xml:space="preserve">31. Poole AZ, Weis VM. TIR-domain-containing protein repertoire of nine anthozoan species reveals coral–specific expansions and uncharacterized proteins. Dev Comp Immunol. 2014;46:480–8. </w:t>
      </w:r>
    </w:p>
    <w:p w14:paraId="0E1D9527" w14:textId="77777777" w:rsidR="00AE43C7" w:rsidRPr="00AE43C7" w:rsidRDefault="00AE43C7" w:rsidP="00AE43C7">
      <w:pPr>
        <w:pStyle w:val="Bibliography"/>
      </w:pPr>
      <w:r w:rsidRPr="00AE43C7">
        <w:t xml:space="preserve">32. Medzhitov R, Janeway CA. Innate immunity: the virtues of a nonclonal system of recognition. Cell. 1997;91:295–8. </w:t>
      </w:r>
    </w:p>
    <w:p w14:paraId="1FEFC1C7" w14:textId="77777777" w:rsidR="00AE43C7" w:rsidRPr="00AE43C7" w:rsidRDefault="00AE43C7" w:rsidP="00AE43C7">
      <w:pPr>
        <w:pStyle w:val="Bibliography"/>
      </w:pPr>
      <w:r w:rsidRPr="00AE43C7">
        <w:t xml:space="preserve">33. Ligoxygakis P, Pelte N, Ji C, Leclerc V, Duvic B, Belvin M, et al. A serpin mutant links Toll activation to melanization in the host defence of Drosophila. EMBO J. 2002;21:6330–7. </w:t>
      </w:r>
    </w:p>
    <w:p w14:paraId="4BE9BA25" w14:textId="77777777" w:rsidR="00AE43C7" w:rsidRPr="00AE43C7" w:rsidRDefault="00AE43C7" w:rsidP="00AE43C7">
      <w:pPr>
        <w:pStyle w:val="Bibliography"/>
      </w:pPr>
      <w:r w:rsidRPr="00AE43C7">
        <w:t xml:space="preserve">34. van de Water JA, Ainsworth TD, Leggat W, Bourne DG, Willis BL, Van Oppen MJ. The coral immune response facilitates protection against microbes during tissue regeneration. Mol Ecol. 2015;24:3390–404. </w:t>
      </w:r>
    </w:p>
    <w:p w14:paraId="609708E3" w14:textId="77777777" w:rsidR="00AE43C7" w:rsidRPr="00AE43C7" w:rsidRDefault="00AE43C7" w:rsidP="00AE43C7">
      <w:pPr>
        <w:pStyle w:val="Bibliography"/>
      </w:pPr>
      <w:r w:rsidRPr="00AE43C7">
        <w:t xml:space="preserve">35. Nie L, Cai S-Y, Shao J-Z, Chen J. Toll-like receptors, associated biological roles, and signaling networks in non-mammals. Front Immunol. 2018;9:1523. </w:t>
      </w:r>
    </w:p>
    <w:p w14:paraId="1D3CD870" w14:textId="77777777" w:rsidR="00AE43C7" w:rsidRPr="00AE43C7" w:rsidRDefault="00AE43C7" w:rsidP="00AE43C7">
      <w:pPr>
        <w:pStyle w:val="Bibliography"/>
      </w:pPr>
      <w:r w:rsidRPr="00AE43C7">
        <w:t xml:space="preserve">36. O’Neill LA, Bowie AG. The family of five: TIR-domain-containing adaptors in Toll-like receptor signalling. Nat Rev Immunol. 2007;7:353–64. </w:t>
      </w:r>
    </w:p>
    <w:p w14:paraId="424810B6" w14:textId="77777777" w:rsidR="00AE43C7" w:rsidRPr="00AE43C7" w:rsidRDefault="00AE43C7" w:rsidP="00AE43C7">
      <w:pPr>
        <w:pStyle w:val="Bibliography"/>
      </w:pPr>
      <w:r w:rsidRPr="00AE43C7">
        <w:t xml:space="preserve">37. Emery MA, Dimos BA, Mydlarz LD. Cnidarian pattern recognition receptor repertoires reflect both phylogeny and life history traits. Front Immunol. 2021;12:689463. </w:t>
      </w:r>
    </w:p>
    <w:p w14:paraId="61B5EFA8" w14:textId="77777777" w:rsidR="00AE43C7" w:rsidRPr="00AE43C7" w:rsidRDefault="00AE43C7" w:rsidP="00AE43C7">
      <w:pPr>
        <w:pStyle w:val="Bibliography"/>
      </w:pPr>
      <w:r w:rsidRPr="00AE43C7">
        <w:t xml:space="preserve">38. Thompson LR, Sanders JG, McDonald D, Amir A, Ladau J, Locey KJ, et al. A communal catalogue reveals Earth’s multiscale microbial diversity. Nature. 2017;551:457–63. </w:t>
      </w:r>
    </w:p>
    <w:p w14:paraId="1BB7DC32" w14:textId="77777777" w:rsidR="00AE43C7" w:rsidRPr="00AE43C7" w:rsidRDefault="00AE43C7" w:rsidP="00AE43C7">
      <w:pPr>
        <w:pStyle w:val="Bibliography"/>
      </w:pPr>
      <w:r w:rsidRPr="00AE43C7">
        <w:lastRenderedPageBreak/>
        <w:t xml:space="preserve">39. Parada AE, Needham DM, Fuhrman JA. Every base matters: assessing small subunit rRNA primers for marine microbiomes with mock communities, time series and global field samples. Environ Microbiol. 2016;18:1403–14. </w:t>
      </w:r>
    </w:p>
    <w:p w14:paraId="77872DAC" w14:textId="77777777" w:rsidR="00AE43C7" w:rsidRPr="00AE43C7" w:rsidRDefault="00AE43C7" w:rsidP="00AE43C7">
      <w:pPr>
        <w:pStyle w:val="Bibliography"/>
      </w:pPr>
      <w:r w:rsidRPr="00AE43C7">
        <w:t xml:space="preserve">40. Apprill A, McNally S, Parsons R, Weber L. Minor revision to V4 region SSU rRNA 806R gene primer greatly increases detection of SAR11 bacterioplankton. Aquat Microb Ecol. 2015;75:129–37. </w:t>
      </w:r>
    </w:p>
    <w:p w14:paraId="17F01294" w14:textId="77777777" w:rsidR="00AE43C7" w:rsidRPr="00AE43C7" w:rsidRDefault="00AE43C7" w:rsidP="00AE43C7">
      <w:pPr>
        <w:pStyle w:val="Bibliography"/>
      </w:pPr>
      <w:r w:rsidRPr="00AE43C7">
        <w:t>41. Caporaso JG. EMP 16S Illumina Amplicon Protocol. 2018 [cited 2020 Jul 6]; Available from: https://www.protocols.io/view/emp-16s-illumina-amplicon-protocol-nuudeww</w:t>
      </w:r>
    </w:p>
    <w:p w14:paraId="70056B3D" w14:textId="77777777" w:rsidR="00AE43C7" w:rsidRPr="00AE43C7" w:rsidRDefault="00AE43C7" w:rsidP="00AE43C7">
      <w:pPr>
        <w:pStyle w:val="Bibliography"/>
      </w:pPr>
      <w:r w:rsidRPr="00AE43C7">
        <w:t xml:space="preserve">42. Gonzalez A, Navas-Molina JA, Kosciolek T, McDonald D, Vázquez-Baeza Y, Ackermann G, et al. Qiita: rapid, web-enabled microbiome meta-analysis. Nat Methods. 2018;15:796–8. </w:t>
      </w:r>
    </w:p>
    <w:p w14:paraId="1AEFFB33" w14:textId="77777777" w:rsidR="00AE43C7" w:rsidRPr="00AE43C7" w:rsidRDefault="00AE43C7" w:rsidP="00AE43C7">
      <w:pPr>
        <w:pStyle w:val="Bibliography"/>
      </w:pPr>
      <w:r w:rsidRPr="00AE43C7">
        <w:t xml:space="preserve">43. Caporaso JG, Kuczynski J, Stombaugh J, Bittinger K, Bushman FD, Costello EK, et al. QIIME allows analysis of high-throughput community sequencing data. Nat Methods. 2010;7:335–6. </w:t>
      </w:r>
    </w:p>
    <w:p w14:paraId="038486B5" w14:textId="77777777" w:rsidR="00AE43C7" w:rsidRPr="00AE43C7" w:rsidRDefault="00AE43C7" w:rsidP="00AE43C7">
      <w:pPr>
        <w:pStyle w:val="Bibliography"/>
      </w:pPr>
      <w:r w:rsidRPr="00AE43C7">
        <w:t xml:space="preserve">44. Amir A, McDonald D, Navas-Molina JA, Kopylova E, Morton JT, Zech Xu Z, et al. Deblur Rapidly Resolves Single-Nucleotide Community Sequence Patterns. mSystems. 2017;2:e00191-16. </w:t>
      </w:r>
    </w:p>
    <w:p w14:paraId="0E30838E" w14:textId="77777777" w:rsidR="00AE43C7" w:rsidRPr="00AE43C7" w:rsidRDefault="00AE43C7" w:rsidP="00AE43C7">
      <w:pPr>
        <w:pStyle w:val="Bibliography"/>
      </w:pPr>
      <w:r w:rsidRPr="00AE43C7">
        <w:t xml:space="preserve">45. Bolyen E, Rideout JR, Dillon MR, Bokulich NA, Abnet CC, Al-Ghalith GA, et al. Reproducible, interactive, scalable and extensible microbiome data science using QIIME 2. Nat Biotechnol. 2019;37:852–7. </w:t>
      </w:r>
    </w:p>
    <w:p w14:paraId="7633A218" w14:textId="77777777" w:rsidR="00AE43C7" w:rsidRPr="00AE43C7" w:rsidRDefault="00AE43C7" w:rsidP="00AE43C7">
      <w:pPr>
        <w:pStyle w:val="Bibliography"/>
      </w:pPr>
      <w:r w:rsidRPr="00AE43C7">
        <w:t xml:space="preserve">46. Rognes T, Flouri T, Nichols B, Quince C, Mahé F. VSEARCH: a versatile open source tool for metagenomics. PeerJ. 2016;4:e2584. </w:t>
      </w:r>
    </w:p>
    <w:p w14:paraId="35DE65CF" w14:textId="77777777" w:rsidR="00AE43C7" w:rsidRPr="00AE43C7" w:rsidRDefault="00AE43C7" w:rsidP="00AE43C7">
      <w:pPr>
        <w:pStyle w:val="Bibliography"/>
      </w:pPr>
      <w:r w:rsidRPr="00AE43C7">
        <w:t xml:space="preserve">47. Quast C, Pruesse E, Yilmaz P, Gerken J, Schweer T, Yarza P, et al. The SILVA ribosomal RNA gene database project: improved data processing and web-based tools. Nucleic Acids Res. 2013;41:D590–6. </w:t>
      </w:r>
    </w:p>
    <w:p w14:paraId="2FF4900A" w14:textId="77777777" w:rsidR="00AE43C7" w:rsidRPr="00AE43C7" w:rsidRDefault="00AE43C7" w:rsidP="00AE43C7">
      <w:pPr>
        <w:pStyle w:val="Bibliography"/>
      </w:pPr>
      <w:r w:rsidRPr="00AE43C7">
        <w:t xml:space="preserve">48. Bengtsson-Palme J, Hartmann M, Eriksson KM, Pal C, Thorell K, Larsson DGJ, et al. METAXA2: improved identification and taxonomic classification of small and large subunit rRNA in metagenomic data. Mol Ecol Resour. 2015;15:1403–14. </w:t>
      </w:r>
    </w:p>
    <w:p w14:paraId="5446A14E" w14:textId="77777777" w:rsidR="00AE43C7" w:rsidRPr="00AE43C7" w:rsidRDefault="00AE43C7" w:rsidP="00AE43C7">
      <w:pPr>
        <w:pStyle w:val="Bibliography"/>
      </w:pPr>
      <w:r w:rsidRPr="00AE43C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34A706BA" w14:textId="77777777" w:rsidR="00AE43C7" w:rsidRPr="00AE43C7" w:rsidRDefault="00AE43C7" w:rsidP="00AE43C7">
      <w:pPr>
        <w:pStyle w:val="Bibliography"/>
      </w:pPr>
      <w:r w:rsidRPr="00AE43C7">
        <w:t xml:space="preserve">50. Janssen S, McDonald D, Gonzalez A, Navas-Molina JA, Jiang L, Xu ZZ, et al. Phylogenetic Placement of Exact Amplicon Sequences Improves Associations with </w:t>
      </w:r>
      <w:r w:rsidRPr="00AE43C7">
        <w:lastRenderedPageBreak/>
        <w:t>Clinical Information. mSystems [Internet]. 2018 [cited 2021 Feb 19];3. Available from: https://msystems.asm.org/content/3/3/e00021-18</w:t>
      </w:r>
    </w:p>
    <w:p w14:paraId="06B9DBCD" w14:textId="77777777" w:rsidR="00AE43C7" w:rsidRPr="00AE43C7" w:rsidRDefault="00AE43C7" w:rsidP="00AE43C7">
      <w:pPr>
        <w:pStyle w:val="Bibliography"/>
      </w:pPr>
      <w:r w:rsidRPr="00AE43C7">
        <w:t xml:space="preserve">51. Revell LJ. phytools: an R package for phylogenetic comparative biology (and other things). Methods Ecol Evol. 2012;217–23. </w:t>
      </w:r>
    </w:p>
    <w:p w14:paraId="2331ECDD" w14:textId="77777777" w:rsidR="00AE43C7" w:rsidRPr="00AE43C7" w:rsidRDefault="00AE43C7" w:rsidP="00AE43C7">
      <w:pPr>
        <w:pStyle w:val="Bibliography"/>
      </w:pPr>
      <w:r w:rsidRPr="00AE43C7">
        <w:t xml:space="preserve">52. Lin H, Peddada SD. Analysis of compositions of microbiomes with bias correction. Nat Commun. 2020;11:1–11. </w:t>
      </w:r>
    </w:p>
    <w:p w14:paraId="4D58A643" w14:textId="77777777" w:rsidR="00AE43C7" w:rsidRPr="00AE43C7" w:rsidRDefault="00AE43C7" w:rsidP="00AE43C7">
      <w:pPr>
        <w:pStyle w:val="Bibliography"/>
      </w:pPr>
      <w:r w:rsidRPr="00AE43C7">
        <w:t xml:space="preserve">53. Mazel F, Davis KM, Loudon A, Kwong WK, Groussin M, Parfrey LW. Is host filtering the main driver of phylosymbiosis across the tree of life? Msystems. 2018;3:e00097-18. </w:t>
      </w:r>
    </w:p>
    <w:p w14:paraId="5CEF3938" w14:textId="77777777" w:rsidR="00AE43C7" w:rsidRPr="00AE43C7" w:rsidRDefault="00AE43C7" w:rsidP="00AE43C7">
      <w:pPr>
        <w:pStyle w:val="Bibliography"/>
      </w:pPr>
      <w:r w:rsidRPr="00AE43C7">
        <w:t xml:space="preserve">54. Brooks AW, Kohl KD, Brucker RM, Opstal EJ van, Bordenstein SR. Phylosymbiosis: Relationships and Functional Effects of Microbial Communities across Host Evolutionary History. PLOS Biol. 2016;14:e2000225. </w:t>
      </w:r>
    </w:p>
    <w:p w14:paraId="60731439" w14:textId="77777777" w:rsidR="00AE43C7" w:rsidRPr="00AE43C7" w:rsidRDefault="00AE43C7" w:rsidP="00AE43C7">
      <w:pPr>
        <w:pStyle w:val="Bibliography"/>
      </w:pPr>
      <w:r w:rsidRPr="00AE43C7">
        <w:t xml:space="preserve">55. O’Brien PA, Tan S, Yang C, Frade PR, Andreakis N, Smith HA, et al. Diverse coral reef invertebrates exhibit patterns of phylosymbiosis. ISME J. 2020;14:2211–22. </w:t>
      </w:r>
    </w:p>
    <w:p w14:paraId="39DBCAB7" w14:textId="77777777" w:rsidR="00AE43C7" w:rsidRPr="00AE43C7" w:rsidRDefault="00AE43C7" w:rsidP="00AE43C7">
      <w:pPr>
        <w:pStyle w:val="Bibliography"/>
      </w:pPr>
      <w:r w:rsidRPr="00AE43C7">
        <w:t xml:space="preserve">56. Delsuc F, Metcalf JL, Wegener Parfrey L, Song SJ, González A, Knight R. Convergence of gut microbiomes in myrmecophagous mammals. Mol Ecol. 2014;23:1301–17. </w:t>
      </w:r>
    </w:p>
    <w:p w14:paraId="3FFC998F" w14:textId="77777777" w:rsidR="00AE43C7" w:rsidRPr="00AE43C7" w:rsidRDefault="00AE43C7" w:rsidP="00AE43C7">
      <w:pPr>
        <w:pStyle w:val="Bibliography"/>
      </w:pPr>
      <w:r w:rsidRPr="00AE43C7">
        <w:t xml:space="preserve">57. Song SJ, Sanders JG, Baldassarre DT, Chaves JA, Johnson NS, Piaggio AJ, et al. Is there convergence of gut microbes in blood-feeding vertebrates? Philos Trans R Soc B Biol Sci. 2019;374:20180249. </w:t>
      </w:r>
    </w:p>
    <w:p w14:paraId="589BDCF0" w14:textId="77777777" w:rsidR="00AE43C7" w:rsidRPr="00AE43C7" w:rsidRDefault="00AE43C7" w:rsidP="00AE43C7">
      <w:pPr>
        <w:pStyle w:val="Bibliography"/>
      </w:pPr>
      <w:r w:rsidRPr="00AE43C7">
        <w:t xml:space="preserve">58. Palmer CV, McGinty ES, Cummings DJ, Smith SM, Bartels E, Mydlarz LD. Patterns of coral ecological immunology: variation in the responses of Caribbean corals to elevated temperature and a pathogen elicitor. J Exp Biol. 2011;214:4240–9. </w:t>
      </w:r>
    </w:p>
    <w:p w14:paraId="6E77C2CB" w14:textId="77777777" w:rsidR="00AE43C7" w:rsidRPr="00AE43C7" w:rsidRDefault="00AE43C7" w:rsidP="00AE43C7">
      <w:pPr>
        <w:pStyle w:val="Bibliography"/>
      </w:pPr>
      <w:r w:rsidRPr="00AE43C7">
        <w:t xml:space="preserve">59. Palmer C, Bythell J, Willis B. Enzyme activity demonstrates multiple pathways of innate immunity in Indo-Pacific anthozoans. Proc R Soc B Biol Sci. 2012;279:3879–87. </w:t>
      </w:r>
    </w:p>
    <w:p w14:paraId="0378DD43" w14:textId="77777777" w:rsidR="00AE43C7" w:rsidRPr="00AE43C7" w:rsidRDefault="00AE43C7" w:rsidP="00AE43C7">
      <w:pPr>
        <w:pStyle w:val="Bibliography"/>
      </w:pPr>
      <w:r w:rsidRPr="00AE43C7">
        <w:t xml:space="preserve">60. Dimos B, Emery M, Beavers K, MacKnight N, Brandt M, Demuth J, et al. Adaptive variation in homologue number within transcript families promotes expression divergence in reef‐building coral. Mol Ecol. 2022;31:2594–610. </w:t>
      </w:r>
    </w:p>
    <w:p w14:paraId="4ECCFC06" w14:textId="77777777" w:rsidR="00AE43C7" w:rsidRPr="00AE43C7" w:rsidRDefault="00AE43C7" w:rsidP="00AE43C7">
      <w:pPr>
        <w:pStyle w:val="Bibliography"/>
      </w:pPr>
      <w:r w:rsidRPr="00AE43C7">
        <w:t xml:space="preserve">61. Brown T, Sonett D, Zaneveld JR, Padilla-Gamiño JL. Characterization of the microbiome and immune response in corals with chronic Montipora white syndrome. Mol Ecol. 2021;30:2591–606. </w:t>
      </w:r>
    </w:p>
    <w:p w14:paraId="28ED6439" w14:textId="77777777" w:rsidR="00AE43C7" w:rsidRPr="00AE43C7" w:rsidRDefault="00AE43C7" w:rsidP="00AE43C7">
      <w:pPr>
        <w:pStyle w:val="Bibliography"/>
      </w:pPr>
      <w:r w:rsidRPr="00AE43C7">
        <w:t xml:space="preserve">62. Axworthy JB, Timmins-Schiffman E, Brown T, Rodrigues LJ, Nunn BL, Padilla-Gamiño JL. Shotgun Proteomics Identifies Active Metabolic Pathways in Bleached Coral Tissue and Intraskeletal Compartments. Front Mar Sci. 2022; </w:t>
      </w:r>
    </w:p>
    <w:p w14:paraId="362AA3B8" w14:textId="77777777" w:rsidR="00AE43C7" w:rsidRPr="00AE43C7" w:rsidRDefault="00AE43C7" w:rsidP="00AE43C7">
      <w:pPr>
        <w:pStyle w:val="Bibliography"/>
      </w:pPr>
      <w:r w:rsidRPr="00AE43C7">
        <w:lastRenderedPageBreak/>
        <w:t>63. Levy S, Mass T. The Skeleton and Biomineralization Mechanism as Part of the Innate Immune System of Stony Corals. Front Immunol [Internet]. 2022 [cited 2023 Feb 17];13. Available from: https://www.frontiersin.org/articles/10.3389/fimmu.2022.850338</w:t>
      </w:r>
    </w:p>
    <w:p w14:paraId="1CD7887C" w14:textId="77777777" w:rsidR="00AE43C7" w:rsidRPr="00AE43C7" w:rsidRDefault="00AE43C7" w:rsidP="00AE43C7">
      <w:pPr>
        <w:pStyle w:val="Bibliography"/>
      </w:pPr>
      <w:r w:rsidRPr="00AE43C7">
        <w:t xml:space="preserve">64. Cerenius L, Söderhäll K. Immune properties of invertebrate phenoloxidases. Dev Comp Immunol. 2021;122:104098. </w:t>
      </w:r>
    </w:p>
    <w:p w14:paraId="139BD132" w14:textId="77777777" w:rsidR="00AE43C7" w:rsidRPr="00AE43C7" w:rsidRDefault="00AE43C7" w:rsidP="00AE43C7">
      <w:pPr>
        <w:pStyle w:val="Bibliography"/>
      </w:pPr>
      <w:r w:rsidRPr="00AE43C7">
        <w:t xml:space="preserve">65. Vega Thurber R, Mydlarz LD, Brandt M, Harvell D, Weil E, Raymundo L, et al. Deciphering coral disease dynamics: integrating host, microbiome, and the changing environment. Front Ecol Evol. 2020;8:575927. </w:t>
      </w:r>
    </w:p>
    <w:p w14:paraId="5BB51DF7" w14:textId="77777777" w:rsidR="00AE43C7" w:rsidRPr="00AE43C7" w:rsidRDefault="00AE43C7" w:rsidP="00AE43C7">
      <w:pPr>
        <w:pStyle w:val="Bibliography"/>
      </w:pPr>
      <w:r w:rsidRPr="00AE43C7">
        <w:t xml:space="preserve">66. Elton CS. The Ecology of Invasions by Animals and Plants. Springer Nature; 2020. </w:t>
      </w:r>
    </w:p>
    <w:p w14:paraId="4E4B6C6A" w14:textId="77777777" w:rsidR="00AE43C7" w:rsidRPr="00AE43C7" w:rsidRDefault="00AE43C7" w:rsidP="00AE43C7">
      <w:pPr>
        <w:pStyle w:val="Bibliography"/>
      </w:pPr>
      <w:r w:rsidRPr="00AE43C7">
        <w:t xml:space="preserve">67. Marraffini ML, Geller JB. Species richness and interacting factors control invasibility of a marine community. Proc R Soc B Biol Sci. 2015;282:20150439. </w:t>
      </w:r>
    </w:p>
    <w:p w14:paraId="3E8AF6A0" w14:textId="77777777" w:rsidR="00AE43C7" w:rsidRPr="00AE43C7" w:rsidRDefault="00AE43C7" w:rsidP="00AE43C7">
      <w:pPr>
        <w:pStyle w:val="Bibliography"/>
      </w:pPr>
      <w:r w:rsidRPr="00AE43C7">
        <w:t xml:space="preserve">68. Sommer F, Rühlemann MC, Bang C, Höppner M, Rehman A, Kaleta C, et al. Microbiomarkers in inflammatory bowel diseases: caveats come with caviar. Gut. 2017;66:1734–8. </w:t>
      </w:r>
    </w:p>
    <w:p w14:paraId="742422FA" w14:textId="77777777" w:rsidR="00AE43C7" w:rsidRPr="00AE43C7" w:rsidRDefault="00AE43C7" w:rsidP="00AE43C7">
      <w:pPr>
        <w:pStyle w:val="Bibliography"/>
      </w:pPr>
      <w:r w:rsidRPr="00AE43C7">
        <w:t xml:space="preserve">69. Sommer F, Anderson JM, Bharti R, Raes J, Rosenstiel P. The resilience of the intestinal microbiota influences health and disease. Nat Rev Microbiol. 2017;15:630–8. </w:t>
      </w:r>
    </w:p>
    <w:p w14:paraId="295EBC45" w14:textId="77777777" w:rsidR="00AE43C7" w:rsidRPr="00AE43C7" w:rsidRDefault="00AE43C7" w:rsidP="00AE43C7">
      <w:pPr>
        <w:pStyle w:val="Bibliography"/>
      </w:pPr>
      <w:r w:rsidRPr="00AE43C7">
        <w:t xml:space="preserve">70. Palmer CV. Immunity and the coral crisis. Commun Biol. 2018;1:91. </w:t>
      </w:r>
    </w:p>
    <w:p w14:paraId="121DB894" w14:textId="10E7449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81" w:name="_gib913fhpwyy" w:colFirst="0" w:colLast="0"/>
      <w:bookmarkEnd w:id="1081"/>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6" w:author="Microsoft Office User" w:date="2023-11-27T16:13:00Z" w:initials="MOU">
    <w:p w14:paraId="6972725D" w14:textId="669A3AE4" w:rsidR="008C08A7" w:rsidRDefault="008C08A7">
      <w:pPr>
        <w:pStyle w:val="CommentText"/>
      </w:pPr>
      <w:r>
        <w:rPr>
          <w:rStyle w:val="CommentReference"/>
        </w:rPr>
        <w:annotationRef/>
      </w:r>
    </w:p>
  </w:comment>
  <w:comment w:id="493"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73DC0" w14:textId="77777777" w:rsidR="0013251E" w:rsidRDefault="0013251E">
      <w:r>
        <w:separator/>
      </w:r>
    </w:p>
  </w:endnote>
  <w:endnote w:type="continuationSeparator" w:id="0">
    <w:p w14:paraId="3E2C2F1B" w14:textId="77777777" w:rsidR="0013251E" w:rsidRDefault="00132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C549E" w14:textId="77777777" w:rsidR="0013251E" w:rsidRDefault="0013251E">
      <w:r>
        <w:separator/>
      </w:r>
    </w:p>
  </w:footnote>
  <w:footnote w:type="continuationSeparator" w:id="0">
    <w:p w14:paraId="04A75C69" w14:textId="77777777" w:rsidR="0013251E" w:rsidRDefault="00132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251E"/>
    <w:rsid w:val="00135CF6"/>
    <w:rsid w:val="00136E1C"/>
    <w:rsid w:val="0014070C"/>
    <w:rsid w:val="00145E96"/>
    <w:rsid w:val="0014627D"/>
    <w:rsid w:val="001464B6"/>
    <w:rsid w:val="00151FC2"/>
    <w:rsid w:val="001575A6"/>
    <w:rsid w:val="001629F9"/>
    <w:rsid w:val="00164AD6"/>
    <w:rsid w:val="00164B2D"/>
    <w:rsid w:val="001740DA"/>
    <w:rsid w:val="00176061"/>
    <w:rsid w:val="001814B5"/>
    <w:rsid w:val="00184177"/>
    <w:rsid w:val="001A4197"/>
    <w:rsid w:val="001E5A53"/>
    <w:rsid w:val="001F1143"/>
    <w:rsid w:val="00215483"/>
    <w:rsid w:val="002162E5"/>
    <w:rsid w:val="00225D56"/>
    <w:rsid w:val="00226EDD"/>
    <w:rsid w:val="0023104D"/>
    <w:rsid w:val="00240881"/>
    <w:rsid w:val="002525FE"/>
    <w:rsid w:val="00260729"/>
    <w:rsid w:val="00263813"/>
    <w:rsid w:val="00264A28"/>
    <w:rsid w:val="00286470"/>
    <w:rsid w:val="00294CA8"/>
    <w:rsid w:val="002A7753"/>
    <w:rsid w:val="002B1A46"/>
    <w:rsid w:val="002C5A9D"/>
    <w:rsid w:val="002D151D"/>
    <w:rsid w:val="002D3ECF"/>
    <w:rsid w:val="002D7370"/>
    <w:rsid w:val="002E085D"/>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82D25"/>
    <w:rsid w:val="009A4686"/>
    <w:rsid w:val="009B0821"/>
    <w:rsid w:val="009C1171"/>
    <w:rsid w:val="009C6F4D"/>
    <w:rsid w:val="009D394B"/>
    <w:rsid w:val="009D5F4F"/>
    <w:rsid w:val="009E31CC"/>
    <w:rsid w:val="009E36EF"/>
    <w:rsid w:val="009F5757"/>
    <w:rsid w:val="00A141D2"/>
    <w:rsid w:val="00A34D81"/>
    <w:rsid w:val="00A36545"/>
    <w:rsid w:val="00A63090"/>
    <w:rsid w:val="00A667D3"/>
    <w:rsid w:val="00A93871"/>
    <w:rsid w:val="00A96A89"/>
    <w:rsid w:val="00AA2B10"/>
    <w:rsid w:val="00AC3344"/>
    <w:rsid w:val="00AD1B24"/>
    <w:rsid w:val="00AD3A67"/>
    <w:rsid w:val="00AD69D9"/>
    <w:rsid w:val="00AE43C7"/>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1775E"/>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1EE5"/>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50878</Words>
  <Characters>290007</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3</cp:revision>
  <cp:lastPrinted>2023-11-27T22:25:00Z</cp:lastPrinted>
  <dcterms:created xsi:type="dcterms:W3CDTF">2023-12-04T21:28:00Z</dcterms:created>
  <dcterms:modified xsi:type="dcterms:W3CDTF">2023-12-04T21:36:00Z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id="gHZunLug"/&gt;&lt;style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